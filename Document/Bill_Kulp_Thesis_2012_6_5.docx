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r>
        <w:t>for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477610" w:rsidP="000072A2">
      <w:pPr>
        <w:jc w:val="center"/>
      </w:pPr>
      <w:r>
        <w:t>June, 2012</w:t>
      </w:r>
    </w:p>
    <w:p w:rsidR="00540AEA" w:rsidRDefault="00540AEA">
      <w:r>
        <w:br w:type="page"/>
      </w:r>
    </w:p>
    <w:p w:rsidR="00477610" w:rsidRDefault="00477610" w:rsidP="000072A2">
      <w:pPr>
        <w:jc w:val="center"/>
      </w:pPr>
      <w:r>
        <w:lastRenderedPageBreak/>
        <w:t>Case Western Reserve University</w:t>
      </w:r>
    </w:p>
    <w:p w:rsidR="00477610" w:rsidRDefault="00477610" w:rsidP="000072A2">
      <w:pPr>
        <w:jc w:val="center"/>
      </w:pPr>
    </w:p>
    <w:p w:rsidR="00477610" w:rsidRDefault="00477610" w:rsidP="000072A2">
      <w:pPr>
        <w:jc w:val="center"/>
      </w:pPr>
      <w:r>
        <w:t>School of Graduate Studies</w:t>
      </w:r>
    </w:p>
    <w:p w:rsidR="00477610" w:rsidRDefault="00477610" w:rsidP="000072A2">
      <w:pPr>
        <w:jc w:val="center"/>
      </w:pPr>
    </w:p>
    <w:p w:rsidR="00477610" w:rsidRDefault="00477610" w:rsidP="000072A2">
      <w:pPr>
        <w:jc w:val="center"/>
      </w:pPr>
      <w:r>
        <w:t>We hereby approve the thesis/dissertation of</w:t>
      </w:r>
    </w:p>
    <w:p w:rsidR="00477610" w:rsidRDefault="00477610" w:rsidP="000072A2">
      <w:pPr>
        <w:jc w:val="center"/>
      </w:pPr>
    </w:p>
    <w:p w:rsidR="00477610" w:rsidRDefault="002D18F0" w:rsidP="000072A2">
      <w:pPr>
        <w:jc w:val="center"/>
      </w:pPr>
      <w:r>
        <w:rPr>
          <w:noProof/>
        </w:rPr>
        <mc:AlternateContent>
          <mc:Choice Requires="wps">
            <w:drawing>
              <wp:anchor distT="0" distB="0" distL="114300" distR="114300" simplePos="0" relativeHeight="251666432" behindDoc="0" locked="0" layoutInCell="1" allowOverlap="1" wp14:anchorId="632A64D5" wp14:editId="6C6B3217">
                <wp:simplePos x="0" y="0"/>
                <wp:positionH relativeFrom="column">
                  <wp:posOffset>1181594</wp:posOffset>
                </wp:positionH>
                <wp:positionV relativeFrom="paragraph">
                  <wp:posOffset>180488</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05pt,14.2pt" to="352.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" strokecolor="black [3040]"/>
            </w:pict>
          </mc:Fallback>
        </mc:AlternateContent>
      </w:r>
      <w:r w:rsidR="00477610">
        <w:t>William R. Kulp</w:t>
      </w:r>
    </w:p>
    <w:p w:rsidR="00477610" w:rsidRDefault="00477610" w:rsidP="000072A2">
      <w:pPr>
        <w:jc w:val="center"/>
      </w:pPr>
    </w:p>
    <w:p w:rsidR="00477610" w:rsidRDefault="00477610" w:rsidP="000072A2">
      <w:pPr>
        <w:jc w:val="center"/>
      </w:pPr>
      <w:r>
        <w:t>candidate for the Master of Science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(signed)</w:t>
      </w:r>
      <w:r w:rsidRPr="000072A2">
        <w:rPr>
          <w:u w:val="single"/>
        </w:rPr>
        <w:t>_________________________________________________</w:t>
      </w:r>
    </w:p>
    <w:p w:rsidR="00477610" w:rsidRDefault="00477610" w:rsidP="000072A2">
      <w:pPr>
        <w:jc w:val="center"/>
      </w:pPr>
      <w:r>
        <w:t>(chair of the committee)</w:t>
      </w:r>
    </w:p>
    <w:p w:rsidR="00477610" w:rsidRPr="000072A2" w:rsidRDefault="00477610" w:rsidP="000072A2">
      <w:pPr>
        <w:spacing w:before="240"/>
        <w:rPr>
          <w:u w:val="single"/>
        </w:rPr>
      </w:pPr>
    </w:p>
    <w:p w:rsidR="00477610" w:rsidRPr="000072A2" w:rsidRDefault="00477610" w:rsidP="000072A2">
      <w:pPr>
        <w:spacing w:before="240"/>
        <w:jc w:val="both"/>
        <w:rPr>
          <w:u w:val="single"/>
        </w:rPr>
      </w:pPr>
      <w:r w:rsidRPr="000072A2">
        <w:rPr>
          <w:u w:val="single"/>
        </w:rPr>
        <w:t>_______________________________________________________</w:t>
      </w:r>
    </w:p>
    <w:p w:rsidR="002D18F0" w:rsidRPr="000072A2" w:rsidRDefault="002D18F0" w:rsidP="000072A2">
      <w:pPr>
        <w:jc w:val="center"/>
        <w:rPr>
          <w:u w:val="single"/>
        </w:rPr>
      </w:pPr>
    </w:p>
    <w:p w:rsidR="00477610" w:rsidRPr="000072A2" w:rsidRDefault="00477610" w:rsidP="000072A2">
      <w:pPr>
        <w:jc w:val="center"/>
        <w:rPr>
          <w:u w:val="single"/>
        </w:rPr>
      </w:pPr>
    </w:p>
    <w:p w:rsidR="00477610" w:rsidRPr="000072A2" w:rsidRDefault="00477610" w:rsidP="000072A2">
      <w:pPr>
        <w:jc w:val="both"/>
        <w:rPr>
          <w:u w:val="single"/>
        </w:rPr>
      </w:pPr>
      <w:r w:rsidRPr="000072A2">
        <w:rPr>
          <w:u w:val="single"/>
        </w:rPr>
        <w:t>__________________</w:t>
      </w:r>
      <w:r w:rsidR="00F430A9" w:rsidRPr="000072A2">
        <w:rPr>
          <w:u w:val="single"/>
        </w:rPr>
        <w:t>_______________________________</w:t>
      </w:r>
      <w:r w:rsidRPr="000072A2">
        <w:rPr>
          <w:u w:val="single"/>
        </w:rPr>
        <w:t>_____</w:t>
      </w:r>
      <w:r w:rsidR="00F430A9">
        <w:rPr>
          <w:u w:val="single"/>
        </w:rPr>
        <w:t>_</w:t>
      </w:r>
    </w:p>
    <w:p w:rsidR="00477610" w:rsidRDefault="00477610" w:rsidP="000072A2">
      <w:pPr>
        <w:jc w:val="center"/>
      </w:pPr>
    </w:p>
    <w:p w:rsidR="00477610" w:rsidRDefault="00477610" w:rsidP="000072A2">
      <w:pPr>
        <w:jc w:val="center"/>
      </w:pPr>
    </w:p>
    <w:p w:rsidR="00477610" w:rsidRDefault="00477610" w:rsidP="000072A2">
      <w:pPr>
        <w:jc w:val="center"/>
      </w:pPr>
      <w:r>
        <w:t>(date)________________________</w:t>
      </w:r>
    </w:p>
    <w:p w:rsidR="00477610" w:rsidRDefault="00477610" w:rsidP="000072A2">
      <w:pPr>
        <w:jc w:val="center"/>
      </w:pPr>
    </w:p>
    <w:p w:rsidR="00540AEA" w:rsidRDefault="00477610" w:rsidP="000072A2">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9125CA">
          <w:rPr>
            <w:noProof/>
            <w:webHidden/>
          </w:rPr>
          <w:t>1</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9125CA">
          <w:rPr>
            <w:noProof/>
            <w:webHidden/>
          </w:rPr>
          <w:t>2</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9125CA">
          <w:rPr>
            <w:noProof/>
            <w:webHidden/>
          </w:rPr>
          <w:t>5</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9125CA">
          <w:rPr>
            <w:noProof/>
            <w:webHidden/>
          </w:rPr>
          <w:t>7</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9125CA">
          <w:rPr>
            <w:noProof/>
            <w:webHidden/>
          </w:rPr>
          <w:t>8</w:t>
        </w:r>
        <w:r w:rsidR="00F430A9">
          <w:rPr>
            <w:noProof/>
            <w:webHidden/>
          </w:rPr>
          <w:fldChar w:fldCharType="end"/>
        </w:r>
      </w:hyperlink>
    </w:p>
    <w:p w:rsidR="00F430A9" w:rsidRDefault="00615A65">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9125CA">
          <w:rPr>
            <w:noProof/>
            <w:webHidden/>
          </w:rPr>
          <w:t>10</w:t>
        </w:r>
        <w:r w:rsidR="00F430A9">
          <w:rPr>
            <w:noProof/>
            <w:webHidden/>
          </w:rPr>
          <w:fldChar w:fldCharType="end"/>
        </w:r>
      </w:hyperlink>
    </w:p>
    <w:p w:rsidR="00F430A9" w:rsidRDefault="00615A65">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9125CA">
          <w:rPr>
            <w:noProof/>
            <w:webHidden/>
          </w:rPr>
          <w:t>14</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9125CA">
          <w:rPr>
            <w:noProof/>
            <w:webHidden/>
          </w:rPr>
          <w:t>16</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9125CA">
          <w:rPr>
            <w:noProof/>
            <w:webHidden/>
          </w:rPr>
          <w:t>17</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9125CA">
          <w:rPr>
            <w:noProof/>
            <w:webHidden/>
          </w:rPr>
          <w:t>18</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9125CA">
          <w:rPr>
            <w:noProof/>
            <w:webHidden/>
          </w:rPr>
          <w:t>20</w:t>
        </w:r>
        <w:r w:rsidR="00F430A9">
          <w:rPr>
            <w:noProof/>
            <w:webHidden/>
          </w:rPr>
          <w:fldChar w:fldCharType="end"/>
        </w:r>
      </w:hyperlink>
    </w:p>
    <w:p w:rsidR="00F430A9" w:rsidRDefault="00615A65">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9125CA">
          <w:rPr>
            <w:noProof/>
            <w:webHidden/>
          </w:rPr>
          <w:t>24</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9125CA">
          <w:rPr>
            <w:noProof/>
            <w:webHidden/>
          </w:rPr>
          <w:t>24</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9125CA">
          <w:rPr>
            <w:noProof/>
            <w:webHidden/>
          </w:rPr>
          <w:t>26</w:t>
        </w:r>
        <w:r w:rsidR="00F430A9">
          <w:rPr>
            <w:noProof/>
            <w:webHidden/>
          </w:rPr>
          <w:fldChar w:fldCharType="end"/>
        </w:r>
      </w:hyperlink>
    </w:p>
    <w:p w:rsidR="00F430A9" w:rsidRDefault="00615A65">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9125CA">
          <w:rPr>
            <w:noProof/>
            <w:webHidden/>
          </w:rPr>
          <w:t>31</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9125CA">
          <w:rPr>
            <w:noProof/>
            <w:webHidden/>
          </w:rPr>
          <w:t>32</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9125CA">
          <w:rPr>
            <w:noProof/>
            <w:webHidden/>
          </w:rPr>
          <w:t>33</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9125CA">
          <w:rPr>
            <w:noProof/>
            <w:webHidden/>
          </w:rPr>
          <w:t>33</w:t>
        </w:r>
        <w:r w:rsidR="00F430A9">
          <w:rPr>
            <w:noProof/>
            <w:webHidden/>
          </w:rPr>
          <w:fldChar w:fldCharType="end"/>
        </w:r>
      </w:hyperlink>
    </w:p>
    <w:p w:rsidR="00F430A9" w:rsidRDefault="00615A65">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9125CA">
          <w:rPr>
            <w:noProof/>
            <w:webHidden/>
          </w:rPr>
          <w:t>39</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9125CA">
          <w:rPr>
            <w:noProof/>
            <w:webHidden/>
          </w:rPr>
          <w:t>40</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9125CA">
          <w:rPr>
            <w:noProof/>
            <w:webHidden/>
          </w:rPr>
          <w:t>44</w:t>
        </w:r>
        <w:r w:rsidR="00F430A9">
          <w:rPr>
            <w:noProof/>
            <w:webHidden/>
          </w:rPr>
          <w:fldChar w:fldCharType="end"/>
        </w:r>
      </w:hyperlink>
    </w:p>
    <w:p w:rsidR="00F430A9" w:rsidRDefault="00615A65">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9125CA">
          <w:rPr>
            <w:noProof/>
            <w:webHidden/>
          </w:rPr>
          <w:t>49</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9125CA">
          <w:rPr>
            <w:noProof/>
            <w:webHidden/>
          </w:rPr>
          <w:t>51</w:t>
        </w:r>
        <w:r w:rsidR="00F430A9">
          <w:rPr>
            <w:noProof/>
            <w:webHidden/>
          </w:rPr>
          <w:fldChar w:fldCharType="end"/>
        </w:r>
      </w:hyperlink>
    </w:p>
    <w:p w:rsidR="00F430A9" w:rsidRDefault="000D4D11">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9125CA">
          <w:rPr>
            <w:noProof/>
            <w:webHidden/>
          </w:rPr>
          <w:t>57</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9125CA">
          <w:rPr>
            <w:noProof/>
            <w:webHidden/>
          </w:rPr>
          <w:t>57</w:t>
        </w:r>
        <w:r w:rsidR="00F430A9">
          <w:rPr>
            <w:noProof/>
            <w:webHidden/>
          </w:rPr>
          <w:fldChar w:fldCharType="end"/>
        </w:r>
      </w:hyperlink>
    </w:p>
    <w:p w:rsidR="00F430A9" w:rsidRDefault="000D4D11">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9125CA">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9125CA">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9125CA">
          <w:rPr>
            <w:noProof/>
            <w:webHidden/>
          </w:rPr>
          <w:t>10</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9125CA">
          <w:rPr>
            <w:noProof/>
            <w:webHidden/>
          </w:rPr>
          <w:t>13</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9125CA">
          <w:rPr>
            <w:noProof/>
            <w:webHidden/>
          </w:rPr>
          <w:t>16</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9125CA">
          <w:rPr>
            <w:noProof/>
            <w:webHidden/>
          </w:rPr>
          <w:t>19</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9125CA">
          <w:rPr>
            <w:noProof/>
            <w:webHidden/>
          </w:rPr>
          <w:t>20</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9125CA">
          <w:rPr>
            <w:noProof/>
            <w:webHidden/>
          </w:rPr>
          <w:t>22</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9125CA">
          <w:rPr>
            <w:noProof/>
            <w:webHidden/>
          </w:rPr>
          <w:t>25</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9125CA">
          <w:rPr>
            <w:noProof/>
            <w:webHidden/>
          </w:rPr>
          <w:t>26</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9125CA">
          <w:rPr>
            <w:noProof/>
            <w:webHidden/>
          </w:rPr>
          <w:t>27</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9125CA">
          <w:rPr>
            <w:noProof/>
            <w:webHidden/>
          </w:rPr>
          <w:t>28</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9125CA">
          <w:rPr>
            <w:noProof/>
            <w:webHidden/>
          </w:rPr>
          <w:t>29</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9125CA">
          <w:rPr>
            <w:noProof/>
            <w:webHidden/>
          </w:rPr>
          <w:t>31</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9125CA">
          <w:rPr>
            <w:noProof/>
            <w:webHidden/>
          </w:rPr>
          <w:t>35</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9125CA">
          <w:rPr>
            <w:noProof/>
            <w:webHidden/>
          </w:rPr>
          <w:t>38</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9125CA">
          <w:rPr>
            <w:noProof/>
            <w:webHidden/>
          </w:rPr>
          <w:t>40</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9125CA">
          <w:rPr>
            <w:noProof/>
            <w:webHidden/>
          </w:rPr>
          <w:t>41</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9125CA">
          <w:rPr>
            <w:noProof/>
            <w:webHidden/>
          </w:rPr>
          <w:t>42</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9125CA">
          <w:rPr>
            <w:noProof/>
            <w:webHidden/>
          </w:rPr>
          <w:t>44</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9125CA">
          <w:rPr>
            <w:noProof/>
            <w:webHidden/>
          </w:rPr>
          <w:t>47</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9125CA">
          <w:rPr>
            <w:noProof/>
            <w:webHidden/>
          </w:rPr>
          <w:t>49</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9125CA">
          <w:rPr>
            <w:noProof/>
            <w:webHidden/>
          </w:rPr>
          <w:t>50</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9125CA">
          <w:rPr>
            <w:noProof/>
            <w:webHidden/>
          </w:rPr>
          <w:t>52</w:t>
        </w:r>
        <w:r w:rsidR="00F430A9">
          <w:rPr>
            <w:noProof/>
            <w:webHidden/>
          </w:rPr>
          <w:fldChar w:fldCharType="end"/>
        </w:r>
      </w:hyperlink>
    </w:p>
    <w:p w:rsidR="00F430A9" w:rsidRDefault="00615A65">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9125CA">
          <w:rPr>
            <w:noProof/>
            <w:webHidden/>
          </w:rPr>
          <w:t>53</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9125CA">
          <w:rPr>
            <w:noProof/>
            <w:webHidden/>
          </w:rPr>
          <w:t>54</w:t>
        </w:r>
        <w:r w:rsidR="00F430A9">
          <w:rPr>
            <w:noProof/>
            <w:webHidden/>
          </w:rPr>
          <w:fldChar w:fldCharType="end"/>
        </w:r>
      </w:hyperlink>
    </w:p>
    <w:p w:rsidR="00F430A9" w:rsidRDefault="000D4D11">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9125CA">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 xml:space="preserve">I would like to thank my academic advisor, Dr. Wyatt Newman, for his tireless mentoring since freshman year.  Thanks for advising me as an undergraduate, for steering me into the B.S./M.S.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Roc</w:t>
      </w:r>
      <w:r w:rsidR="00FA3A82">
        <w:t>key and Eric Perko</w:t>
      </w:r>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w:t>
      </w:r>
      <w:del w:id="0" w:author="Bill" w:date="2012-06-06T00:01:00Z">
        <w:r w:rsidDel="00CC4B91">
          <w:delText xml:space="preserve">combines </w:delText>
        </w:r>
      </w:del>
      <w:ins w:id="1" w:author="Bill" w:date="2012-06-06T00:01:00Z">
        <w:r>
          <w:t>combine</w:t>
        </w:r>
        <w:r>
          <w:t>s</w:t>
        </w:r>
        <w:r>
          <w:t xml:space="preserve"> </w:t>
        </w:r>
      </w:ins>
      <w:r>
        <w:t xml:space="preserve">information </w:t>
      </w:r>
      <w:ins w:id="2" w:author="Bill" w:date="2012-06-06T00:01:00Z">
        <w:r>
          <w:t xml:space="preserve">from the Kinect </w:t>
        </w:r>
      </w:ins>
      <w:r>
        <w:t>with</w:t>
      </w:r>
      <w:r w:rsidRPr="00CC4B91">
        <w:t xml:space="preserve"> </w:t>
      </w:r>
      <w:r>
        <w:t>a face detector</w:t>
      </w:r>
      <w:ins w:id="3" w:author="Bill" w:date="2012-06-06T00:03:00Z">
        <w:r>
          <w:t xml:space="preserve">, </w:t>
        </w:r>
      </w:ins>
      <w:del w:id="4" w:author="Bill" w:date="2012-06-06T00:03:00Z">
        <w:r w:rsidDel="00CC4B91">
          <w:delText xml:space="preserve"> and </w:delText>
        </w:r>
      </w:del>
      <w:r>
        <w:t xml:space="preserve">a </w:t>
      </w:r>
      <w:r w:rsidRPr="00CC4B91">
        <w:t>LIDAR-based leg detec</w:t>
      </w:r>
      <w:r>
        <w:t>tor</w:t>
      </w:r>
      <w:ins w:id="5" w:author="Bill" w:date="2012-06-06T00:03:00Z">
        <w:r>
          <w:t>, and a color signature</w:t>
        </w:r>
      </w:ins>
      <w:bookmarkStart w:id="6" w:name="_GoBack"/>
      <w:bookmarkEnd w:id="6"/>
      <w:del w:id="7" w:author="Bill" w:date="2012-06-06T00:01:00Z">
        <w:r w:rsidRPr="00CC4B91" w:rsidDel="00CC4B91">
          <w:delText xml:space="preserve"> </w:delText>
        </w:r>
      </w:del>
      <w:r w:rsidRPr="00CC4B91">
        <w:t xml:space="preserve">.  A dynamic replanning system was created to allow the robot to converge on </w:t>
      </w:r>
      <w:del w:id="8" w:author="Bill" w:date="2012-06-06T00:02:00Z">
        <w:r w:rsidRPr="00CC4B91" w:rsidDel="00CC4B91">
          <w:delText xml:space="preserve">moving </w:delText>
        </w:r>
      </w:del>
      <w:r w:rsidRPr="00CC4B91">
        <w:t xml:space="preserve">targets </w:t>
      </w:r>
      <w:ins w:id="9" w:author="Bill" w:date="2012-06-06T00:02:00Z">
        <w:r w:rsidRPr="00CC4B91">
          <w:t xml:space="preserve">moving </w:t>
        </w:r>
      </w:ins>
      <w:r w:rsidRPr="00CC4B91">
        <w:t xml:space="preserve">through space navigable by the robot.  Performance data is presented for </w:t>
      </w:r>
      <w:r>
        <w:t>the</w:t>
      </w:r>
      <w:r w:rsidRPr="00CC4B91">
        <w:t xml:space="preserve"> </w:t>
      </w:r>
      <w:r w:rsidRPr="00CC4B91">
        <w:t>experimental system.</w:t>
      </w:r>
    </w:p>
    <w:p w:rsidR="00735B7C" w:rsidRDefault="00735B7C" w:rsidP="00F91C31">
      <w:pPr>
        <w:pStyle w:val="Heading1"/>
      </w:pPr>
      <w:bookmarkStart w:id="10" w:name="_Toc326694677"/>
      <w:r>
        <w:lastRenderedPageBreak/>
        <w:t>Introduction</w:t>
      </w:r>
      <w:r w:rsidR="00236A08">
        <w:t xml:space="preserve"> and Background</w:t>
      </w:r>
      <w:bookmarkEnd w:id="10"/>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EndPr/>
        <w:sdtContent>
          <w:r w:rsidR="006D25BD">
            <w:fldChar w:fldCharType="begin"/>
          </w:r>
          <w:r w:rsidR="006D25BD">
            <w:instrText xml:space="preserve"> CITATION Roc12 \l 1033 </w:instrText>
          </w:r>
          <w:r w:rsidR="006D25BD">
            <w:fldChar w:fldCharType="separate"/>
          </w:r>
          <w:r w:rsidR="00F430A9">
            <w:rPr>
              <w:noProof/>
            </w:rPr>
            <w:t xml:space="preserve"> </w:t>
          </w:r>
          <w:r w:rsidR="00F430A9" w:rsidRPr="000072A2">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11" w:name="_Toc326694678"/>
      <w:r>
        <w:lastRenderedPageBreak/>
        <w:t>Computer Vision</w:t>
      </w:r>
      <w:bookmarkEnd w:id="1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F430A9" w:rsidRPr="000072A2">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F430A9" w:rsidRPr="000072A2">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F430A9" w:rsidRPr="000072A2">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 xml:space="preserve">alisi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F430A9" w:rsidRPr="000072A2">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F430A9" w:rsidRPr="000072A2">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F430A9" w:rsidRPr="000072A2">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F430A9" w:rsidRPr="000072A2">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F430A9" w:rsidRPr="000072A2">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F430A9">
            <w:rPr>
              <w:noProof/>
            </w:rPr>
            <w:t xml:space="preserve"> </w:t>
          </w:r>
          <w:r w:rsidR="00F430A9" w:rsidRPr="000072A2">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F430A9" w:rsidRPr="000072A2">
            <w:rPr>
              <w:noProof/>
            </w:rPr>
            <w:t>[11]</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F430A9" w:rsidRPr="000072A2">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F430A9" w:rsidRPr="000072A2">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r w:rsidR="00CA22C5">
        <w:t xml:space="preserve">Seemann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F430A9" w:rsidRPr="000072A2">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F430A9" w:rsidRPr="000072A2">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r w:rsidR="00520ED1" w:rsidRPr="00825C2A">
        <w:t>Kobilarov</w:t>
      </w:r>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F430A9" w:rsidRPr="000072A2">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r>
        <w:t xml:space="preserve">Bajracharya </w:t>
      </w:r>
      <w:r w:rsidRPr="004115E1">
        <w:rPr>
          <w:i/>
        </w:rPr>
        <w:t>et al.</w:t>
      </w:r>
      <w:r>
        <w:t xml:space="preserve"> </w:t>
      </w:r>
      <w:sdt>
        <w:sdtPr>
          <w:id w:val="1526444793"/>
          <w:citation/>
        </w:sdtPr>
        <w:sdtEndPr/>
        <w:sdtContent>
          <w:r w:rsidR="007D19ED">
            <w:fldChar w:fldCharType="begin"/>
          </w:r>
          <w:r w:rsidR="007D19ED">
            <w:instrText xml:space="preserve"> CITATION Baj09 \l 1033 </w:instrText>
          </w:r>
          <w:r w:rsidR="007D19ED">
            <w:fldChar w:fldCharType="separate"/>
          </w:r>
          <w:r w:rsidR="00F430A9" w:rsidRPr="000072A2">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Miura and Satake</w:t>
      </w:r>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F430A9" w:rsidRPr="000072A2">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F430A9" w:rsidRPr="000072A2">
            <w:rPr>
              <w:noProof/>
            </w:rPr>
            <w:t>[16]</w:t>
          </w:r>
          <w:r>
            <w:fldChar w:fldCharType="end"/>
          </w:r>
        </w:sdtContent>
      </w:sdt>
      <w:r>
        <w:t xml:space="preserve">, although it is very difficult to calculate optical flow while compensating for the motion of a mobile robot.  Jung and Sukhatme </w:t>
      </w:r>
      <w:sdt>
        <w:sdtPr>
          <w:id w:val="1767421998"/>
          <w:citation/>
        </w:sdtPr>
        <w:sdtEndPr/>
        <w:sdtContent>
          <w:r>
            <w:fldChar w:fldCharType="begin"/>
          </w:r>
          <w:r>
            <w:instrText xml:space="preserve"> CITATION Jun04 \l 1033 </w:instrText>
          </w:r>
          <w:r>
            <w:fldChar w:fldCharType="separate"/>
          </w:r>
          <w:r w:rsidR="00F430A9" w:rsidRPr="000072A2">
            <w:rPr>
              <w:noProof/>
            </w:rPr>
            <w:t>[17]</w:t>
          </w:r>
          <w:r>
            <w:fldChar w:fldCharType="end"/>
          </w:r>
        </w:sdtContent>
      </w:sdt>
      <w:r>
        <w:t xml:space="preserve"> attempted to do so by estimating the egomotion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F430A9" w:rsidRPr="000072A2">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F430A9" w:rsidRPr="000072A2">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EndPr/>
        <w:sdtContent>
          <w:r>
            <w:fldChar w:fldCharType="begin"/>
          </w:r>
          <w:r>
            <w:instrText xml:space="preserve"> CITATION Liv12 \l 1033 </w:instrText>
          </w:r>
          <w:r>
            <w:fldChar w:fldCharType="separate"/>
          </w:r>
          <w:r w:rsidR="00F430A9" w:rsidRPr="000072A2">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12" w:name="_Toc326694679"/>
      <w:r>
        <w:t>Other sensors</w:t>
      </w:r>
      <w:bookmarkEnd w:id="1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F430A9" w:rsidRPr="000072A2">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Neato XV-11 vacuum cleaner </w:t>
      </w:r>
      <w:sdt>
        <w:sdtPr>
          <w:id w:val="-1284729701"/>
          <w:citation/>
        </w:sdtPr>
        <w:sdtEndPr/>
        <w:sdtContent>
          <w:r w:rsidR="00C67364">
            <w:fldChar w:fldCharType="begin"/>
          </w:r>
          <w:r w:rsidR="00C67364">
            <w:instrText xml:space="preserve"> CITATION Roc12 \l 1033 </w:instrText>
          </w:r>
          <w:r w:rsidR="00C67364">
            <w:fldChar w:fldCharType="separate"/>
          </w:r>
          <w:r w:rsidR="00F430A9" w:rsidRPr="000072A2">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F430A9" w:rsidRPr="000072A2">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F430A9" w:rsidRPr="000072A2">
            <w:rPr>
              <w:noProof/>
            </w:rPr>
            <w:t>[21]</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F430A9" w:rsidRPr="000072A2">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EndPr/>
        <w:sdtContent>
          <w:r w:rsidR="007F20C4">
            <w:fldChar w:fldCharType="begin"/>
          </w:r>
          <w:r w:rsidR="007F20C4">
            <w:instrText xml:space="preserve"> CITATION Kob06 \l 1033 </w:instrText>
          </w:r>
          <w:r w:rsidR="007F20C4">
            <w:fldChar w:fldCharType="separate"/>
          </w:r>
          <w:r w:rsidR="00F430A9" w:rsidRPr="000072A2">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F430A9" w:rsidRPr="000072A2">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13" w:name="_Toc326694680"/>
      <w:r>
        <w:lastRenderedPageBreak/>
        <w:t>Sensor fusion</w:t>
      </w:r>
      <w:bookmarkEnd w:id="1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F430A9" w:rsidRPr="000072A2">
            <w:rPr>
              <w:noProof/>
            </w:rPr>
            <w:t>[9]</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F430A9" w:rsidRPr="000072A2">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F430A9" w:rsidRPr="000072A2">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F430A9" w:rsidRPr="000072A2">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F430A9" w:rsidRPr="000072A2">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14" w:name="_Toc326694681"/>
      <w:r>
        <w:lastRenderedPageBreak/>
        <w:t>Planning</w:t>
      </w:r>
      <w:bookmarkEnd w:id="1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F430A9" w:rsidRPr="000072A2">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EndPr/>
        <w:sdtContent>
          <w:r w:rsidR="006551D7">
            <w:fldChar w:fldCharType="begin"/>
          </w:r>
          <w:r w:rsidR="006551D7">
            <w:instrText xml:space="preserve"> CITATION Kob06 \l 1033 </w:instrText>
          </w:r>
          <w:r w:rsidR="006551D7">
            <w:fldChar w:fldCharType="separate"/>
          </w:r>
          <w:r w:rsidR="00F430A9" w:rsidRPr="000072A2">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EndPr/>
        <w:sdtContent>
          <w:r w:rsidR="00CF607C">
            <w:fldChar w:fldCharType="begin"/>
          </w:r>
          <w:r w:rsidR="00CF607C">
            <w:instrText xml:space="preserve"> CITATION Loz79 \l 1033 </w:instrText>
          </w:r>
          <w:r w:rsidR="00CF607C">
            <w:fldChar w:fldCharType="separate"/>
          </w:r>
          <w:r w:rsidR="00F430A9" w:rsidRPr="000072A2">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free,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F430A9" w:rsidRPr="000072A2">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r>
        <w:t>wavefront planning, repulsive/attractive forces</w:t>
      </w:r>
      <w:r w:rsidR="000658FA" w:rsidRPr="000658FA">
        <w:t xml:space="preserve"> </w:t>
      </w:r>
      <w:sdt>
        <w:sdtPr>
          <w:id w:val="732278856"/>
          <w:citation/>
        </w:sdtPr>
        <w:sdtEndPr/>
        <w:sdtContent>
          <w:r w:rsidR="000658FA">
            <w:fldChar w:fldCharType="begin"/>
          </w:r>
          <w:r w:rsidR="000658FA">
            <w:instrText xml:space="preserve"> CITATION Lik091 \l 1033 </w:instrText>
          </w:r>
          <w:r w:rsidR="000658FA">
            <w:fldChar w:fldCharType="separate"/>
          </w:r>
          <w:r w:rsidR="00F430A9" w:rsidRPr="000072A2">
            <w:rPr>
              <w:noProof/>
            </w:rPr>
            <w:t>[27]</w:t>
          </w:r>
          <w:r w:rsidR="000658FA">
            <w:fldChar w:fldCharType="end"/>
          </w:r>
        </w:sdtContent>
      </w:sdt>
      <w:r>
        <w:t>, Voronoi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F430A9" w:rsidRPr="000072A2">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15" w:name="_Toc326694682"/>
      <w:r>
        <w:lastRenderedPageBreak/>
        <w:t xml:space="preserve">Experimental Mobile-Robot System: </w:t>
      </w:r>
      <w:r w:rsidR="00F94ED7">
        <w:t>Harlie</w:t>
      </w:r>
      <w:bookmarkEnd w:id="1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9125CA">
        <w:t xml:space="preserve">Figure </w:t>
      </w:r>
      <w:r w:rsidR="009125CA">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735717C8" wp14:editId="6F38561B">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5F4C2CCA" wp14:editId="085F1947">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16" w:name="_Ref325461456"/>
      <w:bookmarkStart w:id="17" w:name="_Toc326694704"/>
      <w:r>
        <w:t xml:space="preserve">Figure </w:t>
      </w:r>
      <w:r w:rsidR="00615A65">
        <w:fldChar w:fldCharType="begin"/>
      </w:r>
      <w:r w:rsidR="00615A65">
        <w:instrText xml:space="preserve"> SEQ Figure \* ARABIC </w:instrText>
      </w:r>
      <w:r w:rsidR="00615A65">
        <w:fldChar w:fldCharType="separate"/>
      </w:r>
      <w:r w:rsidR="009125CA">
        <w:rPr>
          <w:noProof/>
        </w:rPr>
        <w:t>1</w:t>
      </w:r>
      <w:r w:rsidR="00615A65">
        <w:rPr>
          <w:noProof/>
        </w:rPr>
        <w:fldChar w:fldCharType="end"/>
      </w:r>
      <w:bookmarkEnd w:id="16"/>
      <w:r>
        <w:t>: Harlie, the mobile robot</w:t>
      </w:r>
      <w:bookmarkEnd w:id="17"/>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EndPr/>
        <w:sdtContent>
          <w:r w:rsidR="003332D4">
            <w:fldChar w:fldCharType="begin"/>
          </w:r>
          <w:r w:rsidR="003332D4">
            <w:instrText xml:space="preserve"> CITATION Wil12 \l 1033 </w:instrText>
          </w:r>
          <w:r w:rsidR="003332D4">
            <w:fldChar w:fldCharType="separate"/>
          </w:r>
          <w:r w:rsidR="00F430A9" w:rsidRPr="000072A2">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r w:rsidR="00424072">
        <w:t>open-source,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9125CA">
        <w:t xml:space="preserve">Figure </w:t>
      </w:r>
      <w:r w:rsidR="009125CA">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F430A9" w:rsidRPr="000072A2">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F430A9" w:rsidRPr="000072A2">
            <w:rPr>
              <w:noProof/>
            </w:rPr>
            <w:t>[30]</w:t>
          </w:r>
          <w:r w:rsidR="000A16BA">
            <w:fldChar w:fldCharType="end"/>
          </w:r>
        </w:sdtContent>
      </w:sdt>
      <w:r w:rsidR="000850F7">
        <w:t xml:space="preserve"> </w:t>
      </w:r>
      <w:r w:rsidR="0015309C">
        <w:t xml:space="preserve">which was </w:t>
      </w:r>
      <w:r w:rsidR="000850F7">
        <w:t>created by Eric P</w:t>
      </w:r>
      <w:r w:rsidR="00984294">
        <w:t xml:space="preserve">erko,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27EAE6DA" wp14:editId="79A7095E">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9125CA">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9125CA">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9125CA">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9125CA">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8" w:name="_Ref324363926"/>
      <w:bookmarkStart w:id="19" w:name="_Toc326694705"/>
      <w:r>
        <w:t xml:space="preserve">Figure </w:t>
      </w:r>
      <w:r w:rsidR="00615A65">
        <w:fldChar w:fldCharType="begin"/>
      </w:r>
      <w:r w:rsidR="00615A65">
        <w:instrText xml:space="preserve"> SEQ Figure \* ARABIC </w:instrText>
      </w:r>
      <w:r w:rsidR="00615A65">
        <w:fldChar w:fldCharType="separate"/>
      </w:r>
      <w:r w:rsidR="009125CA">
        <w:rPr>
          <w:noProof/>
        </w:rPr>
        <w:t>2</w:t>
      </w:r>
      <w:r w:rsidR="00615A65">
        <w:rPr>
          <w:noProof/>
        </w:rPr>
        <w:fldChar w:fldCharType="end"/>
      </w:r>
      <w:bookmarkEnd w:id="18"/>
      <w:r>
        <w:t>: Overall software architecture</w:t>
      </w:r>
      <w:bookmarkEnd w:id="19"/>
    </w:p>
    <w:p w:rsidR="007138C2" w:rsidRDefault="00750DAF" w:rsidP="00F91C31">
      <w:pPr>
        <w:pStyle w:val="Heading1"/>
      </w:pPr>
      <w:bookmarkStart w:id="20" w:name="_Ref322950030"/>
      <w:bookmarkStart w:id="21" w:name="_Toc326694683"/>
      <w:r>
        <w:lastRenderedPageBreak/>
        <w:t xml:space="preserve">Evaluation of </w:t>
      </w:r>
      <w:r w:rsidR="00691CA2">
        <w:t xml:space="preserve">the </w:t>
      </w:r>
      <w:r>
        <w:t xml:space="preserve">Microsoft </w:t>
      </w:r>
      <w:r w:rsidR="00115579">
        <w:t>Kinect</w:t>
      </w:r>
      <w:bookmarkEnd w:id="20"/>
      <w:bookmarkEnd w:id="2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F430A9" w:rsidRPr="000072A2">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F430A9" w:rsidRPr="000072A2">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F430A9" w:rsidRPr="000072A2">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F430A9" w:rsidRPr="000072A2">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22" w:name="_Ref322980249"/>
      <w:bookmarkStart w:id="23" w:name="_Ref322980256"/>
      <w:bookmarkStart w:id="24" w:name="_Toc326694684"/>
      <w:r>
        <w:t>Calibration</w:t>
      </w:r>
      <w:bookmarkEnd w:id="22"/>
      <w:bookmarkEnd w:id="23"/>
      <w:r w:rsidR="004E4B19">
        <w:t xml:space="preserve"> of Users</w:t>
      </w:r>
      <w:bookmarkEnd w:id="2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35F40D32" wp14:editId="6EAB0C81">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25" w:name="_Toc326694706"/>
      <w:r>
        <w:t xml:space="preserve">Figure </w:t>
      </w:r>
      <w:r w:rsidR="00615A65">
        <w:fldChar w:fldCharType="begin"/>
      </w:r>
      <w:r w:rsidR="00615A65">
        <w:instrText xml:space="preserve"> SEQ Fig</w:instrText>
      </w:r>
      <w:r w:rsidR="00615A65">
        <w:instrText xml:space="preserve">ure \* ARABIC </w:instrText>
      </w:r>
      <w:r w:rsidR="00615A65">
        <w:fldChar w:fldCharType="separate"/>
      </w:r>
      <w:r w:rsidR="009125CA">
        <w:rPr>
          <w:noProof/>
        </w:rPr>
        <w:t>3</w:t>
      </w:r>
      <w:r w:rsidR="00615A6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25"/>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26" w:name="_Ref323129706"/>
      <w:bookmarkStart w:id="27" w:name="_Toc326694685"/>
      <w:r>
        <w:t>Discrimination Between Users</w:t>
      </w:r>
      <w:bookmarkEnd w:id="26"/>
      <w:bookmarkEnd w:id="27"/>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Kinect </w:t>
      </w:r>
      <w:r>
        <w:rPr>
          <w:rFonts w:cs="Calibri"/>
          <w:szCs w:val="24"/>
        </w:rPr>
        <w:t xml:space="preserve"> does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9125CA">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8" w:name="_Toc326694686"/>
      <w:r>
        <w:t>L</w:t>
      </w:r>
      <w:r w:rsidR="00115579">
        <w:t>imited Field of View</w:t>
      </w:r>
      <w:bookmarkEnd w:id="28"/>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9125CA">
        <w:t xml:space="preserve">Figure </w:t>
      </w:r>
      <w:r w:rsidR="009125CA">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330BACCC" wp14:editId="61F0D25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9" w:name="_Ref325642289"/>
      <w:bookmarkStart w:id="30" w:name="_Toc326694707"/>
      <w:r>
        <w:t xml:space="preserve">Figure </w:t>
      </w:r>
      <w:r w:rsidR="00615A65">
        <w:fldChar w:fldCharType="begin"/>
      </w:r>
      <w:r w:rsidR="00615A65">
        <w:instrText xml:space="preserve"> SEQ Figure \* ARABIC </w:instrText>
      </w:r>
      <w:r w:rsidR="00615A65">
        <w:fldChar w:fldCharType="separate"/>
      </w:r>
      <w:r w:rsidR="009125CA">
        <w:rPr>
          <w:noProof/>
        </w:rPr>
        <w:t>4</w:t>
      </w:r>
      <w:r w:rsidR="00615A65">
        <w:rPr>
          <w:noProof/>
        </w:rPr>
        <w:fldChar w:fldCharType="end"/>
      </w:r>
      <w:bookmarkEnd w:id="29"/>
      <w:r>
        <w:t xml:space="preserve">: </w:t>
      </w:r>
      <w:r w:rsidRPr="004047D6">
        <w:t>Obstacle avoidance may lead to target loss</w:t>
      </w:r>
      <w:r w:rsidR="0005382D">
        <w:t xml:space="preserve"> due</w:t>
      </w:r>
      <w:r w:rsidR="00735B7C">
        <w:t xml:space="preserve"> </w:t>
      </w:r>
      <w:r w:rsidR="0005382D">
        <w:t>to Kinect’s limited field of view</w:t>
      </w:r>
      <w:bookmarkEnd w:id="30"/>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9125CA">
        <w:t xml:space="preserve">Figure </w:t>
      </w:r>
      <w:r w:rsidR="009125CA">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9125CA">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EC34C31" wp14:editId="554EF128">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31" w:name="_Ref325642378"/>
      <w:bookmarkStart w:id="32" w:name="_Toc326694708"/>
      <w:r>
        <w:t xml:space="preserve">Figure </w:t>
      </w:r>
      <w:r w:rsidR="00615A65">
        <w:fldChar w:fldCharType="begin"/>
      </w:r>
      <w:r w:rsidR="00615A65">
        <w:instrText xml:space="preserve"> SEQ Figure \* ARABIC </w:instrText>
      </w:r>
      <w:r w:rsidR="00615A65">
        <w:fldChar w:fldCharType="separate"/>
      </w:r>
      <w:r w:rsidR="009125CA">
        <w:rPr>
          <w:noProof/>
        </w:rPr>
        <w:t>5</w:t>
      </w:r>
      <w:r w:rsidR="00615A65">
        <w:rPr>
          <w:noProof/>
        </w:rPr>
        <w:fldChar w:fldCharType="end"/>
      </w:r>
      <w:bookmarkEnd w:id="31"/>
      <w:r>
        <w:t>:</w:t>
      </w:r>
      <w:r w:rsidRPr="00EA62EC">
        <w:t xml:space="preserve"> Difficulties arise in tracking a user in contact with a chair</w:t>
      </w:r>
      <w:bookmarkEnd w:id="32"/>
    </w:p>
    <w:p w:rsidR="005B1558" w:rsidRDefault="005B1558" w:rsidP="005B1558"/>
    <w:p w:rsidR="007138C2" w:rsidRDefault="00A07F11" w:rsidP="00115579">
      <w:pPr>
        <w:pStyle w:val="Heading2"/>
      </w:pPr>
      <w:bookmarkStart w:id="33" w:name="_Toc326694687"/>
      <w:r>
        <w:t>M</w:t>
      </w:r>
      <w:r w:rsidR="00115579">
        <w:t>oving Base Problem</w:t>
      </w:r>
      <w:bookmarkEnd w:id="33"/>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9125CA">
        <w:t xml:space="preserve">Figure </w:t>
      </w:r>
      <w:r w:rsidR="009125CA">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50866106" wp14:editId="4E4506AF">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34" w:name="_Ref322513446"/>
      <w:bookmarkStart w:id="35" w:name="_Toc326694709"/>
      <w:r>
        <w:t xml:space="preserve">Figure </w:t>
      </w:r>
      <w:r w:rsidR="00615A65">
        <w:fldChar w:fldCharType="begin"/>
      </w:r>
      <w:r w:rsidR="00615A65">
        <w:instrText xml:space="preserve"> SEQ Figure \* ARABIC </w:instrText>
      </w:r>
      <w:r w:rsidR="00615A65">
        <w:fldChar w:fldCharType="separate"/>
      </w:r>
      <w:r w:rsidR="009125CA">
        <w:rPr>
          <w:noProof/>
        </w:rPr>
        <w:t>6</w:t>
      </w:r>
      <w:r w:rsidR="00615A65">
        <w:rPr>
          <w:noProof/>
        </w:rPr>
        <w:fldChar w:fldCharType="end"/>
      </w:r>
      <w:bookmarkEnd w:id="34"/>
      <w:r>
        <w:t>: Tracking performance of Kinect under motion</w:t>
      </w:r>
      <w:bookmarkEnd w:id="3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36" w:name="_Toc326694688"/>
      <w:r>
        <w:lastRenderedPageBreak/>
        <w:t>Pan Mount</w:t>
      </w:r>
      <w:bookmarkEnd w:id="36"/>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37" w:name="_Toc326694689"/>
      <w:r>
        <w:t>Hardware</w:t>
      </w:r>
      <w:bookmarkEnd w:id="37"/>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9125CA">
        <w:t xml:space="preserve">Figure </w:t>
      </w:r>
      <w:r w:rsidR="009125CA">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125CA">
        <w:t xml:space="preserve">Figure </w:t>
      </w:r>
      <w:r w:rsidR="009125CA">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F430A9" w:rsidRPr="000072A2">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36F79591" wp14:editId="5331A1A8">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32139CE6" wp14:editId="3576E87D">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38" w:name="_Ref322513798"/>
      <w:bookmarkStart w:id="39" w:name="_Toc326694710"/>
      <w:r>
        <w:t xml:space="preserve">Figure </w:t>
      </w:r>
      <w:r w:rsidR="00615A65">
        <w:fldChar w:fldCharType="begin"/>
      </w:r>
      <w:r w:rsidR="00615A65">
        <w:instrText xml:space="preserve"> SEQ Figure \* ARABIC </w:instrText>
      </w:r>
      <w:r w:rsidR="00615A65">
        <w:fldChar w:fldCharType="separate"/>
      </w:r>
      <w:r w:rsidR="009125CA">
        <w:rPr>
          <w:noProof/>
        </w:rPr>
        <w:t>7</w:t>
      </w:r>
      <w:r w:rsidR="00615A65">
        <w:rPr>
          <w:noProof/>
        </w:rPr>
        <w:fldChar w:fldCharType="end"/>
      </w:r>
      <w:bookmarkEnd w:id="38"/>
      <w:r>
        <w:t xml:space="preserve">: DP155 Base Pan (left), </w:t>
      </w:r>
      <w:r w:rsidR="00C679DD">
        <w:t xml:space="preserve">    </w:t>
      </w:r>
      <w:r>
        <w:t xml:space="preserve"> Phidgets 1066_0 Servo Controller (right)</w:t>
      </w:r>
      <w:bookmarkEnd w:id="3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F430A9" w:rsidRPr="000072A2">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125CA">
        <w:t xml:space="preserve">Figure </w:t>
      </w:r>
      <w:r w:rsidR="009125CA">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08FAE189" wp14:editId="1BAAF46D">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40" w:name="_Ref323044753"/>
      <w:bookmarkStart w:id="41" w:name="_Toc326694711"/>
      <w:r>
        <w:t xml:space="preserve">Figure </w:t>
      </w:r>
      <w:r w:rsidR="00615A65">
        <w:fldChar w:fldCharType="begin"/>
      </w:r>
      <w:r w:rsidR="00615A65">
        <w:instrText xml:space="preserve"> SEQ Figure \* ARABIC </w:instrText>
      </w:r>
      <w:r w:rsidR="00615A65">
        <w:fldChar w:fldCharType="separate"/>
      </w:r>
      <w:r w:rsidR="009125CA">
        <w:rPr>
          <w:noProof/>
        </w:rPr>
        <w:t>8</w:t>
      </w:r>
      <w:r w:rsidR="00615A65">
        <w:rPr>
          <w:noProof/>
        </w:rPr>
        <w:fldChar w:fldCharType="end"/>
      </w:r>
      <w:bookmarkEnd w:id="40"/>
      <w:r>
        <w:t xml:space="preserve">: Output from Phidgets 1066_0, showing </w:t>
      </w:r>
      <w:r w:rsidR="00AA4B5B">
        <w:t>commanded position</w:t>
      </w:r>
      <w:r>
        <w:t xml:space="preserve"> and open-loop feedback</w:t>
      </w:r>
      <w:r w:rsidR="00C679DD">
        <w:t xml:space="preserve"> for position and velocity</w:t>
      </w:r>
      <w:bookmarkEnd w:id="4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42" w:name="_Toc326694690"/>
      <w:r>
        <w:t>Performance</w:t>
      </w:r>
      <w:bookmarkEnd w:id="4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86FC128" wp14:editId="4251E0EA">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43" w:name="_Toc326694712"/>
      <w:r>
        <w:t xml:space="preserve">Figure </w:t>
      </w:r>
      <w:r w:rsidR="00615A65">
        <w:fldChar w:fldCharType="begin"/>
      </w:r>
      <w:r w:rsidR="00615A65">
        <w:instrText xml:space="preserve"> SEQ Figure \* ARABIC </w:instrText>
      </w:r>
      <w:r w:rsidR="00615A65">
        <w:fldChar w:fldCharType="separate"/>
      </w:r>
      <w:r w:rsidR="009125CA">
        <w:rPr>
          <w:noProof/>
        </w:rPr>
        <w:t>9</w:t>
      </w:r>
      <w:r w:rsidR="00615A65">
        <w:rPr>
          <w:noProof/>
        </w:rPr>
        <w:fldChar w:fldCharType="end"/>
      </w:r>
      <w:r>
        <w:t xml:space="preserve">: Kinect's effective FOV without (left) and with (right) pan </w:t>
      </w:r>
      <w:r w:rsidR="000F6971">
        <w:t>mount</w:t>
      </w:r>
      <w:bookmarkEnd w:id="4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9125CA">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125CA">
        <w:t xml:space="preserve">Figure </w:t>
      </w:r>
      <w:r w:rsidR="009125CA">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5A2E527D" wp14:editId="3E1F6B50">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44" w:name="_Ref322019798"/>
      <w:bookmarkStart w:id="45" w:name="_Toc326694713"/>
      <w:r>
        <w:t xml:space="preserve">Figure </w:t>
      </w:r>
      <w:r w:rsidR="00615A65">
        <w:fldChar w:fldCharType="begin"/>
      </w:r>
      <w:r w:rsidR="00615A65">
        <w:instrText xml:space="preserve"> SEQ Figure \* ARABIC </w:instrText>
      </w:r>
      <w:r w:rsidR="00615A65">
        <w:fldChar w:fldCharType="separate"/>
      </w:r>
      <w:r w:rsidR="009125CA">
        <w:rPr>
          <w:noProof/>
        </w:rPr>
        <w:t>10</w:t>
      </w:r>
      <w:r w:rsidR="00615A65">
        <w:rPr>
          <w:noProof/>
        </w:rPr>
        <w:fldChar w:fldCharType="end"/>
      </w:r>
      <w:bookmarkEnd w:id="4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4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125CA">
        <w:t xml:space="preserve">Figure </w:t>
      </w:r>
      <w:r w:rsidR="009125CA">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125CA">
        <w:t xml:space="preserve">Figure </w:t>
      </w:r>
      <w:r w:rsidR="009125CA">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5664B719" wp14:editId="70D12E85">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46" w:name="_Ref322511744"/>
            <w:bookmarkStart w:id="47" w:name="_Toc326694714"/>
            <w:r>
              <w:t xml:space="preserve">Figure </w:t>
            </w:r>
            <w:r w:rsidR="00615A65">
              <w:fldChar w:fldCharType="begin"/>
            </w:r>
            <w:r w:rsidR="00615A65">
              <w:instrText xml:space="preserve"> SEQ Figure \* ARABIC </w:instrText>
            </w:r>
            <w:r w:rsidR="00615A65">
              <w:fldChar w:fldCharType="separate"/>
            </w:r>
            <w:r w:rsidR="009125CA">
              <w:rPr>
                <w:noProof/>
              </w:rPr>
              <w:t>11</w:t>
            </w:r>
            <w:r w:rsidR="00615A65">
              <w:rPr>
                <w:noProof/>
              </w:rPr>
              <w:fldChar w:fldCharType="end"/>
            </w:r>
            <w:bookmarkEnd w:id="46"/>
            <w:r>
              <w:t>: Tracking performance of Kinect with pan compensation</w:t>
            </w:r>
            <w:bookmarkEnd w:id="47"/>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125CA">
        <w:t xml:space="preserve">Figure </w:t>
      </w:r>
      <w:r w:rsidR="009125CA">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48" w:name="_Ref323045519"/>
      <w:bookmarkStart w:id="49" w:name="_Toc326694691"/>
      <w:r>
        <w:lastRenderedPageBreak/>
        <w:t>Person Tracking</w:t>
      </w:r>
      <w:bookmarkEnd w:id="48"/>
      <w:bookmarkEnd w:id="49"/>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9125CA">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9125CA">
        <w:t xml:space="preserve">Figure </w:t>
      </w:r>
      <w:r w:rsidR="009125CA">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23F2887F" wp14:editId="2A6B446F">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850F7">
                              <w:pPr>
                                <w:pStyle w:val="NoSpacing"/>
                              </w:pPr>
                              <w:r>
                                <w:t>Person</w:t>
                              </w:r>
                            </w:p>
                            <w:p w:rsidR="00EA00A0" w:rsidRDefault="00EA00A0"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A00A0" w:rsidRDefault="00EA00A0" w:rsidP="000850F7">
                        <w:pPr>
                          <w:pStyle w:val="NoSpacing"/>
                        </w:pPr>
                        <w:r>
                          <w:t>Person</w:t>
                        </w:r>
                      </w:p>
                      <w:p w:rsidR="00EA00A0" w:rsidRDefault="00EA00A0"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A00A0" w:rsidRDefault="00EA00A0"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50" w:name="_Ref324336631"/>
      <w:bookmarkStart w:id="51" w:name="_Toc326694715"/>
      <w:r>
        <w:t xml:space="preserve">Figure </w:t>
      </w:r>
      <w:r w:rsidR="00615A65">
        <w:fldChar w:fldCharType="begin"/>
      </w:r>
      <w:r w:rsidR="00615A65">
        <w:instrText xml:space="preserve"> SEQ Figure \* ARABIC </w:instrText>
      </w:r>
      <w:r w:rsidR="00615A65">
        <w:fldChar w:fldCharType="separate"/>
      </w:r>
      <w:r w:rsidR="009125CA">
        <w:rPr>
          <w:noProof/>
        </w:rPr>
        <w:t>12</w:t>
      </w:r>
      <w:r w:rsidR="00615A65">
        <w:rPr>
          <w:noProof/>
        </w:rPr>
        <w:fldChar w:fldCharType="end"/>
      </w:r>
      <w:bookmarkEnd w:id="50"/>
      <w:r>
        <w:t>: Person-tracking architecture</w:t>
      </w:r>
      <w:bookmarkEnd w:id="5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52" w:name="_Ref323131019"/>
      <w:bookmarkStart w:id="53" w:name="_Toc326694692"/>
      <w:r>
        <w:t>Face Detector Node</w:t>
      </w:r>
      <w:bookmarkEnd w:id="52"/>
      <w:bookmarkEnd w:id="5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F430A9" w:rsidRPr="000072A2">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54" w:name="_Toc326694693"/>
      <w:r>
        <w:t>Leg Detector Node</w:t>
      </w:r>
      <w:bookmarkEnd w:id="5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F430A9" w:rsidRPr="000072A2">
            <w:rPr>
              <w:noProof/>
            </w:rPr>
            <w:t>[21]</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F430A9">
            <w:rPr>
              <w:noProof/>
            </w:rPr>
            <w:t xml:space="preserve"> </w:t>
          </w:r>
          <w:r w:rsidR="00F430A9" w:rsidRPr="000072A2">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55" w:name="_Ref323045443"/>
      <w:bookmarkStart w:id="56" w:name="_Toc326694694"/>
      <w:r>
        <w:t xml:space="preserve">Kinect </w:t>
      </w:r>
      <w:r w:rsidR="00A60026">
        <w:t xml:space="preserve">Person </w:t>
      </w:r>
      <w:r>
        <w:t>Detector Node</w:t>
      </w:r>
      <w:bookmarkEnd w:id="55"/>
      <w:bookmarkEnd w:id="5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F430A9" w:rsidRPr="000072A2">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9125CA">
        <w:t xml:space="preserve">3.1 </w:t>
      </w:r>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9125CA">
        <w:t xml:space="preserve">Figure </w:t>
      </w:r>
      <w:r w:rsidR="009125CA">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9125CA">
        <w:t xml:space="preserve">Figure </w:t>
      </w:r>
      <w:r w:rsidR="009125CA">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0E11EDED" wp14:editId="60E15837">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57" w:name="_Ref322980214"/>
      <w:bookmarkStart w:id="58" w:name="_Toc326694716"/>
      <w:r>
        <w:t xml:space="preserve">Figure </w:t>
      </w:r>
      <w:r w:rsidR="00615A65">
        <w:fldChar w:fldCharType="begin"/>
      </w:r>
      <w:r w:rsidR="00615A65">
        <w:instrText xml:space="preserve"> SEQ Figure \* ARABIC </w:instrText>
      </w:r>
      <w:r w:rsidR="00615A65">
        <w:fldChar w:fldCharType="separate"/>
      </w:r>
      <w:r w:rsidR="009125CA">
        <w:rPr>
          <w:noProof/>
        </w:rPr>
        <w:t>13</w:t>
      </w:r>
      <w:r w:rsidR="00615A65">
        <w:rPr>
          <w:noProof/>
        </w:rPr>
        <w:fldChar w:fldCharType="end"/>
      </w:r>
      <w:bookmarkEnd w:id="57"/>
      <w:r>
        <w:t xml:space="preserve">: Kinect’s RGB image masked for </w:t>
      </w:r>
      <w:r w:rsidR="008A5AD7">
        <w:t>a</w:t>
      </w:r>
      <w:r>
        <w:t xml:space="preserve"> user</w:t>
      </w:r>
      <w:r w:rsidR="00C56540">
        <w:t xml:space="preserve">, </w:t>
      </w:r>
      <w:r w:rsidR="006E3E59">
        <w:t>taken</w:t>
      </w:r>
      <w:r w:rsidR="00C56540">
        <w:t xml:space="preserve"> after calibration</w:t>
      </w:r>
      <w:bookmarkEnd w:id="5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59" w:name="_Ref324336850"/>
            <w:r>
              <w:rPr>
                <w:noProof/>
              </w:rPr>
              <w:drawing>
                <wp:inline distT="0" distB="0" distL="0" distR="0" wp14:anchorId="40021BE2" wp14:editId="2BF48824">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60" w:name="_Ref324336895"/>
            <w:bookmarkStart w:id="61" w:name="_Toc326694717"/>
            <w:r>
              <w:t xml:space="preserve">Figure </w:t>
            </w:r>
            <w:r w:rsidR="00615A65">
              <w:fldChar w:fldCharType="begin"/>
            </w:r>
            <w:r w:rsidR="00615A65">
              <w:instrText xml:space="preserve"> SEQ Figure \* ARABIC </w:instrText>
            </w:r>
            <w:r w:rsidR="00615A65">
              <w:fldChar w:fldCharType="separate"/>
            </w:r>
            <w:r w:rsidR="009125CA">
              <w:rPr>
                <w:noProof/>
              </w:rPr>
              <w:t>14</w:t>
            </w:r>
            <w:r w:rsidR="00615A65">
              <w:rPr>
                <w:noProof/>
              </w:rPr>
              <w:fldChar w:fldCharType="end"/>
            </w:r>
            <w:bookmarkEnd w:id="60"/>
            <w:r>
              <w:t xml:space="preserve">: Histogram computed from </w:t>
            </w:r>
            <w:r>
              <w:fldChar w:fldCharType="begin"/>
            </w:r>
            <w:r>
              <w:instrText xml:space="preserve"> REF _Ref322980214 \h </w:instrText>
            </w:r>
            <w:r>
              <w:fldChar w:fldCharType="separate"/>
            </w:r>
            <w:r w:rsidR="009125CA">
              <w:t xml:space="preserve">Figure </w:t>
            </w:r>
            <w:r w:rsidR="009125CA">
              <w:rPr>
                <w:noProof/>
              </w:rPr>
              <w:t>13</w:t>
            </w:r>
            <w:r>
              <w:fldChar w:fldCharType="end"/>
            </w:r>
            <w:r w:rsidRPr="006119FC">
              <w:t>: hue on horizontal axis, saturation on vertical axis, brightness represents to histogram value.</w:t>
            </w:r>
            <w:bookmarkEnd w:id="59"/>
            <w:bookmarkEnd w:id="61"/>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5F179B27" wp14:editId="27A80B5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62" w:name="_Toc326694718"/>
            <w:r>
              <w:t xml:space="preserve">Figure </w:t>
            </w:r>
            <w:r w:rsidR="00615A65">
              <w:fldChar w:fldCharType="begin"/>
            </w:r>
            <w:r w:rsidR="00615A65">
              <w:instrText xml:space="preserve"> SEQ Figure \* ARABIC </w:instrText>
            </w:r>
            <w:r w:rsidR="00615A65">
              <w:fldChar w:fldCharType="separate"/>
            </w:r>
            <w:r w:rsidR="009125CA">
              <w:rPr>
                <w:noProof/>
              </w:rPr>
              <w:t>15</w:t>
            </w:r>
            <w:r w:rsidR="00615A6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9125CA">
              <w:t xml:space="preserve">Figure </w:t>
            </w:r>
            <w:r w:rsidR="009125CA">
              <w:rPr>
                <w:noProof/>
              </w:rPr>
              <w:t>14</w:t>
            </w:r>
            <w:r w:rsidR="00C276B3">
              <w:fldChar w:fldCharType="end"/>
            </w:r>
            <w:r w:rsidR="00C276B3">
              <w:t xml:space="preserve"> </w:t>
            </w:r>
            <w:r w:rsidR="00930501">
              <w:t>as 3</w:t>
            </w:r>
            <w:r>
              <w:t>D surface plot</w:t>
            </w:r>
            <w:bookmarkEnd w:id="62"/>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9125CA">
        <w:t xml:space="preserve">Figure </w:t>
      </w:r>
      <w:r w:rsidR="009125CA">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615A6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615A6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9125CA">
        <w:t xml:space="preserve">Figure </w:t>
      </w:r>
      <w:r w:rsidR="009125CA">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r w:rsidR="00782705">
        <w:t>wa</w:t>
      </w:r>
      <w:r w:rsidR="00C56240">
        <w:t xml:space="preserve">s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74C8298C" wp14:editId="3DEEE65B">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63" w:name="_Ref324337029"/>
      <w:bookmarkStart w:id="64" w:name="_Toc326694719"/>
      <w:r>
        <w:t xml:space="preserve">Figure </w:t>
      </w:r>
      <w:r w:rsidR="00615A65">
        <w:fldChar w:fldCharType="begin"/>
      </w:r>
      <w:r w:rsidR="00615A65">
        <w:instrText xml:space="preserve"> SEQ Figure \* ARABIC </w:instrText>
      </w:r>
      <w:r w:rsidR="00615A65">
        <w:fldChar w:fldCharType="separate"/>
      </w:r>
      <w:r w:rsidR="009125CA">
        <w:rPr>
          <w:noProof/>
        </w:rPr>
        <w:t>16</w:t>
      </w:r>
      <w:r w:rsidR="00615A65">
        <w:rPr>
          <w:noProof/>
        </w:rPr>
        <w:fldChar w:fldCharType="end"/>
      </w:r>
      <w:bookmarkEnd w:id="6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64"/>
    </w:p>
    <w:p w:rsidR="009B0251" w:rsidRDefault="00A07F11" w:rsidP="00724C1A">
      <w:pPr>
        <w:pStyle w:val="Heading1"/>
      </w:pPr>
      <w:bookmarkStart w:id="65" w:name="_Ref324364407"/>
      <w:bookmarkStart w:id="66" w:name="_Toc326694695"/>
      <w:r>
        <w:lastRenderedPageBreak/>
        <w:t>Planning</w:t>
      </w:r>
      <w:bookmarkEnd w:id="65"/>
      <w:bookmarkEnd w:id="66"/>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9125CA">
        <w:t xml:space="preserve">Figure </w:t>
      </w:r>
      <w:r w:rsidR="009125CA">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11080CB3" wp14:editId="7CDBE81F">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67" w:name="_Ref324365250"/>
      <w:bookmarkStart w:id="68" w:name="_Toc326694720"/>
      <w:r>
        <w:t xml:space="preserve">Figure </w:t>
      </w:r>
      <w:r w:rsidR="00615A65">
        <w:fldChar w:fldCharType="begin"/>
      </w:r>
      <w:r w:rsidR="00615A65">
        <w:instrText xml:space="preserve"> SEQ Figure \* ARABIC </w:instrText>
      </w:r>
      <w:r w:rsidR="00615A65">
        <w:fldChar w:fldCharType="separate"/>
      </w:r>
      <w:r w:rsidR="009125CA">
        <w:rPr>
          <w:noProof/>
        </w:rPr>
        <w:t>17</w:t>
      </w:r>
      <w:r w:rsidR="00615A65">
        <w:rPr>
          <w:noProof/>
        </w:rPr>
        <w:fldChar w:fldCharType="end"/>
      </w:r>
      <w:bookmarkEnd w:id="67"/>
      <w:r>
        <w:t>: Planning module</w:t>
      </w:r>
      <w:r>
        <w:rPr>
          <w:noProof/>
        </w:rPr>
        <w:t xml:space="preserve"> architecture</w:t>
      </w:r>
      <w:bookmarkEnd w:id="68"/>
    </w:p>
    <w:p w:rsidR="0009680C" w:rsidRDefault="0009680C" w:rsidP="0009680C">
      <w:pPr>
        <w:pStyle w:val="Caption1"/>
      </w:pPr>
    </w:p>
    <w:p w:rsidR="006556D0" w:rsidRDefault="006556D0" w:rsidP="00724C1A">
      <w:pPr>
        <w:pStyle w:val="Heading2"/>
      </w:pPr>
      <w:bookmarkStart w:id="69" w:name="_Toc326694696"/>
      <w:r>
        <w:t>Point-</w:t>
      </w:r>
      <w:r w:rsidR="002B55DA">
        <w:t>to-</w:t>
      </w:r>
      <w:r>
        <w:t>point planner</w:t>
      </w:r>
      <w:bookmarkEnd w:id="6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F430A9" w:rsidRPr="000072A2">
            <w:rPr>
              <w:noProof/>
            </w:rPr>
            <w:t>[27]</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F430A9" w:rsidRPr="000072A2">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wise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9125CA">
        <w:t xml:space="preserve">Figure </w:t>
      </w:r>
      <w:r w:rsidR="009125CA">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5B673201" wp14:editId="20F64986">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70" w:name="_Ref322950225"/>
      <w:bookmarkStart w:id="71" w:name="_Toc326694721"/>
      <w:r>
        <w:t xml:space="preserve">Figure </w:t>
      </w:r>
      <w:r w:rsidR="00615A65">
        <w:fldChar w:fldCharType="begin"/>
      </w:r>
      <w:r w:rsidR="00615A65">
        <w:instrText xml:space="preserve"> SEQ Figure \* ARABIC </w:instrText>
      </w:r>
      <w:r w:rsidR="00615A65">
        <w:fldChar w:fldCharType="separate"/>
      </w:r>
      <w:r w:rsidR="009125CA">
        <w:rPr>
          <w:noProof/>
        </w:rPr>
        <w:t>18</w:t>
      </w:r>
      <w:r w:rsidR="00615A65">
        <w:rPr>
          <w:noProof/>
        </w:rPr>
        <w:fldChar w:fldCharType="end"/>
      </w:r>
      <w:bookmarkEnd w:id="70"/>
      <w:r>
        <w:t>: Smooth path produced by SBPL planner in presence of obstacles (grid size 1m)</w:t>
      </w:r>
      <w:bookmarkEnd w:id="71"/>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9125CA">
        <w:t xml:space="preserve">Figure </w:t>
      </w:r>
      <w:r w:rsidR="009125CA">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236F6882" wp14:editId="0408FA0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72" w:name="_Ref322520674"/>
      <w:bookmarkStart w:id="73" w:name="_Toc326694722"/>
      <w:r>
        <w:t xml:space="preserve">Figure </w:t>
      </w:r>
      <w:r w:rsidR="00615A65">
        <w:fldChar w:fldCharType="begin"/>
      </w:r>
      <w:r w:rsidR="00615A65">
        <w:instrText xml:space="preserve"> SEQ Figure \* ARABIC </w:instrText>
      </w:r>
      <w:r w:rsidR="00615A65">
        <w:fldChar w:fldCharType="separate"/>
      </w:r>
      <w:r w:rsidR="009125CA">
        <w:rPr>
          <w:noProof/>
        </w:rPr>
        <w:t>19</w:t>
      </w:r>
      <w:r w:rsidR="00615A65">
        <w:rPr>
          <w:noProof/>
        </w:rPr>
        <w:fldChar w:fldCharType="end"/>
      </w:r>
      <w:bookmarkEnd w:id="72"/>
      <w:r>
        <w:t>: Harlie's motion primitives (spin-in-place moves not shown)</w:t>
      </w:r>
      <w:bookmarkEnd w:id="7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EndPr/>
        <w:sdtContent>
          <w:r>
            <w:fldChar w:fldCharType="begin"/>
          </w:r>
          <w:r>
            <w:instrText xml:space="preserve"> CITATION Mar11 \l 1033 </w:instrText>
          </w:r>
          <w:r>
            <w:fldChar w:fldCharType="separate"/>
          </w:r>
          <w:r w:rsidR="00F430A9" w:rsidRPr="000072A2">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9125CA">
        <w:t xml:space="preserve">Figure </w:t>
      </w:r>
      <w:r w:rsidR="009125CA">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74" w:name="_Toc326694697"/>
      <w:r>
        <w:lastRenderedPageBreak/>
        <w:t>Dynamic P</w:t>
      </w:r>
      <w:r w:rsidR="00573238">
        <w:t>lanning</w:t>
      </w:r>
      <w:bookmarkEnd w:id="7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9125CA">
        <w:t xml:space="preserve">Figure </w:t>
      </w:r>
      <w:r w:rsidR="009125CA">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4313FD54" wp14:editId="70EA4B6A">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A00A0" w:rsidRDefault="00EA00A0">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A00A0" w:rsidRDefault="00EA00A0"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A00A0" w:rsidRDefault="00EA00A0">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75" w:name="_Ref324339031"/>
      <w:bookmarkStart w:id="76" w:name="_Toc326694723"/>
      <w:r>
        <w:t xml:space="preserve">Figure </w:t>
      </w:r>
      <w:r w:rsidR="00615A65">
        <w:fldChar w:fldCharType="begin"/>
      </w:r>
      <w:r w:rsidR="00615A65">
        <w:instrText xml:space="preserve"> SEQ Figure \* ARABIC </w:instrText>
      </w:r>
      <w:r w:rsidR="00615A65">
        <w:fldChar w:fldCharType="separate"/>
      </w:r>
      <w:r w:rsidR="009125CA">
        <w:rPr>
          <w:noProof/>
        </w:rPr>
        <w:t>20</w:t>
      </w:r>
      <w:r w:rsidR="00615A65">
        <w:rPr>
          <w:noProof/>
        </w:rPr>
        <w:fldChar w:fldCharType="end"/>
      </w:r>
      <w:bookmarkEnd w:id="75"/>
      <w:r>
        <w:t>: Illustration of rolling-window approach</w:t>
      </w:r>
      <w:bookmarkEnd w:id="76"/>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9125CA">
        <w:t xml:space="preserve">Figure </w:t>
      </w:r>
      <w:r w:rsidR="009125CA">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9125CA">
        <w:t xml:space="preserve">Table </w:t>
      </w:r>
      <w:r w:rsidR="009125CA">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675C21C8" wp14:editId="5488F4A9">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A00A0" w:rsidRDefault="00EA00A0"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A00A0" w:rsidRDefault="00EA00A0"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A00A0" w:rsidRDefault="00EA00A0"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A00A0" w:rsidRDefault="00EA00A0"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A00A0" w:rsidRDefault="00EA00A0"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A00A0" w:rsidRDefault="00EA00A0">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A00A0" w:rsidRDefault="00EA00A0"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A00A0" w:rsidRDefault="00EA00A0"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A00A0" w:rsidRDefault="00EA00A0"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A00A0" w:rsidRDefault="00EA00A0"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A00A0" w:rsidRDefault="00EA00A0" w:rsidP="00A615D6">
                        <w:pPr>
                          <w:rPr>
                            <w:rFonts w:eastAsia="Times New Roman"/>
                          </w:rPr>
                        </w:pPr>
                      </w:p>
                    </w:txbxContent>
                  </v:textbox>
                </v:roundrect>
                <w10:anchorlock/>
              </v:group>
            </w:pict>
          </mc:Fallback>
        </mc:AlternateContent>
      </w:r>
    </w:p>
    <w:p w:rsidR="00291534" w:rsidRDefault="00291534" w:rsidP="00291534">
      <w:pPr>
        <w:pStyle w:val="Caption1"/>
      </w:pPr>
      <w:bookmarkStart w:id="77" w:name="_Ref324359823"/>
      <w:bookmarkStart w:id="78" w:name="_Toc326694724"/>
      <w:r>
        <w:t xml:space="preserve">Figure </w:t>
      </w:r>
      <w:r w:rsidR="00615A65">
        <w:fldChar w:fldCharType="begin"/>
      </w:r>
      <w:r w:rsidR="00615A65">
        <w:instrText xml:space="preserve"> SEQ Figure \* ARABIC </w:instrText>
      </w:r>
      <w:r w:rsidR="00615A65">
        <w:fldChar w:fldCharType="separate"/>
      </w:r>
      <w:r w:rsidR="009125CA">
        <w:rPr>
          <w:noProof/>
        </w:rPr>
        <w:t>21</w:t>
      </w:r>
      <w:r w:rsidR="00615A65">
        <w:rPr>
          <w:noProof/>
        </w:rPr>
        <w:fldChar w:fldCharType="end"/>
      </w:r>
      <w:bookmarkEnd w:id="77"/>
      <w:r>
        <w:t>: Illustration of partial and full replanning</w:t>
      </w:r>
      <w:bookmarkEnd w:id="7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251ECCAA" wp14:editId="299E645C">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A00A0" w:rsidRPr="006416BE" w:rsidRDefault="00EA00A0" w:rsidP="005F612B">
                            <w:pPr>
                              <w:pStyle w:val="Caption1"/>
                              <w:rPr>
                                <w:noProof/>
                                <w:sz w:val="24"/>
                              </w:rPr>
                            </w:pPr>
                            <w:bookmarkStart w:id="79" w:name="_Ref324360218"/>
                            <w:bookmarkStart w:id="80" w:name="_Toc325660622"/>
                            <w:bookmarkStart w:id="81" w:name="_Toc326694703"/>
                            <w:r>
                              <w:t xml:space="preserve">Table </w:t>
                            </w:r>
                            <w:r w:rsidR="00615A65">
                              <w:fldChar w:fldCharType="begin"/>
                            </w:r>
                            <w:r w:rsidR="00615A65">
                              <w:instrText xml:space="preserve"> SEQ Table \* ARABIC </w:instrText>
                            </w:r>
                            <w:r w:rsidR="00615A65">
                              <w:fldChar w:fldCharType="separate"/>
                            </w:r>
                            <w:r w:rsidR="009125CA">
                              <w:rPr>
                                <w:noProof/>
                              </w:rPr>
                              <w:t>1</w:t>
                            </w:r>
                            <w:r w:rsidR="00615A65">
                              <w:rPr>
                                <w:noProof/>
                              </w:rPr>
                              <w:fldChar w:fldCharType="end"/>
                            </w:r>
                            <w:bookmarkEnd w:id="79"/>
                            <w:r>
                              <w:t>: Conditions for full and partial replanning</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A00A0" w:rsidRPr="006416BE" w:rsidRDefault="00EA00A0" w:rsidP="005F612B">
                      <w:pPr>
                        <w:pStyle w:val="Caption1"/>
                        <w:rPr>
                          <w:noProof/>
                          <w:sz w:val="24"/>
                        </w:rPr>
                      </w:pPr>
                      <w:bookmarkStart w:id="82" w:name="_Ref324360218"/>
                      <w:bookmarkStart w:id="83" w:name="_Toc325660622"/>
                      <w:bookmarkStart w:id="84" w:name="_Toc326694703"/>
                      <w:r>
                        <w:t xml:space="preserve">Table </w:t>
                      </w:r>
                      <w:r w:rsidR="00615A65">
                        <w:fldChar w:fldCharType="begin"/>
                      </w:r>
                      <w:r w:rsidR="00615A65">
                        <w:instrText xml:space="preserve"> SEQ Table \* ARABIC </w:instrText>
                      </w:r>
                      <w:r w:rsidR="00615A65">
                        <w:fldChar w:fldCharType="separate"/>
                      </w:r>
                      <w:r w:rsidR="009125CA">
                        <w:rPr>
                          <w:noProof/>
                        </w:rPr>
                        <w:t>1</w:t>
                      </w:r>
                      <w:r w:rsidR="00615A65">
                        <w:rPr>
                          <w:noProof/>
                        </w:rPr>
                        <w:fldChar w:fldCharType="end"/>
                      </w:r>
                      <w:bookmarkEnd w:id="82"/>
                      <w:r>
                        <w:t>: Conditions for full and partial replanning</w:t>
                      </w:r>
                      <w:bookmarkEnd w:id="83"/>
                      <w:bookmarkEnd w:id="8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3C7CE5A7" wp14:editId="1E831568">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9125CA">
        <w:t xml:space="preserve">Figure </w:t>
      </w:r>
      <w:r w:rsidR="009125CA">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9125CA">
        <w:t xml:space="preserve">Figure </w:t>
      </w:r>
      <w:r w:rsidR="009125CA">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5D8F32D" wp14:editId="0EF5C843">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A00A0" w:rsidRDefault="00EA00A0"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A00A0" w:rsidRDefault="00EA00A0"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w10:anchorlock/>
              </v:group>
            </w:pict>
          </mc:Fallback>
        </mc:AlternateContent>
      </w:r>
    </w:p>
    <w:p w:rsidR="002426E6" w:rsidRDefault="002426E6" w:rsidP="002426E6">
      <w:pPr>
        <w:pStyle w:val="Caption1"/>
      </w:pPr>
      <w:bookmarkStart w:id="85" w:name="_Ref324361944"/>
      <w:bookmarkStart w:id="86" w:name="_Toc326694725"/>
      <w:r>
        <w:t xml:space="preserve">Figure </w:t>
      </w:r>
      <w:r w:rsidR="00615A65">
        <w:fldChar w:fldCharType="begin"/>
      </w:r>
      <w:r w:rsidR="00615A65">
        <w:instrText xml:space="preserve"> SEQ Figure \* ARABIC </w:instrText>
      </w:r>
      <w:r w:rsidR="00615A65">
        <w:fldChar w:fldCharType="separate"/>
      </w:r>
      <w:r w:rsidR="009125CA">
        <w:rPr>
          <w:noProof/>
        </w:rPr>
        <w:t>22</w:t>
      </w:r>
      <w:r w:rsidR="00615A65">
        <w:rPr>
          <w:noProof/>
        </w:rPr>
        <w:fldChar w:fldCharType="end"/>
      </w:r>
      <w:bookmarkEnd w:id="85"/>
      <w:r>
        <w:t xml:space="preserve">: Special condition leading to full replan: target </w:t>
      </w:r>
      <w:r w:rsidR="00D8607F">
        <w:t>moves</w:t>
      </w:r>
      <w:r>
        <w:t xml:space="preserve"> behind the robot</w:t>
      </w:r>
      <w:bookmarkEnd w:id="86"/>
    </w:p>
    <w:p w:rsidR="009B0251" w:rsidRDefault="0095394F" w:rsidP="0095394F">
      <w:pPr>
        <w:pStyle w:val="Heading2"/>
      </w:pPr>
      <w:bookmarkStart w:id="87" w:name="_Toc324334540"/>
      <w:bookmarkStart w:id="88" w:name="_Toc324336828"/>
      <w:bookmarkStart w:id="89" w:name="_Toc324361982"/>
      <w:bookmarkStart w:id="90" w:name="_Toc324362031"/>
      <w:bookmarkStart w:id="91" w:name="_Toc326694698"/>
      <w:bookmarkEnd w:id="87"/>
      <w:bookmarkEnd w:id="88"/>
      <w:bookmarkEnd w:id="89"/>
      <w:bookmarkEnd w:id="90"/>
      <w:r>
        <w:t xml:space="preserve">Goal </w:t>
      </w:r>
      <w:r w:rsidR="00AF3C43">
        <w:t>G</w:t>
      </w:r>
      <w:r>
        <w:t>eneration</w:t>
      </w:r>
      <w:bookmarkEnd w:id="91"/>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r w:rsidR="009125CA">
        <w:t xml:space="preserve">5.1 </w:t>
      </w:r>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125CA">
        <w:t xml:space="preserve">Figure </w:t>
      </w:r>
      <w:r w:rsidR="009125CA">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6106DB0" wp14:editId="3F4CA705">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92" w:name="_Ref322951239"/>
      <w:bookmarkStart w:id="93" w:name="_Toc326694726"/>
      <w:r>
        <w:t xml:space="preserve">Figure </w:t>
      </w:r>
      <w:r w:rsidR="00615A65">
        <w:fldChar w:fldCharType="begin"/>
      </w:r>
      <w:r w:rsidR="00615A65">
        <w:instrText xml:space="preserve"> SEQ Figure \* ARABIC </w:instrText>
      </w:r>
      <w:r w:rsidR="00615A65">
        <w:fldChar w:fldCharType="separate"/>
      </w:r>
      <w:r w:rsidR="009125CA">
        <w:rPr>
          <w:noProof/>
        </w:rPr>
        <w:t>23</w:t>
      </w:r>
      <w:r w:rsidR="00615A65">
        <w:rPr>
          <w:noProof/>
        </w:rPr>
        <w:fldChar w:fldCharType="end"/>
      </w:r>
      <w:bookmarkEnd w:id="92"/>
      <w:r>
        <w:t>: Goal constellation</w:t>
      </w:r>
      <w:r w:rsidR="008C29A6">
        <w:t>,</w:t>
      </w:r>
      <w:r>
        <w:t xml:space="preserve"> </w:t>
      </w:r>
      <w:r w:rsidR="002D4111">
        <w:t xml:space="preserve">true </w:t>
      </w:r>
      <w:r>
        <w:t>goal in green</w:t>
      </w:r>
      <w:r w:rsidR="008C29A6">
        <w:t xml:space="preserve"> (grid resolution 1m)</w:t>
      </w:r>
      <w:bookmarkEnd w:id="93"/>
    </w:p>
    <w:p w:rsidR="0069704D" w:rsidRDefault="0069704D" w:rsidP="000072A2"/>
    <w:p w:rsidR="0069704D" w:rsidRDefault="0069704D" w:rsidP="000072A2"/>
    <w:p w:rsidR="0069704D" w:rsidRDefault="0069704D" w:rsidP="000072A2"/>
    <w:p w:rsidR="004F2187" w:rsidRDefault="004F2187" w:rsidP="004F2187">
      <w:pPr>
        <w:pStyle w:val="Heading2"/>
      </w:pPr>
      <w:bookmarkStart w:id="94" w:name="_Toc326694699"/>
      <w:r>
        <w:lastRenderedPageBreak/>
        <w:t>Benchmarks</w:t>
      </w:r>
      <w:bookmarkEnd w:id="94"/>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9125CA">
        <w:t xml:space="preserve">Figure </w:t>
      </w:r>
      <w:r w:rsidR="009125CA">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7AB0397D" wp14:editId="559A65F9">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5" w:name="_Ref325398678"/>
      <w:bookmarkStart w:id="96" w:name="_Toc326694727"/>
      <w:r>
        <w:t xml:space="preserve">Figure </w:t>
      </w:r>
      <w:r w:rsidR="00615A65">
        <w:fldChar w:fldCharType="begin"/>
      </w:r>
      <w:r w:rsidR="00615A65">
        <w:instrText xml:space="preserve"> SEQ Figure \* ARABIC </w:instrText>
      </w:r>
      <w:r w:rsidR="00615A65">
        <w:fldChar w:fldCharType="separate"/>
      </w:r>
      <w:r w:rsidR="009125CA">
        <w:rPr>
          <w:noProof/>
        </w:rPr>
        <w:t>24</w:t>
      </w:r>
      <w:r w:rsidR="00615A65">
        <w:rPr>
          <w:noProof/>
        </w:rPr>
        <w:fldChar w:fldCharType="end"/>
      </w:r>
      <w:bookmarkEnd w:id="95"/>
      <w:r>
        <w:t>: Planning benchmark in obstruction-free setting</w:t>
      </w:r>
      <w:bookmarkEnd w:id="96"/>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9125CA">
        <w:t xml:space="preserve">Figure </w:t>
      </w:r>
      <w:r w:rsidR="009125CA">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9125CA">
        <w:t xml:space="preserve">Figure </w:t>
      </w:r>
      <w:r w:rsidR="009125CA">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9125CA">
        <w:t xml:space="preserve">Figure </w:t>
      </w:r>
      <w:r w:rsidR="009125CA">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9125CA">
        <w:t xml:space="preserve">Figure </w:t>
      </w:r>
      <w:r w:rsidR="009125CA">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1F46DB26" wp14:editId="7C52048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7" w:name="_Ref325399670"/>
      <w:bookmarkStart w:id="98" w:name="_Toc326694728"/>
      <w:r>
        <w:t xml:space="preserve">Figure </w:t>
      </w:r>
      <w:r w:rsidR="00615A65">
        <w:fldChar w:fldCharType="begin"/>
      </w:r>
      <w:r w:rsidR="00615A65">
        <w:instrText xml:space="preserve"> SEQ Figure \* ARABIC </w:instrText>
      </w:r>
      <w:r w:rsidR="00615A65">
        <w:fldChar w:fldCharType="separate"/>
      </w:r>
      <w:r w:rsidR="009125CA">
        <w:rPr>
          <w:noProof/>
        </w:rPr>
        <w:t>25</w:t>
      </w:r>
      <w:r w:rsidR="00615A65">
        <w:rPr>
          <w:noProof/>
        </w:rPr>
        <w:fldChar w:fldCharType="end"/>
      </w:r>
      <w:bookmarkEnd w:id="97"/>
      <w:r w:rsidR="00C47151">
        <w:t xml:space="preserve">: Path taken by Harlie to avoid </w:t>
      </w:r>
      <w:r>
        <w:t>box (grid size 1m.)  Note that only front face of box is visible.</w:t>
      </w:r>
      <w:bookmarkEnd w:id="98"/>
    </w:p>
    <w:p w:rsidR="004F2187" w:rsidRDefault="004F2187" w:rsidP="004F2187">
      <w:pPr>
        <w:pStyle w:val="NoSpacing"/>
      </w:pPr>
      <w:r>
        <w:rPr>
          <w:noProof/>
        </w:rPr>
        <w:lastRenderedPageBreak/>
        <w:drawing>
          <wp:inline distT="0" distB="0" distL="0" distR="0" wp14:anchorId="718503C3" wp14:editId="16EE43C2">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9" w:name="_Ref325399841"/>
      <w:bookmarkStart w:id="100" w:name="_Toc326694729"/>
      <w:r>
        <w:t xml:space="preserve">Figure </w:t>
      </w:r>
      <w:r w:rsidR="00615A65">
        <w:fldChar w:fldCharType="begin"/>
      </w:r>
      <w:r w:rsidR="00615A65">
        <w:instrText xml:space="preserve"> SEQ Figure \* ARABIC </w:instrText>
      </w:r>
      <w:r w:rsidR="00615A65">
        <w:fldChar w:fldCharType="separate"/>
      </w:r>
      <w:r w:rsidR="009125CA">
        <w:rPr>
          <w:noProof/>
        </w:rPr>
        <w:t>26</w:t>
      </w:r>
      <w:r w:rsidR="00615A65">
        <w:rPr>
          <w:noProof/>
        </w:rPr>
        <w:fldChar w:fldCharType="end"/>
      </w:r>
      <w:bookmarkEnd w:id="99"/>
      <w:r>
        <w:t>: Planning benchmark in dynamic replanning scenario</w:t>
      </w:r>
      <w:bookmarkEnd w:id="100"/>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9125CA">
        <w:t xml:space="preserve">Figure </w:t>
      </w:r>
      <w:r w:rsidR="009125CA">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9125CA">
        <w:t xml:space="preserve">Figure </w:t>
      </w:r>
      <w:r w:rsidR="009125CA">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4DAA1CF4" wp14:editId="12258E51">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101" w:name="_Ref325555566"/>
      <w:bookmarkStart w:id="102" w:name="_Toc326694730"/>
      <w:r>
        <w:t xml:space="preserve">Figure </w:t>
      </w:r>
      <w:r w:rsidR="00615A65">
        <w:fldChar w:fldCharType="begin"/>
      </w:r>
      <w:r w:rsidR="00615A65">
        <w:instrText xml:space="preserve"> SEQ Figure \* ARABIC </w:instrText>
      </w:r>
      <w:r w:rsidR="00615A65">
        <w:fldChar w:fldCharType="separate"/>
      </w:r>
      <w:r w:rsidR="009125CA">
        <w:rPr>
          <w:noProof/>
        </w:rPr>
        <w:t>27</w:t>
      </w:r>
      <w:r w:rsidR="00615A65">
        <w:rPr>
          <w:noProof/>
        </w:rPr>
        <w:fldChar w:fldCharType="end"/>
      </w:r>
      <w:bookmarkEnd w:id="101"/>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r>
        <w:t>Grid size 1m</w:t>
      </w:r>
      <w:r w:rsidR="00CB4072">
        <w:t>.</w:t>
      </w:r>
      <w:r>
        <w:t xml:space="preserve"> </w:t>
      </w:r>
      <w:r w:rsidR="00CB4072">
        <w:t xml:space="preserve"> R</w:t>
      </w:r>
      <w:r>
        <w:t xml:space="preserve">ed </w:t>
      </w:r>
      <w:r w:rsidR="00CB4072">
        <w:t>and black indicate obstacles.</w:t>
      </w:r>
      <w:bookmarkEnd w:id="102"/>
    </w:p>
    <w:p w:rsidR="004F2187" w:rsidRDefault="001114EC" w:rsidP="00BD0AEB">
      <w:pPr>
        <w:pStyle w:val="NoSpacing"/>
        <w:spacing w:before="240"/>
      </w:pPr>
      <w:r>
        <w:rPr>
          <w:noProof/>
        </w:rPr>
        <w:drawing>
          <wp:inline distT="0" distB="0" distL="0" distR="0" wp14:anchorId="45D16C74" wp14:editId="0E3A6C5E">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03" w:name="_Ref325626769"/>
      <w:r>
        <w:t xml:space="preserve">Figure </w:t>
      </w:r>
      <w:r w:rsidR="00615A65">
        <w:fldChar w:fldCharType="begin"/>
      </w:r>
      <w:r w:rsidR="00615A65">
        <w:instrText xml:space="preserve"> SEQ Figure \* ARABIC </w:instrText>
      </w:r>
      <w:r w:rsidR="00615A65">
        <w:fldChar w:fldCharType="separate"/>
      </w:r>
      <w:r w:rsidR="009125CA">
        <w:rPr>
          <w:noProof/>
        </w:rPr>
        <w:t>28</w:t>
      </w:r>
      <w:r w:rsidR="00615A65">
        <w:rPr>
          <w:noProof/>
        </w:rPr>
        <w:fldChar w:fldCharType="end"/>
      </w:r>
      <w:bookmarkEnd w:id="103"/>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9125CA">
        <w:t xml:space="preserve">Figure </w:t>
      </w:r>
      <w:r w:rsidR="009125CA">
        <w:rPr>
          <w:noProof/>
        </w:rPr>
        <w:t>28</w:t>
      </w:r>
      <w:r w:rsidR="00CB4072">
        <w:fldChar w:fldCharType="end"/>
      </w:r>
    </w:p>
    <w:p w:rsidR="004F2187" w:rsidRDefault="004F2187" w:rsidP="001F1CF9">
      <w:pPr>
        <w:pStyle w:val="Caption1"/>
      </w:pPr>
    </w:p>
    <w:p w:rsidR="00FC5EC7" w:rsidRDefault="00FC5EC7" w:rsidP="00193048">
      <w:pPr>
        <w:pStyle w:val="Heading1"/>
      </w:pPr>
      <w:bookmarkStart w:id="104" w:name="_Toc326694700"/>
      <w:r>
        <w:lastRenderedPageBreak/>
        <w:t>Conclusions</w:t>
      </w:r>
      <w:bookmarkEnd w:id="104"/>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105" w:name="_Toc326694701"/>
      <w:r>
        <w:t>Summary of Accomplishments</w:t>
      </w:r>
      <w:bookmarkEnd w:id="105"/>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106" w:name="_Toc326694702"/>
      <w:r>
        <w:t>Future Work</w:t>
      </w:r>
      <w:bookmarkEnd w:id="106"/>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9125CA">
        <w:t xml:space="preserve">Figure </w:t>
      </w:r>
      <w:r w:rsidR="009125CA">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F430A9"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F430A9" w:rsidTr="000072A2">
        <w:trPr>
          <w:tblCellSpacing w:w="15" w:type="dxa"/>
        </w:trPr>
        <w:tc>
          <w:tcPr>
            <w:tcW w:w="355" w:type="pct"/>
            <w:hideMark/>
          </w:tcPr>
          <w:p w:rsidR="00F430A9" w:rsidRDefault="00F430A9">
            <w:pPr>
              <w:pStyle w:val="Bibliography"/>
              <w:rPr>
                <w:noProof/>
              </w:rPr>
            </w:pPr>
            <w:r>
              <w:rPr>
                <w:noProof/>
              </w:rPr>
              <w:t xml:space="preserve">[1] </w:t>
            </w:r>
          </w:p>
        </w:tc>
        <w:tc>
          <w:tcPr>
            <w:tcW w:w="0" w:type="auto"/>
            <w:hideMark/>
          </w:tcPr>
          <w:p w:rsidR="00F430A9" w:rsidRDefault="00F430A9">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[2] </w:t>
            </w:r>
          </w:p>
        </w:tc>
        <w:tc>
          <w:tcPr>
            <w:tcW w:w="0" w:type="auto"/>
            <w:hideMark/>
          </w:tcPr>
          <w:p w:rsidR="00F430A9" w:rsidRDefault="00F430A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[3] </w:t>
            </w:r>
          </w:p>
        </w:tc>
        <w:tc>
          <w:tcPr>
            <w:tcW w:w="0" w:type="auto"/>
            <w:hideMark/>
          </w:tcPr>
          <w:p w:rsidR="00F430A9" w:rsidRDefault="00F430A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[4] </w:t>
            </w:r>
          </w:p>
        </w:tc>
        <w:tc>
          <w:tcPr>
            <w:tcW w:w="0" w:type="auto"/>
            <w:hideMark/>
          </w:tcPr>
          <w:p w:rsidR="00F430A9" w:rsidRDefault="00F430A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[5] </w:t>
            </w:r>
          </w:p>
        </w:tc>
        <w:tc>
          <w:tcPr>
            <w:tcW w:w="0" w:type="auto"/>
            <w:hideMark/>
          </w:tcPr>
          <w:p w:rsidR="00F430A9" w:rsidRDefault="00F430A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[6] </w:t>
            </w:r>
          </w:p>
        </w:tc>
        <w:tc>
          <w:tcPr>
            <w:tcW w:w="0" w:type="auto"/>
            <w:hideMark/>
          </w:tcPr>
          <w:p w:rsidR="00F430A9" w:rsidRDefault="00F430A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F430A9" w:rsidTr="000072A2">
        <w:trPr>
          <w:tblCellSpacing w:w="15" w:type="dxa"/>
        </w:trPr>
        <w:tc>
          <w:tcPr>
            <w:tcW w:w="355" w:type="pct"/>
            <w:hideMark/>
          </w:tcPr>
          <w:p w:rsidR="00F430A9" w:rsidRDefault="00F430A9">
            <w:pPr>
              <w:pStyle w:val="Bibliography"/>
              <w:rPr>
                <w:noProof/>
              </w:rPr>
            </w:pPr>
            <w:r>
              <w:rPr>
                <w:noProof/>
              </w:rPr>
              <w:t xml:space="preserve">[7] </w:t>
            </w:r>
          </w:p>
        </w:tc>
        <w:tc>
          <w:tcPr>
            <w:tcW w:w="0" w:type="auto"/>
            <w:hideMark/>
          </w:tcPr>
          <w:p w:rsidR="00F430A9" w:rsidRDefault="00F430A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F430A9" w:rsidTr="000072A2">
        <w:trPr>
          <w:tblCellSpacing w:w="15" w:type="dxa"/>
        </w:trPr>
        <w:tc>
          <w:tcPr>
            <w:tcW w:w="355" w:type="pct"/>
            <w:hideMark/>
          </w:tcPr>
          <w:p w:rsidR="00F430A9" w:rsidRDefault="00F430A9">
            <w:pPr>
              <w:pStyle w:val="Bibliography"/>
              <w:rPr>
                <w:noProof/>
              </w:rPr>
            </w:pPr>
            <w:r>
              <w:rPr>
                <w:noProof/>
              </w:rPr>
              <w:t xml:space="preserve">[8] </w:t>
            </w:r>
          </w:p>
        </w:tc>
        <w:tc>
          <w:tcPr>
            <w:tcW w:w="0" w:type="auto"/>
            <w:hideMark/>
          </w:tcPr>
          <w:p w:rsidR="00F430A9" w:rsidRDefault="00F430A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F430A9" w:rsidTr="000072A2">
        <w:trPr>
          <w:tblCellSpacing w:w="15" w:type="dxa"/>
        </w:trPr>
        <w:tc>
          <w:tcPr>
            <w:tcW w:w="355" w:type="pct"/>
            <w:hideMark/>
          </w:tcPr>
          <w:p w:rsidR="00F430A9" w:rsidRDefault="00F430A9">
            <w:pPr>
              <w:pStyle w:val="Bibliography"/>
              <w:rPr>
                <w:noProof/>
              </w:rPr>
            </w:pPr>
            <w:r>
              <w:rPr>
                <w:noProof/>
              </w:rPr>
              <w:t xml:space="preserve">[9] </w:t>
            </w:r>
          </w:p>
        </w:tc>
        <w:tc>
          <w:tcPr>
            <w:tcW w:w="0" w:type="auto"/>
            <w:hideMark/>
          </w:tcPr>
          <w:p w:rsidR="00F430A9" w:rsidRDefault="00F430A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[10] </w:t>
            </w:r>
          </w:p>
        </w:tc>
        <w:tc>
          <w:tcPr>
            <w:tcW w:w="0" w:type="auto"/>
            <w:hideMark/>
          </w:tcPr>
          <w:p w:rsidR="00F430A9" w:rsidRDefault="00F430A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[11] </w:t>
            </w:r>
          </w:p>
        </w:tc>
        <w:tc>
          <w:tcPr>
            <w:tcW w:w="0" w:type="auto"/>
            <w:hideMark/>
          </w:tcPr>
          <w:p w:rsidR="00F430A9" w:rsidRDefault="00F430A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[12] </w:t>
            </w:r>
          </w:p>
        </w:tc>
        <w:tc>
          <w:tcPr>
            <w:tcW w:w="0" w:type="auto"/>
            <w:hideMark/>
          </w:tcPr>
          <w:p w:rsidR="00F430A9" w:rsidRDefault="00F430A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[13] </w:t>
            </w:r>
          </w:p>
        </w:tc>
        <w:tc>
          <w:tcPr>
            <w:tcW w:w="0" w:type="auto"/>
            <w:hideMark/>
          </w:tcPr>
          <w:p w:rsidR="00F430A9" w:rsidRDefault="00F430A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F430A9" w:rsidTr="000072A2">
        <w:trPr>
          <w:tblCellSpacing w:w="15" w:type="dxa"/>
        </w:trPr>
        <w:tc>
          <w:tcPr>
            <w:tcW w:w="355" w:type="pct"/>
            <w:hideMark/>
          </w:tcPr>
          <w:p w:rsidR="00F430A9" w:rsidRDefault="00F430A9">
            <w:pPr>
              <w:pStyle w:val="Bibliography"/>
              <w:rPr>
                <w:noProof/>
              </w:rPr>
            </w:pPr>
            <w:r>
              <w:rPr>
                <w:noProof/>
              </w:rPr>
              <w:t xml:space="preserve">[14] </w:t>
            </w:r>
          </w:p>
        </w:tc>
        <w:tc>
          <w:tcPr>
            <w:tcW w:w="0" w:type="auto"/>
            <w:hideMark/>
          </w:tcPr>
          <w:p w:rsidR="00F430A9" w:rsidRDefault="00F430A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[15] </w:t>
            </w:r>
          </w:p>
        </w:tc>
        <w:tc>
          <w:tcPr>
            <w:tcW w:w="0" w:type="auto"/>
            <w:hideMark/>
          </w:tcPr>
          <w:p w:rsidR="00F430A9" w:rsidRDefault="00F430A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[16] </w:t>
            </w:r>
          </w:p>
        </w:tc>
        <w:tc>
          <w:tcPr>
            <w:tcW w:w="0" w:type="auto"/>
            <w:hideMark/>
          </w:tcPr>
          <w:p w:rsidR="00F430A9" w:rsidRDefault="00F430A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[17] </w:t>
            </w:r>
          </w:p>
        </w:tc>
        <w:tc>
          <w:tcPr>
            <w:tcW w:w="0" w:type="auto"/>
            <w:hideMark/>
          </w:tcPr>
          <w:p w:rsidR="00F430A9" w:rsidRDefault="00F430A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F430A9" w:rsidTr="000072A2">
        <w:trPr>
          <w:tblCellSpacing w:w="15" w:type="dxa"/>
        </w:trPr>
        <w:tc>
          <w:tcPr>
            <w:tcW w:w="355" w:type="pct"/>
            <w:hideMark/>
          </w:tcPr>
          <w:p w:rsidR="00F430A9" w:rsidRDefault="00F430A9">
            <w:pPr>
              <w:pStyle w:val="Bibliography"/>
              <w:rPr>
                <w:noProof/>
              </w:rPr>
            </w:pPr>
            <w:r>
              <w:rPr>
                <w:noProof/>
              </w:rPr>
              <w:t xml:space="preserve">[18] </w:t>
            </w:r>
          </w:p>
        </w:tc>
        <w:tc>
          <w:tcPr>
            <w:tcW w:w="0" w:type="auto"/>
            <w:hideMark/>
          </w:tcPr>
          <w:p w:rsidR="00F430A9" w:rsidRDefault="00F430A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F430A9" w:rsidTr="000072A2">
        <w:trPr>
          <w:tblCellSpacing w:w="15" w:type="dxa"/>
        </w:trPr>
        <w:tc>
          <w:tcPr>
            <w:tcW w:w="355" w:type="pct"/>
            <w:hideMark/>
          </w:tcPr>
          <w:p w:rsidR="00F430A9" w:rsidRDefault="00F430A9">
            <w:pPr>
              <w:pStyle w:val="Bibliography"/>
              <w:rPr>
                <w:noProof/>
              </w:rPr>
            </w:pPr>
            <w:r>
              <w:rPr>
                <w:noProof/>
              </w:rPr>
              <w:t xml:space="preserve">[19] </w:t>
            </w:r>
          </w:p>
        </w:tc>
        <w:tc>
          <w:tcPr>
            <w:tcW w:w="0" w:type="auto"/>
            <w:hideMark/>
          </w:tcPr>
          <w:p w:rsidR="00F430A9" w:rsidRDefault="00F430A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F430A9" w:rsidTr="000072A2">
        <w:trPr>
          <w:tblCellSpacing w:w="15" w:type="dxa"/>
        </w:trPr>
        <w:tc>
          <w:tcPr>
            <w:tcW w:w="355" w:type="pct"/>
            <w:hideMark/>
          </w:tcPr>
          <w:p w:rsidR="00F430A9" w:rsidRDefault="00F430A9">
            <w:pPr>
              <w:pStyle w:val="Bibliography"/>
              <w:rPr>
                <w:noProof/>
              </w:rPr>
            </w:pPr>
            <w:r>
              <w:rPr>
                <w:noProof/>
              </w:rPr>
              <w:t xml:space="preserve">[20] </w:t>
            </w:r>
          </w:p>
        </w:tc>
        <w:tc>
          <w:tcPr>
            <w:tcW w:w="0" w:type="auto"/>
            <w:hideMark/>
          </w:tcPr>
          <w:p w:rsidR="00F430A9" w:rsidRDefault="00F430A9">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[21] </w:t>
            </w:r>
          </w:p>
        </w:tc>
        <w:tc>
          <w:tcPr>
            <w:tcW w:w="0" w:type="auto"/>
            <w:hideMark/>
          </w:tcPr>
          <w:p w:rsidR="00F430A9" w:rsidRDefault="00F430A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[22] </w:t>
            </w:r>
          </w:p>
        </w:tc>
        <w:tc>
          <w:tcPr>
            <w:tcW w:w="0" w:type="auto"/>
            <w:hideMark/>
          </w:tcPr>
          <w:p w:rsidR="00F430A9" w:rsidRDefault="00F430A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F430A9" w:rsidTr="000072A2">
        <w:trPr>
          <w:tblCellSpacing w:w="15" w:type="dxa"/>
        </w:trPr>
        <w:tc>
          <w:tcPr>
            <w:tcW w:w="355" w:type="pct"/>
            <w:hideMark/>
          </w:tcPr>
          <w:p w:rsidR="00F430A9" w:rsidRDefault="00F430A9">
            <w:pPr>
              <w:pStyle w:val="Bibliography"/>
              <w:rPr>
                <w:noProof/>
              </w:rPr>
            </w:pPr>
            <w:r>
              <w:rPr>
                <w:noProof/>
              </w:rPr>
              <w:t xml:space="preserve">[23] </w:t>
            </w:r>
          </w:p>
        </w:tc>
        <w:tc>
          <w:tcPr>
            <w:tcW w:w="0" w:type="auto"/>
            <w:hideMark/>
          </w:tcPr>
          <w:p w:rsidR="00F430A9" w:rsidRDefault="00F430A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F430A9" w:rsidTr="000072A2">
        <w:trPr>
          <w:tblCellSpacing w:w="15" w:type="dxa"/>
        </w:trPr>
        <w:tc>
          <w:tcPr>
            <w:tcW w:w="355" w:type="pct"/>
            <w:hideMark/>
          </w:tcPr>
          <w:p w:rsidR="00F430A9" w:rsidRDefault="00F430A9">
            <w:pPr>
              <w:pStyle w:val="Bibliography"/>
              <w:rPr>
                <w:noProof/>
              </w:rPr>
            </w:pPr>
            <w:r>
              <w:rPr>
                <w:noProof/>
              </w:rPr>
              <w:t xml:space="preserve">[24] </w:t>
            </w:r>
          </w:p>
        </w:tc>
        <w:tc>
          <w:tcPr>
            <w:tcW w:w="0" w:type="auto"/>
            <w:hideMark/>
          </w:tcPr>
          <w:p w:rsidR="00F430A9" w:rsidRDefault="00F430A9">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F430A9" w:rsidTr="000072A2">
        <w:trPr>
          <w:tblCellSpacing w:w="15" w:type="dxa"/>
        </w:trPr>
        <w:tc>
          <w:tcPr>
            <w:tcW w:w="355" w:type="pct"/>
            <w:hideMark/>
          </w:tcPr>
          <w:p w:rsidR="00F430A9" w:rsidRDefault="00F430A9">
            <w:pPr>
              <w:pStyle w:val="Bibliography"/>
              <w:rPr>
                <w:noProof/>
              </w:rPr>
            </w:pPr>
            <w:r>
              <w:rPr>
                <w:noProof/>
              </w:rPr>
              <w:t xml:space="preserve">[25] </w:t>
            </w:r>
          </w:p>
        </w:tc>
        <w:tc>
          <w:tcPr>
            <w:tcW w:w="0" w:type="auto"/>
            <w:hideMark/>
          </w:tcPr>
          <w:p w:rsidR="00F430A9" w:rsidRDefault="00F430A9">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F430A9" w:rsidTr="000072A2">
        <w:trPr>
          <w:tblCellSpacing w:w="15" w:type="dxa"/>
        </w:trPr>
        <w:tc>
          <w:tcPr>
            <w:tcW w:w="355" w:type="pct"/>
            <w:hideMark/>
          </w:tcPr>
          <w:p w:rsidR="00F430A9" w:rsidRDefault="00F430A9">
            <w:pPr>
              <w:pStyle w:val="Bibliography"/>
              <w:rPr>
                <w:noProof/>
              </w:rPr>
            </w:pPr>
            <w:r>
              <w:rPr>
                <w:noProof/>
              </w:rPr>
              <w:t xml:space="preserve">[26] </w:t>
            </w:r>
          </w:p>
        </w:tc>
        <w:tc>
          <w:tcPr>
            <w:tcW w:w="0" w:type="auto"/>
            <w:hideMark/>
          </w:tcPr>
          <w:p w:rsidR="00F430A9" w:rsidRDefault="00F430A9">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[27] </w:t>
            </w:r>
          </w:p>
        </w:tc>
        <w:tc>
          <w:tcPr>
            <w:tcW w:w="0" w:type="auto"/>
            <w:hideMark/>
          </w:tcPr>
          <w:p w:rsidR="00F430A9" w:rsidRDefault="00F430A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F430A9" w:rsidTr="000072A2">
        <w:trPr>
          <w:tblCellSpacing w:w="15" w:type="dxa"/>
        </w:trPr>
        <w:tc>
          <w:tcPr>
            <w:tcW w:w="355" w:type="pct"/>
            <w:hideMark/>
          </w:tcPr>
          <w:p w:rsidR="00F430A9" w:rsidRDefault="00F430A9">
            <w:pPr>
              <w:pStyle w:val="Bibliography"/>
              <w:rPr>
                <w:noProof/>
              </w:rPr>
            </w:pPr>
            <w:r>
              <w:rPr>
                <w:noProof/>
              </w:rPr>
              <w:t xml:space="preserve">[28] </w:t>
            </w:r>
          </w:p>
        </w:tc>
        <w:tc>
          <w:tcPr>
            <w:tcW w:w="0" w:type="auto"/>
            <w:hideMark/>
          </w:tcPr>
          <w:p w:rsidR="00F430A9" w:rsidRDefault="00F430A9">
            <w:pPr>
              <w:pStyle w:val="Bibliography"/>
              <w:rPr>
                <w:noProof/>
              </w:rPr>
            </w:pPr>
            <w:r>
              <w:rPr>
                <w:noProof/>
              </w:rPr>
              <w:t>Willow Garage, "ROS," [Online]. Available: http://www.willowgarage.com/pages/software/ros-platform. [Accessed 4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[29] </w:t>
            </w:r>
          </w:p>
        </w:tc>
        <w:tc>
          <w:tcPr>
            <w:tcW w:w="0" w:type="auto"/>
            <w:hideMark/>
          </w:tcPr>
          <w:p w:rsidR="00F430A9" w:rsidRDefault="00F430A9">
            <w:pPr>
              <w:pStyle w:val="Bibliography"/>
              <w:rPr>
                <w:noProof/>
              </w:rPr>
            </w:pPr>
            <w:r>
              <w:rPr>
                <w:noProof/>
              </w:rPr>
              <w:t>B. P. Gerkey, "AMCL Package Summary," 3 August 2011. [Online]. Available: http://www.ros.org/wiki/amcl.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[30] </w:t>
            </w:r>
          </w:p>
        </w:tc>
        <w:tc>
          <w:tcPr>
            <w:tcW w:w="0" w:type="auto"/>
            <w:hideMark/>
          </w:tcPr>
          <w:p w:rsidR="00F430A9" w:rsidRDefault="00F430A9">
            <w:pPr>
              <w:pStyle w:val="Bibliography"/>
              <w:rPr>
                <w:noProof/>
              </w:rPr>
            </w:pPr>
            <w:r>
              <w:rPr>
                <w:noProof/>
              </w:rPr>
              <w:t xml:space="preserve">E. M. Perko, "Precision Navigation for Indoor Mobile Robots," 2012. </w:t>
            </w:r>
          </w:p>
        </w:tc>
      </w:tr>
      <w:tr w:rsidR="00F430A9" w:rsidTr="000072A2">
        <w:trPr>
          <w:tblCellSpacing w:w="15" w:type="dxa"/>
        </w:trPr>
        <w:tc>
          <w:tcPr>
            <w:tcW w:w="355" w:type="pct"/>
            <w:hideMark/>
          </w:tcPr>
          <w:p w:rsidR="00F430A9" w:rsidRDefault="00F430A9">
            <w:pPr>
              <w:pStyle w:val="Bibliography"/>
              <w:rPr>
                <w:noProof/>
              </w:rPr>
            </w:pPr>
            <w:r>
              <w:rPr>
                <w:noProof/>
              </w:rPr>
              <w:t xml:space="preserve">[31] </w:t>
            </w:r>
          </w:p>
        </w:tc>
        <w:tc>
          <w:tcPr>
            <w:tcW w:w="0" w:type="auto"/>
            <w:hideMark/>
          </w:tcPr>
          <w:p w:rsidR="00F430A9" w:rsidRDefault="00F430A9">
            <w:pPr>
              <w:pStyle w:val="Bibliography"/>
              <w:rPr>
                <w:noProof/>
              </w:rPr>
            </w:pPr>
            <w:r>
              <w:rPr>
                <w:noProof/>
              </w:rPr>
              <w:t>OpenNI, "About OpenNI," DotNetNuke Corporation, 2011. [Online]. Available: http://www.openni.org/About.aspx.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[32] </w:t>
            </w:r>
          </w:p>
        </w:tc>
        <w:tc>
          <w:tcPr>
            <w:tcW w:w="0" w:type="auto"/>
            <w:hideMark/>
          </w:tcPr>
          <w:p w:rsidR="00F430A9" w:rsidRDefault="00F430A9">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F430A9" w:rsidTr="000072A2">
        <w:trPr>
          <w:tblCellSpacing w:w="15" w:type="dxa"/>
        </w:trPr>
        <w:tc>
          <w:tcPr>
            <w:tcW w:w="355" w:type="pct"/>
            <w:hideMark/>
          </w:tcPr>
          <w:p w:rsidR="00F430A9" w:rsidRDefault="00F430A9">
            <w:pPr>
              <w:pStyle w:val="Bibliography"/>
              <w:rPr>
                <w:noProof/>
              </w:rPr>
            </w:pPr>
            <w:r>
              <w:rPr>
                <w:noProof/>
              </w:rPr>
              <w:lastRenderedPageBreak/>
              <w:t xml:space="preserve">[33] </w:t>
            </w:r>
          </w:p>
        </w:tc>
        <w:tc>
          <w:tcPr>
            <w:tcW w:w="0" w:type="auto"/>
            <w:hideMark/>
          </w:tcPr>
          <w:p w:rsidR="00F430A9" w:rsidRDefault="00F430A9">
            <w:pPr>
              <w:pStyle w:val="Bibliography"/>
              <w:rPr>
                <w:noProof/>
              </w:rPr>
            </w:pPr>
            <w:r>
              <w:rPr>
                <w:noProof/>
              </w:rPr>
              <w:t>Robotzone, LLC., "DDP155 Base Pan," 2012. [Online]. Available: http://www.servocity.com/html/ddp155_base_pan.html.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[34] </w:t>
            </w:r>
          </w:p>
        </w:tc>
        <w:tc>
          <w:tcPr>
            <w:tcW w:w="0" w:type="auto"/>
            <w:hideMark/>
          </w:tcPr>
          <w:p w:rsidR="00F430A9" w:rsidRDefault="00F430A9">
            <w:pPr>
              <w:pStyle w:val="Bibliography"/>
              <w:rPr>
                <w:noProof/>
              </w:rPr>
            </w:pPr>
            <w:r>
              <w:rPr>
                <w:noProof/>
              </w:rPr>
              <w:t>Phidgets, Inc., "1066_0 PhidgetAdvancedServo 1-Motor," 2011. [Online]. Available: http://www.phidgets.com/products.php?product_id=1066_0. [Accessed 9 May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[35] </w:t>
            </w:r>
          </w:p>
        </w:tc>
        <w:tc>
          <w:tcPr>
            <w:tcW w:w="0" w:type="auto"/>
            <w:hideMark/>
          </w:tcPr>
          <w:p w:rsidR="00F430A9" w:rsidRDefault="00F430A9">
            <w:pPr>
              <w:pStyle w:val="Bibliography"/>
              <w:rPr>
                <w:noProof/>
              </w:rPr>
            </w:pPr>
            <w:r>
              <w:rPr>
                <w:noProof/>
              </w:rPr>
              <w:t>M. Likhachev, "Search-based Planning with Motion Primitives," 2009. [Online]. Available: http://www.cs.cmu.edu/~maxim/files/tutorials/robschooltutorial_oct10.pdf. [Accessed 30 4 2012].</w:t>
            </w:r>
          </w:p>
        </w:tc>
      </w:tr>
      <w:tr w:rsidR="00F430A9" w:rsidTr="000072A2">
        <w:trPr>
          <w:tblCellSpacing w:w="15" w:type="dxa"/>
        </w:trPr>
        <w:tc>
          <w:tcPr>
            <w:tcW w:w="355" w:type="pct"/>
            <w:hideMark/>
          </w:tcPr>
          <w:p w:rsidR="00F430A9" w:rsidRDefault="00F430A9">
            <w:pPr>
              <w:pStyle w:val="Bibliography"/>
              <w:rPr>
                <w:noProof/>
              </w:rPr>
            </w:pPr>
            <w:r>
              <w:rPr>
                <w:noProof/>
              </w:rPr>
              <w:t xml:space="preserve">[36] </w:t>
            </w:r>
          </w:p>
        </w:tc>
        <w:tc>
          <w:tcPr>
            <w:tcW w:w="0" w:type="auto"/>
            <w:hideMark/>
          </w:tcPr>
          <w:p w:rsidR="00F430A9" w:rsidRDefault="00F430A9">
            <w:pPr>
              <w:pStyle w:val="Bibliography"/>
              <w:rPr>
                <w:noProof/>
              </w:rPr>
            </w:pPr>
            <w:r>
              <w:rPr>
                <w:noProof/>
              </w:rPr>
              <w:t>E. Marder-Eppstein, "Costmap_2d Package Summary," 11 August 2011. [Online]. Available: http://www.ros.org/wiki/costmap_2d. [Accessed 9 May 2012].</w:t>
            </w:r>
          </w:p>
        </w:tc>
      </w:tr>
    </w:tbl>
    <w:p w:rsidR="00F430A9" w:rsidRDefault="00F430A9">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A65" w:rsidRDefault="00615A65" w:rsidP="000F6971">
      <w:pPr>
        <w:spacing w:after="0" w:line="240" w:lineRule="auto"/>
      </w:pPr>
      <w:r>
        <w:separator/>
      </w:r>
    </w:p>
  </w:endnote>
  <w:endnote w:type="continuationSeparator" w:id="0">
    <w:p w:rsidR="00615A65" w:rsidRDefault="00615A65"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A00A0" w:rsidRDefault="00EA00A0">
        <w:pPr>
          <w:pStyle w:val="Footer"/>
          <w:jc w:val="right"/>
        </w:pPr>
        <w:r>
          <w:fldChar w:fldCharType="begin"/>
        </w:r>
        <w:r>
          <w:instrText xml:space="preserve"> PAGE   \* MERGEFORMAT </w:instrText>
        </w:r>
        <w:r>
          <w:fldChar w:fldCharType="separate"/>
        </w:r>
        <w:r w:rsidR="00CC4B91">
          <w:rPr>
            <w:noProof/>
          </w:rPr>
          <w:t>v</w:t>
        </w:r>
        <w:r>
          <w:rPr>
            <w:noProof/>
          </w:rPr>
          <w:fldChar w:fldCharType="end"/>
        </w:r>
      </w:p>
    </w:sdtContent>
  </w:sdt>
  <w:p w:rsidR="00EA00A0" w:rsidRDefault="00EA00A0"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0A0" w:rsidRDefault="00EA00A0">
    <w:pPr>
      <w:pStyle w:val="Footer"/>
      <w:jc w:val="right"/>
    </w:pPr>
  </w:p>
  <w:p w:rsidR="00EA00A0" w:rsidRDefault="00EA00A0"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A65" w:rsidRDefault="00615A65" w:rsidP="000F6971">
      <w:pPr>
        <w:spacing w:after="0" w:line="240" w:lineRule="auto"/>
      </w:pPr>
      <w:r>
        <w:separator/>
      </w:r>
    </w:p>
  </w:footnote>
  <w:footnote w:type="continuationSeparator" w:id="0">
    <w:p w:rsidR="00615A65" w:rsidRDefault="00615A65"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8E687A"/>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FC1D943C-55E0-41D9-83A9-04C917C73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71</Pages>
  <Words>12192</Words>
  <Characters>69501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8</cp:revision>
  <cp:lastPrinted>2012-06-06T02:29:00Z</cp:lastPrinted>
  <dcterms:created xsi:type="dcterms:W3CDTF">2012-06-06T02:18:00Z</dcterms:created>
  <dcterms:modified xsi:type="dcterms:W3CDTF">2012-06-06T04:03:00Z</dcterms:modified>
</cp:coreProperties>
</file>