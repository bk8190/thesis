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610" w:rsidRDefault="00EB0353" w:rsidP="000072A2">
      <w:pPr>
        <w:jc w:val="center"/>
      </w:pPr>
      <w:bookmarkStart w:id="0" w:name="_GoBack"/>
      <w:bookmarkEnd w:id="0"/>
      <w:r>
        <w:t>ROBOTIC PERSON-FOLLOWING IN CLUTTERED ENVIRONMENTS</w:t>
      </w:r>
    </w:p>
    <w:p w:rsidR="00EA00A0" w:rsidRDefault="00EA00A0" w:rsidP="00AC4C9A"/>
    <w:p w:rsidR="00477610" w:rsidRDefault="00477610" w:rsidP="000072A2"/>
    <w:p w:rsidR="00477610" w:rsidRDefault="00477610" w:rsidP="000072A2">
      <w:pPr>
        <w:jc w:val="center"/>
      </w:pPr>
      <w:r>
        <w:t>WILLIAM R. KULP</w:t>
      </w:r>
    </w:p>
    <w:p w:rsidR="00477610" w:rsidRDefault="00477610" w:rsidP="00AC4C9A"/>
    <w:p w:rsidR="00F430A9" w:rsidRDefault="00F430A9" w:rsidP="000072A2">
      <w:pPr>
        <w:jc w:val="center"/>
      </w:pPr>
    </w:p>
    <w:p w:rsidR="00477610" w:rsidRDefault="00477610" w:rsidP="000072A2">
      <w:pPr>
        <w:jc w:val="center"/>
      </w:pPr>
      <w:r>
        <w:t>Submitted in partial fulfillment of the requirements</w:t>
      </w:r>
    </w:p>
    <w:p w:rsidR="00477610" w:rsidRDefault="00477610" w:rsidP="000072A2">
      <w:pPr>
        <w:jc w:val="center"/>
      </w:pPr>
      <w:r>
        <w:t>for the degree of Master of Science</w:t>
      </w:r>
    </w:p>
    <w:p w:rsidR="00477610" w:rsidRDefault="00477610" w:rsidP="000072A2">
      <w:pPr>
        <w:jc w:val="center"/>
      </w:pPr>
    </w:p>
    <w:p w:rsidR="00477610" w:rsidRDefault="00477610" w:rsidP="000072A2">
      <w:pPr>
        <w:jc w:val="center"/>
      </w:pPr>
    </w:p>
    <w:p w:rsidR="00686400" w:rsidRDefault="0068640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r>
        <w:t>Department of Electrical Engineering and Computer Science</w:t>
      </w:r>
    </w:p>
    <w:p w:rsidR="00477610" w:rsidRDefault="00477610" w:rsidP="000072A2">
      <w:pPr>
        <w:jc w:val="center"/>
      </w:pPr>
      <w:r>
        <w:t>Case Western Reserve University</w:t>
      </w:r>
    </w:p>
    <w:p w:rsidR="00477610" w:rsidRDefault="00477610" w:rsidP="000072A2">
      <w:pPr>
        <w:jc w:val="center"/>
      </w:pPr>
    </w:p>
    <w:p w:rsidR="00477610" w:rsidRDefault="00477610" w:rsidP="000072A2">
      <w:pPr>
        <w:jc w:val="center"/>
      </w:pPr>
    </w:p>
    <w:p w:rsidR="00540AEA" w:rsidRDefault="00477610" w:rsidP="000072A2">
      <w:pPr>
        <w:jc w:val="center"/>
      </w:pPr>
      <w:r>
        <w:t>June, 2012</w:t>
      </w:r>
    </w:p>
    <w:p w:rsidR="00540AEA" w:rsidRDefault="00540AEA">
      <w:r>
        <w:br w:type="page"/>
      </w:r>
    </w:p>
    <w:p w:rsidR="00477610" w:rsidRDefault="00477610" w:rsidP="000072A2">
      <w:pPr>
        <w:jc w:val="center"/>
      </w:pPr>
      <w:r>
        <w:lastRenderedPageBreak/>
        <w:t>Case Western Reserve University</w:t>
      </w:r>
    </w:p>
    <w:p w:rsidR="00477610" w:rsidRDefault="00477610" w:rsidP="000072A2">
      <w:pPr>
        <w:jc w:val="center"/>
      </w:pPr>
    </w:p>
    <w:p w:rsidR="00477610" w:rsidRDefault="00477610" w:rsidP="000072A2">
      <w:pPr>
        <w:jc w:val="center"/>
      </w:pPr>
      <w:r>
        <w:t>School of Graduate Studies</w:t>
      </w:r>
    </w:p>
    <w:p w:rsidR="00477610" w:rsidRDefault="00477610" w:rsidP="000072A2">
      <w:pPr>
        <w:jc w:val="center"/>
      </w:pPr>
    </w:p>
    <w:p w:rsidR="00477610" w:rsidRDefault="00477610" w:rsidP="000072A2">
      <w:pPr>
        <w:jc w:val="center"/>
      </w:pPr>
      <w:r>
        <w:t>We hereby approve the thesis/dissertation of</w:t>
      </w:r>
    </w:p>
    <w:p w:rsidR="00477610" w:rsidRDefault="00477610" w:rsidP="000072A2">
      <w:pPr>
        <w:jc w:val="center"/>
      </w:pPr>
    </w:p>
    <w:p w:rsidR="00477610" w:rsidRDefault="002D18F0" w:rsidP="000072A2">
      <w:pPr>
        <w:jc w:val="center"/>
      </w:pPr>
      <w:r>
        <w:rPr>
          <w:noProof/>
        </w:rPr>
        <mc:AlternateContent>
          <mc:Choice Requires="wps">
            <w:drawing>
              <wp:anchor distT="0" distB="0" distL="114300" distR="114300" simplePos="0" relativeHeight="251666432" behindDoc="0" locked="0" layoutInCell="1" allowOverlap="1" wp14:anchorId="632A64D5" wp14:editId="6C6B3217">
                <wp:simplePos x="0" y="0"/>
                <wp:positionH relativeFrom="column">
                  <wp:posOffset>1181594</wp:posOffset>
                </wp:positionH>
                <wp:positionV relativeFrom="paragraph">
                  <wp:posOffset>180488</wp:posOffset>
                </wp:positionV>
                <wp:extent cx="3289465" cy="0"/>
                <wp:effectExtent l="0" t="0" r="25400" b="19050"/>
                <wp:wrapNone/>
                <wp:docPr id="246" name="Straight Connector 246"/>
                <wp:cNvGraphicFramePr/>
                <a:graphic xmlns:a="http://schemas.openxmlformats.org/drawingml/2006/main">
                  <a:graphicData uri="http://schemas.microsoft.com/office/word/2010/wordprocessingShape">
                    <wps:wsp>
                      <wps:cNvCnPr/>
                      <wps:spPr>
                        <a:xfrm>
                          <a:off x="0" y="0"/>
                          <a:ext cx="3289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93.05pt,14.2pt" to="352.0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" strokecolor="black [3040]"/>
            </w:pict>
          </mc:Fallback>
        </mc:AlternateContent>
      </w:r>
      <w:r w:rsidR="00477610">
        <w:t>William R. Kulp</w:t>
      </w:r>
    </w:p>
    <w:p w:rsidR="00477610" w:rsidRDefault="00477610" w:rsidP="000072A2">
      <w:pPr>
        <w:jc w:val="center"/>
      </w:pPr>
    </w:p>
    <w:p w:rsidR="00477610" w:rsidRDefault="00477610" w:rsidP="000072A2">
      <w:pPr>
        <w:jc w:val="center"/>
      </w:pPr>
      <w:r>
        <w:t>candidate for the Master of Science degree *.</w:t>
      </w:r>
    </w:p>
    <w:p w:rsidR="002D18F0" w:rsidRDefault="002D18F0" w:rsidP="000072A2">
      <w:pPr>
        <w:jc w:val="center"/>
      </w:pPr>
    </w:p>
    <w:p w:rsidR="002D18F0" w:rsidRDefault="002D18F0" w:rsidP="000072A2">
      <w:pPr>
        <w:jc w:val="center"/>
      </w:pPr>
    </w:p>
    <w:p w:rsidR="00477610" w:rsidRDefault="00477610" w:rsidP="000072A2">
      <w:pPr>
        <w:spacing w:after="0"/>
        <w:jc w:val="both"/>
      </w:pPr>
      <w:r>
        <w:t>(signed)</w:t>
      </w:r>
      <w:r w:rsidRPr="000072A2">
        <w:rPr>
          <w:u w:val="single"/>
        </w:rPr>
        <w:t>_________________________________________________</w:t>
      </w:r>
    </w:p>
    <w:p w:rsidR="00477610" w:rsidRDefault="00477610" w:rsidP="000072A2">
      <w:pPr>
        <w:jc w:val="center"/>
      </w:pPr>
      <w:r>
        <w:t>(chair of the committee)</w:t>
      </w:r>
    </w:p>
    <w:p w:rsidR="00477610" w:rsidRPr="000072A2" w:rsidRDefault="00477610" w:rsidP="000072A2">
      <w:pPr>
        <w:spacing w:before="240"/>
        <w:rPr>
          <w:u w:val="single"/>
        </w:rPr>
      </w:pPr>
    </w:p>
    <w:p w:rsidR="00477610" w:rsidRPr="000072A2" w:rsidRDefault="00477610" w:rsidP="000072A2">
      <w:pPr>
        <w:spacing w:before="240"/>
        <w:jc w:val="both"/>
        <w:rPr>
          <w:u w:val="single"/>
        </w:rPr>
      </w:pPr>
      <w:r w:rsidRPr="000072A2">
        <w:rPr>
          <w:u w:val="single"/>
        </w:rPr>
        <w:t>_______________________________________________________</w:t>
      </w:r>
    </w:p>
    <w:p w:rsidR="002D18F0" w:rsidRPr="000072A2" w:rsidRDefault="002D18F0" w:rsidP="000072A2">
      <w:pPr>
        <w:jc w:val="center"/>
        <w:rPr>
          <w:u w:val="single"/>
        </w:rPr>
      </w:pPr>
    </w:p>
    <w:p w:rsidR="00477610" w:rsidRPr="000072A2" w:rsidRDefault="00477610" w:rsidP="000072A2">
      <w:pPr>
        <w:jc w:val="center"/>
        <w:rPr>
          <w:u w:val="single"/>
        </w:rPr>
      </w:pPr>
    </w:p>
    <w:p w:rsidR="00477610" w:rsidRPr="000072A2" w:rsidRDefault="00477610" w:rsidP="000072A2">
      <w:pPr>
        <w:jc w:val="both"/>
        <w:rPr>
          <w:u w:val="single"/>
        </w:rPr>
      </w:pPr>
      <w:r w:rsidRPr="000072A2">
        <w:rPr>
          <w:u w:val="single"/>
        </w:rPr>
        <w:t>__________________</w:t>
      </w:r>
      <w:r w:rsidR="00F430A9" w:rsidRPr="000072A2">
        <w:rPr>
          <w:u w:val="single"/>
        </w:rPr>
        <w:t>_______________________________</w:t>
      </w:r>
      <w:r w:rsidRPr="000072A2">
        <w:rPr>
          <w:u w:val="single"/>
        </w:rPr>
        <w:t>_____</w:t>
      </w:r>
      <w:r w:rsidR="00F430A9">
        <w:rPr>
          <w:u w:val="single"/>
        </w:rPr>
        <w:t>_</w:t>
      </w:r>
    </w:p>
    <w:p w:rsidR="00477610" w:rsidRDefault="00477610" w:rsidP="000072A2">
      <w:pPr>
        <w:jc w:val="center"/>
      </w:pPr>
    </w:p>
    <w:p w:rsidR="00477610" w:rsidRDefault="00477610" w:rsidP="000072A2">
      <w:pPr>
        <w:jc w:val="center"/>
      </w:pPr>
    </w:p>
    <w:p w:rsidR="00477610" w:rsidRDefault="00477610" w:rsidP="000072A2">
      <w:pPr>
        <w:jc w:val="center"/>
      </w:pPr>
      <w:r>
        <w:t>(date)________________________</w:t>
      </w:r>
    </w:p>
    <w:p w:rsidR="00477610" w:rsidRDefault="00477610" w:rsidP="000072A2">
      <w:pPr>
        <w:jc w:val="center"/>
      </w:pPr>
    </w:p>
    <w:p w:rsidR="00540AEA" w:rsidRDefault="00477610" w:rsidP="000072A2">
      <w:pPr>
        <w:jc w:val="center"/>
      </w:pPr>
      <w:r>
        <w:t>* We also certify that written approval has been obtained for any proprietary material contained therein.</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F430A9"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6694677" w:history="1">
        <w:r w:rsidR="00F430A9" w:rsidRPr="00246D5F">
          <w:rPr>
            <w:rStyle w:val="Hyperlink"/>
            <w:noProof/>
          </w:rPr>
          <w:t>1</w:t>
        </w:r>
        <w:r w:rsidR="00F430A9">
          <w:rPr>
            <w:rFonts w:asciiTheme="minorHAnsi" w:hAnsiTheme="minorHAnsi"/>
            <w:noProof/>
            <w:sz w:val="22"/>
          </w:rPr>
          <w:tab/>
        </w:r>
        <w:r w:rsidR="00F430A9" w:rsidRPr="00246D5F">
          <w:rPr>
            <w:rStyle w:val="Hyperlink"/>
            <w:noProof/>
          </w:rPr>
          <w:t>Introduction and Background</w:t>
        </w:r>
        <w:r w:rsidR="00F430A9">
          <w:rPr>
            <w:noProof/>
            <w:webHidden/>
          </w:rPr>
          <w:tab/>
        </w:r>
        <w:r w:rsidR="00F430A9">
          <w:rPr>
            <w:noProof/>
            <w:webHidden/>
          </w:rPr>
          <w:fldChar w:fldCharType="begin"/>
        </w:r>
        <w:r w:rsidR="00F430A9">
          <w:rPr>
            <w:noProof/>
            <w:webHidden/>
          </w:rPr>
          <w:instrText xml:space="preserve"> PAGEREF _Toc326694677 \h </w:instrText>
        </w:r>
        <w:r w:rsidR="00F430A9">
          <w:rPr>
            <w:noProof/>
            <w:webHidden/>
          </w:rPr>
        </w:r>
        <w:r w:rsidR="00F430A9">
          <w:rPr>
            <w:noProof/>
            <w:webHidden/>
          </w:rPr>
          <w:fldChar w:fldCharType="separate"/>
        </w:r>
        <w:r w:rsidR="009125CA">
          <w:rPr>
            <w:noProof/>
            <w:webHidden/>
          </w:rPr>
          <w:t>1</w:t>
        </w:r>
        <w:r w:rsidR="00F430A9">
          <w:rPr>
            <w:noProof/>
            <w:webHidden/>
          </w:rPr>
          <w:fldChar w:fldCharType="end"/>
        </w:r>
      </w:hyperlink>
    </w:p>
    <w:p w:rsidR="00F430A9" w:rsidRDefault="000D4D11">
      <w:pPr>
        <w:pStyle w:val="TOC2"/>
        <w:tabs>
          <w:tab w:val="left" w:pos="880"/>
          <w:tab w:val="right" w:leader="dot" w:pos="8630"/>
        </w:tabs>
        <w:rPr>
          <w:rFonts w:asciiTheme="minorHAnsi" w:hAnsiTheme="minorHAnsi"/>
          <w:noProof/>
          <w:sz w:val="22"/>
        </w:rPr>
      </w:pPr>
      <w:r>
        <w:fldChar w:fldCharType="begin"/>
      </w:r>
      <w:r>
        <w:instrText xml:space="preserve"> HYPERLINK \l "_Toc326694678" </w:instrText>
      </w:r>
      <w:r>
        <w:fldChar w:fldCharType="separate"/>
      </w:r>
      <w:r w:rsidR="00F430A9" w:rsidRPr="00246D5F">
        <w:rPr>
          <w:rStyle w:val="Hyperlink"/>
          <w:noProof/>
        </w:rPr>
        <w:t>1.1</w:t>
      </w:r>
      <w:r w:rsidR="00F430A9">
        <w:rPr>
          <w:rFonts w:asciiTheme="minorHAnsi" w:hAnsiTheme="minorHAnsi"/>
          <w:noProof/>
          <w:sz w:val="22"/>
        </w:rPr>
        <w:tab/>
      </w:r>
      <w:r w:rsidR="00F430A9" w:rsidRPr="00246D5F">
        <w:rPr>
          <w:rStyle w:val="Hyperlink"/>
          <w:noProof/>
        </w:rPr>
        <w:t>Computer Vision</w:t>
      </w:r>
      <w:r w:rsidR="00F430A9">
        <w:rPr>
          <w:noProof/>
          <w:webHidden/>
        </w:rPr>
        <w:tab/>
      </w:r>
      <w:r w:rsidR="00F430A9">
        <w:rPr>
          <w:noProof/>
          <w:webHidden/>
        </w:rPr>
        <w:fldChar w:fldCharType="begin"/>
      </w:r>
      <w:r w:rsidR="00F430A9">
        <w:rPr>
          <w:noProof/>
          <w:webHidden/>
        </w:rPr>
        <w:instrText xml:space="preserve"> PAGEREF _Toc326694678 \h </w:instrText>
      </w:r>
      <w:r w:rsidR="00F430A9">
        <w:rPr>
          <w:noProof/>
          <w:webHidden/>
        </w:rPr>
      </w:r>
      <w:r w:rsidR="00F430A9">
        <w:rPr>
          <w:noProof/>
          <w:webHidden/>
        </w:rPr>
        <w:fldChar w:fldCharType="separate"/>
      </w:r>
      <w:ins w:id="1" w:author="Bill" w:date="2012-06-05T22:29:00Z">
        <w:r w:rsidR="009125CA">
          <w:rPr>
            <w:noProof/>
            <w:webHidden/>
          </w:rPr>
          <w:t>2</w:t>
        </w:r>
      </w:ins>
      <w:del w:id="2" w:author="Bill" w:date="2012-06-05T22:29:00Z">
        <w:r w:rsidR="00F430A9" w:rsidDel="009125CA">
          <w:rPr>
            <w:noProof/>
            <w:webHidden/>
          </w:rPr>
          <w:delText>1</w:delText>
        </w:r>
      </w:del>
      <w:r w:rsidR="00F430A9">
        <w:rPr>
          <w:noProof/>
          <w:webHidden/>
        </w:rPr>
        <w:fldChar w:fldCharType="end"/>
      </w:r>
      <w:r>
        <w:rPr>
          <w:noProof/>
        </w:rPr>
        <w:fldChar w:fldCharType="end"/>
      </w:r>
    </w:p>
    <w:p w:rsidR="00F430A9" w:rsidRDefault="000D4D11">
      <w:pPr>
        <w:pStyle w:val="TOC2"/>
        <w:tabs>
          <w:tab w:val="left" w:pos="880"/>
          <w:tab w:val="right" w:leader="dot" w:pos="8630"/>
        </w:tabs>
        <w:rPr>
          <w:rFonts w:asciiTheme="minorHAnsi" w:hAnsiTheme="minorHAnsi"/>
          <w:noProof/>
          <w:sz w:val="22"/>
        </w:rPr>
      </w:pPr>
      <w:hyperlink w:anchor="_Toc326694679" w:history="1">
        <w:r w:rsidR="00F430A9" w:rsidRPr="00246D5F">
          <w:rPr>
            <w:rStyle w:val="Hyperlink"/>
            <w:noProof/>
          </w:rPr>
          <w:t>1.2</w:t>
        </w:r>
        <w:r w:rsidR="00F430A9">
          <w:rPr>
            <w:rFonts w:asciiTheme="minorHAnsi" w:hAnsiTheme="minorHAnsi"/>
            <w:noProof/>
            <w:sz w:val="22"/>
          </w:rPr>
          <w:tab/>
        </w:r>
        <w:r w:rsidR="00F430A9" w:rsidRPr="00246D5F">
          <w:rPr>
            <w:rStyle w:val="Hyperlink"/>
            <w:noProof/>
          </w:rPr>
          <w:t>Other sensors</w:t>
        </w:r>
        <w:r w:rsidR="00F430A9">
          <w:rPr>
            <w:noProof/>
            <w:webHidden/>
          </w:rPr>
          <w:tab/>
        </w:r>
        <w:r w:rsidR="00F430A9">
          <w:rPr>
            <w:noProof/>
            <w:webHidden/>
          </w:rPr>
          <w:fldChar w:fldCharType="begin"/>
        </w:r>
        <w:r w:rsidR="00F430A9">
          <w:rPr>
            <w:noProof/>
            <w:webHidden/>
          </w:rPr>
          <w:instrText xml:space="preserve"> PAGEREF _Toc326694679 \h </w:instrText>
        </w:r>
        <w:r w:rsidR="00F430A9">
          <w:rPr>
            <w:noProof/>
            <w:webHidden/>
          </w:rPr>
        </w:r>
        <w:r w:rsidR="00F430A9">
          <w:rPr>
            <w:noProof/>
            <w:webHidden/>
          </w:rPr>
          <w:fldChar w:fldCharType="separate"/>
        </w:r>
        <w:r w:rsidR="009125CA">
          <w:rPr>
            <w:noProof/>
            <w:webHidden/>
          </w:rPr>
          <w:t>5</w:t>
        </w:r>
        <w:r w:rsidR="00F430A9">
          <w:rPr>
            <w:noProof/>
            <w:webHidden/>
          </w:rPr>
          <w:fldChar w:fldCharType="end"/>
        </w:r>
      </w:hyperlink>
    </w:p>
    <w:p w:rsidR="00F430A9" w:rsidRDefault="000D4D11">
      <w:pPr>
        <w:pStyle w:val="TOC2"/>
        <w:tabs>
          <w:tab w:val="left" w:pos="880"/>
          <w:tab w:val="right" w:leader="dot" w:pos="8630"/>
        </w:tabs>
        <w:rPr>
          <w:rFonts w:asciiTheme="minorHAnsi" w:hAnsiTheme="minorHAnsi"/>
          <w:noProof/>
          <w:sz w:val="22"/>
        </w:rPr>
      </w:pPr>
      <w:r>
        <w:fldChar w:fldCharType="begin"/>
      </w:r>
      <w:r>
        <w:instrText xml:space="preserve"> HYPERLINK \l "_Toc326694680" </w:instrText>
      </w:r>
      <w:r>
        <w:fldChar w:fldCharType="separate"/>
      </w:r>
      <w:r w:rsidR="00F430A9" w:rsidRPr="00246D5F">
        <w:rPr>
          <w:rStyle w:val="Hyperlink"/>
          <w:noProof/>
        </w:rPr>
        <w:t>1.3</w:t>
      </w:r>
      <w:r w:rsidR="00F430A9">
        <w:rPr>
          <w:rFonts w:asciiTheme="minorHAnsi" w:hAnsiTheme="minorHAnsi"/>
          <w:noProof/>
          <w:sz w:val="22"/>
        </w:rPr>
        <w:tab/>
      </w:r>
      <w:r w:rsidR="00F430A9" w:rsidRPr="00246D5F">
        <w:rPr>
          <w:rStyle w:val="Hyperlink"/>
          <w:noProof/>
        </w:rPr>
        <w:t>Sensor fusion</w:t>
      </w:r>
      <w:r w:rsidR="00F430A9">
        <w:rPr>
          <w:noProof/>
          <w:webHidden/>
        </w:rPr>
        <w:tab/>
      </w:r>
      <w:r w:rsidR="00F430A9">
        <w:rPr>
          <w:noProof/>
          <w:webHidden/>
        </w:rPr>
        <w:fldChar w:fldCharType="begin"/>
      </w:r>
      <w:r w:rsidR="00F430A9">
        <w:rPr>
          <w:noProof/>
          <w:webHidden/>
        </w:rPr>
        <w:instrText xml:space="preserve"> PAGEREF _Toc326694680 \h </w:instrText>
      </w:r>
      <w:r w:rsidR="00F430A9">
        <w:rPr>
          <w:noProof/>
          <w:webHidden/>
        </w:rPr>
      </w:r>
      <w:r w:rsidR="00F430A9">
        <w:rPr>
          <w:noProof/>
          <w:webHidden/>
        </w:rPr>
        <w:fldChar w:fldCharType="separate"/>
      </w:r>
      <w:ins w:id="3" w:author="Bill" w:date="2012-06-05T22:29:00Z">
        <w:r w:rsidR="009125CA">
          <w:rPr>
            <w:noProof/>
            <w:webHidden/>
          </w:rPr>
          <w:t>7</w:t>
        </w:r>
      </w:ins>
      <w:del w:id="4" w:author="Bill" w:date="2012-06-05T22:29:00Z">
        <w:r w:rsidR="00F430A9" w:rsidDel="009125CA">
          <w:rPr>
            <w:noProof/>
            <w:webHidden/>
          </w:rPr>
          <w:delText>6</w:delText>
        </w:r>
      </w:del>
      <w:r w:rsidR="00F430A9">
        <w:rPr>
          <w:noProof/>
          <w:webHidden/>
        </w:rPr>
        <w:fldChar w:fldCharType="end"/>
      </w:r>
      <w:r>
        <w:rPr>
          <w:noProof/>
        </w:rPr>
        <w:fldChar w:fldCharType="end"/>
      </w:r>
    </w:p>
    <w:p w:rsidR="00F430A9" w:rsidRDefault="000D4D11">
      <w:pPr>
        <w:pStyle w:val="TOC2"/>
        <w:tabs>
          <w:tab w:val="left" w:pos="880"/>
          <w:tab w:val="right" w:leader="dot" w:pos="8630"/>
        </w:tabs>
        <w:rPr>
          <w:rFonts w:asciiTheme="minorHAnsi" w:hAnsiTheme="minorHAnsi"/>
          <w:noProof/>
          <w:sz w:val="22"/>
        </w:rPr>
      </w:pPr>
      <w:r>
        <w:fldChar w:fldCharType="begin"/>
      </w:r>
      <w:r>
        <w:instrText xml:space="preserve"> HYPERLINK \l "_Toc326694681" </w:instrText>
      </w:r>
      <w:r>
        <w:fldChar w:fldCharType="separate"/>
      </w:r>
      <w:r w:rsidR="00F430A9" w:rsidRPr="00246D5F">
        <w:rPr>
          <w:rStyle w:val="Hyperlink"/>
          <w:noProof/>
        </w:rPr>
        <w:t>1.4</w:t>
      </w:r>
      <w:r w:rsidR="00F430A9">
        <w:rPr>
          <w:rFonts w:asciiTheme="minorHAnsi" w:hAnsiTheme="minorHAnsi"/>
          <w:noProof/>
          <w:sz w:val="22"/>
        </w:rPr>
        <w:tab/>
      </w:r>
      <w:r w:rsidR="00F430A9" w:rsidRPr="00246D5F">
        <w:rPr>
          <w:rStyle w:val="Hyperlink"/>
          <w:noProof/>
        </w:rPr>
        <w:t>Planning</w:t>
      </w:r>
      <w:r w:rsidR="00F430A9">
        <w:rPr>
          <w:noProof/>
          <w:webHidden/>
        </w:rPr>
        <w:tab/>
      </w:r>
      <w:r w:rsidR="00F430A9">
        <w:rPr>
          <w:noProof/>
          <w:webHidden/>
        </w:rPr>
        <w:fldChar w:fldCharType="begin"/>
      </w:r>
      <w:r w:rsidR="00F430A9">
        <w:rPr>
          <w:noProof/>
          <w:webHidden/>
        </w:rPr>
        <w:instrText xml:space="preserve"> PAGEREF _Toc326694681 \h </w:instrText>
      </w:r>
      <w:r w:rsidR="00F430A9">
        <w:rPr>
          <w:noProof/>
          <w:webHidden/>
        </w:rPr>
      </w:r>
      <w:r w:rsidR="00F430A9">
        <w:rPr>
          <w:noProof/>
          <w:webHidden/>
        </w:rPr>
        <w:fldChar w:fldCharType="separate"/>
      </w:r>
      <w:ins w:id="5" w:author="Bill" w:date="2012-06-05T22:29:00Z">
        <w:r w:rsidR="009125CA">
          <w:rPr>
            <w:noProof/>
            <w:webHidden/>
          </w:rPr>
          <w:t>8</w:t>
        </w:r>
      </w:ins>
      <w:del w:id="6" w:author="Bill" w:date="2012-06-05T22:29:00Z">
        <w:r w:rsidR="00F430A9" w:rsidDel="009125CA">
          <w:rPr>
            <w:noProof/>
            <w:webHidden/>
          </w:rPr>
          <w:delText>7</w:delText>
        </w:r>
      </w:del>
      <w:r w:rsidR="00F430A9">
        <w:rPr>
          <w:noProof/>
          <w:webHidden/>
        </w:rPr>
        <w:fldChar w:fldCharType="end"/>
      </w:r>
      <w:r>
        <w:rPr>
          <w:noProof/>
        </w:rPr>
        <w:fldChar w:fldCharType="end"/>
      </w:r>
    </w:p>
    <w:p w:rsidR="00F430A9" w:rsidRDefault="000D4D11">
      <w:pPr>
        <w:pStyle w:val="TOC1"/>
        <w:tabs>
          <w:tab w:val="left" w:pos="440"/>
          <w:tab w:val="right" w:leader="dot" w:pos="8630"/>
        </w:tabs>
        <w:rPr>
          <w:rFonts w:asciiTheme="minorHAnsi" w:hAnsiTheme="minorHAnsi"/>
          <w:noProof/>
          <w:sz w:val="22"/>
        </w:rPr>
      </w:pPr>
      <w:hyperlink w:anchor="_Toc326694682" w:history="1">
        <w:r w:rsidR="00F430A9" w:rsidRPr="00246D5F">
          <w:rPr>
            <w:rStyle w:val="Hyperlink"/>
            <w:noProof/>
          </w:rPr>
          <w:t>2</w:t>
        </w:r>
        <w:r w:rsidR="00F430A9">
          <w:rPr>
            <w:rFonts w:asciiTheme="minorHAnsi" w:hAnsiTheme="minorHAnsi"/>
            <w:noProof/>
            <w:sz w:val="22"/>
          </w:rPr>
          <w:tab/>
        </w:r>
        <w:r w:rsidR="00F430A9" w:rsidRPr="00246D5F">
          <w:rPr>
            <w:rStyle w:val="Hyperlink"/>
            <w:noProof/>
          </w:rPr>
          <w:t>Experimental Mobile-Robot System: Harlie</w:t>
        </w:r>
        <w:r w:rsidR="00F430A9">
          <w:rPr>
            <w:noProof/>
            <w:webHidden/>
          </w:rPr>
          <w:tab/>
        </w:r>
        <w:r w:rsidR="00F430A9">
          <w:rPr>
            <w:noProof/>
            <w:webHidden/>
          </w:rPr>
          <w:fldChar w:fldCharType="begin"/>
        </w:r>
        <w:r w:rsidR="00F430A9">
          <w:rPr>
            <w:noProof/>
            <w:webHidden/>
          </w:rPr>
          <w:instrText xml:space="preserve"> PAGEREF _Toc326694682 \h </w:instrText>
        </w:r>
        <w:r w:rsidR="00F430A9">
          <w:rPr>
            <w:noProof/>
            <w:webHidden/>
          </w:rPr>
        </w:r>
        <w:r w:rsidR="00F430A9">
          <w:rPr>
            <w:noProof/>
            <w:webHidden/>
          </w:rPr>
          <w:fldChar w:fldCharType="separate"/>
        </w:r>
        <w:r w:rsidR="009125CA">
          <w:rPr>
            <w:noProof/>
            <w:webHidden/>
          </w:rPr>
          <w:t>10</w:t>
        </w:r>
        <w:r w:rsidR="00F430A9">
          <w:rPr>
            <w:noProof/>
            <w:webHidden/>
          </w:rPr>
          <w:fldChar w:fldCharType="end"/>
        </w:r>
      </w:hyperlink>
    </w:p>
    <w:p w:rsidR="00F430A9" w:rsidRDefault="000D4D11">
      <w:pPr>
        <w:pStyle w:val="TOC1"/>
        <w:tabs>
          <w:tab w:val="left" w:pos="440"/>
          <w:tab w:val="right" w:leader="dot" w:pos="8630"/>
        </w:tabs>
        <w:rPr>
          <w:rFonts w:asciiTheme="minorHAnsi" w:hAnsiTheme="minorHAnsi"/>
          <w:noProof/>
          <w:sz w:val="22"/>
        </w:rPr>
      </w:pPr>
      <w:hyperlink w:anchor="_Toc326694683" w:history="1">
        <w:r w:rsidR="00F430A9" w:rsidRPr="00246D5F">
          <w:rPr>
            <w:rStyle w:val="Hyperlink"/>
            <w:noProof/>
          </w:rPr>
          <w:t>3</w:t>
        </w:r>
        <w:r w:rsidR="00F430A9">
          <w:rPr>
            <w:rFonts w:asciiTheme="minorHAnsi" w:hAnsiTheme="minorHAnsi"/>
            <w:noProof/>
            <w:sz w:val="22"/>
          </w:rPr>
          <w:tab/>
        </w:r>
        <w:r w:rsidR="00F430A9" w:rsidRPr="00246D5F">
          <w:rPr>
            <w:rStyle w:val="Hyperlink"/>
            <w:noProof/>
          </w:rPr>
          <w:t>Evaluation of the Microsoft Kinect</w:t>
        </w:r>
        <w:r w:rsidR="00F430A9">
          <w:rPr>
            <w:noProof/>
            <w:webHidden/>
          </w:rPr>
          <w:tab/>
        </w:r>
        <w:r w:rsidR="00F430A9">
          <w:rPr>
            <w:noProof/>
            <w:webHidden/>
          </w:rPr>
          <w:fldChar w:fldCharType="begin"/>
        </w:r>
        <w:r w:rsidR="00F430A9">
          <w:rPr>
            <w:noProof/>
            <w:webHidden/>
          </w:rPr>
          <w:instrText xml:space="preserve"> PAGEREF _Toc326694683 \h </w:instrText>
        </w:r>
        <w:r w:rsidR="00F430A9">
          <w:rPr>
            <w:noProof/>
            <w:webHidden/>
          </w:rPr>
        </w:r>
        <w:r w:rsidR="00F430A9">
          <w:rPr>
            <w:noProof/>
            <w:webHidden/>
          </w:rPr>
          <w:fldChar w:fldCharType="separate"/>
        </w:r>
        <w:r w:rsidR="009125CA">
          <w:rPr>
            <w:noProof/>
            <w:webHidden/>
          </w:rPr>
          <w:t>14</w:t>
        </w:r>
        <w:r w:rsidR="00F430A9">
          <w:rPr>
            <w:noProof/>
            <w:webHidden/>
          </w:rPr>
          <w:fldChar w:fldCharType="end"/>
        </w:r>
      </w:hyperlink>
    </w:p>
    <w:p w:rsidR="00F430A9" w:rsidRDefault="000D4D11">
      <w:pPr>
        <w:pStyle w:val="TOC2"/>
        <w:tabs>
          <w:tab w:val="left" w:pos="880"/>
          <w:tab w:val="right" w:leader="dot" w:pos="8630"/>
        </w:tabs>
        <w:rPr>
          <w:rFonts w:asciiTheme="minorHAnsi" w:hAnsiTheme="minorHAnsi"/>
          <w:noProof/>
          <w:sz w:val="22"/>
        </w:rPr>
      </w:pPr>
      <w:hyperlink w:anchor="_Toc326694684" w:history="1">
        <w:r w:rsidR="00F430A9" w:rsidRPr="00246D5F">
          <w:rPr>
            <w:rStyle w:val="Hyperlink"/>
            <w:noProof/>
          </w:rPr>
          <w:t>3.1</w:t>
        </w:r>
        <w:r w:rsidR="00F430A9">
          <w:rPr>
            <w:rFonts w:asciiTheme="minorHAnsi" w:hAnsiTheme="minorHAnsi"/>
            <w:noProof/>
            <w:sz w:val="22"/>
          </w:rPr>
          <w:tab/>
        </w:r>
        <w:r w:rsidR="00F430A9" w:rsidRPr="00246D5F">
          <w:rPr>
            <w:rStyle w:val="Hyperlink"/>
            <w:noProof/>
          </w:rPr>
          <w:t>Calibration of Users</w:t>
        </w:r>
        <w:r w:rsidR="00F430A9">
          <w:rPr>
            <w:noProof/>
            <w:webHidden/>
          </w:rPr>
          <w:tab/>
        </w:r>
        <w:r w:rsidR="00F430A9">
          <w:rPr>
            <w:noProof/>
            <w:webHidden/>
          </w:rPr>
          <w:fldChar w:fldCharType="begin"/>
        </w:r>
        <w:r w:rsidR="00F430A9">
          <w:rPr>
            <w:noProof/>
            <w:webHidden/>
          </w:rPr>
          <w:instrText xml:space="preserve"> PAGEREF _Toc326694684 \h </w:instrText>
        </w:r>
        <w:r w:rsidR="00F430A9">
          <w:rPr>
            <w:noProof/>
            <w:webHidden/>
          </w:rPr>
        </w:r>
        <w:r w:rsidR="00F430A9">
          <w:rPr>
            <w:noProof/>
            <w:webHidden/>
          </w:rPr>
          <w:fldChar w:fldCharType="separate"/>
        </w:r>
        <w:r w:rsidR="009125CA">
          <w:rPr>
            <w:noProof/>
            <w:webHidden/>
          </w:rPr>
          <w:t>16</w:t>
        </w:r>
        <w:r w:rsidR="00F430A9">
          <w:rPr>
            <w:noProof/>
            <w:webHidden/>
          </w:rPr>
          <w:fldChar w:fldCharType="end"/>
        </w:r>
      </w:hyperlink>
    </w:p>
    <w:p w:rsidR="00F430A9" w:rsidRDefault="000D4D11">
      <w:pPr>
        <w:pStyle w:val="TOC2"/>
        <w:tabs>
          <w:tab w:val="left" w:pos="880"/>
          <w:tab w:val="right" w:leader="dot" w:pos="8630"/>
        </w:tabs>
        <w:rPr>
          <w:rFonts w:asciiTheme="minorHAnsi" w:hAnsiTheme="minorHAnsi"/>
          <w:noProof/>
          <w:sz w:val="22"/>
        </w:rPr>
      </w:pPr>
      <w:hyperlink w:anchor="_Toc326694685" w:history="1">
        <w:r w:rsidR="00F430A9" w:rsidRPr="00246D5F">
          <w:rPr>
            <w:rStyle w:val="Hyperlink"/>
            <w:noProof/>
          </w:rPr>
          <w:t>3.2</w:t>
        </w:r>
        <w:r w:rsidR="00F430A9">
          <w:rPr>
            <w:rFonts w:asciiTheme="minorHAnsi" w:hAnsiTheme="minorHAnsi"/>
            <w:noProof/>
            <w:sz w:val="22"/>
          </w:rPr>
          <w:tab/>
        </w:r>
        <w:r w:rsidR="00F430A9" w:rsidRPr="00246D5F">
          <w:rPr>
            <w:rStyle w:val="Hyperlink"/>
            <w:noProof/>
          </w:rPr>
          <w:t>Discrimination Between Users</w:t>
        </w:r>
        <w:r w:rsidR="00F430A9">
          <w:rPr>
            <w:noProof/>
            <w:webHidden/>
          </w:rPr>
          <w:tab/>
        </w:r>
        <w:r w:rsidR="00F430A9">
          <w:rPr>
            <w:noProof/>
            <w:webHidden/>
          </w:rPr>
          <w:fldChar w:fldCharType="begin"/>
        </w:r>
        <w:r w:rsidR="00F430A9">
          <w:rPr>
            <w:noProof/>
            <w:webHidden/>
          </w:rPr>
          <w:instrText xml:space="preserve"> PAGEREF _Toc326694685 \h </w:instrText>
        </w:r>
        <w:r w:rsidR="00F430A9">
          <w:rPr>
            <w:noProof/>
            <w:webHidden/>
          </w:rPr>
        </w:r>
        <w:r w:rsidR="00F430A9">
          <w:rPr>
            <w:noProof/>
            <w:webHidden/>
          </w:rPr>
          <w:fldChar w:fldCharType="separate"/>
        </w:r>
        <w:r w:rsidR="009125CA">
          <w:rPr>
            <w:noProof/>
            <w:webHidden/>
          </w:rPr>
          <w:t>17</w:t>
        </w:r>
        <w:r w:rsidR="00F430A9">
          <w:rPr>
            <w:noProof/>
            <w:webHidden/>
          </w:rPr>
          <w:fldChar w:fldCharType="end"/>
        </w:r>
      </w:hyperlink>
    </w:p>
    <w:p w:rsidR="00F430A9" w:rsidRDefault="000D4D11">
      <w:pPr>
        <w:pStyle w:val="TOC2"/>
        <w:tabs>
          <w:tab w:val="left" w:pos="880"/>
          <w:tab w:val="right" w:leader="dot" w:pos="8630"/>
        </w:tabs>
        <w:rPr>
          <w:rFonts w:asciiTheme="minorHAnsi" w:hAnsiTheme="minorHAnsi"/>
          <w:noProof/>
          <w:sz w:val="22"/>
        </w:rPr>
      </w:pPr>
      <w:hyperlink w:anchor="_Toc326694686" w:history="1">
        <w:r w:rsidR="00F430A9" w:rsidRPr="00246D5F">
          <w:rPr>
            <w:rStyle w:val="Hyperlink"/>
            <w:noProof/>
          </w:rPr>
          <w:t>3.3</w:t>
        </w:r>
        <w:r w:rsidR="00F430A9">
          <w:rPr>
            <w:rFonts w:asciiTheme="minorHAnsi" w:hAnsiTheme="minorHAnsi"/>
            <w:noProof/>
            <w:sz w:val="22"/>
          </w:rPr>
          <w:tab/>
        </w:r>
        <w:r w:rsidR="00F430A9" w:rsidRPr="00246D5F">
          <w:rPr>
            <w:rStyle w:val="Hyperlink"/>
            <w:noProof/>
          </w:rPr>
          <w:t>Limited Field of View</w:t>
        </w:r>
        <w:r w:rsidR="00F430A9">
          <w:rPr>
            <w:noProof/>
            <w:webHidden/>
          </w:rPr>
          <w:tab/>
        </w:r>
        <w:r w:rsidR="00F430A9">
          <w:rPr>
            <w:noProof/>
            <w:webHidden/>
          </w:rPr>
          <w:fldChar w:fldCharType="begin"/>
        </w:r>
        <w:r w:rsidR="00F430A9">
          <w:rPr>
            <w:noProof/>
            <w:webHidden/>
          </w:rPr>
          <w:instrText xml:space="preserve"> PAGEREF _Toc326694686 \h </w:instrText>
        </w:r>
        <w:r w:rsidR="00F430A9">
          <w:rPr>
            <w:noProof/>
            <w:webHidden/>
          </w:rPr>
        </w:r>
        <w:r w:rsidR="00F430A9">
          <w:rPr>
            <w:noProof/>
            <w:webHidden/>
          </w:rPr>
          <w:fldChar w:fldCharType="separate"/>
        </w:r>
        <w:r w:rsidR="009125CA">
          <w:rPr>
            <w:noProof/>
            <w:webHidden/>
          </w:rPr>
          <w:t>18</w:t>
        </w:r>
        <w:r w:rsidR="00F430A9">
          <w:rPr>
            <w:noProof/>
            <w:webHidden/>
          </w:rPr>
          <w:fldChar w:fldCharType="end"/>
        </w:r>
      </w:hyperlink>
    </w:p>
    <w:p w:rsidR="00F430A9" w:rsidRDefault="000D4D11">
      <w:pPr>
        <w:pStyle w:val="TOC2"/>
        <w:tabs>
          <w:tab w:val="left" w:pos="880"/>
          <w:tab w:val="right" w:leader="dot" w:pos="8630"/>
        </w:tabs>
        <w:rPr>
          <w:rFonts w:asciiTheme="minorHAnsi" w:hAnsiTheme="minorHAnsi"/>
          <w:noProof/>
          <w:sz w:val="22"/>
        </w:rPr>
      </w:pPr>
      <w:hyperlink w:anchor="_Toc326694687" w:history="1">
        <w:r w:rsidR="00F430A9" w:rsidRPr="00246D5F">
          <w:rPr>
            <w:rStyle w:val="Hyperlink"/>
            <w:noProof/>
          </w:rPr>
          <w:t>3.4</w:t>
        </w:r>
        <w:r w:rsidR="00F430A9">
          <w:rPr>
            <w:rFonts w:asciiTheme="minorHAnsi" w:hAnsiTheme="minorHAnsi"/>
            <w:noProof/>
            <w:sz w:val="22"/>
          </w:rPr>
          <w:tab/>
        </w:r>
        <w:r w:rsidR="00F430A9" w:rsidRPr="00246D5F">
          <w:rPr>
            <w:rStyle w:val="Hyperlink"/>
            <w:noProof/>
          </w:rPr>
          <w:t>Moving Base Problem</w:t>
        </w:r>
        <w:r w:rsidR="00F430A9">
          <w:rPr>
            <w:noProof/>
            <w:webHidden/>
          </w:rPr>
          <w:tab/>
        </w:r>
        <w:r w:rsidR="00F430A9">
          <w:rPr>
            <w:noProof/>
            <w:webHidden/>
          </w:rPr>
          <w:fldChar w:fldCharType="begin"/>
        </w:r>
        <w:r w:rsidR="00F430A9">
          <w:rPr>
            <w:noProof/>
            <w:webHidden/>
          </w:rPr>
          <w:instrText xml:space="preserve"> PAGEREF _Toc326694687 \h </w:instrText>
        </w:r>
        <w:r w:rsidR="00F430A9">
          <w:rPr>
            <w:noProof/>
            <w:webHidden/>
          </w:rPr>
        </w:r>
        <w:r w:rsidR="00F430A9">
          <w:rPr>
            <w:noProof/>
            <w:webHidden/>
          </w:rPr>
          <w:fldChar w:fldCharType="separate"/>
        </w:r>
        <w:r w:rsidR="009125CA">
          <w:rPr>
            <w:noProof/>
            <w:webHidden/>
          </w:rPr>
          <w:t>20</w:t>
        </w:r>
        <w:r w:rsidR="00F430A9">
          <w:rPr>
            <w:noProof/>
            <w:webHidden/>
          </w:rPr>
          <w:fldChar w:fldCharType="end"/>
        </w:r>
      </w:hyperlink>
    </w:p>
    <w:p w:rsidR="00F430A9" w:rsidRDefault="000D4D11">
      <w:pPr>
        <w:pStyle w:val="TOC1"/>
        <w:tabs>
          <w:tab w:val="left" w:pos="440"/>
          <w:tab w:val="right" w:leader="dot" w:pos="8630"/>
        </w:tabs>
        <w:rPr>
          <w:rFonts w:asciiTheme="minorHAnsi" w:hAnsiTheme="minorHAnsi"/>
          <w:noProof/>
          <w:sz w:val="22"/>
        </w:rPr>
      </w:pPr>
      <w:hyperlink w:anchor="_Toc326694688" w:history="1">
        <w:r w:rsidR="00F430A9" w:rsidRPr="00246D5F">
          <w:rPr>
            <w:rStyle w:val="Hyperlink"/>
            <w:noProof/>
          </w:rPr>
          <w:t>4</w:t>
        </w:r>
        <w:r w:rsidR="00F430A9">
          <w:rPr>
            <w:rFonts w:asciiTheme="minorHAnsi" w:hAnsiTheme="minorHAnsi"/>
            <w:noProof/>
            <w:sz w:val="22"/>
          </w:rPr>
          <w:tab/>
        </w:r>
        <w:r w:rsidR="00F430A9" w:rsidRPr="00246D5F">
          <w:rPr>
            <w:rStyle w:val="Hyperlink"/>
            <w:noProof/>
          </w:rPr>
          <w:t>Pan Mount</w:t>
        </w:r>
        <w:r w:rsidR="00F430A9">
          <w:rPr>
            <w:noProof/>
            <w:webHidden/>
          </w:rPr>
          <w:tab/>
        </w:r>
        <w:r w:rsidR="00F430A9">
          <w:rPr>
            <w:noProof/>
            <w:webHidden/>
          </w:rPr>
          <w:fldChar w:fldCharType="begin"/>
        </w:r>
        <w:r w:rsidR="00F430A9">
          <w:rPr>
            <w:noProof/>
            <w:webHidden/>
          </w:rPr>
          <w:instrText xml:space="preserve"> PAGEREF _Toc326694688 \h </w:instrText>
        </w:r>
        <w:r w:rsidR="00F430A9">
          <w:rPr>
            <w:noProof/>
            <w:webHidden/>
          </w:rPr>
        </w:r>
        <w:r w:rsidR="00F430A9">
          <w:rPr>
            <w:noProof/>
            <w:webHidden/>
          </w:rPr>
          <w:fldChar w:fldCharType="separate"/>
        </w:r>
        <w:r w:rsidR="009125CA">
          <w:rPr>
            <w:noProof/>
            <w:webHidden/>
          </w:rPr>
          <w:t>24</w:t>
        </w:r>
        <w:r w:rsidR="00F430A9">
          <w:rPr>
            <w:noProof/>
            <w:webHidden/>
          </w:rPr>
          <w:fldChar w:fldCharType="end"/>
        </w:r>
      </w:hyperlink>
    </w:p>
    <w:p w:rsidR="00F430A9" w:rsidRDefault="000D4D11">
      <w:pPr>
        <w:pStyle w:val="TOC2"/>
        <w:tabs>
          <w:tab w:val="left" w:pos="880"/>
          <w:tab w:val="right" w:leader="dot" w:pos="8630"/>
        </w:tabs>
        <w:rPr>
          <w:rFonts w:asciiTheme="minorHAnsi" w:hAnsiTheme="minorHAnsi"/>
          <w:noProof/>
          <w:sz w:val="22"/>
        </w:rPr>
      </w:pPr>
      <w:hyperlink w:anchor="_Toc326694689" w:history="1">
        <w:r w:rsidR="00F430A9" w:rsidRPr="00246D5F">
          <w:rPr>
            <w:rStyle w:val="Hyperlink"/>
            <w:noProof/>
          </w:rPr>
          <w:t>4.1</w:t>
        </w:r>
        <w:r w:rsidR="00F430A9">
          <w:rPr>
            <w:rFonts w:asciiTheme="minorHAnsi" w:hAnsiTheme="minorHAnsi"/>
            <w:noProof/>
            <w:sz w:val="22"/>
          </w:rPr>
          <w:tab/>
        </w:r>
        <w:r w:rsidR="00F430A9" w:rsidRPr="00246D5F">
          <w:rPr>
            <w:rStyle w:val="Hyperlink"/>
            <w:noProof/>
          </w:rPr>
          <w:t>Hardware</w:t>
        </w:r>
        <w:r w:rsidR="00F430A9">
          <w:rPr>
            <w:noProof/>
            <w:webHidden/>
          </w:rPr>
          <w:tab/>
        </w:r>
        <w:r w:rsidR="00F430A9">
          <w:rPr>
            <w:noProof/>
            <w:webHidden/>
          </w:rPr>
          <w:fldChar w:fldCharType="begin"/>
        </w:r>
        <w:r w:rsidR="00F430A9">
          <w:rPr>
            <w:noProof/>
            <w:webHidden/>
          </w:rPr>
          <w:instrText xml:space="preserve"> PAGEREF _Toc326694689 \h </w:instrText>
        </w:r>
        <w:r w:rsidR="00F430A9">
          <w:rPr>
            <w:noProof/>
            <w:webHidden/>
          </w:rPr>
        </w:r>
        <w:r w:rsidR="00F430A9">
          <w:rPr>
            <w:noProof/>
            <w:webHidden/>
          </w:rPr>
          <w:fldChar w:fldCharType="separate"/>
        </w:r>
        <w:r w:rsidR="009125CA">
          <w:rPr>
            <w:noProof/>
            <w:webHidden/>
          </w:rPr>
          <w:t>24</w:t>
        </w:r>
        <w:r w:rsidR="00F430A9">
          <w:rPr>
            <w:noProof/>
            <w:webHidden/>
          </w:rPr>
          <w:fldChar w:fldCharType="end"/>
        </w:r>
      </w:hyperlink>
    </w:p>
    <w:p w:rsidR="00F430A9" w:rsidRDefault="000D4D11">
      <w:pPr>
        <w:pStyle w:val="TOC2"/>
        <w:tabs>
          <w:tab w:val="left" w:pos="880"/>
          <w:tab w:val="right" w:leader="dot" w:pos="8630"/>
        </w:tabs>
        <w:rPr>
          <w:rFonts w:asciiTheme="minorHAnsi" w:hAnsiTheme="minorHAnsi"/>
          <w:noProof/>
          <w:sz w:val="22"/>
        </w:rPr>
      </w:pPr>
      <w:hyperlink w:anchor="_Toc326694690" w:history="1">
        <w:r w:rsidR="00F430A9" w:rsidRPr="00246D5F">
          <w:rPr>
            <w:rStyle w:val="Hyperlink"/>
            <w:noProof/>
          </w:rPr>
          <w:t>4.2</w:t>
        </w:r>
        <w:r w:rsidR="00F430A9">
          <w:rPr>
            <w:rFonts w:asciiTheme="minorHAnsi" w:hAnsiTheme="minorHAnsi"/>
            <w:noProof/>
            <w:sz w:val="22"/>
          </w:rPr>
          <w:tab/>
        </w:r>
        <w:r w:rsidR="00F430A9" w:rsidRPr="00246D5F">
          <w:rPr>
            <w:rStyle w:val="Hyperlink"/>
            <w:noProof/>
          </w:rPr>
          <w:t>Performance</w:t>
        </w:r>
        <w:r w:rsidR="00F430A9">
          <w:rPr>
            <w:noProof/>
            <w:webHidden/>
          </w:rPr>
          <w:tab/>
        </w:r>
        <w:r w:rsidR="00F430A9">
          <w:rPr>
            <w:noProof/>
            <w:webHidden/>
          </w:rPr>
          <w:fldChar w:fldCharType="begin"/>
        </w:r>
        <w:r w:rsidR="00F430A9">
          <w:rPr>
            <w:noProof/>
            <w:webHidden/>
          </w:rPr>
          <w:instrText xml:space="preserve"> PAGEREF _Toc326694690 \h </w:instrText>
        </w:r>
        <w:r w:rsidR="00F430A9">
          <w:rPr>
            <w:noProof/>
            <w:webHidden/>
          </w:rPr>
        </w:r>
        <w:r w:rsidR="00F430A9">
          <w:rPr>
            <w:noProof/>
            <w:webHidden/>
          </w:rPr>
          <w:fldChar w:fldCharType="separate"/>
        </w:r>
        <w:r w:rsidR="009125CA">
          <w:rPr>
            <w:noProof/>
            <w:webHidden/>
          </w:rPr>
          <w:t>26</w:t>
        </w:r>
        <w:r w:rsidR="00F430A9">
          <w:rPr>
            <w:noProof/>
            <w:webHidden/>
          </w:rPr>
          <w:fldChar w:fldCharType="end"/>
        </w:r>
      </w:hyperlink>
    </w:p>
    <w:p w:rsidR="00F430A9" w:rsidRDefault="000D4D11">
      <w:pPr>
        <w:pStyle w:val="TOC1"/>
        <w:tabs>
          <w:tab w:val="left" w:pos="440"/>
          <w:tab w:val="right" w:leader="dot" w:pos="8630"/>
        </w:tabs>
        <w:rPr>
          <w:rFonts w:asciiTheme="minorHAnsi" w:hAnsiTheme="minorHAnsi"/>
          <w:noProof/>
          <w:sz w:val="22"/>
        </w:rPr>
      </w:pPr>
      <w:hyperlink w:anchor="_Toc326694691" w:history="1">
        <w:r w:rsidR="00F430A9" w:rsidRPr="00246D5F">
          <w:rPr>
            <w:rStyle w:val="Hyperlink"/>
            <w:noProof/>
          </w:rPr>
          <w:t>5</w:t>
        </w:r>
        <w:r w:rsidR="00F430A9">
          <w:rPr>
            <w:rFonts w:asciiTheme="minorHAnsi" w:hAnsiTheme="minorHAnsi"/>
            <w:noProof/>
            <w:sz w:val="22"/>
          </w:rPr>
          <w:tab/>
        </w:r>
        <w:r w:rsidR="00F430A9" w:rsidRPr="00246D5F">
          <w:rPr>
            <w:rStyle w:val="Hyperlink"/>
            <w:noProof/>
          </w:rPr>
          <w:t>Person Tracking</w:t>
        </w:r>
        <w:r w:rsidR="00F430A9">
          <w:rPr>
            <w:noProof/>
            <w:webHidden/>
          </w:rPr>
          <w:tab/>
        </w:r>
        <w:r w:rsidR="00F430A9">
          <w:rPr>
            <w:noProof/>
            <w:webHidden/>
          </w:rPr>
          <w:fldChar w:fldCharType="begin"/>
        </w:r>
        <w:r w:rsidR="00F430A9">
          <w:rPr>
            <w:noProof/>
            <w:webHidden/>
          </w:rPr>
          <w:instrText xml:space="preserve"> PAGEREF _Toc326694691 \h </w:instrText>
        </w:r>
        <w:r w:rsidR="00F430A9">
          <w:rPr>
            <w:noProof/>
            <w:webHidden/>
          </w:rPr>
        </w:r>
        <w:r w:rsidR="00F430A9">
          <w:rPr>
            <w:noProof/>
            <w:webHidden/>
          </w:rPr>
          <w:fldChar w:fldCharType="separate"/>
        </w:r>
        <w:r w:rsidR="009125CA">
          <w:rPr>
            <w:noProof/>
            <w:webHidden/>
          </w:rPr>
          <w:t>31</w:t>
        </w:r>
        <w:r w:rsidR="00F430A9">
          <w:rPr>
            <w:noProof/>
            <w:webHidden/>
          </w:rPr>
          <w:fldChar w:fldCharType="end"/>
        </w:r>
      </w:hyperlink>
    </w:p>
    <w:p w:rsidR="00F430A9" w:rsidRDefault="000D4D11">
      <w:pPr>
        <w:pStyle w:val="TOC2"/>
        <w:tabs>
          <w:tab w:val="left" w:pos="880"/>
          <w:tab w:val="right" w:leader="dot" w:pos="8630"/>
        </w:tabs>
        <w:rPr>
          <w:rFonts w:asciiTheme="minorHAnsi" w:hAnsiTheme="minorHAnsi"/>
          <w:noProof/>
          <w:sz w:val="22"/>
        </w:rPr>
      </w:pPr>
      <w:hyperlink w:anchor="_Toc326694692" w:history="1">
        <w:r w:rsidR="00F430A9" w:rsidRPr="00246D5F">
          <w:rPr>
            <w:rStyle w:val="Hyperlink"/>
            <w:noProof/>
          </w:rPr>
          <w:t>5.1</w:t>
        </w:r>
        <w:r w:rsidR="00F430A9">
          <w:rPr>
            <w:rFonts w:asciiTheme="minorHAnsi" w:hAnsiTheme="minorHAnsi"/>
            <w:noProof/>
            <w:sz w:val="22"/>
          </w:rPr>
          <w:tab/>
        </w:r>
        <w:r w:rsidR="00F430A9" w:rsidRPr="00246D5F">
          <w:rPr>
            <w:rStyle w:val="Hyperlink"/>
            <w:noProof/>
          </w:rPr>
          <w:t>Face Detector Node</w:t>
        </w:r>
        <w:r w:rsidR="00F430A9">
          <w:rPr>
            <w:noProof/>
            <w:webHidden/>
          </w:rPr>
          <w:tab/>
        </w:r>
        <w:r w:rsidR="00F430A9">
          <w:rPr>
            <w:noProof/>
            <w:webHidden/>
          </w:rPr>
          <w:fldChar w:fldCharType="begin"/>
        </w:r>
        <w:r w:rsidR="00F430A9">
          <w:rPr>
            <w:noProof/>
            <w:webHidden/>
          </w:rPr>
          <w:instrText xml:space="preserve"> PAGEREF _Toc326694692 \h </w:instrText>
        </w:r>
        <w:r w:rsidR="00F430A9">
          <w:rPr>
            <w:noProof/>
            <w:webHidden/>
          </w:rPr>
        </w:r>
        <w:r w:rsidR="00F430A9">
          <w:rPr>
            <w:noProof/>
            <w:webHidden/>
          </w:rPr>
          <w:fldChar w:fldCharType="separate"/>
        </w:r>
        <w:r w:rsidR="009125CA">
          <w:rPr>
            <w:noProof/>
            <w:webHidden/>
          </w:rPr>
          <w:t>32</w:t>
        </w:r>
        <w:r w:rsidR="00F430A9">
          <w:rPr>
            <w:noProof/>
            <w:webHidden/>
          </w:rPr>
          <w:fldChar w:fldCharType="end"/>
        </w:r>
      </w:hyperlink>
    </w:p>
    <w:p w:rsidR="00F430A9" w:rsidRDefault="000D4D11">
      <w:pPr>
        <w:pStyle w:val="TOC2"/>
        <w:tabs>
          <w:tab w:val="left" w:pos="880"/>
          <w:tab w:val="right" w:leader="dot" w:pos="8630"/>
        </w:tabs>
        <w:rPr>
          <w:rFonts w:asciiTheme="minorHAnsi" w:hAnsiTheme="minorHAnsi"/>
          <w:noProof/>
          <w:sz w:val="22"/>
        </w:rPr>
      </w:pPr>
      <w:hyperlink w:anchor="_Toc326694693" w:history="1">
        <w:r w:rsidR="00F430A9" w:rsidRPr="00246D5F">
          <w:rPr>
            <w:rStyle w:val="Hyperlink"/>
            <w:noProof/>
          </w:rPr>
          <w:t>5.2</w:t>
        </w:r>
        <w:r w:rsidR="00F430A9">
          <w:rPr>
            <w:rFonts w:asciiTheme="minorHAnsi" w:hAnsiTheme="minorHAnsi"/>
            <w:noProof/>
            <w:sz w:val="22"/>
          </w:rPr>
          <w:tab/>
        </w:r>
        <w:r w:rsidR="00F430A9" w:rsidRPr="00246D5F">
          <w:rPr>
            <w:rStyle w:val="Hyperlink"/>
            <w:noProof/>
          </w:rPr>
          <w:t>Leg Detector Node</w:t>
        </w:r>
        <w:r w:rsidR="00F430A9">
          <w:rPr>
            <w:noProof/>
            <w:webHidden/>
          </w:rPr>
          <w:tab/>
        </w:r>
        <w:r w:rsidR="00F430A9">
          <w:rPr>
            <w:noProof/>
            <w:webHidden/>
          </w:rPr>
          <w:fldChar w:fldCharType="begin"/>
        </w:r>
        <w:r w:rsidR="00F430A9">
          <w:rPr>
            <w:noProof/>
            <w:webHidden/>
          </w:rPr>
          <w:instrText xml:space="preserve"> PAGEREF _Toc326694693 \h </w:instrText>
        </w:r>
        <w:r w:rsidR="00F430A9">
          <w:rPr>
            <w:noProof/>
            <w:webHidden/>
          </w:rPr>
        </w:r>
        <w:r w:rsidR="00F430A9">
          <w:rPr>
            <w:noProof/>
            <w:webHidden/>
          </w:rPr>
          <w:fldChar w:fldCharType="separate"/>
        </w:r>
        <w:r w:rsidR="009125CA">
          <w:rPr>
            <w:noProof/>
            <w:webHidden/>
          </w:rPr>
          <w:t>33</w:t>
        </w:r>
        <w:r w:rsidR="00F430A9">
          <w:rPr>
            <w:noProof/>
            <w:webHidden/>
          </w:rPr>
          <w:fldChar w:fldCharType="end"/>
        </w:r>
      </w:hyperlink>
    </w:p>
    <w:p w:rsidR="00F430A9" w:rsidRDefault="000D4D11">
      <w:pPr>
        <w:pStyle w:val="TOC2"/>
        <w:tabs>
          <w:tab w:val="left" w:pos="880"/>
          <w:tab w:val="right" w:leader="dot" w:pos="8630"/>
        </w:tabs>
        <w:rPr>
          <w:rFonts w:asciiTheme="minorHAnsi" w:hAnsiTheme="minorHAnsi"/>
          <w:noProof/>
          <w:sz w:val="22"/>
        </w:rPr>
      </w:pPr>
      <w:hyperlink w:anchor="_Toc326694694" w:history="1">
        <w:r w:rsidR="00F430A9" w:rsidRPr="00246D5F">
          <w:rPr>
            <w:rStyle w:val="Hyperlink"/>
            <w:noProof/>
          </w:rPr>
          <w:t>5.3</w:t>
        </w:r>
        <w:r w:rsidR="00F430A9">
          <w:rPr>
            <w:rFonts w:asciiTheme="minorHAnsi" w:hAnsiTheme="minorHAnsi"/>
            <w:noProof/>
            <w:sz w:val="22"/>
          </w:rPr>
          <w:tab/>
        </w:r>
        <w:r w:rsidR="00F430A9" w:rsidRPr="00246D5F">
          <w:rPr>
            <w:rStyle w:val="Hyperlink"/>
            <w:noProof/>
          </w:rPr>
          <w:t>Kinect Person Detector Node</w:t>
        </w:r>
        <w:r w:rsidR="00F430A9">
          <w:rPr>
            <w:noProof/>
            <w:webHidden/>
          </w:rPr>
          <w:tab/>
        </w:r>
        <w:r w:rsidR="00F430A9">
          <w:rPr>
            <w:noProof/>
            <w:webHidden/>
          </w:rPr>
          <w:fldChar w:fldCharType="begin"/>
        </w:r>
        <w:r w:rsidR="00F430A9">
          <w:rPr>
            <w:noProof/>
            <w:webHidden/>
          </w:rPr>
          <w:instrText xml:space="preserve"> PAGEREF _Toc326694694 \h </w:instrText>
        </w:r>
        <w:r w:rsidR="00F430A9">
          <w:rPr>
            <w:noProof/>
            <w:webHidden/>
          </w:rPr>
        </w:r>
        <w:r w:rsidR="00F430A9">
          <w:rPr>
            <w:noProof/>
            <w:webHidden/>
          </w:rPr>
          <w:fldChar w:fldCharType="separate"/>
        </w:r>
        <w:r w:rsidR="009125CA">
          <w:rPr>
            <w:noProof/>
            <w:webHidden/>
          </w:rPr>
          <w:t>33</w:t>
        </w:r>
        <w:r w:rsidR="00F430A9">
          <w:rPr>
            <w:noProof/>
            <w:webHidden/>
          </w:rPr>
          <w:fldChar w:fldCharType="end"/>
        </w:r>
      </w:hyperlink>
    </w:p>
    <w:p w:rsidR="00F430A9" w:rsidRDefault="000D4D11">
      <w:pPr>
        <w:pStyle w:val="TOC1"/>
        <w:tabs>
          <w:tab w:val="left" w:pos="440"/>
          <w:tab w:val="right" w:leader="dot" w:pos="8630"/>
        </w:tabs>
        <w:rPr>
          <w:rFonts w:asciiTheme="minorHAnsi" w:hAnsiTheme="minorHAnsi"/>
          <w:noProof/>
          <w:sz w:val="22"/>
        </w:rPr>
      </w:pPr>
      <w:hyperlink w:anchor="_Toc326694695" w:history="1">
        <w:r w:rsidR="00F430A9" w:rsidRPr="00246D5F">
          <w:rPr>
            <w:rStyle w:val="Hyperlink"/>
            <w:noProof/>
          </w:rPr>
          <w:t>6</w:t>
        </w:r>
        <w:r w:rsidR="00F430A9">
          <w:rPr>
            <w:rFonts w:asciiTheme="minorHAnsi" w:hAnsiTheme="minorHAnsi"/>
            <w:noProof/>
            <w:sz w:val="22"/>
          </w:rPr>
          <w:tab/>
        </w:r>
        <w:r w:rsidR="00F430A9" w:rsidRPr="00246D5F">
          <w:rPr>
            <w:rStyle w:val="Hyperlink"/>
            <w:noProof/>
          </w:rPr>
          <w:t>Planning</w:t>
        </w:r>
        <w:r w:rsidR="00F430A9">
          <w:rPr>
            <w:noProof/>
            <w:webHidden/>
          </w:rPr>
          <w:tab/>
        </w:r>
        <w:r w:rsidR="00F430A9">
          <w:rPr>
            <w:noProof/>
            <w:webHidden/>
          </w:rPr>
          <w:fldChar w:fldCharType="begin"/>
        </w:r>
        <w:r w:rsidR="00F430A9">
          <w:rPr>
            <w:noProof/>
            <w:webHidden/>
          </w:rPr>
          <w:instrText xml:space="preserve"> PAGEREF _Toc326694695 \h </w:instrText>
        </w:r>
        <w:r w:rsidR="00F430A9">
          <w:rPr>
            <w:noProof/>
            <w:webHidden/>
          </w:rPr>
        </w:r>
        <w:r w:rsidR="00F430A9">
          <w:rPr>
            <w:noProof/>
            <w:webHidden/>
          </w:rPr>
          <w:fldChar w:fldCharType="separate"/>
        </w:r>
        <w:r w:rsidR="009125CA">
          <w:rPr>
            <w:noProof/>
            <w:webHidden/>
          </w:rPr>
          <w:t>39</w:t>
        </w:r>
        <w:r w:rsidR="00F430A9">
          <w:rPr>
            <w:noProof/>
            <w:webHidden/>
          </w:rPr>
          <w:fldChar w:fldCharType="end"/>
        </w:r>
      </w:hyperlink>
    </w:p>
    <w:p w:rsidR="00F430A9" w:rsidRDefault="000D4D11">
      <w:pPr>
        <w:pStyle w:val="TOC2"/>
        <w:tabs>
          <w:tab w:val="left" w:pos="880"/>
          <w:tab w:val="right" w:leader="dot" w:pos="8630"/>
        </w:tabs>
        <w:rPr>
          <w:rFonts w:asciiTheme="minorHAnsi" w:hAnsiTheme="minorHAnsi"/>
          <w:noProof/>
          <w:sz w:val="22"/>
        </w:rPr>
      </w:pPr>
      <w:hyperlink w:anchor="_Toc326694696" w:history="1">
        <w:r w:rsidR="00F430A9" w:rsidRPr="00246D5F">
          <w:rPr>
            <w:rStyle w:val="Hyperlink"/>
            <w:noProof/>
          </w:rPr>
          <w:t>6.1</w:t>
        </w:r>
        <w:r w:rsidR="00F430A9">
          <w:rPr>
            <w:rFonts w:asciiTheme="minorHAnsi" w:hAnsiTheme="minorHAnsi"/>
            <w:noProof/>
            <w:sz w:val="22"/>
          </w:rPr>
          <w:tab/>
        </w:r>
        <w:r w:rsidR="00F430A9" w:rsidRPr="00246D5F">
          <w:rPr>
            <w:rStyle w:val="Hyperlink"/>
            <w:noProof/>
          </w:rPr>
          <w:t>Point-to-point planner</w:t>
        </w:r>
        <w:r w:rsidR="00F430A9">
          <w:rPr>
            <w:noProof/>
            <w:webHidden/>
          </w:rPr>
          <w:tab/>
        </w:r>
        <w:r w:rsidR="00F430A9">
          <w:rPr>
            <w:noProof/>
            <w:webHidden/>
          </w:rPr>
          <w:fldChar w:fldCharType="begin"/>
        </w:r>
        <w:r w:rsidR="00F430A9">
          <w:rPr>
            <w:noProof/>
            <w:webHidden/>
          </w:rPr>
          <w:instrText xml:space="preserve"> PAGEREF _Toc326694696 \h </w:instrText>
        </w:r>
        <w:r w:rsidR="00F430A9">
          <w:rPr>
            <w:noProof/>
            <w:webHidden/>
          </w:rPr>
        </w:r>
        <w:r w:rsidR="00F430A9">
          <w:rPr>
            <w:noProof/>
            <w:webHidden/>
          </w:rPr>
          <w:fldChar w:fldCharType="separate"/>
        </w:r>
        <w:r w:rsidR="009125CA">
          <w:rPr>
            <w:noProof/>
            <w:webHidden/>
          </w:rPr>
          <w:t>40</w:t>
        </w:r>
        <w:r w:rsidR="00F430A9">
          <w:rPr>
            <w:noProof/>
            <w:webHidden/>
          </w:rPr>
          <w:fldChar w:fldCharType="end"/>
        </w:r>
      </w:hyperlink>
    </w:p>
    <w:p w:rsidR="00F430A9" w:rsidRDefault="000D4D11">
      <w:pPr>
        <w:pStyle w:val="TOC2"/>
        <w:tabs>
          <w:tab w:val="left" w:pos="880"/>
          <w:tab w:val="right" w:leader="dot" w:pos="8630"/>
        </w:tabs>
        <w:rPr>
          <w:rFonts w:asciiTheme="minorHAnsi" w:hAnsiTheme="minorHAnsi"/>
          <w:noProof/>
          <w:sz w:val="22"/>
        </w:rPr>
      </w:pPr>
      <w:r>
        <w:fldChar w:fldCharType="begin"/>
      </w:r>
      <w:r>
        <w:instrText xml:space="preserve"> HYPERLINK \l "_Toc326694697" </w:instrText>
      </w:r>
      <w:r>
        <w:fldChar w:fldCharType="separate"/>
      </w:r>
      <w:r w:rsidR="00F430A9" w:rsidRPr="00246D5F">
        <w:rPr>
          <w:rStyle w:val="Hyperlink"/>
          <w:noProof/>
        </w:rPr>
        <w:t>6.2</w:t>
      </w:r>
      <w:r w:rsidR="00F430A9">
        <w:rPr>
          <w:rFonts w:asciiTheme="minorHAnsi" w:hAnsiTheme="minorHAnsi"/>
          <w:noProof/>
          <w:sz w:val="22"/>
        </w:rPr>
        <w:tab/>
      </w:r>
      <w:r w:rsidR="00F430A9" w:rsidRPr="00246D5F">
        <w:rPr>
          <w:rStyle w:val="Hyperlink"/>
          <w:noProof/>
        </w:rPr>
        <w:t>Dynamic Planning</w:t>
      </w:r>
      <w:r w:rsidR="00F430A9">
        <w:rPr>
          <w:noProof/>
          <w:webHidden/>
        </w:rPr>
        <w:tab/>
      </w:r>
      <w:r w:rsidR="00F430A9">
        <w:rPr>
          <w:noProof/>
          <w:webHidden/>
        </w:rPr>
        <w:fldChar w:fldCharType="begin"/>
      </w:r>
      <w:r w:rsidR="00F430A9">
        <w:rPr>
          <w:noProof/>
          <w:webHidden/>
        </w:rPr>
        <w:instrText xml:space="preserve"> PAGEREF _Toc326694697 \h </w:instrText>
      </w:r>
      <w:r w:rsidR="00F430A9">
        <w:rPr>
          <w:noProof/>
          <w:webHidden/>
        </w:rPr>
      </w:r>
      <w:r w:rsidR="00F430A9">
        <w:rPr>
          <w:noProof/>
          <w:webHidden/>
        </w:rPr>
        <w:fldChar w:fldCharType="separate"/>
      </w:r>
      <w:ins w:id="7" w:author="Bill" w:date="2012-06-05T22:29:00Z">
        <w:r w:rsidR="009125CA">
          <w:rPr>
            <w:noProof/>
            <w:webHidden/>
          </w:rPr>
          <w:t>44</w:t>
        </w:r>
      </w:ins>
      <w:del w:id="8" w:author="Bill" w:date="2012-06-05T22:29:00Z">
        <w:r w:rsidR="00F430A9" w:rsidDel="009125CA">
          <w:rPr>
            <w:noProof/>
            <w:webHidden/>
          </w:rPr>
          <w:delText>43</w:delText>
        </w:r>
      </w:del>
      <w:r w:rsidR="00F430A9">
        <w:rPr>
          <w:noProof/>
          <w:webHidden/>
        </w:rPr>
        <w:fldChar w:fldCharType="end"/>
      </w:r>
      <w:r>
        <w:rPr>
          <w:noProof/>
        </w:rPr>
        <w:fldChar w:fldCharType="end"/>
      </w:r>
    </w:p>
    <w:p w:rsidR="00F430A9" w:rsidRDefault="000D4D11">
      <w:pPr>
        <w:pStyle w:val="TOC2"/>
        <w:tabs>
          <w:tab w:val="left" w:pos="880"/>
          <w:tab w:val="right" w:leader="dot" w:pos="8630"/>
        </w:tabs>
        <w:rPr>
          <w:rFonts w:asciiTheme="minorHAnsi" w:hAnsiTheme="minorHAnsi"/>
          <w:noProof/>
          <w:sz w:val="22"/>
        </w:rPr>
      </w:pPr>
      <w:hyperlink w:anchor="_Toc326694698" w:history="1">
        <w:r w:rsidR="00F430A9" w:rsidRPr="00246D5F">
          <w:rPr>
            <w:rStyle w:val="Hyperlink"/>
            <w:noProof/>
          </w:rPr>
          <w:t>6.3</w:t>
        </w:r>
        <w:r w:rsidR="00F430A9">
          <w:rPr>
            <w:rFonts w:asciiTheme="minorHAnsi" w:hAnsiTheme="minorHAnsi"/>
            <w:noProof/>
            <w:sz w:val="22"/>
          </w:rPr>
          <w:tab/>
        </w:r>
        <w:r w:rsidR="00F430A9" w:rsidRPr="00246D5F">
          <w:rPr>
            <w:rStyle w:val="Hyperlink"/>
            <w:noProof/>
          </w:rPr>
          <w:t>Goal Generation</w:t>
        </w:r>
        <w:r w:rsidR="00F430A9">
          <w:rPr>
            <w:noProof/>
            <w:webHidden/>
          </w:rPr>
          <w:tab/>
        </w:r>
        <w:r w:rsidR="00F430A9">
          <w:rPr>
            <w:noProof/>
            <w:webHidden/>
          </w:rPr>
          <w:fldChar w:fldCharType="begin"/>
        </w:r>
        <w:r w:rsidR="00F430A9">
          <w:rPr>
            <w:noProof/>
            <w:webHidden/>
          </w:rPr>
          <w:instrText xml:space="preserve"> PAGEREF _Toc326694698 \h </w:instrText>
        </w:r>
        <w:r w:rsidR="00F430A9">
          <w:rPr>
            <w:noProof/>
            <w:webHidden/>
          </w:rPr>
        </w:r>
        <w:r w:rsidR="00F430A9">
          <w:rPr>
            <w:noProof/>
            <w:webHidden/>
          </w:rPr>
          <w:fldChar w:fldCharType="separate"/>
        </w:r>
        <w:r w:rsidR="009125CA">
          <w:rPr>
            <w:noProof/>
            <w:webHidden/>
          </w:rPr>
          <w:t>49</w:t>
        </w:r>
        <w:r w:rsidR="00F430A9">
          <w:rPr>
            <w:noProof/>
            <w:webHidden/>
          </w:rPr>
          <w:fldChar w:fldCharType="end"/>
        </w:r>
      </w:hyperlink>
    </w:p>
    <w:p w:rsidR="00F430A9" w:rsidRDefault="000D4D11">
      <w:pPr>
        <w:pStyle w:val="TOC2"/>
        <w:tabs>
          <w:tab w:val="left" w:pos="880"/>
          <w:tab w:val="right" w:leader="dot" w:pos="8630"/>
        </w:tabs>
        <w:rPr>
          <w:rFonts w:asciiTheme="minorHAnsi" w:hAnsiTheme="minorHAnsi"/>
          <w:noProof/>
          <w:sz w:val="22"/>
        </w:rPr>
      </w:pPr>
      <w:r>
        <w:fldChar w:fldCharType="begin"/>
      </w:r>
      <w:r>
        <w:instrText xml:space="preserve"> HYPERLINK \l "_Toc326694699" </w:instrText>
      </w:r>
      <w:r>
        <w:fldChar w:fldCharType="separate"/>
      </w:r>
      <w:r w:rsidR="00F430A9" w:rsidRPr="00246D5F">
        <w:rPr>
          <w:rStyle w:val="Hyperlink"/>
          <w:noProof/>
        </w:rPr>
        <w:t>6.4</w:t>
      </w:r>
      <w:r w:rsidR="00F430A9">
        <w:rPr>
          <w:rFonts w:asciiTheme="minorHAnsi" w:hAnsiTheme="minorHAnsi"/>
          <w:noProof/>
          <w:sz w:val="22"/>
        </w:rPr>
        <w:tab/>
      </w:r>
      <w:r w:rsidR="00F430A9" w:rsidRPr="00246D5F">
        <w:rPr>
          <w:rStyle w:val="Hyperlink"/>
          <w:noProof/>
        </w:rPr>
        <w:t>Benchmarks</w:t>
      </w:r>
      <w:r w:rsidR="00F430A9">
        <w:rPr>
          <w:noProof/>
          <w:webHidden/>
        </w:rPr>
        <w:tab/>
      </w:r>
      <w:r w:rsidR="00F430A9">
        <w:rPr>
          <w:noProof/>
          <w:webHidden/>
        </w:rPr>
        <w:fldChar w:fldCharType="begin"/>
      </w:r>
      <w:r w:rsidR="00F430A9">
        <w:rPr>
          <w:noProof/>
          <w:webHidden/>
        </w:rPr>
        <w:instrText xml:space="preserve"> PAGEREF _Toc326694699 \h </w:instrText>
      </w:r>
      <w:r w:rsidR="00F430A9">
        <w:rPr>
          <w:noProof/>
          <w:webHidden/>
        </w:rPr>
      </w:r>
      <w:r w:rsidR="00F430A9">
        <w:rPr>
          <w:noProof/>
          <w:webHidden/>
        </w:rPr>
        <w:fldChar w:fldCharType="separate"/>
      </w:r>
      <w:ins w:id="9" w:author="Bill" w:date="2012-06-05T22:29:00Z">
        <w:r w:rsidR="009125CA">
          <w:rPr>
            <w:noProof/>
            <w:webHidden/>
          </w:rPr>
          <w:t>51</w:t>
        </w:r>
      </w:ins>
      <w:del w:id="10" w:author="Bill" w:date="2012-06-05T22:29:00Z">
        <w:r w:rsidR="00F430A9" w:rsidDel="009125CA">
          <w:rPr>
            <w:noProof/>
            <w:webHidden/>
          </w:rPr>
          <w:delText>50</w:delText>
        </w:r>
      </w:del>
      <w:r w:rsidR="00F430A9">
        <w:rPr>
          <w:noProof/>
          <w:webHidden/>
        </w:rPr>
        <w:fldChar w:fldCharType="end"/>
      </w:r>
      <w:r>
        <w:rPr>
          <w:noProof/>
        </w:rPr>
        <w:fldChar w:fldCharType="end"/>
      </w:r>
    </w:p>
    <w:p w:rsidR="00F430A9" w:rsidRDefault="000D4D11">
      <w:pPr>
        <w:pStyle w:val="TOC1"/>
        <w:tabs>
          <w:tab w:val="left" w:pos="440"/>
          <w:tab w:val="right" w:leader="dot" w:pos="8630"/>
        </w:tabs>
        <w:rPr>
          <w:rFonts w:asciiTheme="minorHAnsi" w:hAnsiTheme="minorHAnsi"/>
          <w:noProof/>
          <w:sz w:val="22"/>
        </w:rPr>
      </w:pPr>
      <w:r>
        <w:fldChar w:fldCharType="begin"/>
      </w:r>
      <w:r>
        <w:instrText xml:space="preserve"> HYPERLINK \l "_Toc326694700" </w:instrText>
      </w:r>
      <w:r>
        <w:fldChar w:fldCharType="separate"/>
      </w:r>
      <w:r w:rsidR="00F430A9" w:rsidRPr="00246D5F">
        <w:rPr>
          <w:rStyle w:val="Hyperlink"/>
          <w:noProof/>
        </w:rPr>
        <w:t>7</w:t>
      </w:r>
      <w:r w:rsidR="00F430A9">
        <w:rPr>
          <w:rFonts w:asciiTheme="minorHAnsi" w:hAnsiTheme="minorHAnsi"/>
          <w:noProof/>
          <w:sz w:val="22"/>
        </w:rPr>
        <w:tab/>
      </w:r>
      <w:r w:rsidR="00F430A9" w:rsidRPr="00246D5F">
        <w:rPr>
          <w:rStyle w:val="Hyperlink"/>
          <w:noProof/>
        </w:rPr>
        <w:t>Conclusions</w:t>
      </w:r>
      <w:r w:rsidR="00F430A9">
        <w:rPr>
          <w:noProof/>
          <w:webHidden/>
        </w:rPr>
        <w:tab/>
      </w:r>
      <w:r w:rsidR="00F430A9">
        <w:rPr>
          <w:noProof/>
          <w:webHidden/>
        </w:rPr>
        <w:fldChar w:fldCharType="begin"/>
      </w:r>
      <w:r w:rsidR="00F430A9">
        <w:rPr>
          <w:noProof/>
          <w:webHidden/>
        </w:rPr>
        <w:instrText xml:space="preserve"> PAGEREF _Toc326694700 \h </w:instrText>
      </w:r>
      <w:r w:rsidR="00F430A9">
        <w:rPr>
          <w:noProof/>
          <w:webHidden/>
        </w:rPr>
      </w:r>
      <w:r w:rsidR="00F430A9">
        <w:rPr>
          <w:noProof/>
          <w:webHidden/>
        </w:rPr>
        <w:fldChar w:fldCharType="separate"/>
      </w:r>
      <w:ins w:id="11" w:author="Bill" w:date="2012-06-05T22:29:00Z">
        <w:r w:rsidR="009125CA">
          <w:rPr>
            <w:noProof/>
            <w:webHidden/>
          </w:rPr>
          <w:t>57</w:t>
        </w:r>
      </w:ins>
      <w:del w:id="12" w:author="Bill" w:date="2012-06-05T22:29:00Z">
        <w:r w:rsidR="00F430A9" w:rsidDel="009125CA">
          <w:rPr>
            <w:noProof/>
            <w:webHidden/>
          </w:rPr>
          <w:delText>56</w:delText>
        </w:r>
      </w:del>
      <w:r w:rsidR="00F430A9">
        <w:rPr>
          <w:noProof/>
          <w:webHidden/>
        </w:rPr>
        <w:fldChar w:fldCharType="end"/>
      </w:r>
      <w:r>
        <w:rPr>
          <w:noProof/>
        </w:rPr>
        <w:fldChar w:fldCharType="end"/>
      </w:r>
    </w:p>
    <w:p w:rsidR="00F430A9" w:rsidRDefault="000D4D11">
      <w:pPr>
        <w:pStyle w:val="TOC2"/>
        <w:tabs>
          <w:tab w:val="left" w:pos="880"/>
          <w:tab w:val="right" w:leader="dot" w:pos="8630"/>
        </w:tabs>
        <w:rPr>
          <w:rFonts w:asciiTheme="minorHAnsi" w:hAnsiTheme="minorHAnsi"/>
          <w:noProof/>
          <w:sz w:val="22"/>
        </w:rPr>
      </w:pPr>
      <w:r>
        <w:fldChar w:fldCharType="begin"/>
      </w:r>
      <w:r>
        <w:instrText xml:space="preserve"> HYPERLINK \l "_Toc326694701" </w:instrText>
      </w:r>
      <w:r>
        <w:fldChar w:fldCharType="separate"/>
      </w:r>
      <w:r w:rsidR="00F430A9" w:rsidRPr="00246D5F">
        <w:rPr>
          <w:rStyle w:val="Hyperlink"/>
          <w:noProof/>
        </w:rPr>
        <w:t>7.1</w:t>
      </w:r>
      <w:r w:rsidR="00F430A9">
        <w:rPr>
          <w:rFonts w:asciiTheme="minorHAnsi" w:hAnsiTheme="minorHAnsi"/>
          <w:noProof/>
          <w:sz w:val="22"/>
        </w:rPr>
        <w:tab/>
      </w:r>
      <w:r w:rsidR="00F430A9" w:rsidRPr="00246D5F">
        <w:rPr>
          <w:rStyle w:val="Hyperlink"/>
          <w:noProof/>
        </w:rPr>
        <w:t>Summary of Accomplishments</w:t>
      </w:r>
      <w:r w:rsidR="00F430A9">
        <w:rPr>
          <w:noProof/>
          <w:webHidden/>
        </w:rPr>
        <w:tab/>
      </w:r>
      <w:r w:rsidR="00F430A9">
        <w:rPr>
          <w:noProof/>
          <w:webHidden/>
        </w:rPr>
        <w:fldChar w:fldCharType="begin"/>
      </w:r>
      <w:r w:rsidR="00F430A9">
        <w:rPr>
          <w:noProof/>
          <w:webHidden/>
        </w:rPr>
        <w:instrText xml:space="preserve"> PAGEREF _Toc326694701 \h </w:instrText>
      </w:r>
      <w:r w:rsidR="00F430A9">
        <w:rPr>
          <w:noProof/>
          <w:webHidden/>
        </w:rPr>
      </w:r>
      <w:r w:rsidR="00F430A9">
        <w:rPr>
          <w:noProof/>
          <w:webHidden/>
        </w:rPr>
        <w:fldChar w:fldCharType="separate"/>
      </w:r>
      <w:ins w:id="13" w:author="Bill" w:date="2012-06-05T22:29:00Z">
        <w:r w:rsidR="009125CA">
          <w:rPr>
            <w:noProof/>
            <w:webHidden/>
          </w:rPr>
          <w:t>57</w:t>
        </w:r>
      </w:ins>
      <w:del w:id="14" w:author="Bill" w:date="2012-06-05T22:29:00Z">
        <w:r w:rsidR="00F430A9" w:rsidDel="009125CA">
          <w:rPr>
            <w:noProof/>
            <w:webHidden/>
          </w:rPr>
          <w:delText>56</w:delText>
        </w:r>
      </w:del>
      <w:r w:rsidR="00F430A9">
        <w:rPr>
          <w:noProof/>
          <w:webHidden/>
        </w:rPr>
        <w:fldChar w:fldCharType="end"/>
      </w:r>
      <w:r>
        <w:rPr>
          <w:noProof/>
        </w:rPr>
        <w:fldChar w:fldCharType="end"/>
      </w:r>
    </w:p>
    <w:p w:rsidR="00F430A9" w:rsidRDefault="000D4D11">
      <w:pPr>
        <w:pStyle w:val="TOC2"/>
        <w:tabs>
          <w:tab w:val="left" w:pos="880"/>
          <w:tab w:val="right" w:leader="dot" w:pos="8630"/>
        </w:tabs>
        <w:rPr>
          <w:rFonts w:asciiTheme="minorHAnsi" w:hAnsiTheme="minorHAnsi"/>
          <w:noProof/>
          <w:sz w:val="22"/>
        </w:rPr>
      </w:pPr>
      <w:r>
        <w:fldChar w:fldCharType="begin"/>
      </w:r>
      <w:r>
        <w:instrText xml:space="preserve"> HYPERLINK \l "_Toc326694702" </w:instrText>
      </w:r>
      <w:r>
        <w:fldChar w:fldCharType="separate"/>
      </w:r>
      <w:r w:rsidR="00F430A9" w:rsidRPr="00246D5F">
        <w:rPr>
          <w:rStyle w:val="Hyperlink"/>
          <w:noProof/>
        </w:rPr>
        <w:t>7.2</w:t>
      </w:r>
      <w:r w:rsidR="00F430A9">
        <w:rPr>
          <w:rFonts w:asciiTheme="minorHAnsi" w:hAnsiTheme="minorHAnsi"/>
          <w:noProof/>
          <w:sz w:val="22"/>
        </w:rPr>
        <w:tab/>
      </w:r>
      <w:r w:rsidR="00F430A9" w:rsidRPr="00246D5F">
        <w:rPr>
          <w:rStyle w:val="Hyperlink"/>
          <w:noProof/>
        </w:rPr>
        <w:t>Future Work</w:t>
      </w:r>
      <w:r w:rsidR="00F430A9">
        <w:rPr>
          <w:noProof/>
          <w:webHidden/>
        </w:rPr>
        <w:tab/>
      </w:r>
      <w:r w:rsidR="00F430A9">
        <w:rPr>
          <w:noProof/>
          <w:webHidden/>
        </w:rPr>
        <w:fldChar w:fldCharType="begin"/>
      </w:r>
      <w:r w:rsidR="00F430A9">
        <w:rPr>
          <w:noProof/>
          <w:webHidden/>
        </w:rPr>
        <w:instrText xml:space="preserve"> PAGEREF _Toc326694702 \h </w:instrText>
      </w:r>
      <w:r w:rsidR="00F430A9">
        <w:rPr>
          <w:noProof/>
          <w:webHidden/>
        </w:rPr>
      </w:r>
      <w:r w:rsidR="00F430A9">
        <w:rPr>
          <w:noProof/>
          <w:webHidden/>
        </w:rPr>
        <w:fldChar w:fldCharType="separate"/>
      </w:r>
      <w:ins w:id="15" w:author="Bill" w:date="2012-06-05T22:29:00Z">
        <w:r w:rsidR="009125CA">
          <w:rPr>
            <w:noProof/>
            <w:webHidden/>
          </w:rPr>
          <w:t>59</w:t>
        </w:r>
      </w:ins>
      <w:del w:id="16" w:author="Bill" w:date="2012-06-05T22:29:00Z">
        <w:r w:rsidR="00F430A9" w:rsidDel="009125CA">
          <w:rPr>
            <w:noProof/>
            <w:webHidden/>
          </w:rPr>
          <w:delText>58</w:delText>
        </w:r>
      </w:del>
      <w:r w:rsidR="00F430A9">
        <w:rPr>
          <w:noProof/>
          <w:webHidden/>
        </w:rPr>
        <w:fldChar w:fldCharType="end"/>
      </w:r>
      <w:r>
        <w:rPr>
          <w:noProof/>
        </w:rPr>
        <w:fldChar w:fldCharType="end"/>
      </w:r>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6694703" w:history="1">
        <w:r w:rsidR="00F430A9" w:rsidRPr="00D64411">
          <w:rPr>
            <w:rStyle w:val="Hyperlink"/>
            <w:noProof/>
          </w:rPr>
          <w:t>Table 1: Conditions for full and partial replanning</w:t>
        </w:r>
        <w:r w:rsidR="00F430A9">
          <w:rPr>
            <w:noProof/>
            <w:webHidden/>
          </w:rPr>
          <w:tab/>
        </w:r>
        <w:r w:rsidR="00F430A9">
          <w:rPr>
            <w:noProof/>
            <w:webHidden/>
          </w:rPr>
          <w:fldChar w:fldCharType="begin"/>
        </w:r>
        <w:r w:rsidR="00F430A9">
          <w:rPr>
            <w:noProof/>
            <w:webHidden/>
          </w:rPr>
          <w:instrText xml:space="preserve"> PAGEREF _Toc326694703 \h </w:instrText>
        </w:r>
        <w:r w:rsidR="00F430A9">
          <w:rPr>
            <w:noProof/>
            <w:webHidden/>
          </w:rPr>
        </w:r>
        <w:r w:rsidR="00F430A9">
          <w:rPr>
            <w:noProof/>
            <w:webHidden/>
          </w:rPr>
          <w:fldChar w:fldCharType="separate"/>
        </w:r>
        <w:r w:rsidR="009125CA">
          <w:rPr>
            <w:noProof/>
            <w:webHidden/>
          </w:rPr>
          <w:t>48</w:t>
        </w:r>
        <w:r w:rsidR="00F430A9">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6694704" w:history="1">
        <w:r w:rsidR="00F430A9" w:rsidRPr="00D27291">
          <w:rPr>
            <w:rStyle w:val="Hyperlink"/>
            <w:noProof/>
          </w:rPr>
          <w:t>Figure 1: Harlie, the mobile robot</w:t>
        </w:r>
        <w:r w:rsidR="00F430A9">
          <w:rPr>
            <w:noProof/>
            <w:webHidden/>
          </w:rPr>
          <w:tab/>
        </w:r>
        <w:r w:rsidR="00F430A9">
          <w:rPr>
            <w:noProof/>
            <w:webHidden/>
          </w:rPr>
          <w:fldChar w:fldCharType="begin"/>
        </w:r>
        <w:r w:rsidR="00F430A9">
          <w:rPr>
            <w:noProof/>
            <w:webHidden/>
          </w:rPr>
          <w:instrText xml:space="preserve"> PAGEREF _Toc326694704 \h </w:instrText>
        </w:r>
        <w:r w:rsidR="00F430A9">
          <w:rPr>
            <w:noProof/>
            <w:webHidden/>
          </w:rPr>
        </w:r>
        <w:r w:rsidR="00F430A9">
          <w:rPr>
            <w:noProof/>
            <w:webHidden/>
          </w:rPr>
          <w:fldChar w:fldCharType="separate"/>
        </w:r>
        <w:r w:rsidR="009125CA">
          <w:rPr>
            <w:noProof/>
            <w:webHidden/>
          </w:rPr>
          <w:t>10</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05" w:history="1">
        <w:r w:rsidR="00F430A9" w:rsidRPr="00D27291">
          <w:rPr>
            <w:rStyle w:val="Hyperlink"/>
            <w:noProof/>
          </w:rPr>
          <w:t>Figure 2: Overall software architecture</w:t>
        </w:r>
        <w:r w:rsidR="00F430A9">
          <w:rPr>
            <w:noProof/>
            <w:webHidden/>
          </w:rPr>
          <w:tab/>
        </w:r>
        <w:r w:rsidR="00F430A9">
          <w:rPr>
            <w:noProof/>
            <w:webHidden/>
          </w:rPr>
          <w:fldChar w:fldCharType="begin"/>
        </w:r>
        <w:r w:rsidR="00F430A9">
          <w:rPr>
            <w:noProof/>
            <w:webHidden/>
          </w:rPr>
          <w:instrText xml:space="preserve"> PAGEREF _Toc326694705 \h </w:instrText>
        </w:r>
        <w:r w:rsidR="00F430A9">
          <w:rPr>
            <w:noProof/>
            <w:webHidden/>
          </w:rPr>
        </w:r>
        <w:r w:rsidR="00F430A9">
          <w:rPr>
            <w:noProof/>
            <w:webHidden/>
          </w:rPr>
          <w:fldChar w:fldCharType="separate"/>
        </w:r>
        <w:r w:rsidR="009125CA">
          <w:rPr>
            <w:noProof/>
            <w:webHidden/>
          </w:rPr>
          <w:t>13</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06" w:history="1">
        <w:r w:rsidR="00F430A9" w:rsidRPr="00D27291">
          <w:rPr>
            <w:rStyle w:val="Hyperlink"/>
            <w:noProof/>
          </w:rPr>
          <w:t>Figure 3: Kinect's distinctive “psi” calibration pose</w:t>
        </w:r>
        <w:r w:rsidR="00F430A9">
          <w:rPr>
            <w:noProof/>
            <w:webHidden/>
          </w:rPr>
          <w:tab/>
        </w:r>
        <w:r w:rsidR="00F430A9">
          <w:rPr>
            <w:noProof/>
            <w:webHidden/>
          </w:rPr>
          <w:fldChar w:fldCharType="begin"/>
        </w:r>
        <w:r w:rsidR="00F430A9">
          <w:rPr>
            <w:noProof/>
            <w:webHidden/>
          </w:rPr>
          <w:instrText xml:space="preserve"> PAGEREF _Toc326694706 \h </w:instrText>
        </w:r>
        <w:r w:rsidR="00F430A9">
          <w:rPr>
            <w:noProof/>
            <w:webHidden/>
          </w:rPr>
        </w:r>
        <w:r w:rsidR="00F430A9">
          <w:rPr>
            <w:noProof/>
            <w:webHidden/>
          </w:rPr>
          <w:fldChar w:fldCharType="separate"/>
        </w:r>
        <w:r w:rsidR="009125CA">
          <w:rPr>
            <w:noProof/>
            <w:webHidden/>
          </w:rPr>
          <w:t>16</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07" w:history="1">
        <w:r w:rsidR="00F430A9" w:rsidRPr="00D27291">
          <w:rPr>
            <w:rStyle w:val="Hyperlink"/>
            <w:noProof/>
          </w:rPr>
          <w:t>Figure 4: Obstacle avoidance may lead to target loss due to Kinect’s limited field of view</w:t>
        </w:r>
        <w:r w:rsidR="00F430A9">
          <w:rPr>
            <w:noProof/>
            <w:webHidden/>
          </w:rPr>
          <w:tab/>
        </w:r>
        <w:r w:rsidR="00F430A9">
          <w:rPr>
            <w:noProof/>
            <w:webHidden/>
          </w:rPr>
          <w:fldChar w:fldCharType="begin"/>
        </w:r>
        <w:r w:rsidR="00F430A9">
          <w:rPr>
            <w:noProof/>
            <w:webHidden/>
          </w:rPr>
          <w:instrText xml:space="preserve"> PAGEREF _Toc326694707 \h </w:instrText>
        </w:r>
        <w:r w:rsidR="00F430A9">
          <w:rPr>
            <w:noProof/>
            <w:webHidden/>
          </w:rPr>
        </w:r>
        <w:r w:rsidR="00F430A9">
          <w:rPr>
            <w:noProof/>
            <w:webHidden/>
          </w:rPr>
          <w:fldChar w:fldCharType="separate"/>
        </w:r>
        <w:r w:rsidR="009125CA">
          <w:rPr>
            <w:noProof/>
            <w:webHidden/>
          </w:rPr>
          <w:t>19</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08" w:history="1">
        <w:r w:rsidR="00F430A9" w:rsidRPr="00D27291">
          <w:rPr>
            <w:rStyle w:val="Hyperlink"/>
            <w:noProof/>
          </w:rPr>
          <w:t>Figure 5: Difficulties arise in tracking a user in contact with a chair</w:t>
        </w:r>
        <w:r w:rsidR="00F430A9">
          <w:rPr>
            <w:noProof/>
            <w:webHidden/>
          </w:rPr>
          <w:tab/>
        </w:r>
        <w:r w:rsidR="00F430A9">
          <w:rPr>
            <w:noProof/>
            <w:webHidden/>
          </w:rPr>
          <w:fldChar w:fldCharType="begin"/>
        </w:r>
        <w:r w:rsidR="00F430A9">
          <w:rPr>
            <w:noProof/>
            <w:webHidden/>
          </w:rPr>
          <w:instrText xml:space="preserve"> PAGEREF _Toc326694708 \h </w:instrText>
        </w:r>
        <w:r w:rsidR="00F430A9">
          <w:rPr>
            <w:noProof/>
            <w:webHidden/>
          </w:rPr>
        </w:r>
        <w:r w:rsidR="00F430A9">
          <w:rPr>
            <w:noProof/>
            <w:webHidden/>
          </w:rPr>
          <w:fldChar w:fldCharType="separate"/>
        </w:r>
        <w:r w:rsidR="009125CA">
          <w:rPr>
            <w:noProof/>
            <w:webHidden/>
          </w:rPr>
          <w:t>20</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09" w:history="1">
        <w:r w:rsidR="00F430A9" w:rsidRPr="00D27291">
          <w:rPr>
            <w:rStyle w:val="Hyperlink"/>
            <w:noProof/>
          </w:rPr>
          <w:t>Figure 6: Tracking performance of Kinect under motion</w:t>
        </w:r>
        <w:r w:rsidR="00F430A9">
          <w:rPr>
            <w:noProof/>
            <w:webHidden/>
          </w:rPr>
          <w:tab/>
        </w:r>
        <w:r w:rsidR="00F430A9">
          <w:rPr>
            <w:noProof/>
            <w:webHidden/>
          </w:rPr>
          <w:fldChar w:fldCharType="begin"/>
        </w:r>
        <w:r w:rsidR="00F430A9">
          <w:rPr>
            <w:noProof/>
            <w:webHidden/>
          </w:rPr>
          <w:instrText xml:space="preserve"> PAGEREF _Toc326694709 \h </w:instrText>
        </w:r>
        <w:r w:rsidR="00F430A9">
          <w:rPr>
            <w:noProof/>
            <w:webHidden/>
          </w:rPr>
        </w:r>
        <w:r w:rsidR="00F430A9">
          <w:rPr>
            <w:noProof/>
            <w:webHidden/>
          </w:rPr>
          <w:fldChar w:fldCharType="separate"/>
        </w:r>
        <w:r w:rsidR="009125CA">
          <w:rPr>
            <w:noProof/>
            <w:webHidden/>
          </w:rPr>
          <w:t>22</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10" w:history="1">
        <w:r w:rsidR="00F430A9" w:rsidRPr="00D27291">
          <w:rPr>
            <w:rStyle w:val="Hyperlink"/>
            <w:noProof/>
          </w:rPr>
          <w:t>Figure 7: DP155 Base Pan (left),      Phidgets 1066_0 Servo Controller (right)</w:t>
        </w:r>
        <w:r w:rsidR="00F430A9">
          <w:rPr>
            <w:noProof/>
            <w:webHidden/>
          </w:rPr>
          <w:tab/>
        </w:r>
        <w:r w:rsidR="00F430A9">
          <w:rPr>
            <w:noProof/>
            <w:webHidden/>
          </w:rPr>
          <w:fldChar w:fldCharType="begin"/>
        </w:r>
        <w:r w:rsidR="00F430A9">
          <w:rPr>
            <w:noProof/>
            <w:webHidden/>
          </w:rPr>
          <w:instrText xml:space="preserve"> PAGEREF _Toc326694710 \h </w:instrText>
        </w:r>
        <w:r w:rsidR="00F430A9">
          <w:rPr>
            <w:noProof/>
            <w:webHidden/>
          </w:rPr>
        </w:r>
        <w:r w:rsidR="00F430A9">
          <w:rPr>
            <w:noProof/>
            <w:webHidden/>
          </w:rPr>
          <w:fldChar w:fldCharType="separate"/>
        </w:r>
        <w:r w:rsidR="009125CA">
          <w:rPr>
            <w:noProof/>
            <w:webHidden/>
          </w:rPr>
          <w:t>25</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11" w:history="1">
        <w:r w:rsidR="00F430A9" w:rsidRPr="00D27291">
          <w:rPr>
            <w:rStyle w:val="Hyperlink"/>
            <w:noProof/>
          </w:rPr>
          <w:t>Figure 8: Output from Phidgets 1066_0, showing commanded position and open-loop feedback for position and velocity</w:t>
        </w:r>
        <w:r w:rsidR="00F430A9">
          <w:rPr>
            <w:noProof/>
            <w:webHidden/>
          </w:rPr>
          <w:tab/>
        </w:r>
        <w:r w:rsidR="00F430A9">
          <w:rPr>
            <w:noProof/>
            <w:webHidden/>
          </w:rPr>
          <w:fldChar w:fldCharType="begin"/>
        </w:r>
        <w:r w:rsidR="00F430A9">
          <w:rPr>
            <w:noProof/>
            <w:webHidden/>
          </w:rPr>
          <w:instrText xml:space="preserve"> PAGEREF _Toc326694711 \h </w:instrText>
        </w:r>
        <w:r w:rsidR="00F430A9">
          <w:rPr>
            <w:noProof/>
            <w:webHidden/>
          </w:rPr>
        </w:r>
        <w:r w:rsidR="00F430A9">
          <w:rPr>
            <w:noProof/>
            <w:webHidden/>
          </w:rPr>
          <w:fldChar w:fldCharType="separate"/>
        </w:r>
        <w:r w:rsidR="009125CA">
          <w:rPr>
            <w:noProof/>
            <w:webHidden/>
          </w:rPr>
          <w:t>26</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12" w:history="1">
        <w:r w:rsidR="00F430A9" w:rsidRPr="00D27291">
          <w:rPr>
            <w:rStyle w:val="Hyperlink"/>
            <w:noProof/>
          </w:rPr>
          <w:t>Figure 9: Kinect's effective FOV without (left) and with (right) pan mount</w:t>
        </w:r>
        <w:r w:rsidR="00F430A9">
          <w:rPr>
            <w:noProof/>
            <w:webHidden/>
          </w:rPr>
          <w:tab/>
        </w:r>
        <w:r w:rsidR="00F430A9">
          <w:rPr>
            <w:noProof/>
            <w:webHidden/>
          </w:rPr>
          <w:fldChar w:fldCharType="begin"/>
        </w:r>
        <w:r w:rsidR="00F430A9">
          <w:rPr>
            <w:noProof/>
            <w:webHidden/>
          </w:rPr>
          <w:instrText xml:space="preserve"> PAGEREF _Toc326694712 \h </w:instrText>
        </w:r>
        <w:r w:rsidR="00F430A9">
          <w:rPr>
            <w:noProof/>
            <w:webHidden/>
          </w:rPr>
        </w:r>
        <w:r w:rsidR="00F430A9">
          <w:rPr>
            <w:noProof/>
            <w:webHidden/>
          </w:rPr>
          <w:fldChar w:fldCharType="separate"/>
        </w:r>
        <w:r w:rsidR="009125CA">
          <w:rPr>
            <w:noProof/>
            <w:webHidden/>
          </w:rPr>
          <w:t>27</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13" w:history="1">
        <w:r w:rsidR="00F430A9" w:rsidRPr="00D27291">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F430A9">
          <w:rPr>
            <w:noProof/>
            <w:webHidden/>
          </w:rPr>
          <w:tab/>
        </w:r>
        <w:r w:rsidR="00F430A9">
          <w:rPr>
            <w:noProof/>
            <w:webHidden/>
          </w:rPr>
          <w:fldChar w:fldCharType="begin"/>
        </w:r>
        <w:r w:rsidR="00F430A9">
          <w:rPr>
            <w:noProof/>
            <w:webHidden/>
          </w:rPr>
          <w:instrText xml:space="preserve"> PAGEREF _Toc326694713 \h </w:instrText>
        </w:r>
        <w:r w:rsidR="00F430A9">
          <w:rPr>
            <w:noProof/>
            <w:webHidden/>
          </w:rPr>
        </w:r>
        <w:r w:rsidR="00F430A9">
          <w:rPr>
            <w:noProof/>
            <w:webHidden/>
          </w:rPr>
          <w:fldChar w:fldCharType="separate"/>
        </w:r>
        <w:r w:rsidR="009125CA">
          <w:rPr>
            <w:noProof/>
            <w:webHidden/>
          </w:rPr>
          <w:t>28</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14" w:history="1">
        <w:r w:rsidR="00F430A9" w:rsidRPr="00D27291">
          <w:rPr>
            <w:rStyle w:val="Hyperlink"/>
            <w:noProof/>
          </w:rPr>
          <w:t>Figure 11: Tracking performance of Kinect with pan compensation</w:t>
        </w:r>
        <w:r w:rsidR="00F430A9">
          <w:rPr>
            <w:noProof/>
            <w:webHidden/>
          </w:rPr>
          <w:tab/>
        </w:r>
        <w:r w:rsidR="00F430A9">
          <w:rPr>
            <w:noProof/>
            <w:webHidden/>
          </w:rPr>
          <w:fldChar w:fldCharType="begin"/>
        </w:r>
        <w:r w:rsidR="00F430A9">
          <w:rPr>
            <w:noProof/>
            <w:webHidden/>
          </w:rPr>
          <w:instrText xml:space="preserve"> PAGEREF _Toc326694714 \h </w:instrText>
        </w:r>
        <w:r w:rsidR="00F430A9">
          <w:rPr>
            <w:noProof/>
            <w:webHidden/>
          </w:rPr>
        </w:r>
        <w:r w:rsidR="00F430A9">
          <w:rPr>
            <w:noProof/>
            <w:webHidden/>
          </w:rPr>
          <w:fldChar w:fldCharType="separate"/>
        </w:r>
        <w:r w:rsidR="009125CA">
          <w:rPr>
            <w:noProof/>
            <w:webHidden/>
          </w:rPr>
          <w:t>29</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15" w:history="1">
        <w:r w:rsidR="00F430A9" w:rsidRPr="00D27291">
          <w:rPr>
            <w:rStyle w:val="Hyperlink"/>
            <w:noProof/>
          </w:rPr>
          <w:t>Figure 12: Person-tracking architecture</w:t>
        </w:r>
        <w:r w:rsidR="00F430A9">
          <w:rPr>
            <w:noProof/>
            <w:webHidden/>
          </w:rPr>
          <w:tab/>
        </w:r>
        <w:r w:rsidR="00F430A9">
          <w:rPr>
            <w:noProof/>
            <w:webHidden/>
          </w:rPr>
          <w:fldChar w:fldCharType="begin"/>
        </w:r>
        <w:r w:rsidR="00F430A9">
          <w:rPr>
            <w:noProof/>
            <w:webHidden/>
          </w:rPr>
          <w:instrText xml:space="preserve"> PAGEREF _Toc326694715 \h </w:instrText>
        </w:r>
        <w:r w:rsidR="00F430A9">
          <w:rPr>
            <w:noProof/>
            <w:webHidden/>
          </w:rPr>
        </w:r>
        <w:r w:rsidR="00F430A9">
          <w:rPr>
            <w:noProof/>
            <w:webHidden/>
          </w:rPr>
          <w:fldChar w:fldCharType="separate"/>
        </w:r>
        <w:r w:rsidR="009125CA">
          <w:rPr>
            <w:noProof/>
            <w:webHidden/>
          </w:rPr>
          <w:t>31</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16" w:history="1">
        <w:r w:rsidR="00F430A9" w:rsidRPr="00D27291">
          <w:rPr>
            <w:rStyle w:val="Hyperlink"/>
            <w:noProof/>
          </w:rPr>
          <w:t>Figure 13: Kinect’s RGB image masked for a user, taken after calibration</w:t>
        </w:r>
        <w:r w:rsidR="00F430A9">
          <w:rPr>
            <w:noProof/>
            <w:webHidden/>
          </w:rPr>
          <w:tab/>
        </w:r>
        <w:r w:rsidR="00F430A9">
          <w:rPr>
            <w:noProof/>
            <w:webHidden/>
          </w:rPr>
          <w:fldChar w:fldCharType="begin"/>
        </w:r>
        <w:r w:rsidR="00F430A9">
          <w:rPr>
            <w:noProof/>
            <w:webHidden/>
          </w:rPr>
          <w:instrText xml:space="preserve"> PAGEREF _Toc326694716 \h </w:instrText>
        </w:r>
        <w:r w:rsidR="00F430A9">
          <w:rPr>
            <w:noProof/>
            <w:webHidden/>
          </w:rPr>
        </w:r>
        <w:r w:rsidR="00F430A9">
          <w:rPr>
            <w:noProof/>
            <w:webHidden/>
          </w:rPr>
          <w:fldChar w:fldCharType="separate"/>
        </w:r>
        <w:r w:rsidR="009125CA">
          <w:rPr>
            <w:noProof/>
            <w:webHidden/>
          </w:rPr>
          <w:t>35</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17" w:history="1">
        <w:r w:rsidR="00F430A9" w:rsidRPr="00D27291">
          <w:rPr>
            <w:rStyle w:val="Hyperlink"/>
            <w:noProof/>
          </w:rPr>
          <w:t>Figure 14: Histogram computed from Figure 13: hue on horizontal axis, saturation on vertical axis, brightness represents to histogram value.</w:t>
        </w:r>
        <w:r w:rsidR="00F430A9">
          <w:rPr>
            <w:noProof/>
            <w:webHidden/>
          </w:rPr>
          <w:tab/>
        </w:r>
        <w:r w:rsidR="00F430A9">
          <w:rPr>
            <w:noProof/>
            <w:webHidden/>
          </w:rPr>
          <w:fldChar w:fldCharType="begin"/>
        </w:r>
        <w:r w:rsidR="00F430A9">
          <w:rPr>
            <w:noProof/>
            <w:webHidden/>
          </w:rPr>
          <w:instrText xml:space="preserve"> PAGEREF _Toc326694717 \h </w:instrText>
        </w:r>
        <w:r w:rsidR="00F430A9">
          <w:rPr>
            <w:noProof/>
            <w:webHidden/>
          </w:rPr>
        </w:r>
        <w:r w:rsidR="00F430A9">
          <w:rPr>
            <w:noProof/>
            <w:webHidden/>
          </w:rPr>
          <w:fldChar w:fldCharType="separate"/>
        </w:r>
        <w:r w:rsidR="009125CA">
          <w:rPr>
            <w:noProof/>
            <w:webHidden/>
          </w:rPr>
          <w:t>35</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18" w:history="1">
        <w:r w:rsidR="00F430A9" w:rsidRPr="00D27291">
          <w:rPr>
            <w:rStyle w:val="Hyperlink"/>
            <w:noProof/>
          </w:rPr>
          <w:t>Figure 15: Alternate view of Figure 14 as 3D surface plot</w:t>
        </w:r>
        <w:r w:rsidR="00F430A9">
          <w:rPr>
            <w:noProof/>
            <w:webHidden/>
          </w:rPr>
          <w:tab/>
        </w:r>
        <w:r w:rsidR="00F430A9">
          <w:rPr>
            <w:noProof/>
            <w:webHidden/>
          </w:rPr>
          <w:fldChar w:fldCharType="begin"/>
        </w:r>
        <w:r w:rsidR="00F430A9">
          <w:rPr>
            <w:noProof/>
            <w:webHidden/>
          </w:rPr>
          <w:instrText xml:space="preserve"> PAGEREF _Toc326694718 \h </w:instrText>
        </w:r>
        <w:r w:rsidR="00F430A9">
          <w:rPr>
            <w:noProof/>
            <w:webHidden/>
          </w:rPr>
        </w:r>
        <w:r w:rsidR="00F430A9">
          <w:rPr>
            <w:noProof/>
            <w:webHidden/>
          </w:rPr>
          <w:fldChar w:fldCharType="separate"/>
        </w:r>
        <w:r w:rsidR="009125CA">
          <w:rPr>
            <w:noProof/>
            <w:webHidden/>
          </w:rPr>
          <w:t>35</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19" w:history="1">
        <w:r w:rsidR="00F430A9" w:rsidRPr="00D27291">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00F430A9" w:rsidRPr="00D27291">
          <w:rPr>
            <w:rStyle w:val="Hyperlink"/>
            <w:noProof/>
          </w:rPr>
          <w:t xml:space="preserve">  (red) and </w:t>
        </w:r>
        <m:oMath>
          <m:r>
            <m:rPr>
              <m:sty m:val="b"/>
            </m:rPr>
            <w:rPr>
              <w:rStyle w:val="Hyperlink"/>
              <w:rFonts w:ascii="Cambria Math" w:hAnsi="Cambria Math"/>
              <w:noProof/>
            </w:rPr>
            <m:t>Hcal</m:t>
          </m:r>
        </m:oMath>
        <w:r w:rsidR="00F430A9" w:rsidRPr="00D27291">
          <w:rPr>
            <w:rStyle w:val="Hyperlink"/>
            <w:noProof/>
          </w:rPr>
          <w:t xml:space="preserve">  (blue)</w:t>
        </w:r>
        <w:r w:rsidR="00F430A9">
          <w:rPr>
            <w:noProof/>
            <w:webHidden/>
          </w:rPr>
          <w:tab/>
        </w:r>
        <w:r w:rsidR="00F430A9">
          <w:rPr>
            <w:noProof/>
            <w:webHidden/>
          </w:rPr>
          <w:fldChar w:fldCharType="begin"/>
        </w:r>
        <w:r w:rsidR="00F430A9">
          <w:rPr>
            <w:noProof/>
            <w:webHidden/>
          </w:rPr>
          <w:instrText xml:space="preserve"> PAGEREF _Toc326694719 \h </w:instrText>
        </w:r>
        <w:r w:rsidR="00F430A9">
          <w:rPr>
            <w:noProof/>
            <w:webHidden/>
          </w:rPr>
        </w:r>
        <w:r w:rsidR="00F430A9">
          <w:rPr>
            <w:noProof/>
            <w:webHidden/>
          </w:rPr>
          <w:fldChar w:fldCharType="separate"/>
        </w:r>
        <w:r w:rsidR="009125CA">
          <w:rPr>
            <w:noProof/>
            <w:webHidden/>
          </w:rPr>
          <w:t>38</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20" w:history="1">
        <w:r w:rsidR="00F430A9" w:rsidRPr="00D27291">
          <w:rPr>
            <w:rStyle w:val="Hyperlink"/>
            <w:noProof/>
          </w:rPr>
          <w:t>Figure 17: Planning module architecture</w:t>
        </w:r>
        <w:r w:rsidR="00F430A9">
          <w:rPr>
            <w:noProof/>
            <w:webHidden/>
          </w:rPr>
          <w:tab/>
        </w:r>
        <w:r w:rsidR="00F430A9">
          <w:rPr>
            <w:noProof/>
            <w:webHidden/>
          </w:rPr>
          <w:fldChar w:fldCharType="begin"/>
        </w:r>
        <w:r w:rsidR="00F430A9">
          <w:rPr>
            <w:noProof/>
            <w:webHidden/>
          </w:rPr>
          <w:instrText xml:space="preserve"> PAGEREF _Toc326694720 \h </w:instrText>
        </w:r>
        <w:r w:rsidR="00F430A9">
          <w:rPr>
            <w:noProof/>
            <w:webHidden/>
          </w:rPr>
        </w:r>
        <w:r w:rsidR="00F430A9">
          <w:rPr>
            <w:noProof/>
            <w:webHidden/>
          </w:rPr>
          <w:fldChar w:fldCharType="separate"/>
        </w:r>
        <w:r w:rsidR="009125CA">
          <w:rPr>
            <w:noProof/>
            <w:webHidden/>
          </w:rPr>
          <w:t>40</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21" w:history="1">
        <w:r w:rsidR="00F430A9" w:rsidRPr="00D27291">
          <w:rPr>
            <w:rStyle w:val="Hyperlink"/>
            <w:noProof/>
          </w:rPr>
          <w:t>Figure 18: Smooth path produced by SBPL planner in presence of obstacles (grid size 1m)</w:t>
        </w:r>
        <w:r w:rsidR="00F430A9">
          <w:rPr>
            <w:noProof/>
            <w:webHidden/>
          </w:rPr>
          <w:tab/>
        </w:r>
        <w:r w:rsidR="00F430A9">
          <w:rPr>
            <w:noProof/>
            <w:webHidden/>
          </w:rPr>
          <w:fldChar w:fldCharType="begin"/>
        </w:r>
        <w:r w:rsidR="00F430A9">
          <w:rPr>
            <w:noProof/>
            <w:webHidden/>
          </w:rPr>
          <w:instrText xml:space="preserve"> PAGEREF _Toc326694721 \h </w:instrText>
        </w:r>
        <w:r w:rsidR="00F430A9">
          <w:rPr>
            <w:noProof/>
            <w:webHidden/>
          </w:rPr>
        </w:r>
        <w:r w:rsidR="00F430A9">
          <w:rPr>
            <w:noProof/>
            <w:webHidden/>
          </w:rPr>
          <w:fldChar w:fldCharType="separate"/>
        </w:r>
        <w:r w:rsidR="009125CA">
          <w:rPr>
            <w:noProof/>
            <w:webHidden/>
          </w:rPr>
          <w:t>41</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22" w:history="1">
        <w:r w:rsidR="00F430A9" w:rsidRPr="00D27291">
          <w:rPr>
            <w:rStyle w:val="Hyperlink"/>
            <w:noProof/>
          </w:rPr>
          <w:t>Figure 19: Harlie's motion primitives (spin-in-place moves not shown)</w:t>
        </w:r>
        <w:r w:rsidR="00F430A9">
          <w:rPr>
            <w:noProof/>
            <w:webHidden/>
          </w:rPr>
          <w:tab/>
        </w:r>
        <w:r w:rsidR="00F430A9">
          <w:rPr>
            <w:noProof/>
            <w:webHidden/>
          </w:rPr>
          <w:fldChar w:fldCharType="begin"/>
        </w:r>
        <w:r w:rsidR="00F430A9">
          <w:rPr>
            <w:noProof/>
            <w:webHidden/>
          </w:rPr>
          <w:instrText xml:space="preserve"> PAGEREF _Toc326694722 \h </w:instrText>
        </w:r>
        <w:r w:rsidR="00F430A9">
          <w:rPr>
            <w:noProof/>
            <w:webHidden/>
          </w:rPr>
        </w:r>
        <w:r w:rsidR="00F430A9">
          <w:rPr>
            <w:noProof/>
            <w:webHidden/>
          </w:rPr>
          <w:fldChar w:fldCharType="separate"/>
        </w:r>
        <w:r w:rsidR="009125CA">
          <w:rPr>
            <w:noProof/>
            <w:webHidden/>
          </w:rPr>
          <w:t>42</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23" w:history="1">
        <w:r w:rsidR="00F430A9" w:rsidRPr="00D27291">
          <w:rPr>
            <w:rStyle w:val="Hyperlink"/>
            <w:noProof/>
          </w:rPr>
          <w:t>Figure 20: Illustration of rolling-window approach</w:t>
        </w:r>
        <w:r w:rsidR="00F430A9">
          <w:rPr>
            <w:noProof/>
            <w:webHidden/>
          </w:rPr>
          <w:tab/>
        </w:r>
        <w:r w:rsidR="00F430A9">
          <w:rPr>
            <w:noProof/>
            <w:webHidden/>
          </w:rPr>
          <w:fldChar w:fldCharType="begin"/>
        </w:r>
        <w:r w:rsidR="00F430A9">
          <w:rPr>
            <w:noProof/>
            <w:webHidden/>
          </w:rPr>
          <w:instrText xml:space="preserve"> PAGEREF _Toc326694723 \h </w:instrText>
        </w:r>
        <w:r w:rsidR="00F430A9">
          <w:rPr>
            <w:noProof/>
            <w:webHidden/>
          </w:rPr>
        </w:r>
        <w:r w:rsidR="00F430A9">
          <w:rPr>
            <w:noProof/>
            <w:webHidden/>
          </w:rPr>
          <w:fldChar w:fldCharType="separate"/>
        </w:r>
        <w:r w:rsidR="009125CA">
          <w:rPr>
            <w:noProof/>
            <w:webHidden/>
          </w:rPr>
          <w:t>44</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24" w:history="1">
        <w:r w:rsidR="00F430A9" w:rsidRPr="00D27291">
          <w:rPr>
            <w:rStyle w:val="Hyperlink"/>
            <w:noProof/>
          </w:rPr>
          <w:t>Figure 21: Illustration of partial and full replanning</w:t>
        </w:r>
        <w:r w:rsidR="00F430A9">
          <w:rPr>
            <w:noProof/>
            <w:webHidden/>
          </w:rPr>
          <w:tab/>
        </w:r>
        <w:r w:rsidR="00F430A9">
          <w:rPr>
            <w:noProof/>
            <w:webHidden/>
          </w:rPr>
          <w:fldChar w:fldCharType="begin"/>
        </w:r>
        <w:r w:rsidR="00F430A9">
          <w:rPr>
            <w:noProof/>
            <w:webHidden/>
          </w:rPr>
          <w:instrText xml:space="preserve"> PAGEREF _Toc326694724 \h </w:instrText>
        </w:r>
        <w:r w:rsidR="00F430A9">
          <w:rPr>
            <w:noProof/>
            <w:webHidden/>
          </w:rPr>
        </w:r>
        <w:r w:rsidR="00F430A9">
          <w:rPr>
            <w:noProof/>
            <w:webHidden/>
          </w:rPr>
          <w:fldChar w:fldCharType="separate"/>
        </w:r>
        <w:r w:rsidR="009125CA">
          <w:rPr>
            <w:noProof/>
            <w:webHidden/>
          </w:rPr>
          <w:t>47</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25" w:history="1">
        <w:r w:rsidR="00F430A9" w:rsidRPr="00D27291">
          <w:rPr>
            <w:rStyle w:val="Hyperlink"/>
            <w:noProof/>
          </w:rPr>
          <w:t>Figure 22: Special condition leading to full replan: target moves behind the robot</w:t>
        </w:r>
        <w:r w:rsidR="00F430A9">
          <w:rPr>
            <w:noProof/>
            <w:webHidden/>
          </w:rPr>
          <w:tab/>
        </w:r>
        <w:r w:rsidR="00F430A9">
          <w:rPr>
            <w:noProof/>
            <w:webHidden/>
          </w:rPr>
          <w:fldChar w:fldCharType="begin"/>
        </w:r>
        <w:r w:rsidR="00F430A9">
          <w:rPr>
            <w:noProof/>
            <w:webHidden/>
          </w:rPr>
          <w:instrText xml:space="preserve"> PAGEREF _Toc326694725 \h </w:instrText>
        </w:r>
        <w:r w:rsidR="00F430A9">
          <w:rPr>
            <w:noProof/>
            <w:webHidden/>
          </w:rPr>
        </w:r>
        <w:r w:rsidR="00F430A9">
          <w:rPr>
            <w:noProof/>
            <w:webHidden/>
          </w:rPr>
          <w:fldChar w:fldCharType="separate"/>
        </w:r>
        <w:r w:rsidR="009125CA">
          <w:rPr>
            <w:noProof/>
            <w:webHidden/>
          </w:rPr>
          <w:t>49</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26" w:history="1">
        <w:r w:rsidR="00F430A9" w:rsidRPr="00D27291">
          <w:rPr>
            <w:rStyle w:val="Hyperlink"/>
            <w:noProof/>
          </w:rPr>
          <w:t>Figure 23: Goal constellation, true goal in green (grid resolution 1m)</w:t>
        </w:r>
        <w:r w:rsidR="00F430A9">
          <w:rPr>
            <w:noProof/>
            <w:webHidden/>
          </w:rPr>
          <w:tab/>
        </w:r>
        <w:r w:rsidR="00F430A9">
          <w:rPr>
            <w:noProof/>
            <w:webHidden/>
          </w:rPr>
          <w:fldChar w:fldCharType="begin"/>
        </w:r>
        <w:r w:rsidR="00F430A9">
          <w:rPr>
            <w:noProof/>
            <w:webHidden/>
          </w:rPr>
          <w:instrText xml:space="preserve"> PAGEREF _Toc326694726 \h </w:instrText>
        </w:r>
        <w:r w:rsidR="00F430A9">
          <w:rPr>
            <w:noProof/>
            <w:webHidden/>
          </w:rPr>
        </w:r>
        <w:r w:rsidR="00F430A9">
          <w:rPr>
            <w:noProof/>
            <w:webHidden/>
          </w:rPr>
          <w:fldChar w:fldCharType="separate"/>
        </w:r>
        <w:r w:rsidR="009125CA">
          <w:rPr>
            <w:noProof/>
            <w:webHidden/>
          </w:rPr>
          <w:t>50</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r>
        <w:fldChar w:fldCharType="begin"/>
      </w:r>
      <w:r>
        <w:instrText xml:space="preserve"> HYPERLINK \l "_Toc326694727" </w:instrText>
      </w:r>
      <w:r>
        <w:fldChar w:fldCharType="separate"/>
      </w:r>
      <w:r w:rsidR="00F430A9" w:rsidRPr="00D27291">
        <w:rPr>
          <w:rStyle w:val="Hyperlink"/>
          <w:noProof/>
        </w:rPr>
        <w:t>Figure 24: Planning benchmark in obstruction-free setting</w:t>
      </w:r>
      <w:r w:rsidR="00F430A9">
        <w:rPr>
          <w:noProof/>
          <w:webHidden/>
        </w:rPr>
        <w:tab/>
      </w:r>
      <w:r w:rsidR="00F430A9">
        <w:rPr>
          <w:noProof/>
          <w:webHidden/>
        </w:rPr>
        <w:fldChar w:fldCharType="begin"/>
      </w:r>
      <w:r w:rsidR="00F430A9">
        <w:rPr>
          <w:noProof/>
          <w:webHidden/>
        </w:rPr>
        <w:instrText xml:space="preserve"> PAGEREF _Toc326694727 \h </w:instrText>
      </w:r>
      <w:r w:rsidR="00F430A9">
        <w:rPr>
          <w:noProof/>
          <w:webHidden/>
        </w:rPr>
      </w:r>
      <w:r w:rsidR="00F430A9">
        <w:rPr>
          <w:noProof/>
          <w:webHidden/>
        </w:rPr>
        <w:fldChar w:fldCharType="separate"/>
      </w:r>
      <w:ins w:id="17" w:author="Bill" w:date="2012-06-05T22:29:00Z">
        <w:r w:rsidR="009125CA">
          <w:rPr>
            <w:noProof/>
            <w:webHidden/>
          </w:rPr>
          <w:t>52</w:t>
        </w:r>
      </w:ins>
      <w:del w:id="18" w:author="Bill" w:date="2012-06-05T22:29:00Z">
        <w:r w:rsidR="00F430A9" w:rsidDel="009125CA">
          <w:rPr>
            <w:noProof/>
            <w:webHidden/>
          </w:rPr>
          <w:delText>51</w:delText>
        </w:r>
      </w:del>
      <w:r w:rsidR="00F430A9">
        <w:rPr>
          <w:noProof/>
          <w:webHidden/>
        </w:rPr>
        <w:fldChar w:fldCharType="end"/>
      </w:r>
      <w:r>
        <w:rPr>
          <w:noProof/>
        </w:rPr>
        <w:fldChar w:fldCharType="end"/>
      </w:r>
    </w:p>
    <w:p w:rsidR="00F430A9" w:rsidRDefault="000D4D11">
      <w:pPr>
        <w:pStyle w:val="TableofFigures"/>
        <w:tabs>
          <w:tab w:val="right" w:leader="dot" w:pos="8630"/>
        </w:tabs>
        <w:rPr>
          <w:rFonts w:asciiTheme="minorHAnsi" w:hAnsiTheme="minorHAnsi"/>
          <w:noProof/>
          <w:sz w:val="22"/>
        </w:rPr>
      </w:pPr>
      <w:hyperlink w:anchor="_Toc326694728" w:history="1">
        <w:r w:rsidR="00F430A9" w:rsidRPr="00D27291">
          <w:rPr>
            <w:rStyle w:val="Hyperlink"/>
            <w:noProof/>
          </w:rPr>
          <w:t>Figure 25: Path taken by Harlie to avoid box (grid size 1m.)  Note that only front face of box is visible.</w:t>
        </w:r>
        <w:r w:rsidR="00F430A9">
          <w:rPr>
            <w:noProof/>
            <w:webHidden/>
          </w:rPr>
          <w:tab/>
        </w:r>
        <w:r w:rsidR="00F430A9">
          <w:rPr>
            <w:noProof/>
            <w:webHidden/>
          </w:rPr>
          <w:fldChar w:fldCharType="begin"/>
        </w:r>
        <w:r w:rsidR="00F430A9">
          <w:rPr>
            <w:noProof/>
            <w:webHidden/>
          </w:rPr>
          <w:instrText xml:space="preserve"> PAGEREF _Toc326694728 \h </w:instrText>
        </w:r>
        <w:r w:rsidR="00F430A9">
          <w:rPr>
            <w:noProof/>
            <w:webHidden/>
          </w:rPr>
        </w:r>
        <w:r w:rsidR="00F430A9">
          <w:rPr>
            <w:noProof/>
            <w:webHidden/>
          </w:rPr>
          <w:fldChar w:fldCharType="separate"/>
        </w:r>
        <w:r w:rsidR="009125CA">
          <w:rPr>
            <w:noProof/>
            <w:webHidden/>
          </w:rPr>
          <w:t>53</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r>
        <w:fldChar w:fldCharType="begin"/>
      </w:r>
      <w:r>
        <w:instrText xml:space="preserve"> HYPERLINK \l "_Toc326694729" </w:instrText>
      </w:r>
      <w:r>
        <w:fldChar w:fldCharType="separate"/>
      </w:r>
      <w:r w:rsidR="00F430A9" w:rsidRPr="00D27291">
        <w:rPr>
          <w:rStyle w:val="Hyperlink"/>
          <w:noProof/>
        </w:rPr>
        <w:t>Figure 26: Planning benchmark in dynamic replanning scenario</w:t>
      </w:r>
      <w:r w:rsidR="00F430A9">
        <w:rPr>
          <w:noProof/>
          <w:webHidden/>
        </w:rPr>
        <w:tab/>
      </w:r>
      <w:r w:rsidR="00F430A9">
        <w:rPr>
          <w:noProof/>
          <w:webHidden/>
        </w:rPr>
        <w:fldChar w:fldCharType="begin"/>
      </w:r>
      <w:r w:rsidR="00F430A9">
        <w:rPr>
          <w:noProof/>
          <w:webHidden/>
        </w:rPr>
        <w:instrText xml:space="preserve"> PAGEREF _Toc326694729 \h </w:instrText>
      </w:r>
      <w:r w:rsidR="00F430A9">
        <w:rPr>
          <w:noProof/>
          <w:webHidden/>
        </w:rPr>
      </w:r>
      <w:r w:rsidR="00F430A9">
        <w:rPr>
          <w:noProof/>
          <w:webHidden/>
        </w:rPr>
        <w:fldChar w:fldCharType="separate"/>
      </w:r>
      <w:ins w:id="19" w:author="Bill" w:date="2012-06-05T22:29:00Z">
        <w:r w:rsidR="009125CA">
          <w:rPr>
            <w:noProof/>
            <w:webHidden/>
          </w:rPr>
          <w:t>54</w:t>
        </w:r>
      </w:ins>
      <w:del w:id="20" w:author="Bill" w:date="2012-06-05T22:29:00Z">
        <w:r w:rsidR="00F430A9" w:rsidDel="009125CA">
          <w:rPr>
            <w:noProof/>
            <w:webHidden/>
          </w:rPr>
          <w:delText>53</w:delText>
        </w:r>
      </w:del>
      <w:r w:rsidR="00F430A9">
        <w:rPr>
          <w:noProof/>
          <w:webHidden/>
        </w:rPr>
        <w:fldChar w:fldCharType="end"/>
      </w:r>
      <w:r>
        <w:rPr>
          <w:noProof/>
        </w:rPr>
        <w:fldChar w:fldCharType="end"/>
      </w:r>
    </w:p>
    <w:p w:rsidR="00F430A9" w:rsidRDefault="000D4D11">
      <w:pPr>
        <w:pStyle w:val="TableofFigures"/>
        <w:tabs>
          <w:tab w:val="right" w:leader="dot" w:pos="8630"/>
        </w:tabs>
        <w:rPr>
          <w:rFonts w:asciiTheme="minorHAnsi" w:hAnsiTheme="minorHAnsi"/>
          <w:noProof/>
          <w:sz w:val="22"/>
        </w:rPr>
      </w:pPr>
      <w:r>
        <w:fldChar w:fldCharType="begin"/>
      </w:r>
      <w:r>
        <w:instrText xml:space="preserve"> HYPERLINK \l "</w:instrText>
      </w:r>
      <w:r>
        <w:instrText xml:space="preserve">_Toc326694730" </w:instrText>
      </w:r>
      <w:r>
        <w:fldChar w:fldCharType="separate"/>
      </w:r>
      <w:r w:rsidR="00F430A9" w:rsidRPr="00D27291">
        <w:rPr>
          <w:rStyle w:val="Hyperlink"/>
          <w:noProof/>
        </w:rPr>
        <w:t>Figure 27: Path taken by Harlie (blue) and target person (green).  Dots represent position measurements, every 5</w:t>
      </w:r>
      <w:r w:rsidR="00F430A9" w:rsidRPr="00D27291">
        <w:rPr>
          <w:rStyle w:val="Hyperlink"/>
          <w:noProof/>
          <w:vertAlign w:val="superscript"/>
        </w:rPr>
        <w:t>th</w:t>
      </w:r>
      <w:r w:rsidR="00F430A9" w:rsidRPr="00D27291">
        <w:rPr>
          <w:rStyle w:val="Hyperlink"/>
          <w:noProof/>
        </w:rPr>
        <w:t xml:space="preserve"> measurement highlighted.  Grid size 1m.  Red and black indicate obstacles.</w:t>
      </w:r>
      <w:r w:rsidR="00F430A9">
        <w:rPr>
          <w:noProof/>
          <w:webHidden/>
        </w:rPr>
        <w:tab/>
      </w:r>
      <w:r w:rsidR="00F430A9">
        <w:rPr>
          <w:noProof/>
          <w:webHidden/>
        </w:rPr>
        <w:fldChar w:fldCharType="begin"/>
      </w:r>
      <w:r w:rsidR="00F430A9">
        <w:rPr>
          <w:noProof/>
          <w:webHidden/>
        </w:rPr>
        <w:instrText xml:space="preserve"> PAGEREF _Toc326694730 \h </w:instrText>
      </w:r>
      <w:r w:rsidR="00F430A9">
        <w:rPr>
          <w:noProof/>
          <w:webHidden/>
        </w:rPr>
      </w:r>
      <w:r w:rsidR="00F430A9">
        <w:rPr>
          <w:noProof/>
          <w:webHidden/>
        </w:rPr>
        <w:fldChar w:fldCharType="separate"/>
      </w:r>
      <w:ins w:id="21" w:author="Bill" w:date="2012-06-05T22:29:00Z">
        <w:r w:rsidR="009125CA">
          <w:rPr>
            <w:noProof/>
            <w:webHidden/>
          </w:rPr>
          <w:t>56</w:t>
        </w:r>
      </w:ins>
      <w:del w:id="22" w:author="Bill" w:date="2012-06-05T22:29:00Z">
        <w:r w:rsidR="00F430A9" w:rsidDel="009125CA">
          <w:rPr>
            <w:noProof/>
            <w:webHidden/>
          </w:rPr>
          <w:delText>55</w:delText>
        </w:r>
      </w:del>
      <w:r w:rsidR="00F430A9">
        <w:rPr>
          <w:noProof/>
          <w:webHidden/>
        </w:rPr>
        <w:fldChar w:fldCharType="end"/>
      </w:r>
      <w:r>
        <w:rPr>
          <w:noProof/>
        </w:rPr>
        <w:fldChar w:fldCharType="end"/>
      </w:r>
    </w:p>
    <w:p w:rsidR="00F324C7" w:rsidRDefault="000F6971" w:rsidP="00957A25">
      <w:pPr>
        <w:spacing w:line="360" w:lineRule="auto"/>
      </w:pPr>
      <w:r>
        <w:rPr>
          <w:rFonts w:eastAsiaTheme="majorEastAsia"/>
        </w:rPr>
        <w:lastRenderedPageBreak/>
        <w:fldChar w:fldCharType="end"/>
      </w:r>
      <w:r w:rsidR="00F324C7">
        <w:t>Acknowledgements</w:t>
      </w:r>
    </w:p>
    <w:p w:rsidR="00005F2C" w:rsidRDefault="0042009B" w:rsidP="000072A2">
      <w:pPr>
        <w:spacing w:line="480" w:lineRule="auto"/>
        <w:ind w:firstLine="720"/>
      </w:pPr>
      <w:r>
        <w:t xml:space="preserve">I would like to thank my academic advisor, Dr. Wyatt Newman, for his tireless mentoring since freshman year.  Thanks for advising me as an undergraduate, for steering me into the B.S./M.S. program, and of course for all of the help that has gone into this thesis.  </w:t>
      </w:r>
      <w:r w:rsidR="00005F2C">
        <w:t xml:space="preserve">Thanks to previous </w:t>
      </w:r>
      <w:r w:rsidR="00FA3A82">
        <w:t>graduate students</w:t>
      </w:r>
      <w:r w:rsidR="00005F2C">
        <w:t xml:space="preserve"> at Case, </w:t>
      </w:r>
      <w:r>
        <w:t>especially</w:t>
      </w:r>
      <w:r w:rsidR="00005F2C">
        <w:t xml:space="preserve"> Chad Roc</w:t>
      </w:r>
      <w:r w:rsidR="00FA3A82">
        <w:t>key and Eric Perko</w:t>
      </w:r>
      <w:r w:rsidR="00C452C2">
        <w:t>,</w:t>
      </w:r>
      <w:r w:rsidR="00005F2C">
        <w:t xml:space="preserve"> </w:t>
      </w:r>
      <w:r>
        <w:t>who designed Harlie</w:t>
      </w:r>
      <w:r w:rsidR="00FA3A82">
        <w:t>, wrote many of</w:t>
      </w:r>
      <w:r>
        <w:t xml:space="preserve"> Harlie’s software packages, and </w:t>
      </w:r>
      <w:r w:rsidR="00FA3A82">
        <w:t xml:space="preserve">provided great </w:t>
      </w:r>
      <w:r w:rsidR="00C452C2">
        <w:t>help with</w:t>
      </w:r>
      <w:r w:rsidR="00FA3A82">
        <w:t xml:space="preserve"> ROS.</w:t>
      </w:r>
      <w:r w:rsidR="00C452C2">
        <w:t xml:space="preserve">  </w:t>
      </w:r>
      <w:r w:rsidR="00F430A9">
        <w:t xml:space="preserve">Finally, </w:t>
      </w:r>
      <w:r w:rsidR="00C452C2">
        <w:t xml:space="preserve">I will always be grateful to my parents for </w:t>
      </w:r>
      <w:r w:rsidR="00F430A9">
        <w:t>constantly being there for me with encouragement and support for over 21 years.</w:t>
      </w:r>
    </w:p>
    <w:p w:rsidR="00F324C7" w:rsidRDefault="00F324C7">
      <w:r>
        <w:br w:type="page"/>
      </w:r>
    </w:p>
    <w:p w:rsidR="00EB0353" w:rsidRDefault="00EB0353" w:rsidP="00EB0353">
      <w:pPr>
        <w:jc w:val="center"/>
      </w:pPr>
      <w:r>
        <w:lastRenderedPageBreak/>
        <w:t>ROBOTIC PERSON-FOLLOWING IN CLUTTERED ENVIRONMENTS</w:t>
      </w:r>
    </w:p>
    <w:p w:rsidR="007F3970" w:rsidRDefault="007F3970" w:rsidP="000072A2">
      <w:pPr>
        <w:jc w:val="center"/>
      </w:pPr>
    </w:p>
    <w:p w:rsidR="007F3970" w:rsidRDefault="007F3970" w:rsidP="000072A2">
      <w:pPr>
        <w:jc w:val="center"/>
      </w:pPr>
    </w:p>
    <w:p w:rsidR="007F3970" w:rsidRDefault="007F3970" w:rsidP="000072A2">
      <w:pPr>
        <w:jc w:val="center"/>
      </w:pPr>
      <w:r>
        <w:t>Abstract</w:t>
      </w:r>
    </w:p>
    <w:p w:rsidR="007F3970" w:rsidRDefault="007F3970" w:rsidP="000072A2">
      <w:pPr>
        <w:jc w:val="center"/>
      </w:pPr>
    </w:p>
    <w:p w:rsidR="007F3970" w:rsidRDefault="007F3970" w:rsidP="000072A2">
      <w:pPr>
        <w:jc w:val="center"/>
      </w:pPr>
    </w:p>
    <w:p w:rsidR="007F3970" w:rsidRDefault="007F3970" w:rsidP="000072A2">
      <w:pPr>
        <w:jc w:val="center"/>
      </w:pPr>
      <w:r>
        <w:t>WILLIAM R. Kulp</w:t>
      </w:r>
    </w:p>
    <w:p w:rsidR="007F3970" w:rsidRDefault="007F3970" w:rsidP="000072A2">
      <w:pPr>
        <w:jc w:val="center"/>
      </w:pPr>
    </w:p>
    <w:p w:rsidR="007F3970" w:rsidRDefault="007F3970" w:rsidP="000072A2">
      <w:pPr>
        <w:jc w:val="center"/>
      </w:pPr>
    </w:p>
    <w:p w:rsidR="00717F9B" w:rsidRPr="00F324C7" w:rsidRDefault="007F3970" w:rsidP="000072A2">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 xml:space="preserve">This thesis </w:t>
      </w:r>
      <w:r w:rsidR="00EB0353">
        <w:t>shows the development of hardware and software elements to enable a mobile robot to follow a target person through an obstacle-filled room.  Person-tracking is performed via fusion of information from the Microsoft Kinect and other sensors.  A dynamic replanning system was created to allow the robot to tra</w:t>
      </w:r>
      <w:r w:rsidR="00EB0353">
        <w:lastRenderedPageBreak/>
        <w:t>ck moving targets.</w:t>
      </w:r>
    </w:p>
    <w:p w:rsidR="00735B7C" w:rsidRDefault="00735B7C" w:rsidP="00F91C31">
      <w:pPr>
        <w:pStyle w:val="Heading1"/>
      </w:pPr>
      <w:bookmarkStart w:id="23" w:name="_Toc326694677"/>
      <w:r>
        <w:t>Introduction</w:t>
      </w:r>
      <w:r w:rsidR="00236A08">
        <w:t xml:space="preserve"> and Background</w:t>
      </w:r>
      <w:bookmarkEnd w:id="23"/>
    </w:p>
    <w:p w:rsidR="007C75C2" w:rsidRDefault="00AF35B7" w:rsidP="007C75C2">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w:t>
      </w:r>
      <w:sdt>
        <w:sdtPr>
          <w:id w:val="1455293033"/>
          <w:citation/>
        </w:sdtPr>
        <w:sdtEndPr/>
        <w:sdtContent>
          <w:r w:rsidR="006D25BD">
            <w:fldChar w:fldCharType="begin"/>
          </w:r>
          <w:r w:rsidR="006D25BD">
            <w:instrText xml:space="preserve"> CITATION Roc12 \l 1033 </w:instrText>
          </w:r>
          <w:r w:rsidR="006D25BD">
            <w:fldChar w:fldCharType="separate"/>
          </w:r>
          <w:r w:rsidR="00F430A9">
            <w:rPr>
              <w:noProof/>
            </w:rPr>
            <w:t xml:space="preserve"> </w:t>
          </w:r>
          <w:r w:rsidR="00F430A9" w:rsidRPr="000072A2">
            <w:rPr>
              <w:noProof/>
            </w:rPr>
            <w:t>[1]</w:t>
          </w:r>
          <w:r w:rsidR="006D25BD">
            <w:fldChar w:fldCharType="end"/>
          </w:r>
        </w:sdtContent>
      </w:sdt>
      <w:r w:rsidR="00523AC0">
        <w:t>.  A pack robot could follow a soldier into combat</w:t>
      </w:r>
      <w:r w:rsidR="00746BC6">
        <w:t xml:space="preserve">. </w:t>
      </w:r>
      <w:r w:rsidR="00825C2A">
        <w:t xml:space="preserve"> </w:t>
      </w:r>
      <w:r w:rsidR="00746BC6">
        <w:t>A</w:t>
      </w:r>
      <w:r w:rsidR="00825C2A">
        <w:t xml:space="preserve"> tourguide robot </w:t>
      </w:r>
      <w:r w:rsidR="007C75C2">
        <w:t xml:space="preserve">guiding a group of people through a museum would face </w:t>
      </w:r>
      <w:r w:rsidR="00746BC6">
        <w:t>similar challenges in maintaining recognition and navigating safely in the presence of obstacles and people.</w:t>
      </w:r>
    </w:p>
    <w:p w:rsidR="00D971A3" w:rsidRDefault="00735B7C" w:rsidP="007C75C2">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w:t>
      </w:r>
      <w:r w:rsidR="00944B7C">
        <w:t>typical</w:t>
      </w:r>
      <w:r w:rsidR="00333C89">
        <w:t xml:space="preserve">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w:t>
      </w:r>
      <w:r w:rsidR="00FC59E7">
        <w:lastRenderedPageBreak/>
        <w:t>ent technologies.</w:t>
      </w:r>
    </w:p>
    <w:p w:rsidR="000072A2" w:rsidRDefault="000072A2" w:rsidP="007C75C2">
      <w:pPr>
        <w:spacing w:line="480" w:lineRule="auto"/>
        <w:ind w:firstLine="720"/>
      </w:pPr>
    </w:p>
    <w:p w:rsidR="00236A08" w:rsidRDefault="00236A08" w:rsidP="00193048">
      <w:pPr>
        <w:pStyle w:val="Heading2"/>
      </w:pPr>
      <w:bookmarkStart w:id="24" w:name="_Toc326694678"/>
      <w:r>
        <w:t>Computer Vision</w:t>
      </w:r>
      <w:bookmarkEnd w:id="24"/>
    </w:p>
    <w:p w:rsidR="00520ED1" w:rsidRDefault="006D25BD" w:rsidP="00281685">
      <w:pPr>
        <w:spacing w:line="480" w:lineRule="auto"/>
        <w:ind w:firstLine="720"/>
      </w:pPr>
      <w:r>
        <w:t>Cameras and computer vision algorithms are commonly used on mobile robots for the purpose of person-</w:t>
      </w:r>
      <w:r w:rsidR="005844FD">
        <w:t xml:space="preserve">tracking.  </w:t>
      </w:r>
      <w:r w:rsidR="00DF2C28">
        <w:t>High-resolution color cameras are inexpensive and vision-based tracking is intuitive to humans.</w:t>
      </w:r>
      <w:r w:rsidR="00583590">
        <w:t xml:space="preserve">  Computer vision algorithms are very diverse, and this section will touch on </w:t>
      </w:r>
      <w:r w:rsidR="00746BC6">
        <w:t xml:space="preserve">a few of </w:t>
      </w:r>
      <w:r w:rsidR="00583590">
        <w:t>the most popular approaches</w:t>
      </w:r>
      <w:r w:rsidR="00746BC6">
        <w:t>, specifically for people tracking</w:t>
      </w:r>
      <w:r w:rsidR="00583590">
        <w:t>.</w:t>
      </w:r>
    </w:p>
    <w:p w:rsidR="00281685" w:rsidRDefault="00520ED1" w:rsidP="00281685">
      <w:pPr>
        <w:spacing w:line="480" w:lineRule="auto"/>
        <w:ind w:firstLine="720"/>
      </w:pPr>
      <w:r>
        <w:t>Some</w:t>
      </w:r>
      <w:r w:rsidR="00281685">
        <w:t xml:space="preserve"> vision systems require the user to face the camera to provide a consistent view</w:t>
      </w:r>
      <w:r w:rsidR="006D25BD">
        <w:t xml:space="preserve">.  A frontal view of the user is also necessary if </w:t>
      </w:r>
      <w:r w:rsidR="00281685">
        <w:t>face detection</w:t>
      </w:r>
      <w:r w:rsidR="006D25BD">
        <w:t xml:space="preserve"> is desired</w:t>
      </w:r>
      <w:r w:rsidR="00281685">
        <w:t xml:space="preserve">.  Face detection is </w:t>
      </w:r>
      <w:r w:rsidR="00B85BF1">
        <w:t>sometimes</w:t>
      </w:r>
      <w:r w:rsidR="002713AF">
        <w:t xml:space="preserve"> </w:t>
      </w:r>
      <w:r w:rsidR="008C55FD">
        <w:t>used</w:t>
      </w:r>
      <w:r w:rsidR="00281685">
        <w:t xml:space="preserve"> to re-initialize </w:t>
      </w:r>
      <w:r w:rsidR="002713AF">
        <w:t xml:space="preserve">a </w:t>
      </w:r>
      <w:r w:rsidR="006D25BD">
        <w:t>person-tracking system</w:t>
      </w:r>
      <w:r w:rsidR="00281685">
        <w:t xml:space="preserve"> after occlusion or target loss </w:t>
      </w:r>
      <w:sdt>
        <w:sdtPr>
          <w:id w:val="1711687456"/>
          <w:citation/>
        </w:sdtPr>
        <w:sdtEndPr/>
        <w:sdtContent>
          <w:r w:rsidR="00281685">
            <w:fldChar w:fldCharType="begin"/>
          </w:r>
          <w:r w:rsidR="00281685">
            <w:instrText xml:space="preserve"> CITATION Ger09 \l 1033 </w:instrText>
          </w:r>
          <w:r w:rsidR="00281685">
            <w:fldChar w:fldCharType="separate"/>
          </w:r>
          <w:r w:rsidR="00F430A9" w:rsidRPr="000072A2">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EndPr/>
        <w:sdtContent>
          <w:r w:rsidR="006D75F8">
            <w:fldChar w:fldCharType="begin"/>
          </w:r>
          <w:r w:rsidR="006D75F8">
            <w:instrText xml:space="preserve"> CITATION Vio04 \l 1033 </w:instrText>
          </w:r>
          <w:r w:rsidR="006D75F8">
            <w:fldChar w:fldCharType="separate"/>
          </w:r>
          <w:r w:rsidR="00F430A9" w:rsidRPr="000072A2">
            <w:rPr>
              <w:noProof/>
            </w:rPr>
            <w:t>[3]</w:t>
          </w:r>
          <w:r w:rsidR="006D75F8">
            <w:fldChar w:fldCharType="end"/>
          </w:r>
        </w:sdtContent>
      </w:sdt>
      <w:r w:rsidR="00281685">
        <w:t>.</w:t>
      </w:r>
      <w:r>
        <w:t xml:space="preserve">  While requiring the target to face the robot may work for </w:t>
      </w:r>
      <w:r w:rsidR="006D25BD">
        <w:t xml:space="preserve">some </w:t>
      </w:r>
      <w:r>
        <w:t>applications</w:t>
      </w:r>
      <w:r w:rsidR="006D25BD">
        <w:t>,</w:t>
      </w:r>
      <w:r>
        <w:t xml:space="preserve"> such as a tourguide</w:t>
      </w:r>
      <w:r w:rsidR="006D25BD">
        <w:t xml:space="preserve"> robot</w:t>
      </w:r>
      <w:r>
        <w:t>, i</w:t>
      </w:r>
      <w:r w:rsidR="006D25BD">
        <w:t>n general i</w:t>
      </w:r>
      <w:r>
        <w:t>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rsidR="00F61DAE">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EndPr/>
        <w:sdtContent>
          <w:r w:rsidR="00333C89">
            <w:fldChar w:fldCharType="begin"/>
          </w:r>
          <w:r w:rsidR="00333C89">
            <w:instrText xml:space="preserve"> CITATION Sha04 \l 1033 </w:instrText>
          </w:r>
          <w:r w:rsidR="00333C89">
            <w:fldChar w:fldCharType="separate"/>
          </w:r>
          <w:r w:rsidR="00F430A9" w:rsidRPr="000072A2">
            <w:rPr>
              <w:noProof/>
            </w:rPr>
            <w:t>[4]</w:t>
          </w:r>
          <w:r w:rsidR="00333C89">
            <w:fldChar w:fldCharType="end"/>
          </w:r>
        </w:sdtContent>
      </w:sdt>
      <w:r w:rsidR="00333C89">
        <w:t>.  These properties are</w:t>
      </w:r>
      <w:r>
        <w:t xml:space="preserve"> readily accessib</w:t>
      </w:r>
      <w:r w:rsidR="00EC4251">
        <w:t>le from cameras and intuitive to</w:t>
      </w:r>
      <w:r>
        <w:t xml:space="preserve">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C</w:t>
      </w:r>
      <w:r w:rsidR="003D17C6">
        <w:t xml:space="preserve">alisi </w:t>
      </w:r>
      <w:r w:rsidR="003D17C6" w:rsidRPr="004115E1">
        <w:rPr>
          <w:i/>
        </w:rPr>
        <w:t>et al.</w:t>
      </w:r>
      <w:r w:rsidR="003D17C6">
        <w:t xml:space="preserve"> used a</w:t>
      </w:r>
      <w:r w:rsidR="00C17AD4">
        <w:t xml:space="preserve"> </w:t>
      </w:r>
      <w:r w:rsidR="00281685">
        <w:t>single-</w:t>
      </w:r>
      <w:r w:rsidR="00C17AD4">
        <w:t xml:space="preserve">color segmentation </w:t>
      </w:r>
      <w:r w:rsidR="00EC4251">
        <w:t xml:space="preserve">algorithm </w:t>
      </w:r>
      <w:r w:rsidR="00C17AD4">
        <w:t xml:space="preserve">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EndPr/>
        <w:sdtContent>
          <w:r w:rsidR="00C17AD4">
            <w:fldChar w:fldCharType="begin"/>
          </w:r>
          <w:r w:rsidR="00C17AD4">
            <w:instrText xml:space="preserve"> CITATION Cal07 \l 1033 </w:instrText>
          </w:r>
          <w:r w:rsidR="00C17AD4">
            <w:fldChar w:fldCharType="separate"/>
          </w:r>
          <w:r w:rsidR="00F430A9" w:rsidRPr="000072A2">
            <w:rPr>
              <w:noProof/>
            </w:rPr>
            <w:t>[5]</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 xml:space="preserve">is </w:t>
      </w:r>
      <w:r w:rsidR="00EC4251">
        <w:t>un</w:t>
      </w:r>
      <w:r w:rsidR="00D843D7">
        <w:t>common in the environment.</w:t>
      </w:r>
      <w:r w:rsidR="00AE71DF">
        <w:t xml:space="preserve">  More complicated approaches may track areas of multiple colors, </w:t>
      </w:r>
      <w:r w:rsidR="00AE71DF">
        <w:lastRenderedPageBreak/>
        <w:t>or compute a color histogram for a</w:t>
      </w:r>
      <w:r w:rsidR="00580F65">
        <w:t>n area of interest</w:t>
      </w:r>
      <w:r w:rsidR="00C30EB9">
        <w:t xml:space="preserve"> </w:t>
      </w:r>
      <w:sdt>
        <w:sdtPr>
          <w:id w:val="-1864200866"/>
          <w:citation/>
        </w:sdtPr>
        <w:sdtEndPr/>
        <w:sdtContent>
          <w:r w:rsidR="00C30EB9">
            <w:fldChar w:fldCharType="begin"/>
          </w:r>
          <w:r w:rsidR="00C30EB9">
            <w:instrText xml:space="preserve"> CITATION Kob06 \l 1033 </w:instrText>
          </w:r>
          <w:r w:rsidR="00C30EB9">
            <w:fldChar w:fldCharType="separate"/>
          </w:r>
          <w:r w:rsidR="00F430A9" w:rsidRPr="000072A2">
            <w:rPr>
              <w:noProof/>
            </w:rPr>
            <w:t>[6]</w:t>
          </w:r>
          <w:r w:rsidR="00C30EB9">
            <w:fldChar w:fldCharType="end"/>
          </w:r>
        </w:sdtContent>
      </w:sdt>
      <w:r w:rsidR="00AE71DF">
        <w:t xml:space="preserve">.  Skin colors are also frequently </w:t>
      </w:r>
      <w:r w:rsidR="00EC4251">
        <w:t>used to identify regions of interest</w:t>
      </w:r>
      <w:r w:rsidR="00AE71DF">
        <w:t>.</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EndPr/>
        <w:sdtContent>
          <w:r w:rsidR="006211C8">
            <w:fldChar w:fldCharType="begin"/>
          </w:r>
          <w:r w:rsidR="006211C8">
            <w:instrText xml:space="preserve"> CITATION Mit11 \l 1033 </w:instrText>
          </w:r>
          <w:r w:rsidR="006211C8">
            <w:fldChar w:fldCharType="separate"/>
          </w:r>
          <w:r w:rsidR="00F430A9" w:rsidRPr="000072A2">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EndPr/>
        <w:sdtContent>
          <w:r w:rsidR="002713AF">
            <w:fldChar w:fldCharType="begin"/>
          </w:r>
          <w:r w:rsidR="002713AF">
            <w:instrText xml:space="preserve"> CITATION Vio01 \l 1033 </w:instrText>
          </w:r>
          <w:r w:rsidR="002713AF">
            <w:fldChar w:fldCharType="separate"/>
          </w:r>
          <w:r w:rsidR="00F430A9" w:rsidRPr="000072A2">
            <w:rPr>
              <w:noProof/>
            </w:rPr>
            <w:t>[8]</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t>classifiers</w:t>
      </w:r>
      <w:r w:rsidR="00C6715A">
        <w:t xml:space="preserve"> for different parts of the body </w:t>
      </w:r>
      <w:sdt>
        <w:sdtPr>
          <w:id w:val="1755233708"/>
          <w:citation/>
        </w:sdtPr>
        <w:sdtEndPr/>
        <w:sdtContent>
          <w:r w:rsidR="00C6715A">
            <w:fldChar w:fldCharType="begin"/>
          </w:r>
          <w:r w:rsidR="00C6715A">
            <w:instrText xml:space="preserve"> CITATION Ziv07 \l 1033 </w:instrText>
          </w:r>
          <w:r w:rsidR="00C6715A">
            <w:fldChar w:fldCharType="separate"/>
          </w:r>
          <w:r w:rsidR="00F430A9" w:rsidRPr="000072A2">
            <w:rPr>
              <w:noProof/>
            </w:rPr>
            <w:t>[9]</w:t>
          </w:r>
          <w:r w:rsidR="00C6715A">
            <w:fldChar w:fldCharType="end"/>
          </w:r>
        </w:sdtContent>
      </w:sdt>
      <w:r w:rsidR="00C6715A">
        <w:t xml:space="preserve">.  Such systems combine many weak classifiers to create a strong classifier, </w:t>
      </w:r>
      <w:r w:rsidR="005303F3">
        <w:t xml:space="preserve">possibly </w:t>
      </w:r>
      <w:r w:rsidR="00C6715A">
        <w:t>using a tra</w:t>
      </w:r>
      <w:r w:rsidR="00BB38F5">
        <w:t>ining algorithm such as AdaBoost (Adaptive Boosting)</w:t>
      </w:r>
      <w:sdt>
        <w:sdtPr>
          <w:id w:val="-1745018048"/>
          <w:citation/>
        </w:sdtPr>
        <w:sdtEndPr/>
        <w:sdtContent>
          <w:r w:rsidR="00BB38F5">
            <w:fldChar w:fldCharType="begin"/>
          </w:r>
          <w:r w:rsidR="00BB38F5">
            <w:instrText xml:space="preserve"> CITATION Fre97 \l 1033 </w:instrText>
          </w:r>
          <w:r w:rsidR="00BB38F5">
            <w:fldChar w:fldCharType="separate"/>
          </w:r>
          <w:r w:rsidR="00F430A9">
            <w:rPr>
              <w:noProof/>
            </w:rPr>
            <w:t xml:space="preserve"> </w:t>
          </w:r>
          <w:r w:rsidR="00F430A9" w:rsidRPr="000072A2">
            <w:rPr>
              <w:noProof/>
            </w:rPr>
            <w:t>[10]</w:t>
          </w:r>
          <w:r w:rsidR="00BB38F5">
            <w:fldChar w:fldCharType="end"/>
          </w:r>
        </w:sdtContent>
      </w:sdt>
      <w:r w:rsidR="00C6715A">
        <w:t>.</w:t>
      </w:r>
    </w:p>
    <w:p w:rsidR="00635D8F" w:rsidRDefault="00BE2F3A">
      <w:pPr>
        <w:spacing w:line="480" w:lineRule="auto"/>
        <w:ind w:firstLine="720"/>
      </w:pPr>
      <w:r>
        <w:t xml:space="preserve">Some other vision-based approaches rely on the detection of </w:t>
      </w:r>
      <w:r w:rsidR="009137A6">
        <w:t>keypoints.</w:t>
      </w:r>
      <w:r w:rsidR="00A67241">
        <w:t xml:space="preserve"> </w:t>
      </w:r>
      <w:r w:rsidR="009137A6">
        <w:t xml:space="preserve"> </w:t>
      </w:r>
      <w:r w:rsidR="00CA22C5">
        <w:t>A keypoint represents a</w:t>
      </w:r>
      <w:r w:rsidR="00D559B8">
        <w:t xml:space="preserve"> distinctive</w:t>
      </w:r>
      <w:r w:rsidR="009137A6">
        <w:t>, salient</w:t>
      </w:r>
      <w:r w:rsidR="00CA22C5">
        <w:t xml:space="preserve"> </w:t>
      </w:r>
      <w:r w:rsidR="009137A6">
        <w:t xml:space="preserve">geometric </w:t>
      </w:r>
      <w:r w:rsidR="00CA22C5">
        <w:t>feature</w:t>
      </w:r>
      <w:r>
        <w:t xml:space="preserve"> of an object</w:t>
      </w:r>
      <w:r w:rsidR="00CA22C5">
        <w:t xml:space="preserve">.  A number of popular algorithms including </w:t>
      </w:r>
      <w:r w:rsidR="00A67241">
        <w:t xml:space="preserve">SIFT </w:t>
      </w:r>
      <w:r w:rsidR="00BB38F5">
        <w:t xml:space="preserve">(Scale Invariant Feature Transform) </w:t>
      </w:r>
      <w:sdt>
        <w:sdtPr>
          <w:id w:val="532237605"/>
          <w:citation/>
        </w:sdtPr>
        <w:sdtEndPr/>
        <w:sdtContent>
          <w:r w:rsidR="00A67241">
            <w:fldChar w:fldCharType="begin"/>
          </w:r>
          <w:r w:rsidR="00A67241">
            <w:instrText xml:space="preserve"> CITATION Low041 \l 1033 </w:instrText>
          </w:r>
          <w:r w:rsidR="00A67241">
            <w:fldChar w:fldCharType="separate"/>
          </w:r>
          <w:r w:rsidR="00F430A9" w:rsidRPr="000072A2">
            <w:rPr>
              <w:noProof/>
            </w:rPr>
            <w:t>[11]</w:t>
          </w:r>
          <w:r w:rsidR="00A67241">
            <w:fldChar w:fldCharType="end"/>
          </w:r>
        </w:sdtContent>
      </w:sdt>
      <w:r w:rsidR="008301E4">
        <w:t xml:space="preserve">, </w:t>
      </w:r>
      <w:r w:rsidR="00CA22C5">
        <w:t>SURF</w:t>
      </w:r>
      <w:r w:rsidR="00BB38F5">
        <w:t xml:space="preserve"> (Speeded Up Robust Features)</w:t>
      </w:r>
      <w:r w:rsidR="009B5DF8">
        <w:t xml:space="preserve"> </w:t>
      </w:r>
      <w:sdt>
        <w:sdtPr>
          <w:id w:val="-1840298021"/>
          <w:citation/>
        </w:sdtPr>
        <w:sdtEndPr/>
        <w:sdtContent>
          <w:r w:rsidR="009B5DF8">
            <w:fldChar w:fldCharType="begin"/>
          </w:r>
          <w:r w:rsidR="009B5DF8">
            <w:instrText xml:space="preserve"> CITATION Bay08 \l 1033 </w:instrText>
          </w:r>
          <w:r w:rsidR="009B5DF8">
            <w:fldChar w:fldCharType="separate"/>
          </w:r>
          <w:r w:rsidR="00F430A9" w:rsidRPr="000072A2">
            <w:rPr>
              <w:noProof/>
            </w:rPr>
            <w:t>[12]</w:t>
          </w:r>
          <w:r w:rsidR="009B5DF8">
            <w:fldChar w:fldCharType="end"/>
          </w:r>
        </w:sdtContent>
      </w:sdt>
      <w:r w:rsidR="008301E4">
        <w:t>, and HOG</w:t>
      </w:r>
      <w:r w:rsidR="002A5E26">
        <w:t xml:space="preserve"> </w:t>
      </w:r>
      <w:r w:rsidR="00BB38F5">
        <w:t xml:space="preserve">(Histogram of Oriented Gradients) </w:t>
      </w:r>
      <w:sdt>
        <w:sdtPr>
          <w:id w:val="612178255"/>
          <w:citation/>
        </w:sdtPr>
        <w:sdtEndPr/>
        <w:sdtContent>
          <w:r w:rsidR="002A5E26">
            <w:fldChar w:fldCharType="begin"/>
          </w:r>
          <w:r w:rsidR="002A5E26">
            <w:instrText xml:space="preserve"> CITATION Mit11 \l 1033 </w:instrText>
          </w:r>
          <w:r w:rsidR="002A5E26">
            <w:fldChar w:fldCharType="separate"/>
          </w:r>
          <w:r w:rsidR="00F430A9" w:rsidRPr="000072A2">
            <w:rPr>
              <w:noProof/>
            </w:rPr>
            <w:t>[7]</w:t>
          </w:r>
          <w:r w:rsidR="002A5E26">
            <w:fldChar w:fldCharType="end"/>
          </w:r>
        </w:sdtContent>
      </w:sdt>
      <w:r w:rsidR="008301E4">
        <w:t xml:space="preserve"> </w:t>
      </w:r>
      <w:r w:rsidR="00CA22C5">
        <w:t>detect scale</w:t>
      </w:r>
      <w:r w:rsidR="004D1E23">
        <w:t>-</w:t>
      </w:r>
      <w:r w:rsidR="00CA22C5">
        <w:t xml:space="preserve">invariant keypoints, </w:t>
      </w:r>
      <w:r w:rsidR="009137A6">
        <w:t xml:space="preserve">providing </w:t>
      </w:r>
      <w:r w:rsidR="0057362C">
        <w:t xml:space="preserve">the ability to detect objects consistently </w:t>
      </w:r>
      <w:r w:rsidR="009137A6">
        <w:t xml:space="preserve">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w:t>
      </w:r>
      <w:r w:rsidR="00F81AC4">
        <w:t xml:space="preserve">may </w:t>
      </w:r>
      <w:r w:rsidR="00635D8F">
        <w:t xml:space="preserve">also be related to a higher-order part-based model.  </w:t>
      </w:r>
      <w:r w:rsidR="00CA22C5">
        <w:t xml:space="preserve">Seemann </w:t>
      </w:r>
      <w:r w:rsidR="00CA22C5" w:rsidRPr="004115E1">
        <w:rPr>
          <w:i/>
        </w:rPr>
        <w:t>et al</w:t>
      </w:r>
      <w:r w:rsidR="00196B8C" w:rsidRPr="004115E1">
        <w:rPr>
          <w:i/>
        </w:rPr>
        <w:t>.</w:t>
      </w:r>
      <w:r w:rsidR="00CA22C5">
        <w:t xml:space="preserve"> evaluated various keypoint detectors trained on images to identify </w:t>
      </w:r>
      <w:r w:rsidR="0057362C">
        <w:t xml:space="preserve">and tag </w:t>
      </w:r>
      <w:r w:rsidR="00CA22C5">
        <w:t xml:space="preserve">pedestrians in a scene </w:t>
      </w:r>
      <w:sdt>
        <w:sdtPr>
          <w:id w:val="1435638263"/>
          <w:citation/>
        </w:sdtPr>
        <w:sdtEndPr/>
        <w:sdtContent>
          <w:r w:rsidR="00CA22C5">
            <w:fldChar w:fldCharType="begin"/>
          </w:r>
          <w:r w:rsidR="00CA22C5">
            <w:instrText xml:space="preserve"> CITATION See05 \l 1033 </w:instrText>
          </w:r>
          <w:r w:rsidR="00CA22C5">
            <w:fldChar w:fldCharType="separate"/>
          </w:r>
          <w:r w:rsidR="00F430A9" w:rsidRPr="000072A2">
            <w:rPr>
              <w:noProof/>
            </w:rPr>
            <w:t>[13]</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w:t>
      </w:r>
      <w:r>
        <w:lastRenderedPageBreak/>
        <w:t>e</w:t>
      </w:r>
      <w:r w:rsidR="00000BD3">
        <w:t>.  The process is similar to how the human brain processes depth</w:t>
      </w:r>
      <w:r>
        <w:t xml:space="preserve">.  </w:t>
      </w:r>
      <w:r w:rsidR="00000BD3">
        <w:t>D</w:t>
      </w:r>
      <w:r>
        <w:t xml:space="preserve">epth information </w:t>
      </w:r>
      <w:r w:rsidR="00000BD3">
        <w:t xml:space="preserve">can be greatly </w:t>
      </w:r>
      <w:r w:rsidR="00DE14F7">
        <w:t xml:space="preserve">helpful </w:t>
      </w:r>
      <w:r>
        <w:t xml:space="preserve">in </w:t>
      </w:r>
      <w:r w:rsidR="00D666F3">
        <w:t>segmenting</w:t>
      </w:r>
      <w:r>
        <w:t xml:space="preserve"> targets from the background</w:t>
      </w:r>
      <w:r w:rsidR="006211C8">
        <w:t xml:space="preserve"> </w:t>
      </w:r>
      <w:sdt>
        <w:sdtPr>
          <w:id w:val="-421345207"/>
          <w:citation/>
        </w:sdtPr>
        <w:sdtEndPr/>
        <w:sdtContent>
          <w:r w:rsidR="006211C8">
            <w:fldChar w:fldCharType="begin"/>
          </w:r>
          <w:r w:rsidR="006211C8">
            <w:instrText xml:space="preserve">CITATION Mit11 \l 1033 </w:instrText>
          </w:r>
          <w:r w:rsidR="006211C8">
            <w:fldChar w:fldCharType="separate"/>
          </w:r>
          <w:r w:rsidR="00F430A9" w:rsidRPr="000072A2">
            <w:rPr>
              <w:noProof/>
            </w:rPr>
            <w:t>[7]</w:t>
          </w:r>
          <w:r w:rsidR="006211C8">
            <w:fldChar w:fldCharType="end"/>
          </w:r>
        </w:sdtContent>
      </w:sdt>
      <w:r w:rsidR="00000BD3">
        <w:t>, especially targets that are free-standing</w:t>
      </w:r>
      <w:r w:rsidR="00D41CF1">
        <w:t>.</w:t>
      </w:r>
      <w:r w:rsidR="00520ED1">
        <w:t xml:space="preserve">  Omnidirectional cameras are sometimes used</w:t>
      </w:r>
      <w:r w:rsidR="00000BD3">
        <w:t xml:space="preserve"> on mobile robots</w:t>
      </w:r>
      <w:r w:rsidR="00520ED1">
        <w:t xml:space="preserve">, as in </w:t>
      </w:r>
      <w:r w:rsidR="00520ED1" w:rsidRPr="00825C2A">
        <w:t>Kobilarov</w:t>
      </w:r>
      <w:r w:rsidR="00520ED1">
        <w:t xml:space="preserve"> et al. </w:t>
      </w:r>
      <w:sdt>
        <w:sdtPr>
          <w:id w:val="774827365"/>
          <w:citation/>
        </w:sdtPr>
        <w:sdtEndPr/>
        <w:sdtContent>
          <w:r w:rsidR="007D19ED">
            <w:fldChar w:fldCharType="begin"/>
          </w:r>
          <w:r w:rsidR="007D19ED">
            <w:instrText xml:space="preserve"> CITATION Kob06 \l 1033 </w:instrText>
          </w:r>
          <w:r w:rsidR="007D19ED">
            <w:fldChar w:fldCharType="separate"/>
          </w:r>
          <w:r w:rsidR="00F430A9" w:rsidRPr="000072A2">
            <w:rPr>
              <w:noProof/>
            </w:rPr>
            <w:t>[6]</w:t>
          </w:r>
          <w:r w:rsidR="007D19ED">
            <w:fldChar w:fldCharType="end"/>
          </w:r>
        </w:sdtContent>
      </w:sdt>
      <w:r w:rsidR="009A3018">
        <w:t xml:space="preserve">.  </w:t>
      </w:r>
      <w:r w:rsidR="00000BD3">
        <w:t xml:space="preserve">This type of camera uses a special optical system that can view </w:t>
      </w:r>
      <w:r w:rsidR="00520ED1">
        <w:t>targets all around the robot, although omnidirectional cameras often have issues with distortion and limited resolution.</w:t>
      </w:r>
    </w:p>
    <w:p w:rsidR="005844FD" w:rsidRDefault="00A16B73">
      <w:pPr>
        <w:spacing w:line="480" w:lineRule="auto"/>
        <w:ind w:firstLine="720"/>
      </w:pPr>
      <w:r>
        <w:t xml:space="preserve">Bajracharya </w:t>
      </w:r>
      <w:r w:rsidRPr="004115E1">
        <w:rPr>
          <w:i/>
        </w:rPr>
        <w:t>et al.</w:t>
      </w:r>
      <w:r>
        <w:t xml:space="preserve"> </w:t>
      </w:r>
      <w:sdt>
        <w:sdtPr>
          <w:id w:val="1526444793"/>
          <w:citation/>
        </w:sdtPr>
        <w:sdtEndPr/>
        <w:sdtContent>
          <w:r w:rsidR="007D19ED">
            <w:fldChar w:fldCharType="begin"/>
          </w:r>
          <w:r w:rsidR="007D19ED">
            <w:instrText xml:space="preserve"> CITATION Baj09 \l 1033 </w:instrText>
          </w:r>
          <w:r w:rsidR="007D19ED">
            <w:fldChar w:fldCharType="separate"/>
          </w:r>
          <w:r w:rsidR="00F430A9" w:rsidRPr="000072A2">
            <w:rPr>
              <w:noProof/>
            </w:rPr>
            <w:t>[14]</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 xml:space="preserve">Although </w:t>
      </w:r>
      <w:r w:rsidR="00000BD3">
        <w:t>this method worked well outdoors</w:t>
      </w:r>
      <w:r w:rsidR="00D56E54">
        <w:t>, methods that rely on down-projection can be c</w:t>
      </w:r>
      <w:r w:rsidR="00000BD3">
        <w:t xml:space="preserve">onfused in indoor environments </w:t>
      </w:r>
      <w:r w:rsidR="00D56E54">
        <w:t xml:space="preserve">where ceilings, doorframes, and other upright objects are in the robot’s field of view.  </w:t>
      </w:r>
      <w:r w:rsidR="005D71AF">
        <w:t>Miura and Satake</w:t>
      </w:r>
      <w:r w:rsidR="007D19ED" w:rsidRPr="007D19ED">
        <w:t xml:space="preserve"> </w:t>
      </w:r>
      <w:sdt>
        <w:sdtPr>
          <w:id w:val="-2140801037"/>
          <w:citation/>
        </w:sdtPr>
        <w:sdtEndPr/>
        <w:sdtContent>
          <w:r w:rsidR="007D19ED">
            <w:fldChar w:fldCharType="begin"/>
          </w:r>
          <w:r w:rsidR="007D19ED">
            <w:instrText xml:space="preserve"> CITATION Sat09 \l 1033 </w:instrText>
          </w:r>
          <w:r w:rsidR="007D19ED">
            <w:fldChar w:fldCharType="separate"/>
          </w:r>
          <w:r w:rsidR="00F430A9" w:rsidRPr="000072A2">
            <w:rPr>
              <w:noProof/>
            </w:rPr>
            <w:t>[15]</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EndPr/>
        <w:sdtContent>
          <w:r>
            <w:fldChar w:fldCharType="begin"/>
          </w:r>
          <w:r>
            <w:instrText xml:space="preserve"> CITATION Nak08 \l 1033 </w:instrText>
          </w:r>
          <w:r>
            <w:fldChar w:fldCharType="separate"/>
          </w:r>
          <w:r w:rsidR="00F430A9" w:rsidRPr="000072A2">
            <w:rPr>
              <w:noProof/>
            </w:rPr>
            <w:t>[16]</w:t>
          </w:r>
          <w:r>
            <w:fldChar w:fldCharType="end"/>
          </w:r>
        </w:sdtContent>
      </w:sdt>
      <w:r>
        <w:t xml:space="preserve">, although it is very difficult to calculate optical flow while compensating for the motion of a mobile robot.  Jung and Sukhatme </w:t>
      </w:r>
      <w:sdt>
        <w:sdtPr>
          <w:id w:val="1767421998"/>
          <w:citation/>
        </w:sdtPr>
        <w:sdtEndPr/>
        <w:sdtContent>
          <w:r>
            <w:fldChar w:fldCharType="begin"/>
          </w:r>
          <w:r>
            <w:instrText xml:space="preserve"> CITATION Jun04 \l 1033 </w:instrText>
          </w:r>
          <w:r>
            <w:fldChar w:fldCharType="separate"/>
          </w:r>
          <w:r w:rsidR="00F430A9" w:rsidRPr="000072A2">
            <w:rPr>
              <w:noProof/>
            </w:rPr>
            <w:t>[17]</w:t>
          </w:r>
          <w:r>
            <w:fldChar w:fldCharType="end"/>
          </w:r>
        </w:sdtContent>
      </w:sdt>
      <w:r>
        <w:t xml:space="preserve"> attempted to do so by estimating the egomotion of the robot and compensating for this frame-to-frame </w:t>
      </w:r>
      <w:r w:rsidR="00000BD3">
        <w:t>by using a projective transform.  T</w:t>
      </w:r>
      <w:r>
        <w:t xml:space="preserve">his method breaks down if the robot moves quickly or if the robot’s motion is </w:t>
      </w:r>
      <w:r>
        <w:lastRenderedPageBreak/>
        <w:t xml:space="preserve">not </w:t>
      </w:r>
      <w:r w:rsidR="00000BD3">
        <w:t>free of bumps</w:t>
      </w:r>
      <w:r>
        <w:t>.</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capabilities </w:t>
      </w:r>
      <w:r w:rsidR="00DE14F7">
        <w:t xml:space="preserve">similar to </w:t>
      </w:r>
      <w:r w:rsidR="00E412C2">
        <w:t xml:space="preserve">a high-end stereo vision system </w:t>
      </w:r>
      <w:sdt>
        <w:sdtPr>
          <w:id w:val="-1042280787"/>
          <w:citation/>
        </w:sdtPr>
        <w:sdtEndPr/>
        <w:sdtContent>
          <w:r w:rsidR="00E412C2">
            <w:fldChar w:fldCharType="begin"/>
          </w:r>
          <w:r w:rsidR="00E412C2">
            <w:instrText xml:space="preserve"> CITATION Gil11 \l 1033 </w:instrText>
          </w:r>
          <w:r w:rsidR="00E412C2">
            <w:fldChar w:fldCharType="separate"/>
          </w:r>
          <w:r w:rsidR="00F430A9" w:rsidRPr="000072A2">
            <w:rPr>
              <w:noProof/>
            </w:rPr>
            <w:t>[18]</w:t>
          </w:r>
          <w:r w:rsidR="00E412C2">
            <w:fldChar w:fldCharType="end"/>
          </w:r>
        </w:sdtContent>
      </w:sdt>
      <w:r w:rsidR="00E412C2">
        <w:t xml:space="preserve"> at a fraction of the cost</w:t>
      </w:r>
      <w:r w:rsidR="00DE14F7">
        <w:t xml:space="preserve"> using different technology</w:t>
      </w:r>
      <w:r w:rsidR="00E412C2">
        <w: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EndPr/>
        <w:sdtContent>
          <w:r w:rsidR="009F31EA">
            <w:fldChar w:fldCharType="begin"/>
          </w:r>
          <w:r w:rsidR="009F31EA">
            <w:instrText xml:space="preserve"> CITATION Gul11 \l 1033 </w:instrText>
          </w:r>
          <w:r w:rsidR="009F31EA">
            <w:fldChar w:fldCharType="separate"/>
          </w:r>
          <w:r w:rsidR="00F430A9" w:rsidRPr="000072A2">
            <w:rPr>
              <w:noProof/>
            </w:rPr>
            <w:t>[19]</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The Kinect</w:t>
      </w:r>
      <w:r w:rsidR="00DE14F7">
        <w:t>’s developers provide an API for the built-in</w:t>
      </w:r>
      <w:r w:rsidR="00960273">
        <w:t xml:space="preserve">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w:t>
      </w:r>
      <w:r w:rsidR="00DE14F7">
        <w:t xml:space="preserve">facilities </w:t>
      </w:r>
      <w:r>
        <w:t xml:space="preserve">from a static viewpoint </w:t>
      </w:r>
      <w:sdt>
        <w:sdtPr>
          <w:id w:val="-900202078"/>
          <w:citation/>
        </w:sdtPr>
        <w:sdtEndPr/>
        <w:sdtContent>
          <w:r>
            <w:fldChar w:fldCharType="begin"/>
          </w:r>
          <w:r>
            <w:instrText xml:space="preserve"> CITATION Liv12 \l 1033 </w:instrText>
          </w:r>
          <w:r>
            <w:fldChar w:fldCharType="separate"/>
          </w:r>
          <w:r w:rsidR="00F430A9" w:rsidRPr="000072A2">
            <w:rPr>
              <w:noProof/>
            </w:rPr>
            <w:t>[20]</w:t>
          </w:r>
          <w:r>
            <w:fldChar w:fldCharType="end"/>
          </w:r>
        </w:sdtContent>
      </w:sdt>
      <w:r w:rsidR="0003360B">
        <w:t>, although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5" w:name="_Toc326694679"/>
      <w:r>
        <w:t>Other sensors</w:t>
      </w:r>
      <w:bookmarkEnd w:id="25"/>
    </w:p>
    <w:p w:rsidR="00891478" w:rsidRDefault="00265DB9">
      <w:pPr>
        <w:spacing w:line="480" w:lineRule="auto"/>
        <w:ind w:firstLine="720"/>
      </w:pPr>
      <w:r>
        <w:t>Because the performance of vision systems depend</w:t>
      </w:r>
      <w:r w:rsidR="00C67364">
        <w:t>s</w:t>
      </w:r>
      <w:r>
        <w:t xml:space="preserve">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EndPr/>
        <w:sdtContent>
          <w:r w:rsidR="00891478">
            <w:fldChar w:fldCharType="begin"/>
          </w:r>
          <w:r w:rsidR="00891478">
            <w:instrText xml:space="preserve"> CITATION Ger09 \l 1033 </w:instrText>
          </w:r>
          <w:r w:rsidR="00891478">
            <w:fldChar w:fldCharType="separate"/>
          </w:r>
          <w:r w:rsidR="00F430A9" w:rsidRPr="000072A2">
            <w:rPr>
              <w:noProof/>
            </w:rPr>
            <w:t>[2]</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(LIght Detection And Ranging) un</w:t>
      </w:r>
      <w:r w:rsidR="00DE61FF">
        <w:t xml:space="preserve">its </w:t>
      </w:r>
      <w:r w:rsidR="00C0222E">
        <w:t xml:space="preserve">are </w:t>
      </w:r>
      <w:r w:rsidR="00220923">
        <w:t>also frequently</w:t>
      </w:r>
      <w:r w:rsidR="004303D8">
        <w:t xml:space="preserve"> used for person tracking.  LIDAR units work by mea</w:t>
      </w:r>
      <w:r w:rsidR="004303D8">
        <w:lastRenderedPageBreak/>
        <w:t>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624326">
        <w:t xml:space="preserve">developed for </w:t>
      </w:r>
      <w:r w:rsidR="00C67364">
        <w:t xml:space="preserve">the Neato XV-11 vacuum cleaner </w:t>
      </w:r>
      <w:sdt>
        <w:sdtPr>
          <w:id w:val="-1284729701"/>
          <w:citation/>
        </w:sdtPr>
        <w:sdtEndPr/>
        <w:sdtContent>
          <w:r w:rsidR="00C67364">
            <w:fldChar w:fldCharType="begin"/>
          </w:r>
          <w:r w:rsidR="00C67364">
            <w:instrText xml:space="preserve"> CITATION Roc12 \l 1033 </w:instrText>
          </w:r>
          <w:r w:rsidR="00C67364">
            <w:fldChar w:fldCharType="separate"/>
          </w:r>
          <w:r w:rsidR="00F430A9" w:rsidRPr="000072A2">
            <w:rPr>
              <w:noProof/>
            </w:rPr>
            <w:t>[1]</w:t>
          </w:r>
          <w:r w:rsidR="00C67364">
            <w:fldChar w:fldCharType="end"/>
          </w:r>
        </w:sdtContent>
      </w:sdt>
      <w:r w:rsidR="00083B1E">
        <w:t>.</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EndPr/>
        <w:sdtContent>
          <w:r w:rsidR="00B9291F">
            <w:fldChar w:fldCharType="begin"/>
          </w:r>
          <w:r w:rsidR="00B9291F">
            <w:instrText xml:space="preserve"> CITATION Arr07 \l 1033 </w:instrText>
          </w:r>
          <w:r w:rsidR="00B9291F">
            <w:fldChar w:fldCharType="separate"/>
          </w:r>
          <w:r w:rsidR="00F430A9" w:rsidRPr="000072A2">
            <w:rPr>
              <w:noProof/>
            </w:rPr>
            <w:t>[21]</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EndPr/>
        <w:sdtContent>
          <w:r w:rsidR="00485793">
            <w:fldChar w:fldCharType="begin"/>
          </w:r>
          <w:r w:rsidR="00485793">
            <w:instrText xml:space="preserve"> CITATION Arr07 \l 1033 </w:instrText>
          </w:r>
          <w:r w:rsidR="00485793">
            <w:fldChar w:fldCharType="separate"/>
          </w:r>
          <w:r w:rsidR="00F430A9" w:rsidRPr="000072A2">
            <w:rPr>
              <w:noProof/>
            </w:rPr>
            <w:t>[21]</w:t>
          </w:r>
          <w:r w:rsidR="00485793">
            <w:fldChar w:fldCharType="end"/>
          </w:r>
        </w:sdtContent>
      </w:sdt>
      <w:r w:rsidR="00485793">
        <w:t>.  Using an adaptive algorithm such as AdaBoost</w:t>
      </w:r>
      <w:r w:rsidR="00B74CD3" w:rsidRPr="00B74CD3">
        <w:t xml:space="preserve"> </w:t>
      </w:r>
      <w:sdt>
        <w:sdtPr>
          <w:id w:val="555511444"/>
          <w:citation/>
        </w:sdtPr>
        <w:sdtEndPr/>
        <w:sdtContent>
          <w:r w:rsidR="00B74CD3">
            <w:fldChar w:fldCharType="begin"/>
          </w:r>
          <w:r w:rsidR="00B74CD3">
            <w:instrText xml:space="preserve"> CITATION Arr08 \l 1033 </w:instrText>
          </w:r>
          <w:r w:rsidR="00B74CD3">
            <w:fldChar w:fldCharType="separate"/>
          </w:r>
          <w:r w:rsidR="00F430A9" w:rsidRPr="000072A2">
            <w:rPr>
              <w:noProof/>
            </w:rPr>
            <w:t>[22]</w:t>
          </w:r>
          <w:r w:rsidR="00B74CD3">
            <w:fldChar w:fldCharType="end"/>
          </w:r>
        </w:sdtContent>
      </w:sdt>
      <w:r w:rsidR="00485793">
        <w:t>, such a classifier can automatically be created from scan data.</w:t>
      </w:r>
      <w:r w:rsidR="00DE61FF">
        <w:t xml:space="preserve">  LIDAR units have been used both for person detection from a mobile robot and for static surveillance from a fixed point</w:t>
      </w:r>
      <w:r w:rsidR="007F20C4">
        <w:t xml:space="preserve"> </w:t>
      </w:r>
      <w:sdt>
        <w:sdtPr>
          <w:id w:val="806124857"/>
          <w:citation/>
        </w:sdtPr>
        <w:sdtEndPr/>
        <w:sdtContent>
          <w:r w:rsidR="007F20C4">
            <w:fldChar w:fldCharType="begin"/>
          </w:r>
          <w:r w:rsidR="007F20C4">
            <w:instrText xml:space="preserve"> CITATION Kob06 \l 1033 </w:instrText>
          </w:r>
          <w:r w:rsidR="007F20C4">
            <w:fldChar w:fldCharType="separate"/>
          </w:r>
          <w:r w:rsidR="00F430A9" w:rsidRPr="000072A2">
            <w:rPr>
              <w:noProof/>
            </w:rPr>
            <w:t>[6]</w:t>
          </w:r>
          <w:r w:rsidR="007F20C4">
            <w:fldChar w:fldCharType="end"/>
          </w:r>
        </w:sdtContent>
      </w:sdt>
      <w:r w:rsidR="00DE61FF">
        <w:t>.</w:t>
      </w:r>
    </w:p>
    <w:p w:rsidR="00521E0F" w:rsidRDefault="00A16215">
      <w:pPr>
        <w:spacing w:line="480" w:lineRule="auto"/>
        <w:ind w:firstLine="720"/>
      </w:pPr>
      <w:r>
        <w:t xml:space="preserve">Laser rangefinders have a very wide field of view, although they have a limited resolution on the order of </w:t>
      </w:r>
      <w:r w:rsidR="00F17FBE">
        <w:t>one r</w:t>
      </w:r>
      <w:r w:rsidR="00DE14F7">
        <w:t xml:space="preserve">eading </w:t>
      </w:r>
      <w:r w:rsidR="00F17FBE">
        <w:t xml:space="preserve">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EndPr/>
        <w:sdtContent>
          <w:r w:rsidR="00B9291F">
            <w:fldChar w:fldCharType="begin"/>
          </w:r>
          <w:r w:rsidR="00B9291F">
            <w:instrText xml:space="preserve"> CITATION Arr08 \l 1033 </w:instrText>
          </w:r>
          <w:r w:rsidR="00B9291F">
            <w:fldChar w:fldCharType="separate"/>
          </w:r>
          <w:r w:rsidR="00F430A9" w:rsidRPr="000072A2">
            <w:rPr>
              <w:noProof/>
            </w:rPr>
            <w:t>[22]</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w:t>
      </w:r>
      <w:r w:rsidR="00DE61FF">
        <w:lastRenderedPageBreak/>
        <w:t>on</w:t>
      </w:r>
      <w:r w:rsidR="00521E0F">
        <w:t>-based methods.</w:t>
      </w:r>
    </w:p>
    <w:p w:rsidR="000072A2" w:rsidRDefault="000072A2">
      <w:pPr>
        <w:spacing w:line="480" w:lineRule="auto"/>
        <w:ind w:firstLine="720"/>
      </w:pPr>
    </w:p>
    <w:p w:rsidR="009C1594" w:rsidRDefault="009C1594" w:rsidP="00193048">
      <w:pPr>
        <w:pStyle w:val="Heading2"/>
      </w:pPr>
      <w:bookmarkStart w:id="26" w:name="_Toc326694680"/>
      <w:r>
        <w:t>Sensor fusion</w:t>
      </w:r>
      <w:bookmarkEnd w:id="26"/>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EndPr/>
        <w:sdtContent>
          <w:r w:rsidR="00D3788F">
            <w:fldChar w:fldCharType="begin"/>
          </w:r>
          <w:r w:rsidR="00D3788F">
            <w:instrText xml:space="preserve"> CITATION Ziv07 \l 1033 </w:instrText>
          </w:r>
          <w:r w:rsidR="00D3788F">
            <w:fldChar w:fldCharType="separate"/>
          </w:r>
          <w:r w:rsidR="00F430A9" w:rsidRPr="000072A2">
            <w:rPr>
              <w:noProof/>
            </w:rPr>
            <w:t>[9]</w:t>
          </w:r>
          <w:r w:rsidR="00D3788F">
            <w:fldChar w:fldCharType="end"/>
          </w:r>
        </w:sdtContent>
      </w:sdt>
      <w:r>
        <w:t xml:space="preserve"> </w:t>
      </w:r>
      <w:sdt>
        <w:sdtPr>
          <w:id w:val="1796641621"/>
          <w:citation/>
        </w:sdtPr>
        <w:sdtEndPr/>
        <w:sdtContent>
          <w:r>
            <w:fldChar w:fldCharType="begin"/>
          </w:r>
          <w:r>
            <w:instrText xml:space="preserve"> CITATION Sat09 \l 1033 </w:instrText>
          </w:r>
          <w:r>
            <w:fldChar w:fldCharType="separate"/>
          </w:r>
          <w:r w:rsidR="00F430A9" w:rsidRPr="000072A2">
            <w:rPr>
              <w:noProof/>
            </w:rPr>
            <w:t>[15]</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EndPr/>
        <w:sdtContent>
          <w:r w:rsidR="00C15726">
            <w:fldChar w:fldCharType="begin"/>
          </w:r>
          <w:r w:rsidR="00C15726">
            <w:instrText xml:space="preserve"> CITATION Sch03 \l 1033 </w:instrText>
          </w:r>
          <w:r w:rsidR="00C15726">
            <w:fldChar w:fldCharType="separate"/>
          </w:r>
          <w:r w:rsidR="00F430A9" w:rsidRPr="000072A2">
            <w:rPr>
              <w:noProof/>
            </w:rPr>
            <w:t>[23]</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EndPr/>
        <w:sdtContent>
          <w:r w:rsidR="009A37A6">
            <w:fldChar w:fldCharType="begin"/>
          </w:r>
          <w:r w:rsidR="009A37A6">
            <w:instrText xml:space="preserve"> CITATION Sch03 \l 1033 </w:instrText>
          </w:r>
          <w:r w:rsidR="009A37A6">
            <w:fldChar w:fldCharType="separate"/>
          </w:r>
          <w:r w:rsidR="00F430A9" w:rsidRPr="000072A2">
            <w:rPr>
              <w:noProof/>
            </w:rPr>
            <w:t>[23]</w:t>
          </w:r>
          <w:r w:rsidR="009A37A6">
            <w:fldChar w:fldCharType="end"/>
          </w:r>
        </w:sdtContent>
      </w:sdt>
      <w:r w:rsidR="009A37A6">
        <w:t xml:space="preserve"> </w:t>
      </w:r>
      <w:r w:rsidR="00EB66B6">
        <w:t>have seen success</w:t>
      </w:r>
      <w:r w:rsidR="005A497D">
        <w:t>ful</w:t>
      </w:r>
      <w:r w:rsidR="00EB66B6">
        <w:t>, providing a probabilistic framework to associate measurements with multiple targets</w:t>
      </w:r>
      <w:r w:rsidR="00EB7267">
        <w:t xml:space="preserve">.  </w:t>
      </w:r>
      <w:r w:rsidR="00CB220A">
        <w:t>These filters</w:t>
      </w:r>
      <w:r w:rsidR="00EB7267">
        <w:t xml:space="preserve"> are useful for</w:t>
      </w:r>
      <w:r w:rsidR="00EB66B6">
        <w:t xml:space="preserve"> tracking multiple people or planning around the movement of pedestrians.</w:t>
      </w:r>
    </w:p>
    <w:p w:rsidR="00BF40CE" w:rsidRDefault="00395035" w:rsidP="00236A08">
      <w:pPr>
        <w:spacing w:line="480" w:lineRule="auto"/>
        <w:ind w:firstLine="720"/>
      </w:pPr>
      <w:r>
        <w:t xml:space="preserve">Even when </w:t>
      </w:r>
      <w:r w:rsidR="00CB220A">
        <w:t>a person-tracking</w:t>
      </w:r>
      <w:r>
        <w:t xml:space="preserv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w:t>
      </w:r>
      <w:r w:rsidR="00CB220A">
        <w:t xml:space="preserve"> method proves</w:t>
      </w:r>
      <w:r w:rsidR="00EB66B6">
        <w:t xml:space="preserve"> useful when multiple targets are in the scene with similar appearances.  Fi</w:t>
      </w:r>
      <w:r w:rsidR="00BF40CE">
        <w:t xml:space="preserve">lters can </w:t>
      </w:r>
      <w:r w:rsidR="00EB66B6">
        <w:t xml:space="preserve">also </w:t>
      </w:r>
      <w:r w:rsidR="00CB220A">
        <w:t xml:space="preserve">be used to </w:t>
      </w:r>
      <w:r w:rsidR="00BF40CE">
        <w:t xml:space="preserve">reduce </w:t>
      </w:r>
      <w:r w:rsidR="00EB66B6">
        <w:t xml:space="preserve">a system’s </w:t>
      </w:r>
      <w:r w:rsidR="00BF40CE">
        <w:t>computational load.  Instead of running</w:t>
      </w:r>
      <w:r w:rsidR="00CB220A">
        <w:t xml:space="preserve"> a person detector </w:t>
      </w:r>
      <w:r w:rsidR="00BF40CE">
        <w:t xml:space="preserve">on the entire scene, a filter can focus the detection effort on regions of interest near the last known location of the person </w:t>
      </w:r>
      <w:sdt>
        <w:sdtPr>
          <w:id w:val="-1145739916"/>
          <w:citation/>
        </w:sdtPr>
        <w:sdtEndPr/>
        <w:sdtContent>
          <w:r w:rsidR="00BF40CE">
            <w:fldChar w:fldCharType="begin"/>
          </w:r>
          <w:r w:rsidR="00BF40CE">
            <w:instrText>CITATION Mit1</w:instrText>
          </w:r>
          <w:r w:rsidR="00BF40CE">
            <w:lastRenderedPageBreak/>
            <w:instrText xml:space="preserve">1 \l 1033 </w:instrText>
          </w:r>
          <w:r w:rsidR="00BF40CE">
            <w:fldChar w:fldCharType="separate"/>
          </w:r>
          <w:r w:rsidR="00F430A9" w:rsidRPr="000072A2">
            <w:rPr>
              <w:noProof/>
            </w:rPr>
            <w:t>[7]</w:t>
          </w:r>
          <w:r w:rsidR="00BF40CE">
            <w:fldChar w:fldCharType="end"/>
          </w:r>
        </w:sdtContent>
      </w:sdt>
      <w:r w:rsidR="00BF40CE">
        <w:t>.</w:t>
      </w:r>
    </w:p>
    <w:p w:rsidR="00090AC3" w:rsidRDefault="00090AC3" w:rsidP="00236A08">
      <w:pPr>
        <w:spacing w:line="480" w:lineRule="auto"/>
        <w:ind w:firstLine="720"/>
      </w:pPr>
    </w:p>
    <w:p w:rsidR="006551D7" w:rsidRDefault="00BF40CE" w:rsidP="00193048">
      <w:pPr>
        <w:pStyle w:val="Heading2"/>
      </w:pPr>
      <w:bookmarkStart w:id="27" w:name="_Toc326694681"/>
      <w:r>
        <w:t>Planning</w:t>
      </w:r>
      <w:bookmarkEnd w:id="27"/>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EndPr/>
        <w:sdtContent>
          <w:r w:rsidR="0078088A">
            <w:fldChar w:fldCharType="begin"/>
          </w:r>
          <w:r w:rsidR="0078088A">
            <w:instrText xml:space="preserve"> CITATION Mas07 \l 1033 </w:instrText>
          </w:r>
          <w:r w:rsidR="0078088A">
            <w:fldChar w:fldCharType="separate"/>
          </w:r>
          <w:r w:rsidR="00F430A9" w:rsidRPr="000072A2">
            <w:rPr>
              <w:noProof/>
            </w:rPr>
            <w:t>[24]</w:t>
          </w:r>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w:t>
      </w:r>
      <w:r w:rsidR="00CB220A">
        <w:t xml:space="preserve"> to</w:t>
      </w:r>
      <w:r w:rsidR="00673132">
        <w:t xml:space="preserve"> minimize</w:t>
      </w:r>
      <w:r w:rsidR="006551D7">
        <w:t xml:space="preserve"> bearing b</w:t>
      </w:r>
      <w:r>
        <w:t>etween the robot and targe</w:t>
      </w:r>
      <w:r w:rsidR="00673132">
        <w:t xml:space="preserve">t </w:t>
      </w:r>
      <w:sdt>
        <w:sdtPr>
          <w:id w:val="95069016"/>
          <w:citation/>
        </w:sdtPr>
        <w:sdtEndPr/>
        <w:sdtContent>
          <w:r w:rsidR="006551D7">
            <w:fldChar w:fldCharType="begin"/>
          </w:r>
          <w:r w:rsidR="006551D7">
            <w:instrText xml:space="preserve"> CITATION Kob06 \l 1033 </w:instrText>
          </w:r>
          <w:r w:rsidR="006551D7">
            <w:fldChar w:fldCharType="separate"/>
          </w:r>
          <w:r w:rsidR="00F430A9" w:rsidRPr="000072A2">
            <w:rPr>
              <w:noProof/>
            </w:rPr>
            <w:t>[6]</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t>There are a wide range of classical approaches to motion planning that</w:t>
      </w:r>
      <w:r w:rsidR="00CF607C">
        <w:t xml:space="preserve"> rely on so-called configuration space (C-space)</w:t>
      </w:r>
      <w:r w:rsidR="00CF607C" w:rsidRPr="00CF607C">
        <w:t xml:space="preserve"> </w:t>
      </w:r>
      <w:sdt>
        <w:sdtPr>
          <w:id w:val="157656447"/>
          <w:citation/>
        </w:sdtPr>
        <w:sdtEndPr/>
        <w:sdtContent>
          <w:r w:rsidR="00CF607C">
            <w:fldChar w:fldCharType="begin"/>
          </w:r>
          <w:r w:rsidR="00CF607C">
            <w:instrText xml:space="preserve"> CITATION Loz79 \l 1033 </w:instrText>
          </w:r>
          <w:r w:rsidR="00CF607C">
            <w:fldChar w:fldCharType="separate"/>
          </w:r>
          <w:r w:rsidR="00F430A9" w:rsidRPr="000072A2">
            <w:rPr>
              <w:noProof/>
            </w:rPr>
            <w:t>[25]</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free,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CB220A">
        <w:t xml:space="preserve"> point</w:t>
      </w:r>
      <w:r w:rsidR="00DA1175">
        <w:t xml:space="preserve"> </w:t>
      </w:r>
      <w:r>
        <w:t>and</w:t>
      </w:r>
      <w:r w:rsidR="00DE14F7">
        <w:t xml:space="preserve"> motion</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EndPr/>
        <w:sdtContent>
          <w:r w:rsidR="00DA1175">
            <w:fldChar w:fldCharType="begin"/>
          </w:r>
          <w:r w:rsidR="00DA1175">
            <w:instrText xml:space="preserve"> CITATION Raj12 \l 1033 </w:instrText>
          </w:r>
          <w:r w:rsidR="00DA1175">
            <w:fldChar w:fldCharType="separate"/>
          </w:r>
          <w:r w:rsidR="00F430A9" w:rsidRPr="000072A2">
            <w:rPr>
              <w:noProof/>
            </w:rPr>
            <w:t>[26]</w:t>
          </w:r>
          <w:r w:rsidR="00DA1175">
            <w:fldChar w:fldCharType="end"/>
          </w:r>
        </w:sdtContent>
      </w:sdt>
      <w:r w:rsidR="00C02B15">
        <w:t>.</w:t>
      </w:r>
      <w:r w:rsidR="00DA1175">
        <w:t xml:space="preserve">  </w:t>
      </w:r>
      <w:r w:rsidR="002153CB">
        <w:t>Configuration space has some drawbacks resulting from the assumption that the robot can be treated as a point.  For non-circular robots, the C-space map is dependent on orientation, adding an additiona</w:t>
      </w:r>
      <w:r w:rsidR="002153CB">
        <w:lastRenderedPageBreak/>
        <w:t>l dimension to the problem.</w:t>
      </w:r>
      <w:r>
        <w:t xml:space="preserve">  C-space has difficulties in representing non-holonomic robots</w:t>
      </w:r>
      <w:r w:rsidR="00CB220A">
        <w:t xml:space="preserve"> because the set of actions available to the robot are dependent on the robot’s state</w:t>
      </w:r>
      <w:r>
        <w:t>.</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r>
        <w:t>wavefront planning, repulsive/attractive forces</w:t>
      </w:r>
      <w:r w:rsidR="000658FA" w:rsidRPr="000658FA">
        <w:t xml:space="preserve"> </w:t>
      </w:r>
      <w:sdt>
        <w:sdtPr>
          <w:id w:val="732278856"/>
          <w:citation/>
        </w:sdtPr>
        <w:sdtEndPr/>
        <w:sdtContent>
          <w:r w:rsidR="000658FA">
            <w:fldChar w:fldCharType="begin"/>
          </w:r>
          <w:r w:rsidR="000658FA">
            <w:instrText xml:space="preserve"> CITATION Lik091 \l 1033 </w:instrText>
          </w:r>
          <w:r w:rsidR="000658FA">
            <w:fldChar w:fldCharType="separate"/>
          </w:r>
          <w:r w:rsidR="00F430A9" w:rsidRPr="000072A2">
            <w:rPr>
              <w:noProof/>
            </w:rPr>
            <w:t>[27]</w:t>
          </w:r>
          <w:r w:rsidR="000658FA">
            <w:fldChar w:fldCharType="end"/>
          </w:r>
        </w:sdtContent>
      </w:sdt>
      <w:r>
        <w:t>, Voronoi diagrams, visibility graphs, and cell decomposition</w:t>
      </w:r>
      <w:r w:rsidRPr="00DA1175">
        <w:t xml:space="preserve"> </w:t>
      </w:r>
      <w:sdt>
        <w:sdtPr>
          <w:id w:val="2133524643"/>
          <w:citation/>
        </w:sdtPr>
        <w:sdtEndPr/>
        <w:sdtContent>
          <w:r>
            <w:fldChar w:fldCharType="begin"/>
          </w:r>
          <w:r>
            <w:instrText xml:space="preserve"> CITATION Raj12 \l 1033 </w:instrText>
          </w:r>
          <w:r>
            <w:fldChar w:fldCharType="separate"/>
          </w:r>
          <w:r w:rsidR="00F430A9" w:rsidRPr="000072A2">
            <w:rPr>
              <w:noProof/>
            </w:rPr>
            <w:t>[26]</w:t>
          </w:r>
          <w:r>
            <w:fldChar w:fldCharType="end"/>
          </w:r>
        </w:sdtContent>
      </w:sdt>
      <w:r>
        <w:t>.</w:t>
      </w:r>
      <w:r w:rsidR="003D4136">
        <w:t xml:space="preserve">  </w:t>
      </w:r>
      <w:r w:rsidR="002153CB">
        <w:t xml:space="preserve">While most classical methods are intuitive, they are usually unable to perform complex, multi-stage </w:t>
      </w:r>
      <w:r w:rsidR="00CB220A">
        <w:t>moves such as three-point-turns</w:t>
      </w:r>
      <w:r w:rsidR="002153CB">
        <w:t>.  Classical methods may become stuck at local minima.  Classical planning methods are especially risky whe</w:t>
      </w:r>
      <w:r w:rsidR="000658FA">
        <w:t>n used on non-holonomic robots.</w:t>
      </w:r>
    </w:p>
    <w:p w:rsidR="008D1973" w:rsidRDefault="0081604C" w:rsidP="00F94ED7">
      <w:pPr>
        <w:pStyle w:val="Heading1"/>
      </w:pPr>
      <w:bookmarkStart w:id="28" w:name="_Toc326694682"/>
      <w:r>
        <w:lastRenderedPageBreak/>
        <w:t xml:space="preserve">Experimental Mobile-Robot System: </w:t>
      </w:r>
      <w:r w:rsidR="00F94ED7">
        <w:t>Harlie</w:t>
      </w:r>
      <w:bookmarkEnd w:id="28"/>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9125CA">
        <w:t xml:space="preserve">Figure </w:t>
      </w:r>
      <w:r w:rsidR="009125CA">
        <w:rPr>
          <w:noProof/>
        </w:rPr>
        <w:t>1</w:t>
      </w:r>
      <w:r w:rsidR="001A2A60">
        <w:fldChar w:fldCharType="end"/>
      </w:r>
      <w:r w:rsidR="001A2A60">
        <w:t xml:space="preserve">, </w:t>
      </w:r>
      <w:r>
        <w:t xml:space="preserve">is a mobile robot </w:t>
      </w:r>
      <w:r w:rsidR="0015309C">
        <w:t>designed</w:t>
      </w:r>
      <w:r w:rsidR="009B1B7A">
        <w:t xml:space="preserve"> </w:t>
      </w:r>
      <w:r w:rsidR="00513728">
        <w:t xml:space="preserve">and constructed </w:t>
      </w:r>
      <w:r w:rsidR="009B1B7A">
        <w:t>at Case Western Reserve University.  Harlie is built</w:t>
      </w:r>
      <w:r w:rsidR="001F090A">
        <w:t xml:space="preserve"> on an electric wheelchair base</w:t>
      </w:r>
      <w:r w:rsidR="009B1B7A">
        <w:t xml:space="preserve"> </w:t>
      </w:r>
      <w:r w:rsidR="0060037A">
        <w:t>which allows for operation</w:t>
      </w:r>
      <w:r w:rsidR="002D0414">
        <w:t xml:space="preserve"> on varied terrain,</w:t>
      </w:r>
      <w:r w:rsidR="0060037A">
        <w:t xml:space="preserve"> both in</w:t>
      </w:r>
      <w:r w:rsidR="0081604C">
        <w:t xml:space="preserve">doors </w:t>
      </w:r>
      <w:r w:rsidR="0060037A">
        <w:t>and outdoors.  The robot carries</w:t>
      </w:r>
      <w:r w:rsidR="009B1B7A">
        <w:t xml:space="preserve"> </w:t>
      </w:r>
      <w:r w:rsidR="00CB220A">
        <w:t xml:space="preserve">an inverter and </w:t>
      </w:r>
      <w:r w:rsidR="009B1B7A">
        <w:t>several lead-acid batteries internally</w:t>
      </w:r>
      <w:r w:rsidR="0060037A">
        <w:t xml:space="preserve"> and</w:t>
      </w:r>
      <w:r w:rsidR="009B1B7A">
        <w:t xml:space="preserve"> </w:t>
      </w:r>
      <w:r w:rsidR="0060037A">
        <w:t>is capable of running for several hours on its own power.  Harlie has</w:t>
      </w:r>
      <w:r w:rsidR="00CB220A">
        <w:t xml:space="preserve"> been used for several projects</w:t>
      </w:r>
      <w:r w:rsidR="0015309C">
        <w:t xml:space="preserve"> in the past,</w:t>
      </w:r>
      <w:r w:rsidR="0060037A">
        <w:t xml:space="preserve"> including an entry in the annual Intelli</w:t>
      </w:r>
      <w:r w:rsidR="0015309C">
        <w:t>gent Ground Vehicle Competition (IGVC) where the goal was to create an autonomous robot to navigate an outdoor obstacle course.</w:t>
      </w:r>
    </w:p>
    <w:p w:rsidR="009B1B7A" w:rsidRDefault="009B1B7A" w:rsidP="00CB220A">
      <w:pPr>
        <w:pStyle w:val="NoSpacing"/>
      </w:pPr>
      <w:r w:rsidRPr="00CB220A">
        <w:rPr>
          <w:noProof/>
        </w:rPr>
        <w:drawing>
          <wp:inline distT="0" distB="0" distL="0" distR="0" wp14:anchorId="1AFFAECB" wp14:editId="5DE16627">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2B18E027" wp14:editId="745C06EA">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29" w:name="_Ref325461456"/>
      <w:bookmarkStart w:id="30" w:name="_Toc326694704"/>
      <w:r>
        <w:t xml:space="preserve">Figure </w:t>
      </w:r>
      <w:fldSimple w:instr=" SEQ Figure \* ARABIC ">
        <w:r w:rsidR="009125CA">
          <w:rPr>
            <w:noProof/>
          </w:rPr>
          <w:t>1</w:t>
        </w:r>
      </w:fldSimple>
      <w:bookmarkEnd w:id="29"/>
      <w:r>
        <w:t>: Harlie, the mobile robot</w:t>
      </w:r>
      <w:bookmarkEnd w:id="30"/>
    </w:p>
    <w:p w:rsidR="002D0414" w:rsidRDefault="002D0414" w:rsidP="000072A2">
      <w:pPr>
        <w:spacing w:before="240" w:line="480" w:lineRule="auto"/>
        <w:ind w:firstLine="720"/>
      </w:pPr>
    </w:p>
    <w:p w:rsidR="00C276B3" w:rsidRDefault="001F090A" w:rsidP="000072A2">
      <w:pPr>
        <w:spacing w:before="240" w:line="480" w:lineRule="auto"/>
        <w:ind w:firstLine="720"/>
      </w:pPr>
      <w:r>
        <w:lastRenderedPageBreak/>
        <w:t xml:space="preserve">Harlie carries an </w:t>
      </w:r>
      <w:r w:rsidR="0015309C">
        <w:t>assortment</w:t>
      </w:r>
      <w:r>
        <w:t xml:space="preserve"> of sensors.  A</w:t>
      </w:r>
      <w:r w:rsidR="0053689F">
        <w:t xml:space="preserve"> LIDAR unit</w:t>
      </w:r>
      <w:r>
        <w:t xml:space="preserve"> mounted on the robot’s front</w:t>
      </w:r>
      <w:r w:rsidR="0053689F">
        <w:t xml:space="preserve"> </w:t>
      </w:r>
      <w:r>
        <w:t xml:space="preserve">is used for obstacle detection and localization within a static map.  </w:t>
      </w:r>
      <w:r w:rsidR="00CB220A">
        <w:t>The LIDAR unit has a</w:t>
      </w:r>
      <w:r w:rsidR="0015309C">
        <w:t xml:space="preserve"> 180-degree</w:t>
      </w:r>
      <w:r w:rsidR="00CB220A">
        <w:t xml:space="preserve"> field of view and a resolution of one reading per degree.  </w:t>
      </w:r>
      <w:r>
        <w:t xml:space="preserve">Optical encoders </w:t>
      </w:r>
      <w:r w:rsidR="00CB220A">
        <w:t xml:space="preserve">are used </w:t>
      </w:r>
      <w:r w:rsidR="0015309C">
        <w:t xml:space="preserve">on each wheel </w:t>
      </w:r>
      <w:r w:rsidR="00CB220A">
        <w:t>to provide</w:t>
      </w:r>
      <w:r w:rsidR="009F7BA9">
        <w:t xml:space="preserve"> accurate </w:t>
      </w:r>
      <w:r w:rsidR="00CB4F1B">
        <w:t>odometery</w:t>
      </w:r>
      <w:r w:rsidR="00CB220A">
        <w:t xml:space="preserve"> information</w:t>
      </w:r>
      <w:r w:rsidR="0053689F">
        <w:t xml:space="preserve">.  A Microsoft Kinect </w:t>
      </w:r>
      <w:r>
        <w:t xml:space="preserve">sensor </w:t>
      </w:r>
      <w:r w:rsidR="0053689F">
        <w:t>on a rotating moun</w:t>
      </w:r>
      <w:r>
        <w:t>t</w:t>
      </w:r>
      <w:r w:rsidR="00CB220A">
        <w:t>,</w:t>
      </w:r>
      <w:r w:rsidR="0015309C">
        <w:t xml:space="preserve"> added</w:t>
      </w:r>
      <w:r w:rsidR="00CB220A">
        <w:t xml:space="preserve"> for this project,</w:t>
      </w:r>
      <w:r>
        <w:t xml:space="preserve"> </w:t>
      </w:r>
      <w:r w:rsidR="00CB220A">
        <w:t>is used for person-</w:t>
      </w:r>
      <w:r>
        <w:t xml:space="preserve">tracking.  Harlie additionally carries a GPS unit, a </w:t>
      </w:r>
      <w:r w:rsidR="009F7BA9" w:rsidRPr="009F7BA9">
        <w:t>magnetometer</w:t>
      </w:r>
      <w:r>
        <w:t>,</w:t>
      </w:r>
      <w:r w:rsidR="00486A1E">
        <w:t xml:space="preserve"> an inertial measurement unit,</w:t>
      </w:r>
      <w:r>
        <w:t xml:space="preserve"> and several sonar sensors</w:t>
      </w:r>
      <w:r w:rsidR="009F7BA9">
        <w:t>,</w:t>
      </w:r>
      <w:r>
        <w:t xml:space="preserve"> which were not </w:t>
      </w:r>
      <w:r w:rsidR="00CB220A">
        <w:t>needed</w:t>
      </w:r>
      <w:r>
        <w:t xml:space="preserve"> </w:t>
      </w:r>
      <w:r w:rsidR="009F7BA9">
        <w:t>for</w:t>
      </w:r>
      <w:r>
        <w:t xml:space="preserve"> this project.</w:t>
      </w:r>
    </w:p>
    <w:p w:rsidR="003F29EE" w:rsidRDefault="00EA2888" w:rsidP="00424072">
      <w:pPr>
        <w:spacing w:before="240" w:line="480" w:lineRule="auto"/>
        <w:ind w:firstLine="720"/>
      </w:pPr>
      <w:r>
        <w:t xml:space="preserve">Harlie </w:t>
      </w:r>
      <w:r w:rsidR="008B7E6F">
        <w:t>wa</w:t>
      </w:r>
      <w:r>
        <w:t xml:space="preserve">s equipped with a server containing a 2.67 GHz Intel Core i7 920 CPU </w:t>
      </w:r>
      <w:r w:rsidR="0015309C">
        <w:t>and</w:t>
      </w:r>
      <w:r>
        <w:t xml:space="preserve"> 6 GB </w:t>
      </w:r>
      <w:r w:rsidR="008B7E6F">
        <w:t>of RAM.  The server communicated</w:t>
      </w:r>
      <w:r>
        <w:t xml:space="preserve"> with an onboard National Instruments CompactRIO for </w:t>
      </w:r>
      <w:r w:rsidR="008B7E6F">
        <w:t xml:space="preserve">real-time, </w:t>
      </w:r>
      <w:r>
        <w:t>low-level control of peripherals including motors and en</w:t>
      </w:r>
      <w:r w:rsidR="008B7E6F">
        <w:t xml:space="preserve">coders.  Additional </w:t>
      </w:r>
      <w:r w:rsidR="003F29EE">
        <w:t>processing power</w:t>
      </w:r>
      <w:r w:rsidR="008B7E6F">
        <w:t xml:space="preserve"> wa</w:t>
      </w:r>
      <w:r>
        <w:t xml:space="preserve">s </w:t>
      </w:r>
      <w:r w:rsidR="003F29EE">
        <w:t>provided</w:t>
      </w:r>
      <w:r>
        <w:t xml:space="preserve"> by a Dell Latitude E6510 laptop which </w:t>
      </w:r>
      <w:r w:rsidR="008B7E6F">
        <w:t>was</w:t>
      </w:r>
      <w:r>
        <w:t xml:space="preserve"> mounted on Harlie and connected to the server via Ethernet.   The laptop contain</w:t>
      </w:r>
      <w:r w:rsidR="008B7E6F">
        <w:t>ed</w:t>
      </w:r>
      <w:r>
        <w:t xml:space="preserve"> a 2.67 GHz Intel Core i5 560M CPU and 4GB of RAM.</w:t>
      </w:r>
    </w:p>
    <w:p w:rsidR="00424072" w:rsidRDefault="00984294" w:rsidP="00424072">
      <w:pPr>
        <w:spacing w:before="240" w:line="480" w:lineRule="auto"/>
        <w:ind w:firstLine="720"/>
      </w:pPr>
      <w:r>
        <w:t xml:space="preserve">Processing was </w:t>
      </w:r>
      <w:r w:rsidR="003F29EE">
        <w:t>shared</w:t>
      </w:r>
      <w:r>
        <w:t xml:space="preserve"> between </w:t>
      </w:r>
      <w:r w:rsidR="00EA2888">
        <w:t xml:space="preserve">the </w:t>
      </w:r>
      <w:r>
        <w:t>two</w:t>
      </w:r>
      <w:r w:rsidR="00AE3349">
        <w:t xml:space="preserve"> computers.  Harlie’s </w:t>
      </w:r>
      <w:r w:rsidR="0053689F">
        <w:t>server ran</w:t>
      </w:r>
      <w:r>
        <w:t xml:space="preserve"> </w:t>
      </w:r>
      <w:r w:rsidR="00DD788F">
        <w:t xml:space="preserve">software related to </w:t>
      </w:r>
      <w:r w:rsidR="003F29EE">
        <w:t xml:space="preserve">path </w:t>
      </w:r>
      <w:r w:rsidR="00DD788F">
        <w:t>p</w:t>
      </w:r>
      <w:r w:rsidR="00AE3349">
        <w:t>lanning, steering, and localization</w:t>
      </w:r>
      <w:r w:rsidR="003F29EE">
        <w:t xml:space="preserve"> within a static map</w:t>
      </w:r>
      <w:r w:rsidR="00DD788F">
        <w:t>.</w:t>
      </w:r>
      <w:r w:rsidR="00DE6503">
        <w:t xml:space="preserve">  </w:t>
      </w:r>
      <w:r>
        <w:t>The laptop</w:t>
      </w:r>
      <w:r w:rsidR="001A2A60">
        <w:t xml:space="preserve"> ran</w:t>
      </w:r>
      <w:r>
        <w:t xml:space="preserve"> </w:t>
      </w:r>
      <w:r w:rsidR="001A2A60">
        <w:t>software related to the Microsoft</w:t>
      </w:r>
      <w:r>
        <w:t xml:space="preserve"> </w:t>
      </w:r>
      <w:r w:rsidR="00AE3349">
        <w:t xml:space="preserve">Kinect </w:t>
      </w:r>
      <w:r w:rsidR="001A2A60">
        <w:t xml:space="preserve">and </w:t>
      </w:r>
      <w:r w:rsidR="00AE3349">
        <w:t>person</w:t>
      </w:r>
      <w:r w:rsidR="00DD788F">
        <w:t>-</w:t>
      </w:r>
      <w:r w:rsidR="0053689F">
        <w:t>tracking.</w:t>
      </w:r>
      <w:r w:rsidR="003F29EE">
        <w:t xml:space="preserve">  Additionally, the laptop was used to interact with the server and monitor the status of the robot.</w:t>
      </w:r>
    </w:p>
    <w:p w:rsidR="00AE3349" w:rsidRDefault="00EA2888" w:rsidP="00424072">
      <w:pPr>
        <w:spacing w:line="480" w:lineRule="auto"/>
        <w:ind w:firstLine="720"/>
      </w:pPr>
      <w:r>
        <w:t xml:space="preserve">All software was developed for Ubuntu Linux using the </w:t>
      </w:r>
      <w:r w:rsidR="004115E1">
        <w:t xml:space="preserve">open-source </w:t>
      </w:r>
      <w:r>
        <w:t xml:space="preserve">ROS (Robot Operating System) framework </w:t>
      </w:r>
      <w:r w:rsidR="004115E1">
        <w:t xml:space="preserve">hosted </w:t>
      </w:r>
      <w:r>
        <w:t>by Willow Garage</w:t>
      </w:r>
      <w:r w:rsidR="003332D4">
        <w:t xml:space="preserve"> </w:t>
      </w:r>
      <w:sdt>
        <w:sdtPr>
          <w:id w:val="1348685138"/>
          <w:citation/>
        </w:sdtPr>
        <w:sdtEndPr/>
        <w:sdtContent>
          <w:r w:rsidR="003332D4">
            <w:fldChar w:fldCharType="begin"/>
          </w:r>
          <w:r w:rsidR="003332D4">
            <w:instrText xml:space="preserve"> CITATION Wil12 \l 1033 </w:instrText>
          </w:r>
          <w:r w:rsidR="003332D4">
            <w:fldChar w:fldCharType="separate"/>
          </w:r>
          <w:r w:rsidR="00F430A9" w:rsidRPr="000072A2">
            <w:rPr>
              <w:noProof/>
            </w:rPr>
            <w:t>[28]</w:t>
          </w:r>
          <w:r w:rsidR="003332D4">
            <w:fldChar w:fldCharType="end"/>
          </w:r>
        </w:sdtContent>
      </w:sdt>
      <w:r>
        <w:t xml:space="preserve">.  </w:t>
      </w:r>
      <w:r w:rsidR="00424072">
        <w:t xml:space="preserve">ROS provides facilities for different software modules, called nodes, to communicate </w:t>
      </w:r>
      <w:r w:rsidR="00424072">
        <w:lastRenderedPageBreak/>
        <w:t xml:space="preserve">by sending </w:t>
      </w:r>
      <w:r w:rsidR="0015309C">
        <w:t xml:space="preserve">user-defined </w:t>
      </w:r>
      <w:r w:rsidR="00424072">
        <w:t xml:space="preserve">messages.  </w:t>
      </w:r>
      <w:r w:rsidR="003B692F" w:rsidRPr="003B692F">
        <w:t xml:space="preserve">ROS </w:t>
      </w:r>
      <w:r w:rsidR="003B692F">
        <w:t>is</w:t>
      </w:r>
      <w:r w:rsidR="003B692F" w:rsidRPr="003B692F">
        <w:t xml:space="preserve"> highly flexible and modular, </w:t>
      </w:r>
      <w:r w:rsidR="00513728">
        <w:t>and simplifies</w:t>
      </w:r>
      <w:r w:rsidR="003B692F" w:rsidRPr="003B692F">
        <w:t xml:space="preserve"> tasks such as connecting processes running on </w:t>
      </w:r>
      <w:r w:rsidR="00424072">
        <w:t xml:space="preserve">separate </w:t>
      </w:r>
      <w:r w:rsidR="00424072" w:rsidRPr="003B692F">
        <w:t>machines</w:t>
      </w:r>
      <w:r w:rsidR="003B692F" w:rsidRPr="003B692F">
        <w:t>.</w:t>
      </w:r>
      <w:r w:rsidR="003B692F">
        <w:t xml:space="preserve">  </w:t>
      </w:r>
      <w:r w:rsidR="0015309C">
        <w:t xml:space="preserve">ROS is designed in such a way that </w:t>
      </w:r>
      <w:r w:rsidR="00931BA4">
        <w:t>nodes</w:t>
      </w:r>
      <w:r w:rsidR="0015309C">
        <w:t xml:space="preserve"> and subsystems can easily be evaluated and reused between projects.  </w:t>
      </w:r>
      <w:r w:rsidR="003B692F">
        <w:t>ROS has a large</w:t>
      </w:r>
      <w:r w:rsidR="0015309C">
        <w:t>, active</w:t>
      </w:r>
      <w:r w:rsidR="003B692F">
        <w:t xml:space="preserve"> user community with many </w:t>
      </w:r>
      <w:r w:rsidR="00424072">
        <w:t>open-source,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9125CA">
        <w:t xml:space="preserve">Figure </w:t>
      </w:r>
      <w:r w:rsidR="009125CA">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EndPr/>
        <w:sdtContent>
          <w:r w:rsidR="000850F7">
            <w:fldChar w:fldCharType="begin"/>
          </w:r>
          <w:r w:rsidR="000850F7">
            <w:instrText xml:space="preserve"> CITATION Ger11 \l 1033 </w:instrText>
          </w:r>
          <w:r w:rsidR="000850F7">
            <w:fldChar w:fldCharType="separate"/>
          </w:r>
          <w:r w:rsidR="00F430A9" w:rsidRPr="000072A2">
            <w:rPr>
              <w:noProof/>
            </w:rPr>
            <w:t>[29]</w:t>
          </w:r>
          <w:r w:rsidR="000850F7">
            <w:fldChar w:fldCharType="end"/>
          </w:r>
        </w:sdtContent>
      </w:sdt>
      <w:r w:rsidR="00CB4F1B">
        <w:t>.  Steering wa</w:t>
      </w:r>
      <w:r w:rsidR="000850F7">
        <w:t>s performed by the Precision Steering package</w:t>
      </w:r>
      <w:r w:rsidR="000A16BA">
        <w:t xml:space="preserve"> </w:t>
      </w:r>
      <w:sdt>
        <w:sdtPr>
          <w:id w:val="1906725765"/>
          <w:citation/>
        </w:sdtPr>
        <w:sdtEndPr/>
        <w:sdtContent>
          <w:r w:rsidR="000A16BA">
            <w:fldChar w:fldCharType="begin"/>
          </w:r>
          <w:r w:rsidR="000A16BA">
            <w:instrText xml:space="preserve"> CITATION Per12 \l 1033 </w:instrText>
          </w:r>
          <w:r w:rsidR="000A16BA">
            <w:fldChar w:fldCharType="separate"/>
          </w:r>
          <w:r w:rsidR="00F430A9" w:rsidRPr="000072A2">
            <w:rPr>
              <w:noProof/>
            </w:rPr>
            <w:t>[30]</w:t>
          </w:r>
          <w:r w:rsidR="000A16BA">
            <w:fldChar w:fldCharType="end"/>
          </w:r>
        </w:sdtContent>
      </w:sdt>
      <w:r w:rsidR="000850F7">
        <w:t xml:space="preserve"> </w:t>
      </w:r>
      <w:r w:rsidR="0015309C">
        <w:t xml:space="preserve">which was </w:t>
      </w:r>
      <w:r w:rsidR="000850F7">
        <w:t>created by Eric P</w:t>
      </w:r>
      <w:r w:rsidR="00984294">
        <w:t xml:space="preserve">erko, a fellow graduate student at </w:t>
      </w:r>
      <w:r w:rsidR="000A16BA">
        <w:t>Case</w:t>
      </w:r>
      <w:r w:rsidR="00984294">
        <w:t xml:space="preserve"> Western Reserve University</w:t>
      </w:r>
      <w:r w:rsidR="000850F7">
        <w:t xml:space="preserve">.  The person-tracking and planning modules </w:t>
      </w:r>
      <w:r w:rsidR="00931BA4">
        <w:t>were designed for this project</w:t>
      </w:r>
      <w:r w:rsidR="000850F7">
        <w:t xml:space="preserve"> and </w:t>
      </w:r>
      <w:r w:rsidR="0021236F">
        <w:t xml:space="preserve">elaborated upon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09823B8B" wp14:editId="6432F2C6">
                <wp:extent cx="4352925" cy="4518926"/>
                <wp:effectExtent l="0" t="0" r="28575"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04776" y="517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33042D">
                              <w:pPr>
                                <w:spacing w:after="0" w:line="240" w:lineRule="auto"/>
                                <w:jc w:val="center"/>
                              </w:pPr>
                              <w:r>
                                <w:t>Person Tracking</w:t>
                              </w:r>
                            </w:p>
                            <w:p w:rsidR="00EA00A0" w:rsidRDefault="00EA00A0" w:rsidP="0033042D">
                              <w:pPr>
                                <w:spacing w:after="0" w:line="240" w:lineRule="auto"/>
                                <w:jc w:val="center"/>
                              </w:pPr>
                              <w:r>
                                <w:t xml:space="preserve">(Chapter </w:t>
                              </w:r>
                              <w:r>
                                <w:fldChar w:fldCharType="begin"/>
                              </w:r>
                              <w:r>
                                <w:instrText xml:space="preserve"> REF _Ref323045519 \r \h </w:instrText>
                              </w:r>
                              <w:r>
                                <w:fldChar w:fldCharType="separate"/>
                              </w:r>
                              <w:r w:rsidR="009125CA">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04776"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33042D">
                              <w:pPr>
                                <w:spacing w:after="0" w:line="240" w:lineRule="auto"/>
                                <w:jc w:val="center"/>
                              </w:pPr>
                              <w:r>
                                <w:t>Planning</w:t>
                              </w:r>
                            </w:p>
                            <w:p w:rsidR="00EA00A0" w:rsidRDefault="00EA00A0" w:rsidP="0033042D">
                              <w:pPr>
                                <w:spacing w:after="0" w:line="240" w:lineRule="auto"/>
                                <w:jc w:val="center"/>
                              </w:pPr>
                              <w:r>
                                <w:t xml:space="preserve">(Chapter </w:t>
                              </w:r>
                              <w:r>
                                <w:fldChar w:fldCharType="begin"/>
                              </w:r>
                              <w:r>
                                <w:instrText xml:space="preserve"> REF _Ref324364407 \r \h </w:instrText>
                              </w:r>
                              <w:r>
                                <w:fldChar w:fldCharType="separate"/>
                              </w:r>
                              <w:r w:rsidR="009125CA">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04776" y="3452127"/>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33042D">
                              <w:pPr>
                                <w:spacing w:after="0" w:line="240" w:lineRule="auto"/>
                                <w:jc w:val="center"/>
                              </w:pPr>
                              <w:r>
                                <w:t>Precision</w:t>
                              </w:r>
                            </w:p>
                            <w:p w:rsidR="00EA00A0" w:rsidRDefault="00EA00A0"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571751"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33042D">
                              <w:pPr>
                                <w:spacing w:after="0" w:line="240" w:lineRule="auto"/>
                                <w:jc w:val="center"/>
                              </w:pPr>
                              <w:r>
                                <w:t>Mapping and</w:t>
                              </w:r>
                            </w:p>
                            <w:p w:rsidR="00EA00A0" w:rsidRDefault="00EA00A0"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995364" y="1032777"/>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995364" y="2823477"/>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885951" y="2332940"/>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885951" y="1032777"/>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885951" y="2823477"/>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42.75pt;height:355.8pt;mso-position-horizontal-relative:char;mso-position-vertical-relative:line" coordsize="43529,4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529;height:45186;visibility:visible;mso-wrap-style:square">
                  <v:fill o:detectmouseclick="t"/>
                  <v:path o:connecttype="none"/>
                </v:shape>
                <v:rect id="Rectangle 226" o:spid="_x0000_s1028" style="position:absolute;left:1047;top:517;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EA00A0" w:rsidRDefault="00EA00A0" w:rsidP="0033042D">
                        <w:pPr>
                          <w:spacing w:after="0" w:line="240" w:lineRule="auto"/>
                          <w:jc w:val="center"/>
                        </w:pPr>
                        <w:r>
                          <w:t>Person Tracking</w:t>
                        </w:r>
                      </w:p>
                      <w:p w:rsidR="00EA00A0" w:rsidRDefault="00EA00A0" w:rsidP="0033042D">
                        <w:pPr>
                          <w:spacing w:after="0" w:line="240" w:lineRule="auto"/>
                          <w:jc w:val="center"/>
                        </w:pPr>
                        <w:r>
                          <w:t xml:space="preserve">(Chapter </w:t>
                        </w:r>
                        <w:r>
                          <w:fldChar w:fldCharType="begin"/>
                        </w:r>
                        <w:r>
                          <w:instrText xml:space="preserve"> REF _Ref323045519 \r \h </w:instrText>
                        </w:r>
                        <w:r>
                          <w:fldChar w:fldCharType="separate"/>
                        </w:r>
                        <w:r w:rsidR="009125CA">
                          <w:t>5</w:t>
                        </w:r>
                        <w:r>
                          <w:fldChar w:fldCharType="end"/>
                        </w:r>
                        <w:r>
                          <w:t>)</w:t>
                        </w:r>
                      </w:p>
                    </w:txbxContent>
                  </v:textbox>
                </v:rect>
                <v:rect id="Rectangle 227" o:spid="_x0000_s1029" style="position:absolute;left:104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EA00A0" w:rsidRDefault="00EA00A0" w:rsidP="0033042D">
                        <w:pPr>
                          <w:spacing w:after="0" w:line="240" w:lineRule="auto"/>
                          <w:jc w:val="center"/>
                        </w:pPr>
                        <w:r>
                          <w:t>Planning</w:t>
                        </w:r>
                      </w:p>
                      <w:p w:rsidR="00EA00A0" w:rsidRDefault="00EA00A0" w:rsidP="0033042D">
                        <w:pPr>
                          <w:spacing w:after="0" w:line="240" w:lineRule="auto"/>
                          <w:jc w:val="center"/>
                        </w:pPr>
                        <w:r>
                          <w:t xml:space="preserve">(Chapter </w:t>
                        </w:r>
                        <w:r>
                          <w:fldChar w:fldCharType="begin"/>
                        </w:r>
                        <w:r>
                          <w:instrText xml:space="preserve"> REF _Ref324364407 \r \h </w:instrText>
                        </w:r>
                        <w:r>
                          <w:fldChar w:fldCharType="separate"/>
                        </w:r>
                        <w:r w:rsidR="009125CA">
                          <w:t>6</w:t>
                        </w:r>
                        <w:r>
                          <w:fldChar w:fldCharType="end"/>
                        </w:r>
                        <w:r>
                          <w:t>)</w:t>
                        </w:r>
                      </w:p>
                    </w:txbxContent>
                  </v:textbox>
                </v:rect>
                <v:rect id="Rectangle 228" o:spid="_x0000_s1030" style="position:absolute;left:1047;top:34521;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EA00A0" w:rsidRDefault="00EA00A0" w:rsidP="0033042D">
                        <w:pPr>
                          <w:spacing w:after="0" w:line="240" w:lineRule="auto"/>
                          <w:jc w:val="center"/>
                        </w:pPr>
                        <w:r>
                          <w:t>Precision</w:t>
                        </w:r>
                      </w:p>
                      <w:p w:rsidR="00EA00A0" w:rsidRDefault="00EA00A0" w:rsidP="0033042D">
                        <w:pPr>
                          <w:spacing w:after="0" w:line="240" w:lineRule="auto"/>
                          <w:jc w:val="center"/>
                        </w:pPr>
                        <w:r>
                          <w:t>Steering</w:t>
                        </w:r>
                      </w:p>
                    </w:txbxContent>
                  </v:textbox>
                </v:rect>
                <v:rect id="Rectangle 229" o:spid="_x0000_s1031" style="position:absolute;left:2571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EA00A0" w:rsidRDefault="00EA00A0" w:rsidP="0033042D">
                        <w:pPr>
                          <w:spacing w:after="0" w:line="240" w:lineRule="auto"/>
                          <w:jc w:val="center"/>
                        </w:pPr>
                        <w:r>
                          <w:t>Mapping and</w:t>
                        </w:r>
                      </w:p>
                      <w:p w:rsidR="00EA00A0" w:rsidRDefault="00EA00A0"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9953;top:10327;width:0;height:8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9953;top:28234;width:0;height:6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8859;top:23329;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8859;top:10327;width:6858;height:80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8859;top:28234;width:6858;height:6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31" w:name="_Ref324363926"/>
      <w:bookmarkStart w:id="32" w:name="_Toc326694705"/>
      <w:r>
        <w:t xml:space="preserve">Figure </w:t>
      </w:r>
      <w:fldSimple w:instr=" SEQ Figure \* ARABIC ">
        <w:r w:rsidR="009125CA">
          <w:rPr>
            <w:noProof/>
          </w:rPr>
          <w:t>2</w:t>
        </w:r>
      </w:fldSimple>
      <w:bookmarkEnd w:id="31"/>
      <w:r>
        <w:t>: Overall software architecture</w:t>
      </w:r>
      <w:bookmarkEnd w:id="32"/>
    </w:p>
    <w:p w:rsidR="007138C2" w:rsidRDefault="00750DAF" w:rsidP="00F91C31">
      <w:pPr>
        <w:pStyle w:val="Heading1"/>
      </w:pPr>
      <w:bookmarkStart w:id="33" w:name="_Ref322950030"/>
      <w:bookmarkStart w:id="34" w:name="_Toc326694683"/>
      <w:r>
        <w:lastRenderedPageBreak/>
        <w:t xml:space="preserve">Evaluation of </w:t>
      </w:r>
      <w:r w:rsidR="00691CA2">
        <w:t xml:space="preserve">the </w:t>
      </w:r>
      <w:r>
        <w:t xml:space="preserve">Microsoft </w:t>
      </w:r>
      <w:r w:rsidR="00115579">
        <w:t>Kinect</w:t>
      </w:r>
      <w:bookmarkEnd w:id="33"/>
      <w:bookmarkEnd w:id="34"/>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w:t>
      </w:r>
      <w:r w:rsidR="005E702D">
        <w:rPr>
          <w:rFonts w:cs="Calibri"/>
          <w:szCs w:val="24"/>
        </w:rPr>
        <w:t xml:space="preserve"> of multiple users in real time.  The Kinect provides</w:t>
      </w:r>
      <w:r w:rsidR="00BC00C4">
        <w:rPr>
          <w:rFonts w:cs="Calibri"/>
          <w:szCs w:val="24"/>
        </w:rPr>
        <w:t xml:space="preserve"> the Xbox with </w:t>
      </w:r>
      <w:r w:rsidR="005E702D">
        <w:rPr>
          <w:rFonts w:cs="Calibri"/>
          <w:szCs w:val="24"/>
        </w:rPr>
        <w:t>the users’</w:t>
      </w:r>
      <w:r w:rsidR="00BC00C4">
        <w:rPr>
          <w:rFonts w:cs="Calibri"/>
          <w:szCs w:val="24"/>
        </w:rPr>
        <w:t xml:space="preserve"> locations in 3D space as well as the position</w:t>
      </w:r>
      <w:r w:rsidR="005A6B0A">
        <w:rPr>
          <w:rFonts w:cs="Calibri"/>
          <w:szCs w:val="24"/>
        </w:rPr>
        <w:t>s</w:t>
      </w:r>
      <w:r w:rsidR="00BC00C4">
        <w:rPr>
          <w:rFonts w:cs="Calibri"/>
          <w:szCs w:val="24"/>
        </w:rPr>
        <w:t xml:space="preserve"> and orientation</w:t>
      </w:r>
      <w:r w:rsidR="005A6B0A">
        <w:rPr>
          <w:rFonts w:cs="Calibri"/>
          <w:szCs w:val="24"/>
        </w:rPr>
        <w:t>s</w:t>
      </w:r>
      <w:r w:rsidR="00BC00C4">
        <w:rPr>
          <w:rFonts w:cs="Calibri"/>
          <w:szCs w:val="24"/>
        </w:rPr>
        <w:t xml:space="preserve"> of their limbs.</w:t>
      </w:r>
      <w:r w:rsidR="005E702D">
        <w:rPr>
          <w:rFonts w:cs="Calibri"/>
          <w:szCs w:val="24"/>
        </w:rPr>
        <w:t xml:space="preserve">  Games may use this data to provide an interactive, intuitive user interface, similar to the concept of the </w:t>
      </w:r>
      <w:r w:rsidR="00513728">
        <w:rPr>
          <w:rFonts w:cs="Calibri"/>
          <w:szCs w:val="24"/>
        </w:rPr>
        <w:t>Nintendo</w:t>
      </w:r>
      <w:r w:rsidR="005E702D">
        <w:rPr>
          <w:rFonts w:cs="Calibri"/>
          <w:szCs w:val="24"/>
        </w:rPr>
        <w:t xml:space="preserve"> Wii remote and the Sony </w:t>
      </w:r>
      <w:r w:rsidR="00513728">
        <w:rPr>
          <w:rFonts w:cs="Calibri"/>
          <w:szCs w:val="24"/>
        </w:rPr>
        <w:t>PlayStation</w:t>
      </w:r>
      <w:r w:rsidR="005E702D">
        <w:rPr>
          <w:rFonts w:cs="Calibri"/>
          <w:szCs w:val="24"/>
        </w:rPr>
        <w:t xml:space="preserve"> Move.</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w:t>
      </w:r>
      <w:r w:rsidR="005E702D">
        <w:rPr>
          <w:rFonts w:cs="Calibri"/>
          <w:szCs w:val="24"/>
        </w:rPr>
        <w:t>infrared</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 xml:space="preserve">and by computing disparity between the known pattern and what is observed from the </w:t>
      </w:r>
      <w:r w:rsidR="005E702D">
        <w:rPr>
          <w:rFonts w:cs="Calibri"/>
          <w:szCs w:val="24"/>
        </w:rPr>
        <w:t>infrared</w:t>
      </w:r>
      <w:r w:rsidR="00A07F11">
        <w:rPr>
          <w:rFonts w:cs="Calibri"/>
          <w:szCs w:val="24"/>
        </w:rPr>
        <w:t xml:space="preserve"> camera</w:t>
      </w:r>
      <w:r w:rsidR="002D0414">
        <w:rPr>
          <w:rFonts w:cs="Calibri"/>
          <w:szCs w:val="24"/>
        </w:rPr>
        <w:t>,</w:t>
      </w:r>
      <w:r w:rsidR="00A07F11">
        <w:rPr>
          <w:rFonts w:cs="Calibri"/>
          <w:szCs w:val="24"/>
        </w:rPr>
        <w:t xml:space="preserve">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w:t>
      </w:r>
      <w:r w:rsidR="005E702D">
        <w:rPr>
          <w:rFonts w:cs="Calibri"/>
          <w:szCs w:val="24"/>
        </w:rPr>
        <w:t>The</w:t>
      </w:r>
      <w:r w:rsidR="00691CA2">
        <w:rPr>
          <w:rFonts w:cs="Calibri"/>
          <w:szCs w:val="24"/>
        </w:rPr>
        <w:t xml:space="preserve"> retail </w:t>
      </w:r>
      <w:r w:rsidR="00F6072C">
        <w:rPr>
          <w:rFonts w:cs="Calibri"/>
          <w:szCs w:val="24"/>
        </w:rPr>
        <w:t>price of $150</w:t>
      </w:r>
      <w:r w:rsidR="00044FAA">
        <w:rPr>
          <w:rFonts w:cs="Calibri"/>
          <w:szCs w:val="24"/>
        </w:rPr>
        <w:t xml:space="preserve"> </w:t>
      </w:r>
      <w:r w:rsidR="00691CA2">
        <w:rPr>
          <w:rFonts w:cs="Calibri"/>
          <w:szCs w:val="24"/>
        </w:rPr>
        <w:t xml:space="preserve">prices </w:t>
      </w:r>
      <w:r w:rsidR="005E702D">
        <w:rPr>
          <w:rFonts w:cs="Calibri"/>
          <w:szCs w:val="24"/>
        </w:rPr>
        <w:t>the Kinect</w:t>
      </w:r>
      <w:r w:rsidR="00691CA2">
        <w:rPr>
          <w:rFonts w:cs="Calibri"/>
          <w:szCs w:val="24"/>
        </w:rPr>
        <w:t xml:space="preserve">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EndPr/>
        <w:sdtContent>
          <w:r w:rsidR="00DB7416">
            <w:fldChar w:fldCharType="begin"/>
          </w:r>
          <w:r w:rsidR="00DB7416">
            <w:instrText xml:space="preserve"> CITATION Gil11 \l 1033 </w:instrText>
          </w:r>
          <w:r w:rsidR="00DB7416">
            <w:fldChar w:fldCharType="separate"/>
          </w:r>
          <w:r w:rsidR="00F430A9" w:rsidRPr="000072A2">
            <w:rPr>
              <w:noProof/>
            </w:rPr>
            <w:t>[18]</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w:t>
      </w:r>
      <w:r w:rsidR="005B1558">
        <w:rPr>
          <w:rFonts w:cs="Calibri"/>
          <w:szCs w:val="24"/>
        </w:rPr>
        <w:t>develops</w:t>
      </w:r>
      <w:r w:rsidR="004C503A">
        <w:rPr>
          <w:rFonts w:cs="Calibri"/>
          <w:szCs w:val="24"/>
        </w:rPr>
        <w:t xml:space="preserve">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End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F430A9" w:rsidRPr="000072A2">
            <w:rPr>
              <w:rFonts w:cs="Calibri"/>
              <w:noProof/>
              <w:szCs w:val="24"/>
            </w:rPr>
            <w:t>[31]</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End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F430A9" w:rsidRPr="000072A2">
            <w:rPr>
              <w:rFonts w:cs="Calibri"/>
              <w:noProof/>
              <w:szCs w:val="24"/>
            </w:rPr>
            <w:t>[32]</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detect and track multiple human users in its field of view</w:t>
      </w:r>
      <w:r w:rsidR="005A6B0A">
        <w:rPr>
          <w:rFonts w:cs="Calibri"/>
          <w:szCs w:val="24"/>
        </w:rPr>
        <w:t xml:space="preserve">, </w:t>
      </w:r>
      <w:r w:rsidR="00513728">
        <w:rPr>
          <w:rFonts w:cs="Calibri"/>
          <w:szCs w:val="24"/>
        </w:rPr>
        <w:t xml:space="preserve">which </w:t>
      </w:r>
      <w:r w:rsidR="008621F7">
        <w:rPr>
          <w:rFonts w:cs="Calibri"/>
          <w:szCs w:val="24"/>
        </w:rPr>
        <w:t>is 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r w:rsidRPr="004115E1">
        <w:rPr>
          <w:rFonts w:cs="Calibri"/>
          <w:i/>
          <w:szCs w:val="24"/>
        </w:rPr>
        <w:t>et al</w:t>
      </w:r>
      <w:r>
        <w:rPr>
          <w:rFonts w:cs="Calibri"/>
          <w:szCs w:val="24"/>
        </w:rPr>
        <w:t xml:space="preserve">. evaluated the skeleton tracking capabilities of the Kinect from a static viewpoint </w:t>
      </w:r>
      <w:sdt>
        <w:sdtPr>
          <w:rPr>
            <w:rFonts w:cs="Calibri"/>
            <w:szCs w:val="24"/>
          </w:rPr>
          <w:id w:val="1757024317"/>
          <w:citation/>
        </w:sdtPr>
        <w:sdtEnd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F430A9" w:rsidRPr="000072A2">
            <w:rPr>
              <w:rFonts w:cs="Calibri"/>
              <w:noProof/>
              <w:szCs w:val="24"/>
            </w:rPr>
            <w:t>[20]</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5B1558" w:rsidRDefault="00904043">
      <w:pPr>
        <w:spacing w:line="480" w:lineRule="auto"/>
        <w:ind w:firstLine="720"/>
        <w:rPr>
          <w:rFonts w:cs="Calibri"/>
          <w:szCs w:val="24"/>
        </w:rPr>
      </w:pPr>
      <w:r>
        <w:rPr>
          <w:rFonts w:cs="Calibri"/>
          <w:szCs w:val="24"/>
        </w:rPr>
        <w:t>No published attempts were found evaluating</w:t>
      </w:r>
      <w:r w:rsidR="00960273">
        <w:rPr>
          <w:rFonts w:cs="Calibri"/>
          <w:szCs w:val="24"/>
        </w:rPr>
        <w:t xml:space="preserve"> the Kinect’s person</w:t>
      </w:r>
      <w:r>
        <w:rPr>
          <w:rFonts w:cs="Calibri"/>
          <w:szCs w:val="24"/>
        </w:rPr>
        <w:t>-</w:t>
      </w:r>
      <w:r w:rsidR="00960273">
        <w:rPr>
          <w:rFonts w:cs="Calibri"/>
          <w:szCs w:val="24"/>
        </w:rPr>
        <w:t xml:space="preserve">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The Kinect is remarkably proficient at its intended task, although when mounted on Harlie, the Kinect is operating out</w:t>
      </w:r>
      <w:r w:rsidR="005B1558">
        <w:rPr>
          <w:rFonts w:cs="Calibri"/>
          <w:szCs w:val="24"/>
        </w:rPr>
        <w:t>side of its design parameters.</w:t>
      </w:r>
    </w:p>
    <w:p w:rsidR="007C11F5" w:rsidRDefault="009B5486">
      <w:pPr>
        <w:spacing w:line="480" w:lineRule="auto"/>
        <w:ind w:firstLine="720"/>
        <w:rPr>
          <w:rFonts w:cs="Calibri"/>
          <w:szCs w:val="24"/>
        </w:rPr>
      </w:pPr>
      <w:r>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w:t>
      </w:r>
      <w:r w:rsidR="00904043">
        <w:rPr>
          <w:rFonts w:cs="Calibri"/>
          <w:szCs w:val="24"/>
        </w:rPr>
        <w:t>n</w:t>
      </w:r>
      <w:r w:rsidR="007C11F5">
        <w:rPr>
          <w:rFonts w:cs="Calibri"/>
          <w:szCs w:val="24"/>
        </w:rPr>
        <w:t xml:space="preserve">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904043" w:rsidP="007C11F5">
      <w:pPr>
        <w:spacing w:line="480" w:lineRule="auto"/>
        <w:ind w:firstLine="720"/>
        <w:rPr>
          <w:rFonts w:cs="Calibri"/>
          <w:szCs w:val="24"/>
        </w:rPr>
      </w:pPr>
      <w:r>
        <w:rPr>
          <w:rFonts w:cs="Calibri"/>
          <w:szCs w:val="24"/>
        </w:rPr>
        <w:lastRenderedPageBreak/>
        <w:t>Possibly,</w:t>
      </w:r>
      <w:r w:rsidR="007C11F5">
        <w:rPr>
          <w:rFonts w:cs="Calibri"/>
          <w:szCs w:val="24"/>
        </w:rPr>
        <w:t xml:space="preserve"> these issues could </w:t>
      </w:r>
      <w:r w:rsidR="00AE71DF">
        <w:rPr>
          <w:rFonts w:cs="Calibri"/>
          <w:szCs w:val="24"/>
        </w:rPr>
        <w:t xml:space="preserve">have </w:t>
      </w:r>
      <w:r w:rsidR="007C11F5">
        <w:rPr>
          <w:rFonts w:cs="Calibri"/>
          <w:szCs w:val="24"/>
        </w:rPr>
        <w:t>be</w:t>
      </w:r>
      <w:r w:rsidR="00AE71DF">
        <w:rPr>
          <w:rFonts w:cs="Calibri"/>
          <w:szCs w:val="24"/>
        </w:rPr>
        <w:t>en</w:t>
      </w:r>
      <w:r w:rsidR="007C11F5">
        <w:rPr>
          <w:rFonts w:cs="Calibri"/>
          <w:szCs w:val="24"/>
        </w:rPr>
        <w:t xml:space="preserve"> dealt with by patching the skeleton tracking software.  </w:t>
      </w:r>
      <w:r w:rsidR="00044FAA">
        <w:rPr>
          <w:rFonts w:cs="Calibri"/>
          <w:szCs w:val="24"/>
        </w:rPr>
        <w:t xml:space="preserve">Unfortunately, </w:t>
      </w:r>
      <w:r w:rsidR="007C11F5">
        <w:rPr>
          <w:rFonts w:cs="Calibri"/>
          <w:szCs w:val="24"/>
        </w:rPr>
        <w:t>NiTE</w:t>
      </w:r>
      <w:r w:rsidR="00044FAA">
        <w:rPr>
          <w:rFonts w:cs="Calibri"/>
          <w:szCs w:val="24"/>
        </w:rPr>
        <w:t xml:space="preserve"> is distrib</w:t>
      </w:r>
      <w:r w:rsidR="007C11F5">
        <w:rPr>
          <w:rFonts w:cs="Calibri"/>
          <w:szCs w:val="24"/>
        </w:rPr>
        <w:t xml:space="preserve">uted as a closed-source binary and </w:t>
      </w:r>
      <w:r w:rsidR="00044FAA">
        <w:rPr>
          <w:rFonts w:cs="Calibri"/>
          <w:szCs w:val="24"/>
        </w:rPr>
        <w:t xml:space="preserve">there are few options to probe the library’s inner workings.  </w:t>
      </w:r>
      <w:r>
        <w:rPr>
          <w:rFonts w:cs="Calibri"/>
          <w:szCs w:val="24"/>
        </w:rPr>
        <w:t>Consequently, higher</w:t>
      </w:r>
      <w:r w:rsidR="00044FAA">
        <w:rPr>
          <w:rFonts w:cs="Calibri"/>
          <w:szCs w:val="24"/>
        </w:rPr>
        <w:t>-level software workarounds had to be employed to make up for some shortcomings of</w:t>
      </w:r>
      <w:r w:rsidR="007C11F5">
        <w:rPr>
          <w:rFonts w:cs="Calibri"/>
          <w:szCs w:val="24"/>
        </w:rPr>
        <w:t xml:space="preserve"> </w:t>
      </w:r>
      <w:r w:rsidR="007E079C">
        <w:rPr>
          <w:rFonts w:cs="Calibri"/>
          <w:szCs w:val="24"/>
        </w:rPr>
        <w:t>NiTE</w:t>
      </w:r>
      <w:r w:rsidR="007C11F5">
        <w:rPr>
          <w:rFonts w:cs="Calibri"/>
          <w:szCs w:val="24"/>
        </w:rPr>
        <w:t>.</w:t>
      </w:r>
    </w:p>
    <w:p w:rsidR="00115579" w:rsidRPr="00115579" w:rsidRDefault="00115579" w:rsidP="000330C7">
      <w:pPr>
        <w:pStyle w:val="Heading2"/>
      </w:pPr>
      <w:bookmarkStart w:id="35" w:name="_Ref322980249"/>
      <w:bookmarkStart w:id="36" w:name="_Ref322980256"/>
      <w:bookmarkStart w:id="37" w:name="_Toc326694684"/>
      <w:r>
        <w:t>Calibration</w:t>
      </w:r>
      <w:bookmarkEnd w:id="35"/>
      <w:bookmarkEnd w:id="36"/>
      <w:r w:rsidR="004E4B19">
        <w:t xml:space="preserve"> of Users</w:t>
      </w:r>
      <w:bookmarkEnd w:id="37"/>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11988760" wp14:editId="238E2181">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38" w:name="_Toc326694706"/>
      <w:r>
        <w:t xml:space="preserve">Figure </w:t>
      </w:r>
      <w:fldSimple w:instr=" SEQ Figure \* ARABIC ">
        <w:r w:rsidR="009125CA">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38"/>
    </w:p>
    <w:p w:rsidR="007138C2" w:rsidRDefault="00AE267A">
      <w:pPr>
        <w:spacing w:line="480" w:lineRule="auto"/>
        <w:ind w:firstLine="720"/>
      </w:pPr>
      <w:r>
        <w:rPr>
          <w:rFonts w:cs="Calibri"/>
          <w:szCs w:val="24"/>
        </w:rPr>
        <w:lastRenderedPageBreak/>
        <w:t>With</w:t>
      </w:r>
      <w:r w:rsidR="00A07F11">
        <w:rPr>
          <w:rFonts w:cs="Calibri"/>
          <w:szCs w:val="24"/>
        </w:rPr>
        <w:t xml:space="preserve"> the Kinect on a moving base, occasionally the target will be lost due to relative motion or</w:t>
      </w:r>
      <w:r w:rsidR="005B1558">
        <w:rPr>
          <w:rFonts w:cs="Calibri"/>
          <w:szCs w:val="24"/>
        </w:rPr>
        <w:t xml:space="preserve"> sudden</w:t>
      </w:r>
      <w:r w:rsidR="00A07F11">
        <w:rPr>
          <w:rFonts w:cs="Calibri"/>
          <w:szCs w:val="24"/>
        </w:rPr>
        <w:t xml:space="preserve">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5B1558">
        <w:rPr>
          <w:rFonts w:cs="Calibri"/>
          <w:szCs w:val="24"/>
        </w:rPr>
        <w:t xml:space="preserve">.  This </w:t>
      </w:r>
      <w:r w:rsidR="007C11F5">
        <w:rPr>
          <w:rFonts w:cs="Calibri"/>
          <w:szCs w:val="24"/>
        </w:rPr>
        <w:t xml:space="preserve">saved calibration </w:t>
      </w:r>
      <w:r w:rsidR="005B1558">
        <w:rPr>
          <w:rFonts w:cs="Calibri"/>
          <w:szCs w:val="24"/>
        </w:rPr>
        <w:t xml:space="preserve">can be applied </w:t>
      </w:r>
      <w:r w:rsidR="007C11F5">
        <w:rPr>
          <w:rFonts w:cs="Calibri"/>
          <w:szCs w:val="24"/>
        </w:rPr>
        <w:t>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inanimate objects</w:t>
      </w:r>
      <w:r w:rsidR="00BB5AEA">
        <w:rPr>
          <w:rFonts w:cs="Calibri"/>
          <w:szCs w:val="24"/>
        </w:rPr>
        <w:t>,</w:t>
      </w:r>
      <w:r w:rsidR="007C11F5">
        <w:rPr>
          <w:rFonts w:cs="Calibri"/>
          <w:szCs w:val="24"/>
        </w:rPr>
        <w:t xml:space="preserve"> such as </w:t>
      </w:r>
      <w:r>
        <w:rPr>
          <w:rFonts w:cs="Calibri"/>
          <w:szCs w:val="24"/>
        </w:rPr>
        <w:t>chairs</w:t>
      </w:r>
      <w:r w:rsidR="00BB5AEA">
        <w:rPr>
          <w:rFonts w:cs="Calibri"/>
          <w:szCs w:val="24"/>
        </w:rPr>
        <w:t>,</w:t>
      </w:r>
      <w:r>
        <w:rPr>
          <w:rFonts w:cs="Calibri"/>
          <w:szCs w:val="24"/>
        </w:rPr>
        <w:t xml:space="preserve">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39" w:name="_Ref323129706"/>
      <w:bookmarkStart w:id="40" w:name="_Toc326694685"/>
      <w:r>
        <w:t>Discrimination Between Users</w:t>
      </w:r>
      <w:bookmarkEnd w:id="39"/>
      <w:bookmarkEnd w:id="40"/>
    </w:p>
    <w:p w:rsidR="00917DCF" w:rsidRDefault="00EA2928" w:rsidP="00917DCF">
      <w:pPr>
        <w:spacing w:line="480" w:lineRule="auto"/>
        <w:ind w:firstLine="720"/>
        <w:rPr>
          <w:rFonts w:cs="Calibri"/>
          <w:szCs w:val="24"/>
        </w:rPr>
      </w:pPr>
      <w:r>
        <w:rPr>
          <w:rFonts w:cs="Calibri"/>
          <w:szCs w:val="24"/>
        </w:rPr>
        <w:t xml:space="preserve">A challenge for people-following </w:t>
      </w:r>
      <w:r w:rsidR="00513728">
        <w:rPr>
          <w:rFonts w:cs="Calibri"/>
          <w:szCs w:val="24"/>
        </w:rPr>
        <w:t>applications is</w:t>
      </w:r>
      <w:r>
        <w:rPr>
          <w:rFonts w:cs="Calibri"/>
          <w:szCs w:val="24"/>
        </w:rPr>
        <w:t xml:space="preserve"> that</w:t>
      </w:r>
      <w:r w:rsidR="00917DCF">
        <w:rPr>
          <w:rFonts w:cs="Calibri"/>
          <w:szCs w:val="24"/>
        </w:rPr>
        <w:t xml:space="preserve"> the Kinect </w:t>
      </w:r>
      <w:r>
        <w:rPr>
          <w:rFonts w:cs="Calibri"/>
          <w:szCs w:val="24"/>
        </w:rPr>
        <w:t xml:space="preserve"> does not do a good job of</w:t>
      </w:r>
      <w:r w:rsidR="00917DCF">
        <w:rPr>
          <w:rFonts w:cs="Calibri"/>
          <w:szCs w:val="24"/>
        </w:rPr>
        <w:t xml:space="preserve"> discriminat</w:t>
      </w:r>
      <w:r>
        <w:rPr>
          <w:rFonts w:cs="Calibri"/>
          <w:szCs w:val="24"/>
        </w:rPr>
        <w:t>ing</w:t>
      </w:r>
      <w:r w:rsidR="00917DCF">
        <w:rPr>
          <w:rFonts w:cs="Calibri"/>
          <w:szCs w:val="24"/>
        </w:rPr>
        <w:t xml:space="preserv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w:t>
      </w:r>
      <w:r w:rsidR="00917DCF">
        <w:rPr>
          <w:rFonts w:cs="Calibri"/>
          <w:szCs w:val="24"/>
        </w:rPr>
        <w:lastRenderedPageBreak/>
        <w:t>same is true if a target is momentarily lost due to a sudden bump or relative motion.</w:t>
      </w:r>
    </w:p>
    <w:p w:rsidR="00917DCF" w:rsidRDefault="00EA2928" w:rsidP="00917DCF">
      <w:pPr>
        <w:spacing w:line="480" w:lineRule="auto"/>
        <w:ind w:firstLine="720"/>
      </w:pPr>
      <w:r>
        <w:rPr>
          <w:rFonts w:cs="Calibri"/>
          <w:szCs w:val="24"/>
        </w:rPr>
        <w:t xml:space="preserve">For its </w:t>
      </w:r>
      <w:r w:rsidR="00917DCF">
        <w:rPr>
          <w:rFonts w:cs="Calibri"/>
          <w:szCs w:val="24"/>
        </w:rPr>
        <w:t>intended application as a game controller</w:t>
      </w:r>
      <w:r>
        <w:rPr>
          <w:rFonts w:cs="Calibri"/>
          <w:szCs w:val="24"/>
        </w:rPr>
        <w:t>,</w:t>
      </w:r>
      <w:r w:rsidR="00917DCF">
        <w:rPr>
          <w:rFonts w:cs="Calibri"/>
          <w:szCs w:val="24"/>
        </w:rPr>
        <w:t xml:space="preserve"> where players never leave the field of view and the Kinect is stationary</w:t>
      </w:r>
      <w:r>
        <w:rPr>
          <w:rFonts w:cs="Calibri"/>
          <w:szCs w:val="24"/>
        </w:rPr>
        <w:t>,</w:t>
      </w:r>
      <w:r w:rsidR="00917DCF">
        <w:rPr>
          <w:rFonts w:cs="Calibri"/>
          <w:szCs w:val="24"/>
        </w:rPr>
        <w:t xml:space="preserve"> the target lock is rarely broken.  However, for applications where the Kinect itself is moving, frequent dropouts must be </w:t>
      </w:r>
      <w:r>
        <w:rPr>
          <w:rFonts w:cs="Calibri"/>
          <w:szCs w:val="24"/>
        </w:rPr>
        <w:t>addressed</w:t>
      </w:r>
      <w:r w:rsidR="00917DCF">
        <w:rPr>
          <w:rFonts w:cs="Calibri"/>
          <w:szCs w:val="24"/>
        </w:rPr>
        <w:t>.  This project’s solution</w:t>
      </w:r>
      <w:r>
        <w:rPr>
          <w:rFonts w:cs="Calibri"/>
          <w:szCs w:val="24"/>
        </w:rPr>
        <w:t>,</w:t>
      </w:r>
      <w:r w:rsidR="00917DCF">
        <w:rPr>
          <w:rFonts w:cs="Calibri"/>
          <w:szCs w:val="24"/>
        </w:rPr>
        <w:t xml:space="preserve"> as </w:t>
      </w:r>
      <w:r>
        <w:rPr>
          <w:rFonts w:cs="Calibri"/>
          <w:szCs w:val="24"/>
        </w:rPr>
        <w:t xml:space="preserve">detailed </w:t>
      </w:r>
      <w:r w:rsidR="00917DCF">
        <w:rPr>
          <w:rFonts w:cs="Calibri"/>
          <w:szCs w:val="24"/>
        </w:rPr>
        <w:t xml:space="preserve">in </w:t>
      </w:r>
      <w:r>
        <w:rPr>
          <w:rFonts w:cs="Calibri"/>
          <w:szCs w:val="24"/>
        </w:rPr>
        <w:t xml:space="preserve">Chapter </w:t>
      </w:r>
      <w:r w:rsidR="00917DCF">
        <w:rPr>
          <w:rFonts w:cs="Calibri"/>
          <w:szCs w:val="24"/>
        </w:rPr>
        <w:fldChar w:fldCharType="begin"/>
      </w:r>
      <w:r w:rsidR="00917DCF">
        <w:rPr>
          <w:rFonts w:cs="Calibri"/>
          <w:szCs w:val="24"/>
        </w:rPr>
        <w:instrText xml:space="preserve"> REF _Ref323045443 \r \h </w:instrText>
      </w:r>
      <w:r w:rsidR="00917DCF">
        <w:rPr>
          <w:rFonts w:cs="Calibri"/>
          <w:szCs w:val="24"/>
        </w:rPr>
      </w:r>
      <w:r w:rsidR="00917DCF">
        <w:rPr>
          <w:rFonts w:cs="Calibri"/>
          <w:szCs w:val="24"/>
        </w:rPr>
        <w:fldChar w:fldCharType="separate"/>
      </w:r>
      <w:r w:rsidR="009125CA">
        <w:rPr>
          <w:rFonts w:cs="Calibri"/>
          <w:szCs w:val="24"/>
        </w:rPr>
        <w:t xml:space="preserve">5.3 </w:t>
      </w:r>
      <w:r w:rsidR="00917DCF">
        <w:rPr>
          <w:rFonts w:cs="Calibri"/>
          <w:szCs w:val="24"/>
        </w:rPr>
        <w:fldChar w:fldCharType="end"/>
      </w:r>
      <w:r w:rsidR="00917DCF">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41" w:name="_Toc326694686"/>
      <w:r>
        <w:t>L</w:t>
      </w:r>
      <w:r w:rsidR="00115579">
        <w:t>imited Field of View</w:t>
      </w:r>
      <w:bookmarkEnd w:id="41"/>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Even a task such as following a target down a straight hall can be problematic.  If an obstacle appears between the user and the robot, the robot must 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9125CA">
        <w:t xml:space="preserve">Figure </w:t>
      </w:r>
      <w:r w:rsidR="009125CA">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1EA80B1C" wp14:editId="2FBF0252">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42" w:name="_Ref325642289"/>
      <w:bookmarkStart w:id="43" w:name="_Toc326694707"/>
      <w:r>
        <w:t xml:space="preserve">Figure </w:t>
      </w:r>
      <w:fldSimple w:instr=" SEQ Figure \* ARABIC ">
        <w:r w:rsidR="009125CA">
          <w:rPr>
            <w:noProof/>
          </w:rPr>
          <w:t>4</w:t>
        </w:r>
      </w:fldSimple>
      <w:bookmarkEnd w:id="42"/>
      <w:r>
        <w:t xml:space="preserve">: </w:t>
      </w:r>
      <w:r w:rsidRPr="004047D6">
        <w:t>Obstacle avoidance may lead to target loss</w:t>
      </w:r>
      <w:r w:rsidR="0005382D">
        <w:t xml:space="preserve"> due</w:t>
      </w:r>
      <w:r w:rsidR="00735B7C">
        <w:t xml:space="preserve"> </w:t>
      </w:r>
      <w:r w:rsidR="0005382D">
        <w:t>to Kinect’s limited field of view</w:t>
      </w:r>
      <w:bookmarkEnd w:id="43"/>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 xml:space="preserve">ts are closer than 2 feet away, so Harlie </w:t>
      </w:r>
      <w:r w:rsidR="00DE1CFE">
        <w:rPr>
          <w:rFonts w:cs="Calibri"/>
          <w:szCs w:val="24"/>
        </w:rPr>
        <w:t>effectively has a</w:t>
      </w:r>
      <w:r w:rsidR="00331762">
        <w:rPr>
          <w:rFonts w:cs="Calibri"/>
          <w:szCs w:val="24"/>
        </w:rPr>
        <w:t xml:space="preserve">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9125CA">
        <w:t xml:space="preserve">Figure </w:t>
      </w:r>
      <w:r w:rsidR="009125CA">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9125CA">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4DC8D2C3" wp14:editId="2C4A6DEA">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44" w:name="_Ref325642378"/>
      <w:bookmarkStart w:id="45" w:name="_Toc326694708"/>
      <w:r>
        <w:t xml:space="preserve">Figure </w:t>
      </w:r>
      <w:fldSimple w:instr=" SEQ Figure \* ARABIC ">
        <w:r w:rsidR="009125CA">
          <w:rPr>
            <w:noProof/>
          </w:rPr>
          <w:t>5</w:t>
        </w:r>
      </w:fldSimple>
      <w:bookmarkEnd w:id="44"/>
      <w:r>
        <w:t>:</w:t>
      </w:r>
      <w:r w:rsidRPr="00EA62EC">
        <w:t xml:space="preserve"> Difficulties arise in tracking a user in contact with a chair</w:t>
      </w:r>
      <w:bookmarkEnd w:id="45"/>
    </w:p>
    <w:p w:rsidR="005B1558" w:rsidRDefault="005B1558" w:rsidP="005B1558"/>
    <w:p w:rsidR="007138C2" w:rsidRDefault="00A07F11" w:rsidP="00115579">
      <w:pPr>
        <w:pStyle w:val="Heading2"/>
      </w:pPr>
      <w:bookmarkStart w:id="46" w:name="_Toc326694687"/>
      <w:r>
        <w:t>M</w:t>
      </w:r>
      <w:r w:rsidR="00115579">
        <w:t>oving Base Problem</w:t>
      </w:r>
      <w:bookmarkEnd w:id="46"/>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923441">
        <w:rPr>
          <w:rFonts w:cs="Calibri"/>
          <w:szCs w:val="24"/>
        </w:rPr>
        <w:t xml:space="preserve">Tests were therefore performed to ensure that the Kinect was suitable for such use.  </w:t>
      </w:r>
      <w:r w:rsidR="002F1992">
        <w:rPr>
          <w:rFonts w:cs="Calibri"/>
          <w:szCs w:val="24"/>
        </w:rPr>
        <w:t>A walking pace for a</w:t>
      </w:r>
      <w:r w:rsidR="00923441">
        <w:rPr>
          <w:rFonts w:cs="Calibri"/>
          <w:szCs w:val="24"/>
        </w:rPr>
        <w:t>n average human is around 1 m/s, and f</w:t>
      </w:r>
      <w:r w:rsidR="002F1992">
        <w:rPr>
          <w:rFonts w:cs="Calibri"/>
          <w:szCs w:val="24"/>
        </w:rPr>
        <w:t xml:space="preserve">or decent maneuverability, Harlie should be able to navigate curves with a radius of 1m.  Thus, by informal </w:t>
      </w:r>
      <w:r w:rsidR="002F1992">
        <w:rPr>
          <w:rFonts w:cs="Calibri"/>
          <w:szCs w:val="24"/>
        </w:rPr>
        <w:lastRenderedPageBreak/>
        <w:t xml:space="preserve">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w:t>
      </w:r>
      <w:r w:rsidR="00923441">
        <w:rPr>
          <w:rFonts w:cs="Calibri"/>
          <w:szCs w:val="24"/>
        </w:rPr>
        <w:t>was</w:t>
      </w:r>
      <w:r>
        <w:rPr>
          <w:rFonts w:cs="Calibri"/>
          <w:szCs w:val="24"/>
        </w:rPr>
        <w:t xml:space="preserve"> difficult to exactly characterize the </w:t>
      </w:r>
      <w:r w:rsidR="009B0251">
        <w:rPr>
          <w:rFonts w:cs="Calibri"/>
          <w:szCs w:val="24"/>
        </w:rPr>
        <w:t>system’s</w:t>
      </w:r>
      <w:r>
        <w:rPr>
          <w:rFonts w:cs="Calibri"/>
          <w:szCs w:val="24"/>
        </w:rPr>
        <w:t xml:space="preserve"> performance.  However, some metric of performance </w:t>
      </w:r>
      <w:r w:rsidR="00923441">
        <w:rPr>
          <w:rFonts w:cs="Calibri"/>
          <w:szCs w:val="24"/>
        </w:rPr>
        <w:t>was</w:t>
      </w:r>
      <w:r>
        <w:rPr>
          <w:rFonts w:cs="Calibri"/>
          <w:szCs w:val="24"/>
        </w:rPr>
        <w:t xml:space="preserve">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w:t>
      </w:r>
      <w:r w:rsidR="00994B8E">
        <w:rPr>
          <w:rFonts w:cs="Calibri"/>
          <w:szCs w:val="24"/>
        </w:rPr>
        <w:t xml:space="preserve">have </w:t>
      </w:r>
      <w:r w:rsidR="00AF1B00">
        <w:rPr>
          <w:rFonts w:cs="Calibri"/>
          <w:szCs w:val="24"/>
        </w:rPr>
        <w:t>maintain</w:t>
      </w:r>
      <w:r w:rsidR="00994B8E">
        <w:rPr>
          <w:rFonts w:cs="Calibri"/>
          <w:szCs w:val="24"/>
        </w:rPr>
        <w:t>ed</w:t>
      </w:r>
      <w:r w:rsidR="00AF1B00">
        <w:rPr>
          <w:rFonts w:cs="Calibri"/>
          <w:szCs w:val="24"/>
        </w:rPr>
        <w:t xml:space="preserve"> a lock on the user 100% of the time.  In reality, the Kinect periodically </w:t>
      </w:r>
      <w:r w:rsidR="00923441">
        <w:rPr>
          <w:rFonts w:cs="Calibri"/>
          <w:szCs w:val="24"/>
        </w:rPr>
        <w:t>dropped</w:t>
      </w:r>
      <w:r w:rsidR="00AF1B00">
        <w:rPr>
          <w:rFonts w:cs="Calibri"/>
          <w:szCs w:val="24"/>
        </w:rPr>
        <w:t xml:space="preserve"> the user due to bumps </w:t>
      </w:r>
      <w:r w:rsidR="00326A3B">
        <w:rPr>
          <w:rFonts w:cs="Calibri"/>
          <w:szCs w:val="24"/>
        </w:rPr>
        <w:t>and</w:t>
      </w:r>
      <w:r w:rsidR="00AF1B00">
        <w:rPr>
          <w:rFonts w:cs="Calibri"/>
          <w:szCs w:val="24"/>
        </w:rPr>
        <w:t xml:space="preserve"> </w:t>
      </w:r>
      <w:r w:rsidR="00923441">
        <w:rPr>
          <w:rFonts w:cs="Calibri"/>
          <w:szCs w:val="24"/>
        </w:rPr>
        <w:t xml:space="preserve">high relative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r w:rsidR="00923441">
        <w:rPr>
          <w:rFonts w:cs="Calibri"/>
          <w:szCs w:val="24"/>
        </w:rPr>
        <w:t xml:space="preserve">  </w:t>
      </w:r>
      <w:r w:rsidR="00923441">
        <w:rPr>
          <w:rFonts w:cs="Calibri"/>
          <w:szCs w:val="24"/>
        </w:rPr>
        <w:fldChar w:fldCharType="begin"/>
      </w:r>
      <w:r w:rsidR="00923441">
        <w:rPr>
          <w:rFonts w:cs="Calibri"/>
          <w:szCs w:val="24"/>
        </w:rPr>
        <w:instrText xml:space="preserve"> REF _Ref322513446 \h </w:instrText>
      </w:r>
      <w:r w:rsidR="00923441">
        <w:rPr>
          <w:rFonts w:cs="Calibri"/>
          <w:szCs w:val="24"/>
        </w:rPr>
      </w:r>
      <w:r w:rsidR="00923441">
        <w:rPr>
          <w:rFonts w:cs="Calibri"/>
          <w:szCs w:val="24"/>
        </w:rPr>
        <w:fldChar w:fldCharType="separate"/>
      </w:r>
      <w:r w:rsidR="009125CA">
        <w:t xml:space="preserve">Figure </w:t>
      </w:r>
      <w:r w:rsidR="009125CA">
        <w:rPr>
          <w:noProof/>
        </w:rPr>
        <w:t>6</w:t>
      </w:r>
      <w:r w:rsidR="00923441">
        <w:rPr>
          <w:rFonts w:cs="Calibri"/>
          <w:szCs w:val="24"/>
        </w:rPr>
        <w:fldChar w:fldCharType="end"/>
      </w:r>
      <w:r w:rsidR="00923441">
        <w:rPr>
          <w:rFonts w:cs="Calibri"/>
          <w:szCs w:val="24"/>
        </w:rPr>
        <w:t xml:space="preserve"> </w:t>
      </w:r>
      <w:r w:rsidR="00994B8E">
        <w:rPr>
          <w:rFonts w:cs="Calibri"/>
          <w:szCs w:val="24"/>
        </w:rPr>
        <w:t>displays</w:t>
      </w:r>
      <w:r w:rsidR="00923441">
        <w:rPr>
          <w:rFonts w:cs="Calibri"/>
          <w:szCs w:val="24"/>
        </w:rPr>
        <w:t xml:space="preserve"> a plot of this data.</w:t>
      </w:r>
    </w:p>
    <w:p w:rsidR="00A655A3" w:rsidRDefault="00AF1B00" w:rsidP="00A655A3">
      <w:pPr>
        <w:pStyle w:val="NoSpacing"/>
      </w:pPr>
      <w:r>
        <w:rPr>
          <w:noProof/>
        </w:rPr>
        <w:lastRenderedPageBreak/>
        <w:drawing>
          <wp:inline distT="0" distB="0" distL="0" distR="0" wp14:anchorId="3E677323" wp14:editId="21B8EA59">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47" w:name="_Ref322513446"/>
      <w:bookmarkStart w:id="48" w:name="_Toc326694709"/>
      <w:r>
        <w:t xml:space="preserve">Figure </w:t>
      </w:r>
      <w:fldSimple w:instr=" SEQ Figure \* ARABIC ">
        <w:r w:rsidR="009125CA">
          <w:rPr>
            <w:noProof/>
          </w:rPr>
          <w:t>6</w:t>
        </w:r>
      </w:fldSimple>
      <w:bookmarkEnd w:id="47"/>
      <w:r>
        <w:t>: Tracking performance of Kinect under motion</w:t>
      </w:r>
      <w:bookmarkEnd w:id="48"/>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w:t>
      </w:r>
      <w:r w:rsidR="008E687A">
        <w:rPr>
          <w:rFonts w:cs="Calibri"/>
          <w:szCs w:val="24"/>
        </w:rPr>
        <w:t xml:space="preserve">exited </w:t>
      </w:r>
      <w:r>
        <w:rPr>
          <w:rFonts w:cs="Calibri"/>
          <w:szCs w:val="24"/>
        </w:rPr>
        <w:t xml:space="preserve">and </w:t>
      </w:r>
      <w:r w:rsidR="008E687A">
        <w:rPr>
          <w:rFonts w:cs="Calibri"/>
          <w:szCs w:val="24"/>
        </w:rPr>
        <w:t xml:space="preserve">reentered </w:t>
      </w:r>
      <w:r>
        <w:rPr>
          <w:rFonts w:cs="Calibri"/>
          <w:szCs w:val="24"/>
        </w:rPr>
        <w:t xml:space="preserve">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923441">
        <w:rPr>
          <w:rFonts w:cs="Calibri"/>
          <w:szCs w:val="24"/>
        </w:rPr>
        <w:t>the target right away.  This resulted</w:t>
      </w:r>
      <w:r w:rsidR="00FE2DF8">
        <w:rPr>
          <w:rFonts w:cs="Calibri"/>
          <w:szCs w:val="24"/>
        </w:rPr>
        <w:t xml:space="preserve"> </w:t>
      </w:r>
      <w:r w:rsidR="00326A3B">
        <w:rPr>
          <w:rFonts w:cs="Calibri"/>
          <w:szCs w:val="24"/>
        </w:rPr>
        <w:t>in</w:t>
      </w:r>
      <w:r w:rsidR="00FE2DF8">
        <w:rPr>
          <w:rFonts w:cs="Calibri"/>
          <w:szCs w:val="24"/>
        </w:rPr>
        <w:t xml:space="preserve"> a flickering effect as the Kinect </w:t>
      </w:r>
      <w:r w:rsidR="00923441">
        <w:rPr>
          <w:rFonts w:cs="Calibri"/>
          <w:szCs w:val="24"/>
        </w:rPr>
        <w:t>struggled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w:t>
      </w:r>
      <w:r>
        <w:rPr>
          <w:rFonts w:cs="Calibri"/>
          <w:szCs w:val="24"/>
        </w:rPr>
        <w:lastRenderedPageBreak/>
        <w:t xml:space="preserve">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49" w:name="_Toc326694688"/>
      <w:r>
        <w:lastRenderedPageBreak/>
        <w:t>Pan Mount</w:t>
      </w:r>
      <w:bookmarkEnd w:id="49"/>
    </w:p>
    <w:p w:rsidR="009B0251" w:rsidRDefault="008E687A" w:rsidP="00A655A3">
      <w:pPr>
        <w:spacing w:line="480" w:lineRule="auto"/>
        <w:ind w:firstLine="720"/>
        <w:rPr>
          <w:rFonts w:cs="Calibri"/>
          <w:szCs w:val="24"/>
        </w:rPr>
      </w:pPr>
      <w:r>
        <w:rPr>
          <w:rFonts w:cs="Calibri"/>
          <w:szCs w:val="24"/>
        </w:rPr>
        <w:t>To improve the Kinect’s performance for a person-following robot</w:t>
      </w:r>
      <w:r w:rsidR="009B0251">
        <w:rPr>
          <w:rFonts w:cs="Calibri"/>
          <w:szCs w:val="24"/>
        </w:rPr>
        <w:t xml:space="preserve">, a rotating mount was built to allow the Kinect to pan and </w:t>
      </w:r>
      <w:r w:rsidR="00CF2AE2">
        <w:rPr>
          <w:rFonts w:cs="Calibri"/>
          <w:szCs w:val="24"/>
        </w:rPr>
        <w:t>face its target.  The Kinect had</w:t>
      </w:r>
      <w:r w:rsidR="009B0251">
        <w:rPr>
          <w:rFonts w:cs="Calibri"/>
          <w:szCs w:val="24"/>
        </w:rPr>
        <w:t xml:space="preserve"> a limited field of view that </w:t>
      </w:r>
      <w:r w:rsidR="00CF2AE2">
        <w:rPr>
          <w:rFonts w:cs="Calibri"/>
          <w:szCs w:val="24"/>
        </w:rPr>
        <w:t>proved</w:t>
      </w:r>
      <w:r w:rsidR="009B0251">
        <w:rPr>
          <w:rFonts w:cs="Calibri"/>
          <w:szCs w:val="24"/>
        </w:rPr>
        <w:t xml:space="preserve"> problematic when being used from a mobile base, and the pan mount greatly expand</w:t>
      </w:r>
      <w:r w:rsidR="00CF2AE2">
        <w:rPr>
          <w:rFonts w:cs="Calibri"/>
          <w:szCs w:val="24"/>
        </w:rPr>
        <w:t>ed</w:t>
      </w:r>
      <w:r w:rsidR="009B0251">
        <w:rPr>
          <w:rFonts w:cs="Calibri"/>
          <w:szCs w:val="24"/>
        </w:rPr>
        <w:t xml:space="preserve"> the effect</w:t>
      </w:r>
      <w:r w:rsidR="00CF2AE2">
        <w:rPr>
          <w:rFonts w:cs="Calibri"/>
          <w:szCs w:val="24"/>
        </w:rPr>
        <w:t>ive field of view.  The Kinect wa</w:t>
      </w:r>
      <w:r w:rsidR="009B0251">
        <w:rPr>
          <w:rFonts w:cs="Calibri"/>
          <w:szCs w:val="24"/>
        </w:rPr>
        <w:t>s most adept at tracking targets with low relativ</w:t>
      </w:r>
      <w:r w:rsidR="00452783">
        <w:rPr>
          <w:rFonts w:cs="Calibri"/>
          <w:szCs w:val="24"/>
        </w:rPr>
        <w:t xml:space="preserve">e motion, </w:t>
      </w:r>
      <w:r w:rsidR="00A513E8">
        <w:rPr>
          <w:rFonts w:cs="Calibri"/>
          <w:szCs w:val="24"/>
        </w:rPr>
        <w:t xml:space="preserve">and </w:t>
      </w:r>
      <w:r w:rsidR="00452783">
        <w:rPr>
          <w:rFonts w:cs="Calibri"/>
          <w:szCs w:val="24"/>
        </w:rPr>
        <w:t>the pan mount helped</w:t>
      </w:r>
      <w:r w:rsidR="009B0251">
        <w:rPr>
          <w:rFonts w:cs="Calibri"/>
          <w:szCs w:val="24"/>
        </w:rPr>
        <w:t xml:space="preserve"> by lowering relative </w:t>
      </w:r>
      <w:r w:rsidR="00452783">
        <w:rPr>
          <w:rFonts w:cs="Calibri"/>
          <w:szCs w:val="24"/>
        </w:rPr>
        <w:t xml:space="preserve">lateral </w:t>
      </w:r>
      <w:r w:rsidR="009B0251">
        <w:rPr>
          <w:rFonts w:cs="Calibri"/>
          <w:szCs w:val="24"/>
        </w:rPr>
        <w:t>motion between the Kinect and the target.</w:t>
      </w:r>
    </w:p>
    <w:p w:rsidR="00E97F73" w:rsidRDefault="00E97F73" w:rsidP="000072A2">
      <w:pPr>
        <w:pStyle w:val="Heading2"/>
      </w:pPr>
      <w:bookmarkStart w:id="50" w:name="_Toc326694689"/>
      <w:r>
        <w:t>Hardware</w:t>
      </w:r>
      <w:bookmarkEnd w:id="50"/>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9125CA">
        <w:t xml:space="preserve">Figure </w:t>
      </w:r>
      <w:r w:rsidR="009125CA">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 xml:space="preserve">This required removal of an aluminum mast </w:t>
      </w:r>
      <w:r w:rsidR="00A513E8">
        <w:rPr>
          <w:rFonts w:cs="Calibri"/>
          <w:szCs w:val="24"/>
        </w:rPr>
        <w:t xml:space="preserve">and the relocation of some electronics </w:t>
      </w:r>
      <w:r>
        <w:rPr>
          <w:rFonts w:cs="Calibri"/>
          <w:szCs w:val="24"/>
        </w:rPr>
        <w:t xml:space="preserve">that previously blocked the front of the robot.  A mount with both pan and tilt capability was initially considered, although it was determined that the Kinect’s vertical field of view was sufficient so tilt capability was eliminated to </w:t>
      </w:r>
      <w:r w:rsidR="00CF2AE2">
        <w:rPr>
          <w:rFonts w:cs="Calibri"/>
          <w:szCs w:val="24"/>
        </w:rPr>
        <w:t>reduce</w:t>
      </w:r>
      <w:r>
        <w:rPr>
          <w:rFonts w:cs="Calibri"/>
          <w:szCs w:val="24"/>
        </w:rPr>
        <w:t xml:space="preserve"> complexity and cost.</w:t>
      </w:r>
      <w:r w:rsidR="00CF2AE2">
        <w:rPr>
          <w:rFonts w:cs="Calibri"/>
          <w:szCs w:val="24"/>
        </w:rPr>
        <w:t xml:space="preserve">  If in the future it becomes necessary to track users offset vertically from the robot, tilt capability may be desirable.</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9125CA">
        <w:t xml:space="preserve">Figure </w:t>
      </w:r>
      <w:r w:rsidR="009125CA">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End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F430A9" w:rsidRPr="000072A2">
            <w:rPr>
              <w:rFonts w:cs="Calibri"/>
              <w:noProof/>
              <w:szCs w:val="24"/>
            </w:rPr>
            <w:t>[33]</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00CF2AE2">
        <w:rPr>
          <w:rFonts w:cs="Calibri"/>
          <w:szCs w:val="24"/>
        </w:rPr>
        <w:t xml:space="preserve">  </w:t>
      </w:r>
      <w:r w:rsidR="00CF2AE2" w:rsidRPr="000F6125">
        <w:rPr>
          <w:rFonts w:cs="Calibri"/>
          <w:szCs w:val="24"/>
        </w:rPr>
        <w:t xml:space="preserve">The </w:t>
      </w:r>
      <w:r w:rsidR="00CF2AE2">
        <w:rPr>
          <w:rFonts w:cs="Calibri"/>
          <w:szCs w:val="24"/>
        </w:rPr>
        <w:t xml:space="preserve">Hitec HS-485B, a mid-range hobby servo, was selected to power the mount.  A standard PWM signal is sent to the servo to control the mount’s </w:t>
      </w:r>
      <w:r w:rsidR="00CF2AE2">
        <w:rPr>
          <w:rFonts w:cs="Calibri"/>
          <w:szCs w:val="24"/>
        </w:rPr>
        <w:lastRenderedPageBreak/>
        <w:t xml:space="preserve">position.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00CF2AE2">
        <w:rPr>
          <w:rFonts w:cs="Calibri"/>
          <w:szCs w:val="24"/>
        </w:rPr>
        <w:t xml:space="preserve"> axial stresses on the servo.  </w:t>
      </w:r>
    </w:p>
    <w:p w:rsidR="007722EA" w:rsidRDefault="009B0251" w:rsidP="00CF2AE2">
      <w:pPr>
        <w:pStyle w:val="NoSpacing"/>
      </w:pPr>
      <w:r w:rsidRPr="002B4FA3">
        <w:rPr>
          <w:noProof/>
        </w:rPr>
        <w:t xml:space="preserve"> </w:t>
      </w:r>
      <w:r>
        <w:rPr>
          <w:noProof/>
        </w:rPr>
        <w:drawing>
          <wp:inline distT="0" distB="0" distL="0" distR="0" wp14:anchorId="4E0309A2" wp14:editId="6595799F">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noProof/>
        </w:rPr>
        <w:t xml:space="preserve">        </w:t>
      </w:r>
      <w:r w:rsidR="00C679DD">
        <w:rPr>
          <w:noProof/>
        </w:rPr>
        <w:t xml:space="preserve">       </w:t>
      </w:r>
      <w:r w:rsidR="007722EA">
        <w:rPr>
          <w:noProof/>
        </w:rPr>
        <w:drawing>
          <wp:inline distT="0" distB="0" distL="0" distR="0" wp14:anchorId="3267A693" wp14:editId="4D6E18C3">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51" w:name="_Ref322513798"/>
      <w:bookmarkStart w:id="52" w:name="_Toc326694710"/>
      <w:r>
        <w:t xml:space="preserve">Figure </w:t>
      </w:r>
      <w:fldSimple w:instr=" SEQ Figure \* ARABIC ">
        <w:r w:rsidR="009125CA">
          <w:rPr>
            <w:noProof/>
          </w:rPr>
          <w:t>7</w:t>
        </w:r>
      </w:fldSimple>
      <w:bookmarkEnd w:id="51"/>
      <w:r>
        <w:t xml:space="preserve">: DP155 Base Pan (left), </w:t>
      </w:r>
      <w:r w:rsidR="00C679DD">
        <w:t xml:space="preserve">    </w:t>
      </w:r>
      <w:r>
        <w:t xml:space="preserve"> Phidgets 1066_0 Servo Controller (right)</w:t>
      </w:r>
      <w:bookmarkEnd w:id="52"/>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the 1066_0 PhidgetAdvancedServo 1-Motor was selected</w:t>
      </w:r>
      <w:r w:rsidR="0079040E">
        <w:rPr>
          <w:rFonts w:cs="Calibri"/>
          <w:szCs w:val="24"/>
        </w:rPr>
        <w:t xml:space="preserve"> </w:t>
      </w:r>
      <w:sdt>
        <w:sdtPr>
          <w:rPr>
            <w:rFonts w:cs="Calibri"/>
            <w:szCs w:val="24"/>
          </w:rPr>
          <w:id w:val="386301564"/>
          <w:citation/>
        </w:sdtPr>
        <w:sdtEnd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F430A9" w:rsidRPr="000072A2">
            <w:rPr>
              <w:rFonts w:cs="Calibri"/>
              <w:noProof/>
              <w:szCs w:val="24"/>
            </w:rPr>
            <w:t>[34]</w:t>
          </w:r>
          <w:r w:rsidR="0079040E">
            <w:rPr>
              <w:rFonts w:cs="Calibri"/>
              <w:szCs w:val="24"/>
            </w:rPr>
            <w:fldChar w:fldCharType="end"/>
          </w:r>
        </w:sdtContent>
      </w:sdt>
      <w:r w:rsidRPr="000F6125">
        <w:rPr>
          <w:rFonts w:cs="Calibri"/>
          <w:szCs w:val="24"/>
        </w:rPr>
        <w:t xml:space="preserve">.  The Phidgets 1066_0 </w:t>
      </w:r>
      <w:r w:rsidR="0027124A">
        <w:rPr>
          <w:rFonts w:cs="Calibri"/>
          <w:szCs w:val="24"/>
        </w:rPr>
        <w:t>enabled</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0027124A">
        <w:rPr>
          <w:rFonts w:cs="Calibri"/>
          <w:szCs w:val="24"/>
        </w:rPr>
        <w:t>The device wa</w:t>
      </w:r>
      <w:r w:rsidRPr="000F6125">
        <w:rPr>
          <w:rFonts w:cs="Calibri"/>
          <w:szCs w:val="24"/>
        </w:rPr>
        <w:t>s completely powered by a USB port and provide</w:t>
      </w:r>
      <w:r w:rsidR="0027124A">
        <w:rPr>
          <w:rFonts w:cs="Calibri"/>
          <w:szCs w:val="24"/>
        </w:rPr>
        <w:t>d</w:t>
      </w:r>
      <w:r w:rsidRPr="000F6125">
        <w:rPr>
          <w:rFonts w:cs="Calibri"/>
          <w:szCs w:val="24"/>
        </w:rPr>
        <w:t xml:space="preserve">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9125CA">
        <w:t xml:space="preserve">Figure </w:t>
      </w:r>
      <w:r w:rsidR="009125CA">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0027124A">
        <w:rPr>
          <w:rFonts w:cs="Calibri"/>
          <w:szCs w:val="24"/>
        </w:rPr>
        <w:t>Phidgets provided</w:t>
      </w:r>
      <w:r w:rsidRPr="000F6125">
        <w:rPr>
          <w:rFonts w:cs="Calibri"/>
          <w:szCs w:val="24"/>
        </w:rPr>
        <w:t xml:space="preserve">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13B8D5FF" wp14:editId="34F6535B">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53" w:name="_Ref323044753"/>
      <w:bookmarkStart w:id="54" w:name="_Toc326694711"/>
      <w:r>
        <w:t xml:space="preserve">Figure </w:t>
      </w:r>
      <w:fldSimple w:instr=" SEQ Figure \* ARABIC ">
        <w:r w:rsidR="009125CA">
          <w:rPr>
            <w:noProof/>
          </w:rPr>
          <w:t>8</w:t>
        </w:r>
      </w:fldSimple>
      <w:bookmarkEnd w:id="53"/>
      <w:r>
        <w:t xml:space="preserve">: Output from Phidgets 1066_0, showing </w:t>
      </w:r>
      <w:r w:rsidR="00AA4B5B">
        <w:t>commanded position</w:t>
      </w:r>
      <w:r>
        <w:t xml:space="preserve"> and open-loop feedback</w:t>
      </w:r>
      <w:r w:rsidR="00C679DD">
        <w:t xml:space="preserve"> for position and velocity</w:t>
      </w:r>
      <w:bookmarkEnd w:id="54"/>
    </w:p>
    <w:p w:rsidR="007722EA" w:rsidRDefault="007722EA" w:rsidP="007722EA">
      <w:pPr>
        <w:pStyle w:val="Caption1"/>
        <w:rPr>
          <w:rFonts w:cs="Calibri"/>
          <w:sz w:val="24"/>
          <w:szCs w:val="24"/>
        </w:rPr>
      </w:pPr>
    </w:p>
    <w:p w:rsidR="009B0251" w:rsidRDefault="0027124A" w:rsidP="0027124A">
      <w:pPr>
        <w:spacing w:line="480" w:lineRule="auto"/>
        <w:ind w:firstLine="720"/>
        <w:rPr>
          <w:rFonts w:cs="Calibri"/>
          <w:szCs w:val="24"/>
        </w:rPr>
      </w:pPr>
      <w:r>
        <w:rPr>
          <w:rFonts w:cs="Calibri"/>
          <w:szCs w:val="24"/>
        </w:rPr>
        <w:t>C</w:t>
      </w:r>
      <w:r w:rsidR="0079040E">
        <w:rPr>
          <w:rFonts w:cs="Calibri"/>
          <w:szCs w:val="24"/>
        </w:rPr>
        <w:t xml:space="preserve">ontrol </w:t>
      </w:r>
      <w:r w:rsidR="009B0251">
        <w:rPr>
          <w:rFonts w:cs="Calibri"/>
          <w:szCs w:val="24"/>
        </w:rPr>
        <w:t xml:space="preserve">software </w:t>
      </w:r>
      <w:r w:rsidR="00E96EC3">
        <w:rPr>
          <w:rFonts w:cs="Calibri"/>
          <w:szCs w:val="24"/>
        </w:rPr>
        <w:t xml:space="preserve">was designed to continuously monitor </w:t>
      </w:r>
      <w:r w:rsidR="009B0251">
        <w:rPr>
          <w:rFonts w:cs="Calibri"/>
          <w:szCs w:val="24"/>
        </w:rPr>
        <w:t xml:space="preserve">the last known position of the detected person and direct the pan mount to move to that angle.  </w:t>
      </w:r>
      <w:r>
        <w:rPr>
          <w:rFonts w:cs="Calibri"/>
          <w:szCs w:val="24"/>
        </w:rPr>
        <w:t>In turn, t</w:t>
      </w:r>
      <w:r w:rsidR="009B0251">
        <w:rPr>
          <w:rFonts w:cs="Calibri"/>
          <w:szCs w:val="24"/>
        </w:rPr>
        <w:t xml:space="preserve">he </w:t>
      </w:r>
      <w:r w:rsidR="0079040E">
        <w:rPr>
          <w:rFonts w:cs="Calibri"/>
          <w:szCs w:val="24"/>
        </w:rPr>
        <w:t xml:space="preserve">control software </w:t>
      </w:r>
      <w:r w:rsidR="0073390E">
        <w:rPr>
          <w:rFonts w:cs="Calibri"/>
          <w:szCs w:val="24"/>
        </w:rPr>
        <w:t>repeatedly received</w:t>
      </w:r>
      <w:r w:rsidR="009B0251">
        <w:rPr>
          <w:rFonts w:cs="Calibri"/>
          <w:szCs w:val="24"/>
        </w:rPr>
        <w:t xml:space="preserve"> open-loop feedback from</w:t>
      </w:r>
      <w:r w:rsidR="009B0251"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009B0251" w:rsidRPr="000F6125">
        <w:rPr>
          <w:rFonts w:cs="Calibri"/>
          <w:szCs w:val="24"/>
        </w:rPr>
        <w:t xml:space="preserve"> a transform incorporating the open</w:t>
      </w:r>
      <w:r w:rsidR="009B0251">
        <w:rPr>
          <w:rFonts w:cs="Calibri"/>
          <w:szCs w:val="24"/>
        </w:rPr>
        <w:t>-loop feedback.</w:t>
      </w:r>
      <w:r>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w:t>
      </w:r>
      <w:r>
        <w:rPr>
          <w:rFonts w:cs="Calibri"/>
          <w:szCs w:val="24"/>
        </w:rPr>
        <w:t xml:space="preserve">from the </w:t>
      </w:r>
      <w:r w:rsidR="00A513E8">
        <w:rPr>
          <w:rFonts w:cs="Calibri"/>
          <w:szCs w:val="24"/>
        </w:rPr>
        <w:t xml:space="preserve">rotating </w:t>
      </w:r>
      <w:r>
        <w:rPr>
          <w:rFonts w:cs="Calibri"/>
          <w:szCs w:val="24"/>
        </w:rPr>
        <w:t xml:space="preserve">reference of the pan mount </w:t>
      </w:r>
      <w:r w:rsidR="006467F5">
        <w:rPr>
          <w:rFonts w:cs="Calibri"/>
          <w:szCs w:val="24"/>
        </w:rPr>
        <w:t xml:space="preserve">to </w:t>
      </w:r>
      <w:r w:rsidR="00ED0C04">
        <w:rPr>
          <w:rFonts w:cs="Calibri"/>
          <w:szCs w:val="24"/>
        </w:rPr>
        <w:t xml:space="preserve">an absolute world </w:t>
      </w:r>
      <w:r w:rsidR="006467F5">
        <w:rPr>
          <w:rFonts w:cs="Calibri"/>
          <w:szCs w:val="24"/>
        </w:rPr>
        <w:t>coordinate</w:t>
      </w:r>
      <w:r w:rsidR="00ED0C04">
        <w:rPr>
          <w:rFonts w:cs="Calibri"/>
          <w:szCs w:val="24"/>
        </w:rPr>
        <w:t xml:space="preserve"> </w:t>
      </w:r>
      <w:r w:rsidR="00407BB3">
        <w:rPr>
          <w:rFonts w:cs="Calibri"/>
          <w:szCs w:val="24"/>
        </w:rPr>
        <w:t>frame</w:t>
      </w:r>
      <w:r w:rsidR="006467F5">
        <w:rPr>
          <w:rFonts w:cs="Calibri"/>
          <w:szCs w:val="24"/>
        </w:rPr>
        <w:t>.</w:t>
      </w:r>
    </w:p>
    <w:p w:rsidR="009B0251" w:rsidRPr="000F6125" w:rsidRDefault="009B0251" w:rsidP="009B0251">
      <w:pPr>
        <w:pStyle w:val="Heading2"/>
      </w:pPr>
      <w:bookmarkStart w:id="55" w:name="_Toc326694690"/>
      <w:r>
        <w:t>Performance</w:t>
      </w:r>
      <w:bookmarkEnd w:id="55"/>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sidR="0027124A">
        <w:rPr>
          <w:rFonts w:cs="Calibri"/>
          <w:szCs w:val="24"/>
        </w:rPr>
        <w: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w:t>
      </w:r>
      <w:r w:rsidR="0073390E">
        <w:rPr>
          <w:rFonts w:cs="Calibri"/>
          <w:szCs w:val="24"/>
        </w:rPr>
        <w:lastRenderedPageBreak/>
        <w:t xml:space="preserve">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68E89AFB" wp14:editId="3E8E6F9E">
                <wp:extent cx="2743200" cy="8382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66pt;mso-position-horizontal-relative:char;mso-position-vertical-relative:line" coordsize="2743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8382;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4"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5" o:title=""/>
                  <v:path arrowok="t"/>
                </v:shape>
                <w10:anchorlock/>
              </v:group>
            </w:pict>
          </mc:Fallback>
        </mc:AlternateContent>
      </w:r>
    </w:p>
    <w:p w:rsidR="00BD5B74" w:rsidRPr="00BD5B74" w:rsidRDefault="00BD5B74" w:rsidP="00BD5B74">
      <w:pPr>
        <w:pStyle w:val="Caption1"/>
      </w:pPr>
      <w:bookmarkStart w:id="56" w:name="_Toc326694712"/>
      <w:r>
        <w:t xml:space="preserve">Figure </w:t>
      </w:r>
      <w:fldSimple w:instr=" SEQ Figure \* ARABIC ">
        <w:r w:rsidR="009125CA">
          <w:rPr>
            <w:noProof/>
          </w:rPr>
          <w:t>9</w:t>
        </w:r>
      </w:fldSimple>
      <w:r>
        <w:t xml:space="preserve">: Kinect's effective FOV without (left) and with (right) pan </w:t>
      </w:r>
      <w:r w:rsidR="000F6971">
        <w:t>mount</w:t>
      </w:r>
      <w:bookmarkEnd w:id="56"/>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w:t>
      </w:r>
      <w:r w:rsidR="00513728">
        <w:rPr>
          <w:rFonts w:cs="Calibri"/>
          <w:szCs w:val="24"/>
        </w:rPr>
        <w:t>, as</w:t>
      </w:r>
      <w:r w:rsidR="0027124A">
        <w:rPr>
          <w:rFonts w:cs="Calibri"/>
          <w:szCs w:val="24"/>
        </w:rPr>
        <w:t xml:space="preserve"> explained in chapter </w:t>
      </w:r>
      <w:r w:rsidR="0027124A">
        <w:rPr>
          <w:rFonts w:cs="Calibri"/>
          <w:szCs w:val="24"/>
        </w:rPr>
        <w:fldChar w:fldCharType="begin"/>
      </w:r>
      <w:r w:rsidR="0027124A">
        <w:rPr>
          <w:rFonts w:cs="Calibri"/>
          <w:szCs w:val="24"/>
        </w:rPr>
        <w:instrText xml:space="preserve"> REF _Ref323131019 \r \h </w:instrText>
      </w:r>
      <w:r w:rsidR="0027124A">
        <w:rPr>
          <w:rFonts w:cs="Calibri"/>
          <w:szCs w:val="24"/>
        </w:rPr>
      </w:r>
      <w:r w:rsidR="0027124A">
        <w:rPr>
          <w:rFonts w:cs="Calibri"/>
          <w:szCs w:val="24"/>
        </w:rPr>
        <w:fldChar w:fldCharType="separate"/>
      </w:r>
      <w:r w:rsidR="009125CA">
        <w:rPr>
          <w:rFonts w:cs="Calibri"/>
          <w:szCs w:val="24"/>
        </w:rPr>
        <w:t xml:space="preserve">5.1 </w:t>
      </w:r>
      <w:r w:rsidR="0027124A">
        <w:rPr>
          <w:rFonts w:cs="Calibri"/>
          <w:szCs w:val="24"/>
        </w:rPr>
        <w:fldChar w:fldCharType="end"/>
      </w:r>
      <w:r w:rsidR="0027124A">
        <w:rPr>
          <w:rFonts w:cs="Calibri"/>
          <w:szCs w:val="24"/>
        </w:rPr>
        <w:t>.  The pan mount was ordered to rotate through 50 degrees of angle with a sinusoidal velocity profile and a peak speed of 40 degrees/second.</w:t>
      </w:r>
      <w:r>
        <w:rPr>
          <w:rFonts w:cs="Calibri"/>
          <w:szCs w:val="24"/>
        </w:rPr>
        <w:t xml:space="preserve">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9125CA">
        <w:t xml:space="preserve">Figure </w:t>
      </w:r>
      <w:r w:rsidR="009125CA">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w:t>
      </w:r>
      <w:r>
        <w:rPr>
          <w:rFonts w:cs="Calibri"/>
          <w:szCs w:val="24"/>
        </w:rPr>
        <w:lastRenderedPageBreak/>
        <w:t>are large, distinct objects, and this project could easily tolerate absolute error as high as 50cm of error in positions of reported people.</w:t>
      </w:r>
    </w:p>
    <w:p w:rsidR="009B0251" w:rsidRDefault="009B0251" w:rsidP="00A655A3">
      <w:pPr>
        <w:pStyle w:val="NoSpacing"/>
      </w:pPr>
      <w:r>
        <w:rPr>
          <w:noProof/>
        </w:rPr>
        <w:drawing>
          <wp:inline distT="0" distB="0" distL="0" distR="0" wp14:anchorId="795CD178" wp14:editId="78DCD6F6">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57" w:name="_Ref322019798"/>
      <w:bookmarkStart w:id="58" w:name="_Toc326694713"/>
      <w:r>
        <w:t xml:space="preserve">Figure </w:t>
      </w:r>
      <w:fldSimple w:instr=" SEQ Figure \* ARABIC ">
        <w:r w:rsidR="009125CA">
          <w:rPr>
            <w:noProof/>
          </w:rPr>
          <w:t>10</w:t>
        </w:r>
      </w:fldSimple>
      <w:bookmarkEnd w:id="57"/>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58"/>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8E687A">
        <w:rPr>
          <w:rFonts w:cs="Calibri"/>
          <w:szCs w:val="24"/>
        </w:rPr>
        <w:t xml:space="preserve">quantify performance relative to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9125CA">
        <w:t xml:space="preserve">Figure </w:t>
      </w:r>
      <w:r w:rsidR="009125CA">
        <w:rPr>
          <w:noProof/>
        </w:rPr>
        <w:t>6</w:t>
      </w:r>
      <w:r w:rsidR="0005382D">
        <w:rPr>
          <w:rFonts w:cs="Calibri"/>
          <w:szCs w:val="24"/>
        </w:rPr>
        <w:fldChar w:fldCharType="end"/>
      </w:r>
      <w:r w:rsidR="008E687A">
        <w:rPr>
          <w:rFonts w:cs="Calibri"/>
          <w:szCs w:val="24"/>
        </w:rPr>
        <w:t xml:space="preserve"> (without a pan device</w:t>
      </w:r>
      <w:r w:rsidR="005230E2">
        <w:rPr>
          <w:rFonts w:cs="Calibri"/>
          <w:szCs w:val="24"/>
        </w:rPr>
        <w:t>,</w:t>
      </w:r>
      <w:r w:rsidR="008E687A">
        <w:rPr>
          <w:rFonts w:cs="Calibri"/>
          <w:szCs w:val="24"/>
        </w:rPr>
        <w:t>)</w:t>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9125CA">
        <w:t xml:space="preserve">Figure </w:t>
      </w:r>
      <w:r w:rsidR="009125CA">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w:t>
      </w:r>
      <w:r w:rsidR="00F46792">
        <w:rPr>
          <w:rFonts w:cs="Calibri"/>
          <w:szCs w:val="24"/>
        </w:rPr>
        <w:lastRenderedPageBreak/>
        <w:t>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w:t>
      </w:r>
      <w:r w:rsidR="0027124A">
        <w:rPr>
          <w:rFonts w:cs="Calibri"/>
          <w:szCs w:val="24"/>
        </w:rPr>
        <w:t>e in performance at high speeds and the increase in effective field of view.</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drawing>
                <wp:inline distT="0" distB="0" distL="0" distR="0" wp14:anchorId="4B2F8AA3" wp14:editId="79E65F03">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59" w:name="_Ref322511744"/>
            <w:bookmarkStart w:id="60" w:name="_Toc326694714"/>
            <w:r>
              <w:t xml:space="preserve">Figure </w:t>
            </w:r>
            <w:fldSimple w:instr=" SEQ Figure \* ARABIC ">
              <w:r w:rsidR="009125CA">
                <w:rPr>
                  <w:noProof/>
                </w:rPr>
                <w:t>11</w:t>
              </w:r>
            </w:fldSimple>
            <w:bookmarkEnd w:id="59"/>
            <w:r>
              <w:t>: Tracking performance of Kinect with pan compensation</w:t>
            </w:r>
            <w:bookmarkEnd w:id="60"/>
          </w:p>
        </w:tc>
      </w:tr>
    </w:tbl>
    <w:p w:rsidR="00ED68F9" w:rsidRDefault="009B0251" w:rsidP="004354F4">
      <w:pPr>
        <w:spacing w:before="240" w:line="480" w:lineRule="auto"/>
        <w:rPr>
          <w:rFonts w:cs="Calibri"/>
          <w:szCs w:val="24"/>
        </w:rPr>
      </w:pPr>
      <w:r>
        <w:rPr>
          <w:rFonts w:cs="Calibri"/>
          <w:szCs w:val="24"/>
        </w:rPr>
        <w:tab/>
      </w:r>
      <w:r w:rsidR="008E687A">
        <w:rPr>
          <w:rFonts w:cs="Calibri"/>
          <w:szCs w:val="24"/>
        </w:rPr>
        <w:t xml:space="preserve">Overall, the </w:t>
      </w:r>
      <w:r>
        <w:rPr>
          <w:rFonts w:cs="Calibri"/>
          <w:szCs w:val="24"/>
        </w:rPr>
        <w:t>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9125CA">
        <w:t xml:space="preserve">Figure </w:t>
      </w:r>
      <w:r w:rsidR="009125CA">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w:t>
      </w:r>
      <w:r>
        <w:rPr>
          <w:rFonts w:cs="Calibri"/>
          <w:szCs w:val="24"/>
        </w:rPr>
        <w:lastRenderedPageBreak/>
        <w:t xml:space="preserve">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4026C5">
        <w:rPr>
          <w:rFonts w:cs="Calibri"/>
          <w:szCs w:val="24"/>
        </w:rPr>
        <w:t xml:space="preserve">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61" w:name="_Ref323045519"/>
      <w:bookmarkStart w:id="62" w:name="_Toc326694691"/>
      <w:r>
        <w:lastRenderedPageBreak/>
        <w:t>Person Tracking</w:t>
      </w:r>
      <w:bookmarkEnd w:id="61"/>
      <w:bookmarkEnd w:id="62"/>
    </w:p>
    <w:p w:rsidR="00B618B1" w:rsidRDefault="00FD6D06" w:rsidP="00D36F52">
      <w:pPr>
        <w:spacing w:line="480" w:lineRule="auto"/>
        <w:ind w:firstLine="720"/>
      </w:pPr>
      <w:r>
        <w:t>As introduced</w:t>
      </w:r>
      <w:r w:rsidR="00ED68F9">
        <w:t xml:space="preserve"> in </w:t>
      </w:r>
      <w:r w:rsidR="00F01F93">
        <w:t>C</w:t>
      </w:r>
      <w:r w:rsidR="00ED68F9">
        <w:t xml:space="preserve">hapter </w:t>
      </w:r>
      <w:r w:rsidR="00ED68F9">
        <w:fldChar w:fldCharType="begin"/>
      </w:r>
      <w:r w:rsidR="00ED68F9">
        <w:instrText xml:space="preserve"> REF _Ref322950030 \r \h </w:instrText>
      </w:r>
      <w:r w:rsidR="00ED68F9">
        <w:fldChar w:fldCharType="separate"/>
      </w:r>
      <w:r w:rsidR="009125CA">
        <w:t>3</w:t>
      </w:r>
      <w:r w:rsidR="00ED68F9">
        <w:fldChar w:fldCharType="end"/>
      </w:r>
      <w:r w:rsidR="00B618B1">
        <w:t>, the Kinect</w:t>
      </w:r>
      <w:r w:rsidR="00ED68F9">
        <w:t xml:space="preserve"> alone</w:t>
      </w:r>
      <w:r w:rsidR="00B618B1">
        <w:t xml:space="preserve"> </w:t>
      </w:r>
      <w:r w:rsidR="004354F4">
        <w:t>was</w:t>
      </w:r>
      <w:r w:rsidR="00B618B1">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9125CA">
        <w:t xml:space="preserve">Figure </w:t>
      </w:r>
      <w:r w:rsidR="009125CA">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 xml:space="preserve">ation </w:t>
      </w:r>
      <w:r w:rsidR="00FD6D06">
        <w:t xml:space="preserve">that </w:t>
      </w:r>
      <w:r w:rsidR="004354F4">
        <w:t>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15D7E117" wp14:editId="15E2F185">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0850F7">
                              <w:pPr>
                                <w:pStyle w:val="NoSpacing"/>
                              </w:pPr>
                              <w:r>
                                <w:t>Person</w:t>
                              </w:r>
                            </w:p>
                            <w:p w:rsidR="00EA00A0" w:rsidRDefault="00EA00A0"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EA00A0" w:rsidRDefault="00EA00A0" w:rsidP="000850F7">
                        <w:pPr>
                          <w:pStyle w:val="NoSpacing"/>
                        </w:pPr>
                        <w:r>
                          <w:t>Person</w:t>
                        </w:r>
                      </w:p>
                      <w:p w:rsidR="00EA00A0" w:rsidRDefault="00EA00A0"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EA00A0" w:rsidRDefault="00EA00A0"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4115E1">
      <w:pPr>
        <w:pStyle w:val="Caption1"/>
        <w:jc w:val="center"/>
      </w:pPr>
      <w:bookmarkStart w:id="63" w:name="_Ref324336631"/>
      <w:bookmarkStart w:id="64" w:name="_Toc326694715"/>
      <w:r>
        <w:t xml:space="preserve">Figure </w:t>
      </w:r>
      <w:fldSimple w:instr=" SEQ Figure \* ARABIC ">
        <w:r w:rsidR="009125CA">
          <w:rPr>
            <w:noProof/>
          </w:rPr>
          <w:t>12</w:t>
        </w:r>
      </w:fldSimple>
      <w:bookmarkEnd w:id="63"/>
      <w:r>
        <w:t>: Person-tracking architecture</w:t>
      </w:r>
      <w:bookmarkEnd w:id="64"/>
    </w:p>
    <w:p w:rsidR="000850F7" w:rsidRDefault="000850F7" w:rsidP="00416EEF">
      <w:pPr>
        <w:spacing w:line="480" w:lineRule="auto"/>
        <w:ind w:firstLine="720"/>
      </w:pPr>
    </w:p>
    <w:p w:rsidR="007F5E7A" w:rsidRDefault="00B437E1" w:rsidP="00416EEF">
      <w:pPr>
        <w:spacing w:line="480" w:lineRule="auto"/>
        <w:ind w:firstLine="720"/>
      </w:pPr>
      <w:r>
        <w:lastRenderedPageBreak/>
        <w:t xml:space="preserve">For this project, three sources of observation were used: a face detector, a leg detector, and a </w:t>
      </w:r>
      <w:r w:rsidR="007F1955">
        <w:t xml:space="preserve">custom </w:t>
      </w:r>
      <w:r>
        <w:t>body detector based on the Kinect.</w:t>
      </w:r>
      <w:r w:rsidR="00CA558D">
        <w:t xml:space="preserve">  The architecture made it simple to integrate multiple sources of observation from various sensors, so in the future more sources of observation could easily be added.</w:t>
      </w:r>
    </w:p>
    <w:p w:rsidR="00ED68F9" w:rsidRDefault="00CD361A" w:rsidP="00ED68F9">
      <w:pPr>
        <w:pStyle w:val="Heading2"/>
      </w:pPr>
      <w:bookmarkStart w:id="65" w:name="_Ref323131019"/>
      <w:bookmarkStart w:id="66" w:name="_Toc326694692"/>
      <w:r>
        <w:t>Face Detector Node</w:t>
      </w:r>
      <w:bookmarkEnd w:id="65"/>
      <w:bookmarkEnd w:id="66"/>
    </w:p>
    <w:p w:rsidR="00CA558D"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EndPr/>
        <w:sdtContent>
          <w:r w:rsidR="00345E51">
            <w:fldChar w:fldCharType="begin"/>
          </w:r>
          <w:r w:rsidR="00345E51">
            <w:instrText xml:space="preserve"> CITATION Vio04 \l 1033 </w:instrText>
          </w:r>
          <w:r w:rsidR="00345E51">
            <w:fldChar w:fldCharType="separate"/>
          </w:r>
          <w:r w:rsidR="00F430A9" w:rsidRPr="000072A2">
            <w:rPr>
              <w:noProof/>
            </w:rPr>
            <w:t>[3]</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A558D">
        <w:t>combined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CA558D">
        <w:t xml:space="preserve">  This pruning provided resistance against spurious readings from face-like objects.</w:t>
      </w:r>
    </w:p>
    <w:p w:rsidR="00B437E1" w:rsidRDefault="00CA558D" w:rsidP="00CA558D">
      <w:pPr>
        <w:spacing w:line="480" w:lineRule="auto"/>
        <w:ind w:firstLine="720"/>
      </w:pPr>
      <w:r>
        <w:t>With a list of plausible faces and their positions in 3D space, t</w:t>
      </w:r>
      <w:r w:rsidR="004354F4">
        <w:t xml:space="preserve">he face detector tried to associate </w:t>
      </w:r>
      <w:r>
        <w:t xml:space="preserve">these matches </w:t>
      </w:r>
      <w:r w:rsidR="000522CB">
        <w:t>with the tracker</w:t>
      </w:r>
      <w:r w:rsidR="004354F4">
        <w:t xml:space="preserve"> </w:t>
      </w:r>
      <w:r w:rsidR="000522CB">
        <w:t>fr</w:t>
      </w:r>
      <w:r w:rsidR="004354F4">
        <w:t>om the filter node.  If a face wa</w:t>
      </w:r>
      <w:r w:rsidR="000522CB">
        <w:t>s close enough to the tracker to make an associati</w:t>
      </w:r>
      <w:r w:rsidR="004354F4">
        <w:t xml:space="preserve">on, the face detector published </w:t>
      </w:r>
      <w:r w:rsidR="000522CB">
        <w:t>a position measurement</w:t>
      </w:r>
      <w:r>
        <w:t xml:space="preserve"> back to the filter node.</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w:t>
      </w:r>
      <w:r w:rsidR="00DA7BC2">
        <w:t xml:space="preserve">was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w:t>
      </w:r>
      <w:r w:rsidR="00DA7BC2">
        <w:t xml:space="preserve">failed </w:t>
      </w:r>
      <w:r w:rsidR="000522CB">
        <w:t xml:space="preserve">to detect faces at angles.  </w:t>
      </w:r>
      <w:r w:rsidR="000522CB">
        <w:lastRenderedPageBreak/>
        <w:t xml:space="preserve">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67" w:name="_Toc326694693"/>
      <w:r>
        <w:t>Leg Detector Node</w:t>
      </w:r>
      <w:bookmarkEnd w:id="67"/>
    </w:p>
    <w:p w:rsidR="001805A0" w:rsidRDefault="00A32BD7" w:rsidP="001805A0">
      <w:pPr>
        <w:spacing w:line="480" w:lineRule="auto"/>
        <w:ind w:firstLine="720"/>
      </w:pPr>
      <w:r>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EndPr/>
        <w:sdtContent>
          <w:r w:rsidR="00F17FBE">
            <w:fldChar w:fldCharType="begin"/>
          </w:r>
          <w:r w:rsidR="00F17FBE">
            <w:instrText xml:space="preserve"> CITATION Arr07 \l 1033 </w:instrText>
          </w:r>
          <w:r w:rsidR="00F17FBE">
            <w:fldChar w:fldCharType="separate"/>
          </w:r>
          <w:r w:rsidR="00F430A9" w:rsidRPr="000072A2">
            <w:rPr>
              <w:noProof/>
            </w:rPr>
            <w:t>[21]</w:t>
          </w:r>
          <w:r w:rsidR="00F17FBE">
            <w:fldChar w:fldCharType="end"/>
          </w:r>
        </w:sdtContent>
      </w:sdt>
      <w:sdt>
        <w:sdtPr>
          <w:id w:val="-1359424586"/>
          <w:citation/>
        </w:sdtPr>
        <w:sdtEndPr/>
        <w:sdtContent>
          <w:r w:rsidR="008A0789">
            <w:fldChar w:fldCharType="begin"/>
          </w:r>
          <w:r w:rsidR="008A0789">
            <w:instrText xml:space="preserve"> CITATION Arr08 \l 1033 </w:instrText>
          </w:r>
          <w:r w:rsidR="008A0789">
            <w:fldChar w:fldCharType="separate"/>
          </w:r>
          <w:r w:rsidR="00F430A9">
            <w:rPr>
              <w:noProof/>
            </w:rPr>
            <w:t xml:space="preserve"> </w:t>
          </w:r>
          <w:r w:rsidR="00F430A9" w:rsidRPr="000072A2">
            <w:rPr>
              <w:noProof/>
            </w:rPr>
            <w:t>[22]</w:t>
          </w:r>
          <w:r w:rsidR="008A0789">
            <w:fldChar w:fldCharType="end"/>
          </w:r>
        </w:sdtContent>
      </w:sdt>
      <w:r w:rsidR="00934B3D">
        <w:t>.  The leg detector perform</w:t>
      </w:r>
      <w:r>
        <w:t>ed</w:t>
      </w:r>
      <w:r w:rsidR="00934B3D">
        <w:t xml:space="preserve"> best at close ranges where a large number of las</w:t>
      </w:r>
      <w:r>
        <w:t>er returns we</w:t>
      </w:r>
      <w:r w:rsidR="001805A0">
        <w:t xml:space="preserve">re recorded per leg.  </w:t>
      </w:r>
      <w:r w:rsidR="00CA558D">
        <w:t>P</w:t>
      </w:r>
      <w:r w:rsidR="001805A0">
        <w:t>erformance drop</w:t>
      </w:r>
      <w:r>
        <w:t>ped</w:t>
      </w:r>
      <w:r w:rsidR="001805A0">
        <w:t xml:space="preserve"> off with distance</w:t>
      </w:r>
      <w:r>
        <w:t xml:space="preserve"> </w:t>
      </w:r>
      <w:r w:rsidR="00CA558D">
        <w:t xml:space="preserve">because at long distances, few laser returns were recorded per leg.  Calculating </w:t>
      </w:r>
      <w:r w:rsidR="00D76BE1">
        <w:t>accurate features from small clusters of points</w:t>
      </w:r>
      <w:r w:rsidR="00CA558D">
        <w:t xml:space="preserve"> </w:t>
      </w:r>
      <w:r w:rsidR="0069704D">
        <w:t>i</w:t>
      </w:r>
      <w:r w:rsidR="00CA558D">
        <w:t>s a difficult task</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w:t>
      </w:r>
      <w:r w:rsidR="00C11D60">
        <w:t>compensating</w:t>
      </w:r>
      <w:r w:rsidR="001B3B6D">
        <w:t xml:space="preserve"> for some of the shortcomings of the Kinect.  At close ranges, the </w:t>
      </w:r>
      <w:r w:rsidR="00934B3D">
        <w:t>Kinect perform</w:t>
      </w:r>
      <w:r>
        <w:t>ed</w:t>
      </w:r>
      <w:r w:rsidR="00934B3D">
        <w:t xml:space="preserve"> poorly because of its limited field of view and the minimum range of the Kinect’s depth </w:t>
      </w:r>
      <w:r w:rsidR="007E28BE">
        <w:t>sensing</w:t>
      </w:r>
      <w:r w:rsidR="001B3B6D">
        <w:t xml:space="preserve">.  </w:t>
      </w:r>
      <w:r w:rsidR="00760812">
        <w:t>However</w:t>
      </w:r>
      <w:r w:rsidR="00CA558D">
        <w:t>, when the user wa</w:t>
      </w:r>
      <w:r w:rsidR="001805A0">
        <w:t xml:space="preserve">s near to Harlie, each leg </w:t>
      </w:r>
      <w:r>
        <w:t>had</w:t>
      </w:r>
      <w:r w:rsidR="001805A0">
        <w:t xml:space="preserve"> a</w:t>
      </w:r>
      <w:r w:rsidR="00CA558D">
        <w:t xml:space="preserve"> large number of laser returns and </w:t>
      </w:r>
      <w:r w:rsidR="001805A0">
        <w:t xml:space="preserve">tracking via leg detection </w:t>
      </w:r>
      <w:r>
        <w:t>was</w:t>
      </w:r>
      <w:r w:rsidR="00760812">
        <w:t xml:space="preserve"> very</w:t>
      </w:r>
      <w:r w:rsidR="00D76BE1">
        <w:t xml:space="preserve"> </w:t>
      </w:r>
      <w:r w:rsidR="00CA558D">
        <w:t>accurate.</w:t>
      </w:r>
      <w:r w:rsidR="00760812">
        <w:t xml:space="preserve"> </w:t>
      </w:r>
      <w:r w:rsidR="00CA558D">
        <w:t xml:space="preserve"> The SICK scanner had</w:t>
      </w:r>
      <w:r w:rsidR="001805A0">
        <w:t xml:space="preserve"> a 180-degree field of view, so the user </w:t>
      </w:r>
      <w:r>
        <w:t>could</w:t>
      </w:r>
      <w:r w:rsidR="001805A0">
        <w:t xml:space="preserve"> be tracked over a wide field of view at close range.</w:t>
      </w:r>
    </w:p>
    <w:p w:rsidR="00ED68F9" w:rsidRDefault="00ED68F9" w:rsidP="00ED68F9">
      <w:pPr>
        <w:pStyle w:val="Heading2"/>
      </w:pPr>
      <w:bookmarkStart w:id="68" w:name="_Ref323045443"/>
      <w:bookmarkStart w:id="69" w:name="_Toc326694694"/>
      <w:r>
        <w:t xml:space="preserve">Kinect </w:t>
      </w:r>
      <w:r w:rsidR="00A60026">
        <w:t xml:space="preserve">Person </w:t>
      </w:r>
      <w:r>
        <w:t>Detector Node</w:t>
      </w:r>
      <w:bookmarkEnd w:id="68"/>
      <w:bookmarkEnd w:id="69"/>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C11D60">
        <w:t xml:space="preserve">node </w:t>
      </w:r>
      <w:r w:rsidR="004115E1">
        <w:t>which</w:t>
      </w:r>
      <w:r w:rsidR="00DA7BC2">
        <w:t xml:space="preserve"> </w:t>
      </w:r>
      <w:r w:rsidR="00A32BD7">
        <w:t xml:space="preserve">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w:t>
      </w:r>
      <w:r w:rsidR="000320BD">
        <w:lastRenderedPageBreak/>
        <w:t xml:space="preserve">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EndPr/>
        <w:sdtContent>
          <w:r w:rsidR="00825C2A">
            <w:fldChar w:fldCharType="begin"/>
          </w:r>
          <w:r w:rsidR="00825C2A">
            <w:instrText xml:space="preserve"> CITATION Kob06 \l 1033 </w:instrText>
          </w:r>
          <w:r w:rsidR="00825C2A">
            <w:fldChar w:fldCharType="separate"/>
          </w:r>
          <w:r w:rsidR="00F430A9" w:rsidRPr="000072A2">
            <w:rPr>
              <w:noProof/>
            </w:rPr>
            <w:t>[6]</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 xml:space="preserve">perhaps the Kinect could be used to segment each individual limb, and a separate </w:t>
      </w:r>
      <w:r w:rsidR="00DA7BC2">
        <w:t xml:space="preserve">color </w:t>
      </w:r>
      <w:r w:rsidR="00C56540">
        <w:t>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r w:rsidR="009125CA">
        <w:t xml:space="preserve">3.1 </w:t>
      </w:r>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9125CA">
        <w:t xml:space="preserve">Figure </w:t>
      </w:r>
      <w:r w:rsidR="009125CA">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9125CA">
        <w:t xml:space="preserve">Figure </w:t>
      </w:r>
      <w:r w:rsidR="009125CA">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3E583DB4" wp14:editId="5A43F9AE">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70" w:name="_Ref322980214"/>
      <w:bookmarkStart w:id="71" w:name="_Toc326694716"/>
      <w:r>
        <w:t xml:space="preserve">Figure </w:t>
      </w:r>
      <w:fldSimple w:instr=" SEQ Figure \* ARABIC ">
        <w:r w:rsidR="009125CA">
          <w:rPr>
            <w:noProof/>
          </w:rPr>
          <w:t>13</w:t>
        </w:r>
      </w:fldSimple>
      <w:bookmarkEnd w:id="70"/>
      <w:r>
        <w:t xml:space="preserve">: Kinect’s RGB image masked for </w:t>
      </w:r>
      <w:r w:rsidR="008A5AD7">
        <w:t>a</w:t>
      </w:r>
      <w:r>
        <w:t xml:space="preserve"> user</w:t>
      </w:r>
      <w:r w:rsidR="00C56540">
        <w:t xml:space="preserve">, </w:t>
      </w:r>
      <w:r w:rsidR="006E3E59">
        <w:t>taken</w:t>
      </w:r>
      <w:r w:rsidR="00C56540">
        <w:t xml:space="preserve"> after calibration</w:t>
      </w:r>
      <w:bookmarkEnd w:id="71"/>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957A25">
        <w:trPr>
          <w:trHeight w:val="4940"/>
        </w:trPr>
        <w:tc>
          <w:tcPr>
            <w:tcW w:w="4428" w:type="dxa"/>
            <w:tcBorders>
              <w:top w:val="nil"/>
              <w:left w:val="nil"/>
              <w:bottom w:val="nil"/>
              <w:right w:val="nil"/>
            </w:tcBorders>
          </w:tcPr>
          <w:p w:rsidR="00C276B3" w:rsidRDefault="00621E13" w:rsidP="00C276B3">
            <w:pPr>
              <w:pStyle w:val="Caption1"/>
              <w:keepNext/>
            </w:pPr>
            <w:bookmarkStart w:id="72" w:name="_Ref324336850"/>
            <w:r>
              <w:rPr>
                <w:noProof/>
              </w:rPr>
              <w:drawing>
                <wp:inline distT="0" distB="0" distL="0" distR="0" wp14:anchorId="7CCE7980" wp14:editId="181815EB">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73" w:name="_Ref324336895"/>
            <w:bookmarkStart w:id="74" w:name="_Toc326694717"/>
            <w:r>
              <w:t xml:space="preserve">Figure </w:t>
            </w:r>
            <w:fldSimple w:instr=" SEQ Figure \* ARABIC ">
              <w:r w:rsidR="009125CA">
                <w:rPr>
                  <w:noProof/>
                </w:rPr>
                <w:t>14</w:t>
              </w:r>
            </w:fldSimple>
            <w:bookmarkEnd w:id="73"/>
            <w:r>
              <w:t xml:space="preserve">: Histogram computed from </w:t>
            </w:r>
            <w:r>
              <w:fldChar w:fldCharType="begin"/>
            </w:r>
            <w:r>
              <w:instrText xml:space="preserve"> REF _Ref322980214 \h </w:instrText>
            </w:r>
            <w:r>
              <w:fldChar w:fldCharType="separate"/>
            </w:r>
            <w:r w:rsidR="009125CA">
              <w:t xml:space="preserve">Figure </w:t>
            </w:r>
            <w:r w:rsidR="009125CA">
              <w:rPr>
                <w:noProof/>
              </w:rPr>
              <w:t>13</w:t>
            </w:r>
            <w:r>
              <w:fldChar w:fldCharType="end"/>
            </w:r>
            <w:r w:rsidRPr="006119FC">
              <w:t>: hue on horizontal axis, saturation on vertical axis, brightness represents to histogram value.</w:t>
            </w:r>
            <w:bookmarkEnd w:id="72"/>
            <w:bookmarkEnd w:id="74"/>
          </w:p>
        </w:tc>
        <w:tc>
          <w:tcPr>
            <w:tcW w:w="4428" w:type="dxa"/>
            <w:tcBorders>
              <w:top w:val="nil"/>
              <w:left w:val="nil"/>
              <w:bottom w:val="nil"/>
              <w:right w:val="nil"/>
            </w:tcBorders>
          </w:tcPr>
          <w:p w:rsidR="00D8607F" w:rsidRDefault="00D8607F" w:rsidP="00621E13">
            <w:pPr>
              <w:pStyle w:val="Caption1"/>
            </w:pPr>
            <w:r>
              <w:rPr>
                <w:noProof/>
              </w:rPr>
              <w:drawing>
                <wp:inline distT="0" distB="0" distL="0" distR="0" wp14:anchorId="6F0D99EE" wp14:editId="77D73D30">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75" w:name="_Toc326694718"/>
            <w:r>
              <w:t xml:space="preserve">Figure </w:t>
            </w:r>
            <w:fldSimple w:instr=" SEQ Figure \* ARABIC ">
              <w:r w:rsidR="009125CA">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9125CA">
              <w:t xml:space="preserve">Figure </w:t>
            </w:r>
            <w:r w:rsidR="009125CA">
              <w:rPr>
                <w:noProof/>
              </w:rPr>
              <w:t>14</w:t>
            </w:r>
            <w:r w:rsidR="00C276B3">
              <w:fldChar w:fldCharType="end"/>
            </w:r>
            <w:r w:rsidR="00C276B3">
              <w:t xml:space="preserve"> </w:t>
            </w:r>
            <w:r w:rsidR="00930501">
              <w:t>as 3</w:t>
            </w:r>
            <w:r>
              <w:t>D surface plot</w:t>
            </w:r>
            <w:bookmarkEnd w:id="75"/>
          </w:p>
          <w:p w:rsidR="00621E13" w:rsidRDefault="00621E13" w:rsidP="000923B3">
            <w:pPr>
              <w:pStyle w:val="Caption1"/>
            </w:pPr>
          </w:p>
        </w:tc>
      </w:tr>
    </w:tbl>
    <w:p w:rsidR="00621E13" w:rsidRDefault="00621E13" w:rsidP="00C276B3">
      <w:pPr>
        <w:spacing w:line="480" w:lineRule="auto"/>
      </w:pPr>
    </w:p>
    <w:p w:rsidR="00B618B1" w:rsidRDefault="00FD1539" w:rsidP="00371F78">
      <w:pPr>
        <w:spacing w:line="480" w:lineRule="auto"/>
        <w:ind w:firstLine="720"/>
      </w:pPr>
      <w:r>
        <w:lastRenderedPageBreak/>
        <w:t>S</w:t>
      </w:r>
      <w:r w:rsidR="00C276B3">
        <w:t>oftware</w:t>
      </w:r>
      <w:r w:rsidR="008A5AD7">
        <w:t xml:space="preserve"> </w:t>
      </w:r>
      <w:r>
        <w:t>was designed to maintain</w:t>
      </w:r>
      <w:r w:rsidR="008A5AD7">
        <w:t xml:space="preserve"> an idea of the user’s current histogram, us</w:t>
      </w:r>
      <w:r w:rsidR="00A32BD7">
        <w:t>ing</w:t>
      </w:r>
      <w:r w:rsidR="008A5AD7">
        <w:t xml:space="preserve"> </w:t>
      </w:r>
      <w:r w:rsidR="00A60026">
        <w:t xml:space="preserve">it </w:t>
      </w:r>
      <w:r w:rsidR="008A5AD7">
        <w:t xml:space="preserve">to </w:t>
      </w:r>
      <w:r w:rsidR="00366EC6">
        <w:t>eliminate</w:t>
      </w:r>
      <w:r w:rsidR="008A5AD7">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rsidR="0099513F">
        <w:t xml:space="preserve">along with </w:t>
      </w:r>
      <w:r w:rsidR="008A5AD7">
        <w:t>masked image</w:t>
      </w:r>
      <w:r w:rsidR="0099513F">
        <w:t>s</w:t>
      </w:r>
      <w:r w:rsidR="008A5AD7">
        <w:t xml:space="preserve"> of their respective </w:t>
      </w:r>
      <w:r w:rsidR="000923B3">
        <w:t>pixels</w:t>
      </w:r>
      <w:r w:rsidR="008A5AD7">
        <w:t xml:space="preserve"> as in </w:t>
      </w:r>
      <w:r w:rsidR="008A5AD7">
        <w:fldChar w:fldCharType="begin"/>
      </w:r>
      <w:r w:rsidR="008A5AD7">
        <w:instrText xml:space="preserve"> REF _Ref322980214 \h </w:instrText>
      </w:r>
      <w:r w:rsidR="008A5AD7">
        <w:fldChar w:fldCharType="separate"/>
      </w:r>
      <w:r w:rsidR="009125CA">
        <w:t xml:space="preserve">Figure </w:t>
      </w:r>
      <w:r w:rsidR="009125CA">
        <w:rPr>
          <w:noProof/>
        </w:rPr>
        <w:t>13</w:t>
      </w:r>
      <w:r w:rsidR="008A5AD7">
        <w:fldChar w:fldCharType="end"/>
      </w:r>
      <w:r w:rsidR="000923B3">
        <w:t xml:space="preserve">.  </w:t>
      </w:r>
      <w:r w:rsidR="00B618B1">
        <w:t>The program compute</w:t>
      </w:r>
      <w:r w:rsidR="00A32BD7">
        <w:t>d</w:t>
      </w:r>
      <w:r w:rsidR="00B618B1">
        <w:t xml:space="preserve"> a </w:t>
      </w:r>
      <w:r w:rsidR="000923B3">
        <w:t xml:space="preserve">histogram for each </w:t>
      </w:r>
      <w:r w:rsidR="00C55A55">
        <w:t xml:space="preserve">detected </w:t>
      </w:r>
      <w:r w:rsidR="000923B3">
        <w:t>user</w:t>
      </w:r>
      <w:r w:rsidR="00B618B1">
        <w:t xml:space="preserve"> and </w:t>
      </w:r>
      <w:r w:rsidR="00A32BD7">
        <w:t>tried</w:t>
      </w:r>
      <w:r w:rsidR="00371F78">
        <w:t xml:space="preserve"> to make an association with the tracked user.  </w:t>
      </w:r>
      <w:r w:rsidR="00C56540">
        <w:t xml:space="preserve">Correlation was chosen as a metric for </w:t>
      </w:r>
      <w:r w:rsidR="008A5AD7">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rsidR="0099513F">
        <w:t>due to</w:t>
      </w:r>
      <w:r>
        <w:t xml:space="preserve"> </w:t>
      </w:r>
      <w:r w:rsidR="0099513F">
        <w:t>variations in</w:t>
      </w:r>
      <w:r>
        <w:t xml:space="preserve"> lighting color</w:t>
      </w:r>
      <w:r w:rsidR="00366EC6">
        <w:t xml:space="preserve"> </w:t>
      </w:r>
      <w:r w:rsidR="0099513F">
        <w:t xml:space="preserve">and </w:t>
      </w:r>
      <w:r w:rsidR="00CD5161">
        <w:t>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0D4D11"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 xml:space="preserve">Suppose </w:t>
      </w:r>
      <w:r w:rsidR="00733B86">
        <w:lastRenderedPageBreak/>
        <w:t>the user slowly picks up a large object.  T</w:t>
      </w:r>
      <w:r w:rsidR="00724C1A">
        <w:t xml:space="preserve">he program will receive many </w:t>
      </w:r>
      <w:r w:rsidR="00903499">
        <w:t xml:space="preserve">incremental </w:t>
      </w:r>
      <w:r w:rsidR="00724C1A">
        <w:t xml:space="preserve">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0D4D11">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9125CA">
        <w:t xml:space="preserve">Figure </w:t>
      </w:r>
      <w:r w:rsidR="009125CA">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w:t>
      </w:r>
      <w:r w:rsidR="00624659">
        <w:t>a</w:t>
      </w:r>
      <w:r w:rsidR="001C1618">
        <w:t xml:space="preserve"> room for fifteen seconds</w:t>
      </w:r>
      <w:r w:rsidR="00C56240">
        <w:t>.  The correlation</w:t>
      </w:r>
      <w:r w:rsidR="0099513F">
        <w:t>s</w:t>
      </w:r>
      <w:r w:rsidR="00C56240">
        <w:t xml:space="preserve"> of the user to </w:t>
      </w:r>
      <w:r w:rsidR="0099513F">
        <w:t xml:space="preserve">both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w:t>
      </w:r>
      <w:r w:rsidR="0099513F">
        <w:t>ere</w:t>
      </w:r>
      <w:r w:rsidR="00C56240">
        <w:t xml:space="preserve">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r w:rsidR="00782705">
        <w:t>wa</w:t>
      </w:r>
      <w:r w:rsidR="00C56240">
        <w:t xml:space="preserve">s </w:t>
      </w:r>
      <w:r w:rsidR="00624659">
        <w:t xml:space="preserve">inconsistent, </w:t>
      </w:r>
      <w:r w:rsidR="00C56240">
        <w:t>drop</w:t>
      </w:r>
      <w:r w:rsidR="00624659">
        <w:t>ping</w:t>
      </w:r>
      <w:r w:rsidR="0099513F">
        <w:t xml:space="preserve"> below 0.7 at times</w:t>
      </w:r>
      <w:r w:rsidR="00782705">
        <w:t>.  This wa</w:t>
      </w:r>
      <w:r w:rsidR="00C56240">
        <w:t xml:space="preserve">s due to variation in room lighting and the different body silhouettes that the user exposed to the camera over time.  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m:t>
            </m:r>
            <m:r>
              <m:rPr>
                <m:sty m:val="b"/>
              </m:rPr>
              <w:rPr>
                <w:rFonts w:ascii="Cambria Math" w:hAnsi="Cambria Math"/>
              </w:rPr>
              <m:t>ack</m:t>
            </m:r>
          </m:sub>
        </m:sSub>
      </m:oMath>
      <w:r w:rsidR="00C56240" w:rsidRPr="00C52C5E">
        <w:t xml:space="preserve"> </w:t>
      </w:r>
      <w:r w:rsidR="00C56240">
        <w:t>remain</w:t>
      </w:r>
      <w:r w:rsidR="00782705">
        <w:t>ed</w:t>
      </w:r>
      <w:r w:rsidR="00C56240">
        <w:t xml:space="preserve"> above 0.9 for the entire duration of the test.  Thus, it is concluded that the l</w:t>
      </w:r>
      <w:r w:rsidR="00782705">
        <w:t>ow-pass filter wa</w:t>
      </w:r>
      <w:r w:rsidR="00A543C4">
        <w:t>s helpful in adapting to the changing appearance of the user.</w:t>
      </w:r>
    </w:p>
    <w:p w:rsidR="001C1618" w:rsidRDefault="001C1618" w:rsidP="00C52C5E">
      <w:pPr>
        <w:pStyle w:val="NoSpacing"/>
      </w:pPr>
      <w:r w:rsidRPr="00C52C5E">
        <w:rPr>
          <w:noProof/>
        </w:rPr>
        <w:lastRenderedPageBreak/>
        <w:drawing>
          <wp:inline distT="0" distB="0" distL="0" distR="0" wp14:anchorId="175352DA" wp14:editId="729E24C6">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76" w:name="_Ref324337029"/>
      <w:bookmarkStart w:id="77" w:name="_Toc326694719"/>
      <w:r>
        <w:t xml:space="preserve">Figure </w:t>
      </w:r>
      <w:fldSimple w:instr=" SEQ Figure \* ARABIC ">
        <w:r w:rsidR="009125CA">
          <w:rPr>
            <w:noProof/>
          </w:rPr>
          <w:t>16</w:t>
        </w:r>
      </w:fldSimple>
      <w:bookmarkEnd w:id="76"/>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77"/>
    </w:p>
    <w:p w:rsidR="009B0251" w:rsidRDefault="00A07F11" w:rsidP="00724C1A">
      <w:pPr>
        <w:pStyle w:val="Heading1"/>
      </w:pPr>
      <w:bookmarkStart w:id="78" w:name="_Ref324364407"/>
      <w:bookmarkStart w:id="79" w:name="_Toc326694695"/>
      <w:r>
        <w:lastRenderedPageBreak/>
        <w:t>Planning</w:t>
      </w:r>
      <w:bookmarkEnd w:id="78"/>
      <w:bookmarkEnd w:id="79"/>
    </w:p>
    <w:p w:rsidR="00012E7B" w:rsidRDefault="00A07F11" w:rsidP="00CD27EC">
      <w:pPr>
        <w:spacing w:line="480" w:lineRule="auto"/>
      </w:pPr>
      <w:r>
        <w:tab/>
        <w:t>A major component of this project in</w:t>
      </w:r>
      <w:r w:rsidR="007F5E7A">
        <w:t xml:space="preserve">volved </w:t>
      </w:r>
      <w:r w:rsidR="00624659">
        <w:t xml:space="preserve">the creation of a system to </w:t>
      </w:r>
      <w:r w:rsidR="00012E7B">
        <w:t>perform</w:t>
      </w:r>
      <w:r w:rsidR="00624659">
        <w:t xml:space="preserve">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raditional point-</w:t>
      </w:r>
      <w:r w:rsidR="002B55DA">
        <w:t>to-</w:t>
      </w:r>
      <w:r w:rsidR="00CD5161">
        <w:t xml:space="preserve">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point-</w:t>
      </w:r>
      <w:r w:rsidR="002B55DA">
        <w:t>to-</w:t>
      </w:r>
      <w:r w:rsidR="00CD5161">
        <w:t xml:space="preserve">point planning is not </w:t>
      </w:r>
      <w:r w:rsidR="00624659">
        <w:t>well-</w:t>
      </w:r>
      <w:r w:rsidR="00CD5161">
        <w:t xml:space="preserve">suited for </w:t>
      </w:r>
      <w:r w:rsidR="00C25EB1">
        <w:t xml:space="preserve">following </w:t>
      </w:r>
      <w:r w:rsidR="00CD5161">
        <w:t>dynamic targets.</w:t>
      </w:r>
    </w:p>
    <w:p w:rsidR="00A07F11" w:rsidRDefault="00FD5A7F" w:rsidP="00012E7B">
      <w:pPr>
        <w:spacing w:line="480" w:lineRule="auto"/>
        <w:ind w:firstLine="720"/>
      </w:pPr>
      <w:r>
        <w:t>When tracking</w:t>
      </w:r>
      <w:r w:rsidR="00CD5161">
        <w:t xml:space="preserve"> a person, a </w:t>
      </w:r>
      <w:r w:rsidR="007F5E7A">
        <w:t>traditional point-</w:t>
      </w:r>
      <w:r w:rsidR="002B55DA">
        <w:t>to-</w:t>
      </w:r>
      <w:r w:rsidR="007F5E7A">
        <w:t xml:space="preserve">point planner </w:t>
      </w:r>
      <w:r w:rsidR="004459FA">
        <w:t>would need</w:t>
      </w:r>
      <w:r w:rsidR="00624659">
        <w:t xml:space="preserve"> to create a new plan </w:t>
      </w:r>
      <w:r w:rsidR="00012E7B">
        <w:t>every time that the person moved</w:t>
      </w:r>
      <w:r w:rsidR="00CD5161">
        <w:t xml:space="preserve">.  </w:t>
      </w:r>
      <w:r w:rsidR="00012E7B">
        <w:t>Typically a robot would need to halt every time that a new plan was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r w:rsidR="00012E7B">
        <w:t xml:space="preserve">  </w:t>
      </w:r>
      <w:r w:rsidR="00624659">
        <w:t>To resolve these issues, t</w:t>
      </w:r>
      <w:r w:rsidR="006556D0">
        <w:t xml:space="preserve">his project combined a </w:t>
      </w:r>
      <w:r w:rsidR="002B55DA">
        <w:t>point-to-point</w:t>
      </w:r>
      <w:r w:rsidR="006556D0">
        <w:t xml:space="preserve"> planner with an intelligent rolling-window </w:t>
      </w:r>
      <w:r w:rsidR="00012E7B">
        <w:t>algorithm</w:t>
      </w:r>
      <w:r w:rsidR="006556D0">
        <w:t>.</w:t>
      </w:r>
      <w:r w:rsidR="0073126C">
        <w:t xml:space="preserve">  </w:t>
      </w:r>
      <w:r w:rsidR="0073126C">
        <w:fldChar w:fldCharType="begin"/>
      </w:r>
      <w:r w:rsidR="0073126C">
        <w:instrText xml:space="preserve"> REF _Ref324365250 \h </w:instrText>
      </w:r>
      <w:r w:rsidR="0073126C">
        <w:fldChar w:fldCharType="separate"/>
      </w:r>
      <w:r w:rsidR="009125CA">
        <w:t xml:space="preserve">Figure </w:t>
      </w:r>
      <w:r w:rsidR="009125CA">
        <w:rPr>
          <w:noProof/>
        </w:rPr>
        <w:t>17</w:t>
      </w:r>
      <w:r w:rsidR="0073126C">
        <w:fldChar w:fldCharType="end"/>
      </w:r>
      <w:r w:rsidR="0073126C">
        <w:t xml:space="preserve"> provides an </w:t>
      </w:r>
      <w:r w:rsidR="0099513F">
        <w:t xml:space="preserve">architectural </w:t>
      </w:r>
      <w:r w:rsidR="0073126C">
        <w:t>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37F5A6E2" wp14:editId="660FF5C1">
                <wp:extent cx="3245922" cy="2819400"/>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841600"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739852" y="549180"/>
                            <a:ext cx="1203371"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9680C">
                              <w:pPr>
                                <w:pStyle w:val="NormalWeb"/>
                                <w:spacing w:before="0" w:beforeAutospacing="0" w:after="200" w:afterAutospacing="0" w:line="276" w:lineRule="auto"/>
                                <w:jc w:val="center"/>
                              </w:pPr>
                              <w:r>
                                <w:rPr>
                                  <w:rFonts w:ascii="Georgia" w:eastAsia="Times New Roman" w:hAnsi="Georgia"/>
                                </w:rPr>
                                <w:t>Point-to-Point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0" y="286023"/>
                            <a:ext cx="3209924"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00099"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245404"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EA00A0" w:rsidRDefault="00EA00A0"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739853" y="1625388"/>
                            <a:ext cx="1203370"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00100"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779122"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41538" y="1254665"/>
                            <a:ext cx="0" cy="3707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12839"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flipV="1">
                            <a:off x="1312839" y="901885"/>
                            <a:ext cx="427013" cy="9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55.6pt;height:222pt;mso-position-horizontal-relative:char;mso-position-vertical-relative:line" coordsize="32454,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">
                <v:shape id="_x0000_s1050" type="#_x0000_t75" style="position:absolute;width:32454;height:28194;visibility:visible;mso-wrap-style:square">
                  <v:fill o:detectmouseclick="t"/>
                  <v:path o:connecttype="none"/>
                </v:shape>
                <v:shape id="Text Box 37" o:spid="_x0000_s1051" type="#_x0000_t202" style="position:absolute;left:8416;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EA00A0" w:rsidRDefault="00EA00A0"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7398;top:5491;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EA00A0" w:rsidRDefault="00EA00A0" w:rsidP="0009680C">
                        <w:pPr>
                          <w:pStyle w:val="NormalWeb"/>
                          <w:spacing w:before="0" w:beforeAutospacing="0" w:after="200" w:afterAutospacing="0" w:line="276" w:lineRule="auto"/>
                          <w:jc w:val="center"/>
                        </w:pPr>
                        <w:r>
                          <w:rPr>
                            <w:rFonts w:ascii="Georgia" w:eastAsia="Times New Roman" w:hAnsi="Georgia"/>
                          </w:rPr>
                          <w:t>Point-to-Point planner</w:t>
                        </w:r>
                      </w:p>
                    </w:txbxContent>
                  </v:textbox>
                </v:shape>
                <v:rect id="Rectangle 249" o:spid="_x0000_s1053" style="position:absolute;top:2860;width:32099;height:2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000;top:1146;width:1;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2454;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EA00A0" w:rsidRDefault="00EA00A0"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EA00A0" w:rsidRDefault="00EA00A0"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7398;top:16253;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EA00A0" w:rsidRDefault="00EA00A0"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001;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EA00A0" w:rsidRDefault="00EA00A0"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7791;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415;top:12546;width:0;height:37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128;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128;top:9018;width:427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kOsMAAADcAAAADwAAAGRycy9kb3ducmV2LnhtbERPz2vCMBS+D/Y/hDfYbabtUEY1igyE&#10;jdGNVS/eHs2zrTYvJYlt/e/NYbDjx/d7tZlMJwZyvrWsIJ0lIIgrq1uuFRz2u5c3ED4ga+wsk4Ib&#10;edisHx9WmGs78i8NZahFDGGfo4ImhD6X0lcNGfQz2xNH7mSdwRChq6V2OMZw08ksSRbSYMuxocGe&#10;3huqLuXVKPj6SWV/XiSFu37Ps9ey+izq3VGp56dpuwQRaAr/4j/3h1aQzePaeCYe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4ZDrDAAAA3AAAAA8AAAAAAAAAAAAA&#10;AAAAoQIAAGRycy9kb3ducmV2LnhtbFBLBQYAAAAABAAEAPkAAACRAwAAAAA=&#10;" strokecolor="#4579b8 [3044]">
                  <v:stroke startarrow="open" endarrow="open"/>
                </v:shape>
                <w10:anchorlock/>
              </v:group>
            </w:pict>
          </mc:Fallback>
        </mc:AlternateContent>
      </w:r>
    </w:p>
    <w:p w:rsidR="0009680C" w:rsidRDefault="0009680C" w:rsidP="0009680C">
      <w:pPr>
        <w:pStyle w:val="Caption1"/>
        <w:rPr>
          <w:noProof/>
        </w:rPr>
      </w:pPr>
      <w:bookmarkStart w:id="80" w:name="_Ref324365250"/>
      <w:bookmarkStart w:id="81" w:name="_Toc326694720"/>
      <w:r>
        <w:t xml:space="preserve">Figure </w:t>
      </w:r>
      <w:fldSimple w:instr=" SEQ Figure \* ARABIC ">
        <w:r w:rsidR="009125CA">
          <w:rPr>
            <w:noProof/>
          </w:rPr>
          <w:t>17</w:t>
        </w:r>
      </w:fldSimple>
      <w:bookmarkEnd w:id="80"/>
      <w:r>
        <w:t>: Planning module</w:t>
      </w:r>
      <w:r>
        <w:rPr>
          <w:noProof/>
        </w:rPr>
        <w:t xml:space="preserve"> architecture</w:t>
      </w:r>
      <w:bookmarkEnd w:id="81"/>
    </w:p>
    <w:p w:rsidR="0009680C" w:rsidRDefault="0009680C" w:rsidP="0009680C">
      <w:pPr>
        <w:pStyle w:val="Caption1"/>
      </w:pPr>
    </w:p>
    <w:p w:rsidR="006556D0" w:rsidRDefault="006556D0" w:rsidP="00724C1A">
      <w:pPr>
        <w:pStyle w:val="Heading2"/>
      </w:pPr>
      <w:bookmarkStart w:id="82" w:name="_Toc326694696"/>
      <w:r>
        <w:t>Point-</w:t>
      </w:r>
      <w:r w:rsidR="002B55DA">
        <w:t>to-</w:t>
      </w:r>
      <w:r>
        <w:t>point planner</w:t>
      </w:r>
      <w:bookmarkEnd w:id="82"/>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w:t>
      </w:r>
      <w:r w:rsidR="002B55DA">
        <w:t>point-to-point</w:t>
      </w:r>
      <w:r w:rsidR="0099513F">
        <w:t xml:space="preserve"> planner </w:t>
      </w:r>
      <w:r w:rsidR="006556D0">
        <w:t xml:space="preserve">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by Maxim Likhachev at the University of Pennsylvania in collaboration with Willow Garage</w:t>
      </w:r>
      <w:r w:rsidR="00193048">
        <w:t xml:space="preserve"> </w:t>
      </w:r>
      <w:sdt>
        <w:sdtPr>
          <w:id w:val="-931507777"/>
          <w:citation/>
        </w:sdtPr>
        <w:sdtEndPr/>
        <w:sdtContent>
          <w:r w:rsidR="00193048">
            <w:fldChar w:fldCharType="begin"/>
          </w:r>
          <w:r w:rsidR="00193048">
            <w:instrText xml:space="preserve"> CITATION Lik091 \l 1033 </w:instrText>
          </w:r>
          <w:r w:rsidR="00193048">
            <w:fldChar w:fldCharType="separate"/>
          </w:r>
          <w:r w:rsidR="00F430A9" w:rsidRPr="000072A2">
            <w:rPr>
              <w:noProof/>
            </w:rPr>
            <w:t>[27]</w:t>
          </w:r>
          <w:r w:rsidR="00193048">
            <w:fldChar w:fldCharType="end"/>
          </w:r>
        </w:sdtContent>
      </w:sdt>
      <w:r w:rsidR="00345E51">
        <w:t xml:space="preserve"> </w:t>
      </w:r>
      <w:sdt>
        <w:sdtPr>
          <w:id w:val="34167119"/>
          <w:citation/>
        </w:sdtPr>
        <w:sdtEndPr/>
        <w:sdtContent>
          <w:r w:rsidR="00345E51">
            <w:fldChar w:fldCharType="begin"/>
          </w:r>
          <w:r w:rsidR="00345E51">
            <w:instrText xml:space="preserve"> CITATION Lik09 \l 1033 </w:instrText>
          </w:r>
          <w:r w:rsidR="00345E51">
            <w:fldChar w:fldCharType="separate"/>
          </w:r>
          <w:r w:rsidR="00F430A9" w:rsidRPr="000072A2">
            <w:rPr>
              <w:noProof/>
            </w:rPr>
            <w:t>[35]</w:t>
          </w:r>
          <w:r w:rsidR="00345E51">
            <w:fldChar w:fldCharType="end"/>
          </w:r>
        </w:sdtContent>
      </w:sdt>
      <w:r w:rsidR="006556D0">
        <w:t>.</w:t>
      </w:r>
      <w:r w:rsidR="0073126C">
        <w:t xml:space="preserve">  </w:t>
      </w:r>
    </w:p>
    <w:p w:rsidR="008A3508" w:rsidRDefault="006556D0" w:rsidP="008A3508">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7F72DD">
        <w:t>The third, angular dimension wa</w:t>
      </w:r>
      <w:r w:rsidR="005D6AF6">
        <w:t>s essential for representing Harlie’s full r</w:t>
      </w:r>
      <w:r w:rsidR="007F72DD">
        <w:t>ange of motions because Harlie wa</w:t>
      </w:r>
      <w:r w:rsidR="005D6AF6">
        <w:t xml:space="preserve">s not holonomic.  </w:t>
      </w:r>
      <w:r w:rsidR="007F72DD">
        <w:t>T</w:t>
      </w:r>
      <w:r w:rsidR="005D6AF6">
        <w:t xml:space="preserve">he motions available to Harlie </w:t>
      </w:r>
      <w:r w:rsidR="007F72DD">
        <w:t>were</w:t>
      </w:r>
      <w:r w:rsidR="005D6AF6">
        <w:t xml:space="preserve"> dependent on orientation</w:t>
      </w:r>
      <w:r w:rsidR="007F72DD">
        <w:t>:</w:t>
      </w:r>
      <w:r w:rsidR="005D6AF6">
        <w:t xml:space="preserve"> due to the mechanical constrai</w:t>
      </w:r>
      <w:r w:rsidR="007F72DD">
        <w:t>nts of the wheelchair base, it wa</w:t>
      </w:r>
      <w:r w:rsidR="005D6AF6">
        <w:t>s impossible for Harlie to move sideways.</w:t>
      </w:r>
    </w:p>
    <w:p w:rsidR="00076C9A" w:rsidRDefault="008A3508" w:rsidP="005D6AF6">
      <w:pPr>
        <w:spacing w:line="480" w:lineRule="auto"/>
        <w:ind w:firstLine="720"/>
      </w:pPr>
      <w:r>
        <w:t xml:space="preserve">The SBPL planner discretized the x-y plane with 2.5cm square resolution and discretized angles with resolution of </w:t>
      </w:r>
      <m:oMath>
        <m:r>
          <w:rPr>
            <w:rFonts w:ascii="Cambria Math" w:hAnsi="Cambria Math"/>
          </w:rPr>
          <m:t>π/8</m:t>
        </m:r>
      </m:oMath>
      <w:r>
        <w:t xml:space="preserve"> radians.  </w:t>
      </w:r>
      <w:r w:rsidR="001A1C9F">
        <w:t xml:space="preserve">When constructing paths, </w:t>
      </w:r>
      <w:r w:rsidR="001A1C9F">
        <w:lastRenderedPageBreak/>
        <w:t>the planner select</w:t>
      </w:r>
      <w:r w:rsidR="0069704D">
        <w:t>ed</w:t>
      </w:r>
      <w:r w:rsidR="001A1C9F">
        <w:t xml:space="preserve"> elements from a pre-defined library of motion primitives.  The motion primitives are short path segments that can be combined to make a complete path.  M</w:t>
      </w:r>
      <w:r w:rsidR="006556D0">
        <w:t xml:space="preserve">otion </w:t>
      </w:r>
      <w:r w:rsidR="001A1C9F">
        <w:t xml:space="preserve">primitives </w:t>
      </w:r>
      <w:r w:rsidR="00B056DC">
        <w:t>can</w:t>
      </w:r>
      <w:r w:rsidR="007F72DD">
        <w:t xml:space="preserve"> be</w:t>
      </w:r>
      <w:r w:rsidR="00C240F1">
        <w:t xml:space="preserve"> chosen to correspond</w:t>
      </w:r>
      <w:r w:rsidR="006556D0">
        <w:t xml:space="preserve"> to </w:t>
      </w:r>
      <w:r w:rsidR="00B056DC">
        <w:t>kinematically-</w:t>
      </w:r>
      <w:r w:rsidR="00CB65C8">
        <w:t xml:space="preserve">plausible </w:t>
      </w:r>
      <w:r w:rsidR="006556D0">
        <w:t>motions</w:t>
      </w:r>
      <w:r w:rsidR="00D46031">
        <w:t xml:space="preserve"> of the robot</w:t>
      </w:r>
      <w:r w:rsidR="001A1C9F">
        <w:t xml:space="preserve">, and </w:t>
      </w:r>
      <w:r w:rsidR="001738FF">
        <w:t xml:space="preserve">each motion primitive can </w:t>
      </w:r>
      <w:r w:rsidR="007F72DD">
        <w:t>be assigned a</w:t>
      </w:r>
      <w:r w:rsidR="001738FF">
        <w:t xml:space="preserv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wise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rsidR="00ED68F9">
        <w:fldChar w:fldCharType="begin"/>
      </w:r>
      <w:r w:rsidR="00ED68F9">
        <w:instrText xml:space="preserve"> REF _Ref322950225 \h </w:instrText>
      </w:r>
      <w:r w:rsidR="00ED68F9">
        <w:fldChar w:fldCharType="separate"/>
      </w:r>
      <w:r w:rsidR="009125CA">
        <w:t xml:space="preserve">Figure </w:t>
      </w:r>
      <w:r w:rsidR="009125CA">
        <w:rPr>
          <w:noProof/>
        </w:rPr>
        <w:t>18</w:t>
      </w:r>
      <w:r w:rsidR="00ED68F9">
        <w:fldChar w:fldCharType="end"/>
      </w:r>
      <w:r w:rsidR="004A2AE7">
        <w:t>.</w:t>
      </w:r>
      <w:r w:rsidR="00ED68F9">
        <w:t>)</w:t>
      </w:r>
    </w:p>
    <w:p w:rsidR="00CA09CC" w:rsidRDefault="00CA09CC" w:rsidP="00CA09CC">
      <w:pPr>
        <w:pStyle w:val="NoSpacing"/>
      </w:pPr>
      <w:r>
        <w:rPr>
          <w:noProof/>
        </w:rPr>
        <w:drawing>
          <wp:inline distT="0" distB="0" distL="0" distR="0" wp14:anchorId="0D53DC29" wp14:editId="6531CBB6">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83" w:name="_Ref322950225"/>
      <w:bookmarkStart w:id="84" w:name="_Toc326694721"/>
      <w:r>
        <w:t xml:space="preserve">Figure </w:t>
      </w:r>
      <w:fldSimple w:instr=" SEQ Figure \* ARABIC ">
        <w:r w:rsidR="009125CA">
          <w:rPr>
            <w:noProof/>
          </w:rPr>
          <w:t>18</w:t>
        </w:r>
      </w:fldSimple>
      <w:bookmarkEnd w:id="83"/>
      <w:r>
        <w:t>: Smooth path produced by SBPL planner in presence of obstacles (grid size 1m)</w:t>
      </w:r>
      <w:bookmarkEnd w:id="84"/>
    </w:p>
    <w:p w:rsidR="00076C9A" w:rsidRDefault="00573238" w:rsidP="00CA09CC">
      <w:pPr>
        <w:spacing w:before="240" w:line="480" w:lineRule="auto"/>
        <w:ind w:firstLine="720"/>
      </w:pPr>
      <w:r>
        <w:t>Previous work at C</w:t>
      </w:r>
      <w:r w:rsidR="00B056DC">
        <w:t xml:space="preserve">ase </w:t>
      </w:r>
      <w:r>
        <w:t>W</w:t>
      </w:r>
      <w:r w:rsidR="00B056DC">
        <w:t xml:space="preserve">estern </w:t>
      </w:r>
      <w:r>
        <w:t>R</w:t>
      </w:r>
      <w:r w:rsidR="00B056DC">
        <w:t xml:space="preserve">eserve </w:t>
      </w:r>
      <w:r>
        <w:t>U</w:t>
      </w:r>
      <w:r w:rsidR="00B056DC">
        <w:t>niversity</w:t>
      </w:r>
      <w:r>
        <w:t xml:space="preserve"> involved </w:t>
      </w:r>
      <w:r w:rsidR="00B056DC">
        <w:t>navigation</w:t>
      </w:r>
      <w:r>
        <w:t xml:space="preserve"> using path segments (lines, arcs, </w:t>
      </w:r>
      <w:r w:rsidR="00820A8A">
        <w:t xml:space="preserve">and </w:t>
      </w:r>
      <w:r>
        <w:t>spin-in-place</w:t>
      </w:r>
      <w:r w:rsidR="00820A8A">
        <w:t xml:space="preserve"> segments</w:t>
      </w:r>
      <w:r>
        <w:t>)</w:t>
      </w:r>
      <w:r w:rsidR="00F56A6B">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820A8A">
        <w:t>created</w:t>
      </w:r>
      <w:r w:rsidR="00A33713">
        <w:t xml:space="preserve"> for Harlie including forward and reverse line moves, spin-in-place </w:t>
      </w:r>
      <w:r w:rsidR="00A33713">
        <w:lastRenderedPageBreak/>
        <w:t>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9125CA">
        <w:t xml:space="preserve">Figure </w:t>
      </w:r>
      <w:r w:rsidR="009125CA">
        <w:rPr>
          <w:noProof/>
        </w:rPr>
        <w:t>19</w:t>
      </w:r>
      <w:r w:rsidR="005A7D17">
        <w:fldChar w:fldCharType="end"/>
      </w:r>
      <w:r w:rsidR="005A7D17">
        <w:t xml:space="preserve"> shows </w:t>
      </w:r>
      <w:r w:rsidR="00B056DC">
        <w:t xml:space="preserve">the </w:t>
      </w:r>
      <w:r w:rsidR="005A7D17">
        <w:t>motion primitives</w:t>
      </w:r>
      <w:r w:rsidR="0012239B">
        <w:t xml:space="preserve"> customized for Harlie.</w:t>
      </w:r>
    </w:p>
    <w:p w:rsidR="00B90C22" w:rsidRPr="00967797" w:rsidRDefault="00B90C22" w:rsidP="00B90C22">
      <w:pPr>
        <w:pStyle w:val="NoSpacing"/>
      </w:pPr>
      <w:r>
        <w:rPr>
          <w:noProof/>
        </w:rPr>
        <w:drawing>
          <wp:inline distT="0" distB="0" distL="0" distR="0" wp14:anchorId="4260F583" wp14:editId="1CB767C0">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85" w:name="_Ref322520674"/>
      <w:bookmarkStart w:id="86" w:name="_Toc326694722"/>
      <w:r>
        <w:t xml:space="preserve">Figure </w:t>
      </w:r>
      <w:fldSimple w:instr=" SEQ Figure \* ARABIC ">
        <w:r w:rsidR="009125CA">
          <w:rPr>
            <w:noProof/>
          </w:rPr>
          <w:t>19</w:t>
        </w:r>
      </w:fldSimple>
      <w:bookmarkEnd w:id="85"/>
      <w:r>
        <w:t>: Harlie's motion primitives (spin-in-place moves not shown)</w:t>
      </w:r>
      <w:bookmarkEnd w:id="86"/>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EndPr/>
        <w:sdtContent>
          <w:r>
            <w:fldChar w:fldCharType="begin"/>
          </w:r>
          <w:r>
            <w:instrText xml:space="preserve"> CITATION Mar11 \l 1033 </w:instrText>
          </w:r>
          <w:r>
            <w:fldChar w:fldCharType="separate"/>
          </w:r>
          <w:r w:rsidR="00F430A9" w:rsidRPr="000072A2">
            <w:rPr>
              <w:noProof/>
            </w:rPr>
            <w:t>[36]</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map on top of the static map used for localization.  Observations from Harlie’s LIDAR unit </w:t>
      </w:r>
      <w:r w:rsidR="005F02A1">
        <w:t>were</w:t>
      </w:r>
      <w:r w:rsidR="00BC4BF5">
        <w:t xml:space="preserve"> fed into the costmap and used to mark new obstacles and clear free space.  The costmap </w:t>
      </w:r>
      <w:r w:rsidR="00B056DC">
        <w:t>provided</w:t>
      </w:r>
      <w:r w:rsidR="008A3508">
        <w:t xml:space="preserve"> a flexible framework designed to integrate with</w:t>
      </w:r>
      <w:r w:rsidR="00BC4BF5">
        <w:t xml:space="preserve"> observations from multiple sensors.  </w:t>
      </w:r>
      <w:r w:rsidR="005F02A1">
        <w:t>Eventually, i</w:t>
      </w:r>
      <w:r w:rsidR="00BC4BF5">
        <w:t>t is planned to use the Kinect to detect drivable surfaces and low obstacles such as curbs</w:t>
      </w:r>
      <w:r w:rsidR="008A3508">
        <w:t xml:space="preserve">.  The LIDAR sensor is capable, although </w:t>
      </w:r>
      <w:r w:rsidR="008A3508">
        <w:lastRenderedPageBreak/>
        <w:t>it is restricted to detecting obstacles that fall inside of a single 2-dimensional plane</w:t>
      </w:r>
      <w:r w:rsidR="00BC4BF5">
        <w:t>.</w:t>
      </w:r>
    </w:p>
    <w:p w:rsidR="0073126C" w:rsidRDefault="00F8651A" w:rsidP="00B90C22">
      <w:pPr>
        <w:spacing w:before="240" w:line="480" w:lineRule="auto"/>
        <w:ind w:firstLine="720"/>
      </w:pPr>
      <w:r>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was sufficient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B056DC">
        <w:t>s fast in normal operation:</w:t>
      </w:r>
      <w:r w:rsidR="00F8651A">
        <w:t xml:space="preserve"> a typical runtime for planning several meters in a cl</w:t>
      </w:r>
      <w:r w:rsidR="007E3FE9">
        <w:t>ear setting wa</w:t>
      </w:r>
      <w:r w:rsidR="00F8651A">
        <w:t xml:space="preserve">s </w:t>
      </w:r>
      <w:r w:rsidR="00A17456">
        <w:t>0.</w:t>
      </w:r>
      <w:r w:rsidR="00B056DC">
        <w:t>2</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9125CA">
        <w:t xml:space="preserve">Figure </w:t>
      </w:r>
      <w:r w:rsidR="009125CA">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corrected</w:t>
      </w:r>
      <w:r w:rsidR="00967797">
        <w:t xml:space="preserve"> in order to ensure continuity when multiple paths were spliced together</w:t>
      </w:r>
      <w:r>
        <w:t>.</w:t>
      </w:r>
    </w:p>
    <w:p w:rsidR="0069704D" w:rsidRDefault="0069704D" w:rsidP="00076C9A">
      <w:pPr>
        <w:spacing w:line="480" w:lineRule="auto"/>
      </w:pPr>
    </w:p>
    <w:p w:rsidR="0069704D" w:rsidRDefault="0069704D" w:rsidP="00076C9A">
      <w:pPr>
        <w:spacing w:line="480" w:lineRule="auto"/>
      </w:pPr>
    </w:p>
    <w:p w:rsidR="00573238" w:rsidRDefault="007E7C2A" w:rsidP="00573238">
      <w:pPr>
        <w:pStyle w:val="Heading2"/>
      </w:pPr>
      <w:bookmarkStart w:id="87" w:name="_Toc326694697"/>
      <w:r>
        <w:lastRenderedPageBreak/>
        <w:t>Dynamic P</w:t>
      </w:r>
      <w:r w:rsidR="00573238">
        <w:t>lanning</w:t>
      </w:r>
      <w:bookmarkEnd w:id="87"/>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9125CA">
        <w:t xml:space="preserve">Figure </w:t>
      </w:r>
      <w:r w:rsidR="009125CA">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4313FD54" wp14:editId="70EA4B6A">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A00A0" w:rsidRDefault="00EA00A0"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E6108E">
                              <w:pPr>
                                <w:pStyle w:val="NormalWeb"/>
                                <w:spacing w:before="0" w:beforeAutospacing="0" w:after="200" w:afterAutospacing="0" w:line="276" w:lineRule="auto"/>
                              </w:pPr>
                              <w:r>
                                <w:rPr>
                                  <w:rFonts w:ascii="Georgia" w:eastAsia="Times New Roman" w:hAnsi="Georgia"/>
                                </w:rPr>
                                <w:t>Committed</w:t>
                              </w:r>
                            </w:p>
                            <w:p w:rsidR="00EA00A0" w:rsidRDefault="00EA00A0"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EA00A0" w:rsidRDefault="00EA00A0"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EA00A0" w:rsidRDefault="00EA00A0">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EA00A0" w:rsidRDefault="00EA00A0"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A00A0" w:rsidRDefault="00EA00A0" w:rsidP="00E6108E">
                        <w:pPr>
                          <w:pStyle w:val="NormalWeb"/>
                          <w:spacing w:before="0" w:beforeAutospacing="0" w:after="200" w:afterAutospacing="0" w:line="276" w:lineRule="auto"/>
                        </w:pPr>
                        <w:r>
                          <w:rPr>
                            <w:rFonts w:ascii="Georgia" w:eastAsia="Times New Roman" w:hAnsi="Georgia"/>
                          </w:rPr>
                          <w:t>path</w:t>
                        </w:r>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EA00A0" w:rsidRDefault="00EA00A0" w:rsidP="00E6108E">
                        <w:pPr>
                          <w:pStyle w:val="NormalWeb"/>
                          <w:spacing w:before="0" w:beforeAutospacing="0" w:after="200" w:afterAutospacing="0" w:line="276" w:lineRule="auto"/>
                        </w:pPr>
                        <w:r>
                          <w:rPr>
                            <w:rFonts w:ascii="Georgia" w:eastAsia="Times New Roman" w:hAnsi="Georgia"/>
                          </w:rPr>
                          <w:t>Committed</w:t>
                        </w:r>
                      </w:p>
                      <w:p w:rsidR="00EA00A0" w:rsidRDefault="00EA00A0" w:rsidP="00E6108E">
                        <w:pPr>
                          <w:pStyle w:val="NormalWeb"/>
                          <w:spacing w:before="0" w:beforeAutospacing="0" w:after="200" w:afterAutospacing="0" w:line="276" w:lineRule="auto"/>
                        </w:pPr>
                        <w:r>
                          <w:rPr>
                            <w:rFonts w:ascii="Georgia" w:eastAsia="Times New Roman" w:hAnsi="Georgia"/>
                          </w:rPr>
                          <w:t>path</w:t>
                        </w:r>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EA00A0" w:rsidRDefault="00EA00A0"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EA00A0" w:rsidRDefault="00EA00A0"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EA00A0" w:rsidRDefault="00EA00A0"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EA00A0" w:rsidRDefault="00EA00A0">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EA00A0" w:rsidRDefault="00EA00A0"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EA00A0" w:rsidRDefault="00EA00A0"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EA00A0" w:rsidRDefault="00EA00A0"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88" w:name="_Ref324339031"/>
      <w:bookmarkStart w:id="89" w:name="_Toc326694723"/>
      <w:r>
        <w:t xml:space="preserve">Figure </w:t>
      </w:r>
      <w:fldSimple w:instr=" SEQ Figure \* ARABIC ">
        <w:r w:rsidR="009125CA">
          <w:rPr>
            <w:noProof/>
          </w:rPr>
          <w:t>20</w:t>
        </w:r>
      </w:fldSimple>
      <w:bookmarkEnd w:id="88"/>
      <w:r>
        <w:t>: Illustration of rolling-window approach</w:t>
      </w:r>
      <w:bookmarkEnd w:id="89"/>
    </w:p>
    <w:p w:rsidR="00EB44F7" w:rsidRDefault="001653C3" w:rsidP="00EB44F7">
      <w:pPr>
        <w:spacing w:before="240" w:line="480" w:lineRule="auto"/>
      </w:pPr>
      <w:r>
        <w:lastRenderedPageBreak/>
        <w:tab/>
        <w:t>The committed path</w:t>
      </w:r>
      <w:r w:rsidR="00EB44F7">
        <w:t xml:space="preserve"> represents a</w:t>
      </w:r>
      <w:r>
        <w:t xml:space="preserve"> short-term plan</w:t>
      </w:r>
      <w:r w:rsidR="00EB44F7">
        <w:t xml:space="preserve"> </w:t>
      </w:r>
      <w:r w:rsidR="00F56A6B">
        <w:t xml:space="preserve">that </w:t>
      </w:r>
      <w:r w:rsidR="00EB44F7">
        <w:t>Harlie will execute in the next several seconds.  The committed path is nominally 1m long, just enough to keep the robot moving for 1-2 seconds</w:t>
      </w:r>
      <w:r w:rsidR="00B056DC">
        <w:t>.</w:t>
      </w:r>
      <w:r w:rsidR="00EB44F7">
        <w:t xml:space="preserve"> </w:t>
      </w:r>
      <w:r w:rsidR="00B056DC">
        <w:t xml:space="preserve"> </w:t>
      </w:r>
      <w:r w:rsidR="00EB44F7">
        <w:t>This section of path is referred to as “committed” because</w:t>
      </w:r>
      <w:r w:rsidR="00B056DC">
        <w:t xml:space="preserve"> it is shared with the steering module.  The</w:t>
      </w:r>
      <w:r w:rsidR="00EB44F7">
        <w:t xml:space="preserv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The uncommitted path is held internally by the planner, and</w:t>
      </w:r>
      <w:r w:rsidR="00F56A6B">
        <w:t xml:space="preserve"> it</w:t>
      </w:r>
      <w:r w:rsidR="00EB44F7">
        <w:t xml:space="preserve"> is not shared with the steering module.  This section of path is uncommitted, meaning that it can</w:t>
      </w:r>
      <w:r w:rsidR="009C137C">
        <w:t xml:space="preserve"> be changed without</w:t>
      </w:r>
      <w:r w:rsidR="00527FCE">
        <w:t xml:space="preserve"> </w:t>
      </w:r>
      <w:r w:rsidR="00EB44F7">
        <w:t>penalty</w:t>
      </w:r>
      <w:r w:rsidR="00527FCE">
        <w:t xml:space="preserve"> as long as </w:t>
      </w:r>
      <w:r w:rsidR="0069704D">
        <w:t xml:space="preserve">its </w:t>
      </w:r>
      <w:r w:rsidR="00A02D08">
        <w:t>starting pose is co</w:t>
      </w:r>
      <w:r>
        <w:t>nstrained to</w:t>
      </w:r>
      <w:r w:rsidR="00F56A6B">
        <w:t xml:space="preserve"> match</w:t>
      </w:r>
      <w:r>
        <w:t xml:space="preserve">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w:t>
      </w:r>
      <w:r w:rsidR="00B056DC">
        <w:t>maintain a</w:t>
      </w:r>
      <w:r>
        <w:t xml:space="preserve"> length </w:t>
      </w:r>
      <w:r w:rsidR="00B056DC">
        <w:t xml:space="preserve">of approximately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comes to a halt</w:t>
      </w:r>
      <w:r w:rsidR="00277EFC">
        <w:t xml:space="preserve"> until more uncommitted segments are available</w:t>
      </w:r>
      <w:r w:rsidR="00E2694B">
        <w:t xml:space="preserve"> to commit</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path before it is able to replan to the moving goal, causing the robot to come to an early halt</w:t>
      </w:r>
      <w:r w:rsidR="00967797">
        <w:t>.</w:t>
      </w:r>
      <w:r w:rsidR="00E67522">
        <w:t xml:space="preserve">  A </w:t>
      </w:r>
      <w:r w:rsidR="00674DDF">
        <w:lastRenderedPageBreak/>
        <w:t xml:space="preserve">length of 0.8-1.0m </w:t>
      </w:r>
      <w:r w:rsidR="00E67522">
        <w:t>f</w:t>
      </w:r>
      <w:r w:rsidR="00674DDF">
        <w:t>or</w:t>
      </w:r>
      <w:r w:rsidR="00E67522">
        <w:t xml:space="preserve"> the committed path has been found to produce good results</w:t>
      </w:r>
      <w:r w:rsidR="00E2694B">
        <w:t xml:space="preserve"> in simulation and practice</w:t>
      </w:r>
      <w:r w:rsidR="00E67522">
        <w:t>.</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9125CA">
        <w:t xml:space="preserve">Figure </w:t>
      </w:r>
      <w:r w:rsidR="009125CA">
        <w:rPr>
          <w:noProof/>
        </w:rPr>
        <w:t>21</w:t>
      </w:r>
      <w:r w:rsidR="009348AF">
        <w:fldChar w:fldCharType="end"/>
      </w:r>
      <w:r>
        <w:t xml:space="preserve">.  </w:t>
      </w:r>
      <w:r w:rsidR="00291534">
        <w:t xml:space="preserve">When performing a partial replan, Harlie discards the uncommitted path and </w:t>
      </w:r>
      <w:r w:rsidR="00E2694B">
        <w:t xml:space="preserve">creates a new uncommitted path </w:t>
      </w:r>
      <w:r w:rsidR="00F56A6B">
        <w:t xml:space="preserve">that </w:t>
      </w:r>
      <w:r w:rsidR="00E2694B">
        <w:t>is constrained to start at t</w:t>
      </w:r>
      <w:r w:rsidR="00291534">
        <w:t xml:space="preserve">he end of the committed path.  </w:t>
      </w:r>
      <w:r w:rsidR="005F612B">
        <w:t>The co</w:t>
      </w:r>
      <w:r w:rsidR="00E2694B">
        <w:t>mmitted path is not modified</w:t>
      </w:r>
      <w:r w:rsidR="00527FCE">
        <w:t xml:space="preserve"> and</w:t>
      </w:r>
      <w:r w:rsidR="005F612B">
        <w:t xml:space="preserve"> Harlie </w:t>
      </w:r>
      <w:r w:rsidR="00E2694B">
        <w:t>is able to remain</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w:t>
      </w:r>
      <w:r w:rsidR="00C47151">
        <w:t xml:space="preserve">The steering module is reset.  </w:t>
      </w:r>
      <w:r w:rsidR="00291534">
        <w:t xml:space="preserve">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C361F2">
        <w:t>stop</w:t>
      </w:r>
      <w:r w:rsidR="00291534">
        <w:t>.</w:t>
      </w:r>
      <w:r w:rsidR="005F612B">
        <w:t xml:space="preserve">  </w:t>
      </w:r>
      <w:r w:rsidR="005F612B">
        <w:fldChar w:fldCharType="begin"/>
      </w:r>
      <w:r w:rsidR="005F612B">
        <w:instrText xml:space="preserve"> REF _Ref324360218 \h </w:instrText>
      </w:r>
      <w:r w:rsidR="005F612B">
        <w:fldChar w:fldCharType="separate"/>
      </w:r>
      <w:r w:rsidR="009125CA">
        <w:t xml:space="preserve">Table </w:t>
      </w:r>
      <w:r w:rsidR="009125CA">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675C21C8" wp14:editId="5488F4A9">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Uncommitted</w:t>
                              </w:r>
                            </w:p>
                            <w:p w:rsidR="00EA00A0" w:rsidRDefault="00EA00A0"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Committed</w:t>
                              </w:r>
                            </w:p>
                            <w:p w:rsidR="00EA00A0" w:rsidRDefault="00EA00A0"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EA00A0" w:rsidRDefault="00EA00A0"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EA00A0" w:rsidRDefault="00EA00A0"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Uncommitted</w:t>
                        </w:r>
                      </w:p>
                      <w:p w:rsidR="00EA00A0" w:rsidRDefault="00EA00A0" w:rsidP="00291534">
                        <w:pPr>
                          <w:pStyle w:val="NormalWeb"/>
                          <w:spacing w:before="0" w:beforeAutospacing="0" w:after="200" w:afterAutospacing="0" w:line="276" w:lineRule="auto"/>
                        </w:pPr>
                        <w:r>
                          <w:rPr>
                            <w:rFonts w:ascii="Georgia" w:eastAsia="Times New Roman" w:hAnsi="Georgia"/>
                          </w:rPr>
                          <w:t>path</w:t>
                        </w:r>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Committed</w:t>
                        </w:r>
                      </w:p>
                      <w:p w:rsidR="00EA00A0" w:rsidRDefault="00EA00A0" w:rsidP="00291534">
                        <w:pPr>
                          <w:pStyle w:val="NormalWeb"/>
                          <w:spacing w:before="0" w:beforeAutospacing="0" w:after="200" w:afterAutospacing="0" w:line="276" w:lineRule="auto"/>
                        </w:pPr>
                        <w:r>
                          <w:rPr>
                            <w:rFonts w:ascii="Georgia" w:eastAsia="Times New Roman" w:hAnsi="Georgia"/>
                          </w:rPr>
                          <w:t>path</w:t>
                        </w:r>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EA00A0" w:rsidRDefault="00EA00A0"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EA00A0" w:rsidRDefault="00EA00A0"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A00A0" w:rsidRDefault="00EA00A0"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EA00A0" w:rsidRDefault="00EA00A0"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EA00A0" w:rsidRDefault="00EA00A0">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A00A0" w:rsidRDefault="00EA00A0"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EA00A0" w:rsidRDefault="00EA00A0"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EA00A0" w:rsidRDefault="00EA00A0"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EA00A0" w:rsidRDefault="00EA00A0"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EA00A0" w:rsidRDefault="00EA00A0"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A00A0" w:rsidRDefault="00EA00A0"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EA00A0" w:rsidRDefault="00EA00A0"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EA00A0" w:rsidRDefault="00EA00A0"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EA00A0" w:rsidRDefault="00EA00A0"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EA00A0" w:rsidRDefault="00EA00A0" w:rsidP="00A615D6">
                        <w:pPr>
                          <w:rPr>
                            <w:rFonts w:eastAsia="Times New Roman"/>
                          </w:rPr>
                        </w:pPr>
                      </w:p>
                    </w:txbxContent>
                  </v:textbox>
                </v:roundrect>
                <w10:anchorlock/>
              </v:group>
            </w:pict>
          </mc:Fallback>
        </mc:AlternateContent>
      </w:r>
    </w:p>
    <w:p w:rsidR="00291534" w:rsidRDefault="00291534" w:rsidP="00291534">
      <w:pPr>
        <w:pStyle w:val="Caption1"/>
      </w:pPr>
      <w:bookmarkStart w:id="90" w:name="_Ref324359823"/>
      <w:bookmarkStart w:id="91" w:name="_Toc326694724"/>
      <w:r>
        <w:t xml:space="preserve">Figure </w:t>
      </w:r>
      <w:fldSimple w:instr=" SEQ Figure \* ARABIC ">
        <w:r w:rsidR="009125CA">
          <w:rPr>
            <w:noProof/>
          </w:rPr>
          <w:t>21</w:t>
        </w:r>
      </w:fldSimple>
      <w:bookmarkEnd w:id="90"/>
      <w:r>
        <w:t>: Illustration of partial and full replanning</w:t>
      </w:r>
      <w:bookmarkEnd w:id="91"/>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251ECCAA" wp14:editId="299E645C">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EA00A0" w:rsidRPr="006416BE" w:rsidRDefault="00EA00A0" w:rsidP="005F612B">
                            <w:pPr>
                              <w:pStyle w:val="Caption1"/>
                              <w:rPr>
                                <w:noProof/>
                                <w:sz w:val="24"/>
                              </w:rPr>
                            </w:pPr>
                            <w:bookmarkStart w:id="92" w:name="_Toc325660622"/>
                            <w:bookmarkStart w:id="93" w:name="_Toc326694703"/>
                            <w:bookmarkStart w:id="94" w:name="_Ref324360218"/>
                            <w:r>
                              <w:t xml:space="preserve">Table </w:t>
                            </w:r>
                            <w:fldSimple w:instr=" SEQ Table \* ARABIC ">
                              <w:r w:rsidR="009125CA">
                                <w:rPr>
                                  <w:noProof/>
                                </w:rPr>
                                <w:t>1</w:t>
                              </w:r>
                            </w:fldSimple>
                            <w:bookmarkEnd w:id="94"/>
                            <w:r>
                              <w:t>: Conditions for full and partial replanning</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EA00A0" w:rsidRPr="006416BE" w:rsidRDefault="00EA00A0" w:rsidP="005F612B">
                      <w:pPr>
                        <w:pStyle w:val="Caption1"/>
                        <w:rPr>
                          <w:noProof/>
                          <w:sz w:val="24"/>
                        </w:rPr>
                      </w:pPr>
                      <w:bookmarkStart w:id="95" w:name="_Toc325660622"/>
                      <w:bookmarkStart w:id="96" w:name="_Toc326694703"/>
                      <w:bookmarkStart w:id="97" w:name="_Ref324360218"/>
                      <w:r>
                        <w:t xml:space="preserve">Table </w:t>
                      </w:r>
                      <w:fldSimple w:instr=" SEQ Table \* ARABIC ">
                        <w:r w:rsidR="009125CA">
                          <w:rPr>
                            <w:noProof/>
                          </w:rPr>
                          <w:t>1</w:t>
                        </w:r>
                      </w:fldSimple>
                      <w:bookmarkEnd w:id="97"/>
                      <w:r>
                        <w:t>: Conditions for full and partial replanning</w:t>
                      </w:r>
                      <w:bookmarkEnd w:id="95"/>
                      <w:bookmarkEnd w:id="96"/>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3C7CE5A7" wp14:editId="1E831568">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00A0" w:rsidRPr="0095394F" w:rsidRDefault="00EA00A0" w:rsidP="005F612B">
                            <w:pPr>
                              <w:rPr>
                                <w:u w:val="single"/>
                              </w:rPr>
                            </w:pPr>
                            <w:r w:rsidRPr="0095394F">
                              <w:rPr>
                                <w:u w:val="single"/>
                              </w:rPr>
                              <w:t>Conditions for partial replan</w:t>
                            </w:r>
                          </w:p>
                          <w:p w:rsidR="00EA00A0" w:rsidRDefault="00EA00A0" w:rsidP="005F612B">
                            <w:pPr>
                              <w:pStyle w:val="ListParagraph"/>
                              <w:numPr>
                                <w:ilvl w:val="0"/>
                                <w:numId w:val="2"/>
                              </w:numPr>
                            </w:pPr>
                            <w:r>
                              <w:t>New goal</w:t>
                            </w:r>
                          </w:p>
                          <w:p w:rsidR="00EA00A0" w:rsidRDefault="00EA00A0" w:rsidP="005F612B">
                            <w:pPr>
                              <w:pStyle w:val="ListParagraph"/>
                              <w:numPr>
                                <w:ilvl w:val="0"/>
                                <w:numId w:val="2"/>
                              </w:numPr>
                            </w:pPr>
                            <w:r>
                              <w:t>Obstacle in uncommitted path</w:t>
                            </w:r>
                          </w:p>
                          <w:p w:rsidR="00EA00A0" w:rsidRDefault="00EA00A0" w:rsidP="005F612B">
                            <w:pPr>
                              <w:pStyle w:val="ListParagraph"/>
                            </w:pPr>
                          </w:p>
                          <w:p w:rsidR="00EA00A0" w:rsidRPr="0095394F" w:rsidRDefault="00EA00A0" w:rsidP="005F612B">
                            <w:pPr>
                              <w:rPr>
                                <w:u w:val="single"/>
                              </w:rPr>
                            </w:pPr>
                            <w:r w:rsidRPr="0095394F">
                              <w:rPr>
                                <w:u w:val="single"/>
                              </w:rPr>
                              <w:t>Conditions for full replan</w:t>
                            </w:r>
                          </w:p>
                          <w:p w:rsidR="00EA00A0" w:rsidRDefault="00EA00A0" w:rsidP="005F612B">
                            <w:pPr>
                              <w:pStyle w:val="ListParagraph"/>
                              <w:numPr>
                                <w:ilvl w:val="0"/>
                                <w:numId w:val="1"/>
                              </w:numPr>
                            </w:pPr>
                            <w:r>
                              <w:t>Partial replan fails</w:t>
                            </w:r>
                          </w:p>
                          <w:p w:rsidR="00EA00A0" w:rsidRDefault="00EA00A0" w:rsidP="005F612B">
                            <w:pPr>
                              <w:pStyle w:val="ListParagraph"/>
                              <w:numPr>
                                <w:ilvl w:val="0"/>
                                <w:numId w:val="1"/>
                              </w:numPr>
                            </w:pPr>
                            <w:r>
                              <w:t>Robot currently at rest</w:t>
                            </w:r>
                          </w:p>
                          <w:p w:rsidR="00EA00A0" w:rsidRDefault="00EA00A0" w:rsidP="005F612B">
                            <w:pPr>
                              <w:pStyle w:val="ListParagraph"/>
                              <w:numPr>
                                <w:ilvl w:val="0"/>
                                <w:numId w:val="1"/>
                              </w:numPr>
                            </w:pPr>
                            <w:r>
                              <w:t>Obstacle in committed path</w:t>
                            </w:r>
                          </w:p>
                          <w:p w:rsidR="00EA00A0" w:rsidRDefault="00EA00A0"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EA00A0" w:rsidRPr="0095394F" w:rsidRDefault="00EA00A0" w:rsidP="005F612B">
                      <w:pPr>
                        <w:rPr>
                          <w:u w:val="single"/>
                        </w:rPr>
                      </w:pPr>
                      <w:r w:rsidRPr="0095394F">
                        <w:rPr>
                          <w:u w:val="single"/>
                        </w:rPr>
                        <w:t>Conditions for partial replan</w:t>
                      </w:r>
                    </w:p>
                    <w:p w:rsidR="00EA00A0" w:rsidRDefault="00EA00A0" w:rsidP="005F612B">
                      <w:pPr>
                        <w:pStyle w:val="ListParagraph"/>
                        <w:numPr>
                          <w:ilvl w:val="0"/>
                          <w:numId w:val="2"/>
                        </w:numPr>
                      </w:pPr>
                      <w:r>
                        <w:t>New goal</w:t>
                      </w:r>
                    </w:p>
                    <w:p w:rsidR="00EA00A0" w:rsidRDefault="00EA00A0" w:rsidP="005F612B">
                      <w:pPr>
                        <w:pStyle w:val="ListParagraph"/>
                        <w:numPr>
                          <w:ilvl w:val="0"/>
                          <w:numId w:val="2"/>
                        </w:numPr>
                      </w:pPr>
                      <w:r>
                        <w:t>Obstacle in uncommitted path</w:t>
                      </w:r>
                    </w:p>
                    <w:p w:rsidR="00EA00A0" w:rsidRDefault="00EA00A0" w:rsidP="005F612B">
                      <w:pPr>
                        <w:pStyle w:val="ListParagraph"/>
                      </w:pPr>
                    </w:p>
                    <w:p w:rsidR="00EA00A0" w:rsidRPr="0095394F" w:rsidRDefault="00EA00A0" w:rsidP="005F612B">
                      <w:pPr>
                        <w:rPr>
                          <w:u w:val="single"/>
                        </w:rPr>
                      </w:pPr>
                      <w:r w:rsidRPr="0095394F">
                        <w:rPr>
                          <w:u w:val="single"/>
                        </w:rPr>
                        <w:t>Conditions for full replan</w:t>
                      </w:r>
                    </w:p>
                    <w:p w:rsidR="00EA00A0" w:rsidRDefault="00EA00A0" w:rsidP="005F612B">
                      <w:pPr>
                        <w:pStyle w:val="ListParagraph"/>
                        <w:numPr>
                          <w:ilvl w:val="0"/>
                          <w:numId w:val="1"/>
                        </w:numPr>
                      </w:pPr>
                      <w:r>
                        <w:t>Partial replan fails</w:t>
                      </w:r>
                    </w:p>
                    <w:p w:rsidR="00EA00A0" w:rsidRDefault="00EA00A0" w:rsidP="005F612B">
                      <w:pPr>
                        <w:pStyle w:val="ListParagraph"/>
                        <w:numPr>
                          <w:ilvl w:val="0"/>
                          <w:numId w:val="1"/>
                        </w:numPr>
                      </w:pPr>
                      <w:r>
                        <w:t>Robot currently at rest</w:t>
                      </w:r>
                    </w:p>
                    <w:p w:rsidR="00EA00A0" w:rsidRDefault="00EA00A0" w:rsidP="005F612B">
                      <w:pPr>
                        <w:pStyle w:val="ListParagraph"/>
                        <w:numPr>
                          <w:ilvl w:val="0"/>
                          <w:numId w:val="1"/>
                        </w:numPr>
                      </w:pPr>
                      <w:r>
                        <w:t>Obstacle in committed path</w:t>
                      </w:r>
                    </w:p>
                    <w:p w:rsidR="00EA00A0" w:rsidRDefault="00EA00A0"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w:t>
      </w:r>
      <w:r w:rsidR="0039427E">
        <w:t>person-</w:t>
      </w:r>
      <w:r w:rsidR="00DC6050">
        <w:t>tracking module</w:t>
      </w:r>
      <w:r w:rsidR="00825EC4">
        <w:t xml:space="preserve">, it attempts to </w:t>
      </w:r>
      <w:r>
        <w:t>perform a partial replan</w:t>
      </w:r>
      <w:r w:rsidR="0014190F">
        <w:t xml:space="preserve">.  This is part of normal </w:t>
      </w:r>
      <w:r w:rsidR="00513728">
        <w:t>operation and</w:t>
      </w:r>
      <w:r w:rsidR="0014190F">
        <w:t xml:space="preserve">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9125CA">
        <w:t xml:space="preserve">Figure </w:t>
      </w:r>
      <w:r w:rsidR="009125CA">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halt </w:t>
      </w:r>
      <w:r w:rsidR="00C47151">
        <w:t xml:space="preserve">and create a new plan </w:t>
      </w:r>
      <w:r>
        <w:t>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9125CA">
        <w:t xml:space="preserve">Figure </w:t>
      </w:r>
      <w:r w:rsidR="009125CA">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25D8F32D" wp14:editId="0EF5C843">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A00A0" w:rsidRDefault="00EA00A0"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Committed</w:t>
                              </w:r>
                            </w:p>
                            <w:p w:rsidR="00EA00A0" w:rsidRDefault="00EA00A0"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EA00A0" w:rsidRDefault="00EA00A0"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EA00A0" w:rsidRDefault="00EA00A0"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A00A0" w:rsidRDefault="00EA00A0" w:rsidP="002426E6">
                        <w:pPr>
                          <w:pStyle w:val="NormalWeb"/>
                          <w:spacing w:before="0" w:beforeAutospacing="0" w:after="200" w:afterAutospacing="0" w:line="276" w:lineRule="auto"/>
                        </w:pPr>
                        <w:r>
                          <w:rPr>
                            <w:rFonts w:ascii="Georgia" w:eastAsia="Times New Roman" w:hAnsi="Georgia"/>
                          </w:rPr>
                          <w:t>path</w:t>
                        </w:r>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Committed</w:t>
                        </w:r>
                      </w:p>
                      <w:p w:rsidR="00EA00A0" w:rsidRDefault="00EA00A0" w:rsidP="002426E6">
                        <w:pPr>
                          <w:pStyle w:val="NormalWeb"/>
                          <w:spacing w:before="0" w:beforeAutospacing="0" w:after="200" w:afterAutospacing="0" w:line="276" w:lineRule="auto"/>
                        </w:pPr>
                        <w:r>
                          <w:rPr>
                            <w:rFonts w:ascii="Georgia" w:eastAsia="Times New Roman" w:hAnsi="Georgia"/>
                          </w:rPr>
                          <w:t>path</w:t>
                        </w:r>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EA00A0" w:rsidRDefault="00EA00A0"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w10:anchorlock/>
              </v:group>
            </w:pict>
          </mc:Fallback>
        </mc:AlternateContent>
      </w:r>
    </w:p>
    <w:p w:rsidR="002426E6" w:rsidRDefault="002426E6" w:rsidP="002426E6">
      <w:pPr>
        <w:pStyle w:val="Caption1"/>
      </w:pPr>
      <w:bookmarkStart w:id="98" w:name="_Ref324361944"/>
      <w:bookmarkStart w:id="99" w:name="_Toc326694725"/>
      <w:r>
        <w:t xml:space="preserve">Figure </w:t>
      </w:r>
      <w:fldSimple w:instr=" SEQ Figure \* ARABIC ">
        <w:r w:rsidR="009125CA">
          <w:rPr>
            <w:noProof/>
          </w:rPr>
          <w:t>22</w:t>
        </w:r>
      </w:fldSimple>
      <w:bookmarkEnd w:id="98"/>
      <w:r>
        <w:t xml:space="preserve">: Special condition leading to full replan: target </w:t>
      </w:r>
      <w:r w:rsidR="00D8607F">
        <w:t>moves</w:t>
      </w:r>
      <w:r>
        <w:t xml:space="preserve"> behind the robot</w:t>
      </w:r>
      <w:bookmarkEnd w:id="99"/>
    </w:p>
    <w:p w:rsidR="009B0251" w:rsidRDefault="0095394F" w:rsidP="0095394F">
      <w:pPr>
        <w:pStyle w:val="Heading2"/>
      </w:pPr>
      <w:bookmarkStart w:id="100" w:name="_Toc324334540"/>
      <w:bookmarkStart w:id="101" w:name="_Toc324336828"/>
      <w:bookmarkStart w:id="102" w:name="_Toc324361982"/>
      <w:bookmarkStart w:id="103" w:name="_Toc324362031"/>
      <w:bookmarkStart w:id="104" w:name="_Toc326694698"/>
      <w:bookmarkEnd w:id="100"/>
      <w:bookmarkEnd w:id="101"/>
      <w:bookmarkEnd w:id="102"/>
      <w:bookmarkEnd w:id="103"/>
      <w:r>
        <w:t xml:space="preserve">Goal </w:t>
      </w:r>
      <w:r w:rsidR="00AF3C43">
        <w:t>G</w:t>
      </w:r>
      <w:r>
        <w:t>eneration</w:t>
      </w:r>
      <w:bookmarkEnd w:id="104"/>
    </w:p>
    <w:p w:rsidR="0095394F" w:rsidRDefault="0095394F" w:rsidP="0095394F">
      <w:pPr>
        <w:spacing w:line="480" w:lineRule="auto"/>
      </w:pPr>
      <w:r>
        <w:tab/>
        <w:t xml:space="preserve">For the purpose of person tracking, special consideration </w:t>
      </w:r>
      <w:r w:rsidR="00C47151">
        <w:t>had</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r w:rsidR="009125CA">
        <w:t xml:space="preserve">5.1 </w:t>
      </w:r>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 xml:space="preserve">space </w:t>
      </w:r>
      <w:r w:rsidR="00C47151">
        <w:t>was</w:t>
      </w:r>
      <w:r>
        <w:t xml:space="preserve">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C47151" w:rsidRDefault="0095394F" w:rsidP="00C47151">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9125CA">
        <w:t xml:space="preserve">Figure </w:t>
      </w:r>
      <w:r w:rsidR="009125CA">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C47151">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06106DB0" wp14:editId="3F4CA705">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105" w:name="_Ref322951239"/>
      <w:bookmarkStart w:id="106" w:name="_Toc326694726"/>
      <w:r>
        <w:t xml:space="preserve">Figure </w:t>
      </w:r>
      <w:fldSimple w:instr=" SEQ Figure \* ARABIC ">
        <w:r w:rsidR="009125CA">
          <w:rPr>
            <w:noProof/>
          </w:rPr>
          <w:t>23</w:t>
        </w:r>
      </w:fldSimple>
      <w:bookmarkEnd w:id="105"/>
      <w:r>
        <w:t>: Goal constellation</w:t>
      </w:r>
      <w:r w:rsidR="008C29A6">
        <w:t>,</w:t>
      </w:r>
      <w:r>
        <w:t xml:space="preserve"> </w:t>
      </w:r>
      <w:r w:rsidR="002D4111">
        <w:t xml:space="preserve">true </w:t>
      </w:r>
      <w:r>
        <w:t>goal in green</w:t>
      </w:r>
      <w:r w:rsidR="008C29A6">
        <w:t xml:space="preserve"> (grid resolution 1m)</w:t>
      </w:r>
      <w:bookmarkEnd w:id="106"/>
    </w:p>
    <w:p w:rsidR="0069704D" w:rsidRDefault="0069704D" w:rsidP="000072A2"/>
    <w:p w:rsidR="0069704D" w:rsidRDefault="0069704D" w:rsidP="000072A2"/>
    <w:p w:rsidR="0069704D" w:rsidRDefault="0069704D" w:rsidP="000072A2"/>
    <w:p w:rsidR="004F2187" w:rsidRDefault="004F2187" w:rsidP="004F2187">
      <w:pPr>
        <w:pStyle w:val="Heading2"/>
      </w:pPr>
      <w:bookmarkStart w:id="107" w:name="_Toc326694699"/>
      <w:r>
        <w:lastRenderedPageBreak/>
        <w:t>Benchmarks</w:t>
      </w:r>
      <w:bookmarkEnd w:id="107"/>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First, tests were done in 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9125CA">
        <w:t xml:space="preserve">Figure </w:t>
      </w:r>
      <w:r w:rsidR="009125CA">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lastRenderedPageBreak/>
        <w:drawing>
          <wp:inline distT="0" distB="0" distL="0" distR="0" wp14:anchorId="7AB0397D" wp14:editId="559A65F9">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108" w:name="_Ref325398678"/>
      <w:bookmarkStart w:id="109" w:name="_Toc326694727"/>
      <w:r>
        <w:t xml:space="preserve">Figure </w:t>
      </w:r>
      <w:fldSimple w:instr=" SEQ Figure \* ARABIC ">
        <w:r w:rsidR="009125CA">
          <w:rPr>
            <w:noProof/>
          </w:rPr>
          <w:t>24</w:t>
        </w:r>
      </w:fldSimple>
      <w:bookmarkEnd w:id="108"/>
      <w:r>
        <w:t>: Planning benchmark in obstruction-free setting</w:t>
      </w:r>
      <w:bookmarkEnd w:id="109"/>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9125CA">
        <w:t xml:space="preserve">Figure </w:t>
      </w:r>
      <w:r w:rsidR="009125CA">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w:t>
      </w:r>
      <w:r w:rsidR="00C47151">
        <w:t xml:space="preserve">revised </w:t>
      </w:r>
      <w:r>
        <w:t xml:space="preserve">path such as the one in </w:t>
      </w:r>
      <w:r>
        <w:fldChar w:fldCharType="begin"/>
      </w:r>
      <w:r>
        <w:instrText xml:space="preserve"> REF _Ref325399670 \h </w:instrText>
      </w:r>
      <w:r>
        <w:fldChar w:fldCharType="separate"/>
      </w:r>
      <w:r w:rsidR="009125CA">
        <w:t xml:space="preserve">Figure </w:t>
      </w:r>
      <w:r w:rsidR="009125CA">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9125CA">
        <w:t xml:space="preserve">Figure </w:t>
      </w:r>
      <w:r w:rsidR="009125CA">
        <w:rPr>
          <w:noProof/>
        </w:rPr>
        <w:t>26</w:t>
      </w:r>
      <w:r>
        <w:fldChar w:fldCharType="end"/>
      </w:r>
      <w:r>
        <w:t>.  Most importantly, in no cases did the replan take so long that the committed path ran out</w:t>
      </w:r>
      <w:r w:rsidR="00AD6CB7">
        <w:t>,</w:t>
      </w:r>
      <w:r>
        <w:t xml:space="preserve"> </w:t>
      </w:r>
      <w:r w:rsidR="00AD6CB7">
        <w:t xml:space="preserve">forcing </w:t>
      </w:r>
      <w:r>
        <w:t>Harlie to come to a stop.</w:t>
      </w:r>
    </w:p>
    <w:p w:rsidR="004F2187" w:rsidRDefault="004F2187" w:rsidP="004F2187">
      <w:pPr>
        <w:spacing w:line="480" w:lineRule="auto"/>
      </w:pPr>
      <w:r>
        <w:lastRenderedPageBreak/>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9125CA">
        <w:t xml:space="preserve">Figure </w:t>
      </w:r>
      <w:r w:rsidR="009125CA">
        <w:rPr>
          <w:noProof/>
        </w:rPr>
        <w:t>25</w:t>
      </w:r>
      <w:r>
        <w:fldChar w:fldCharType="end"/>
      </w:r>
      <w:r>
        <w:t>, at first</w:t>
      </w:r>
      <w:r w:rsidR="00C47151">
        <w:t xml:space="preserve"> </w:t>
      </w:r>
      <w:r>
        <w:t xml:space="preserve">Harlie could only </w:t>
      </w:r>
      <w:r w:rsidR="00C47151">
        <w:t>view</w:t>
      </w:r>
      <w:r>
        <w:t xml:space="preserv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drawing>
          <wp:inline distT="0" distB="0" distL="0" distR="0" wp14:anchorId="1F46DB26" wp14:editId="7C520489">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110" w:name="_Ref325399670"/>
      <w:bookmarkStart w:id="111" w:name="_Toc326694728"/>
      <w:r>
        <w:t xml:space="preserve">Figure </w:t>
      </w:r>
      <w:fldSimple w:instr=" SEQ Figure \* ARABIC ">
        <w:r w:rsidR="009125CA">
          <w:rPr>
            <w:noProof/>
          </w:rPr>
          <w:t>25</w:t>
        </w:r>
      </w:fldSimple>
      <w:bookmarkEnd w:id="110"/>
      <w:r w:rsidR="00C47151">
        <w:t xml:space="preserve">: Path taken by Harlie to avoid </w:t>
      </w:r>
      <w:r>
        <w:t>box (grid size 1m.)  Note that only front face of box is visible.</w:t>
      </w:r>
      <w:bookmarkEnd w:id="111"/>
    </w:p>
    <w:p w:rsidR="004F2187" w:rsidRDefault="004F2187" w:rsidP="004F2187">
      <w:pPr>
        <w:pStyle w:val="NoSpacing"/>
      </w:pPr>
      <w:r>
        <w:rPr>
          <w:noProof/>
        </w:rPr>
        <w:lastRenderedPageBreak/>
        <w:drawing>
          <wp:inline distT="0" distB="0" distL="0" distR="0" wp14:anchorId="718503C3" wp14:editId="16EE43C2">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112" w:name="_Ref325399841"/>
      <w:bookmarkStart w:id="113" w:name="_Toc326694729"/>
      <w:r>
        <w:t xml:space="preserve">Figure </w:t>
      </w:r>
      <w:fldSimple w:instr=" SEQ Figure \* ARABIC ">
        <w:r w:rsidR="009125CA">
          <w:rPr>
            <w:noProof/>
          </w:rPr>
          <w:t>26</w:t>
        </w:r>
      </w:fldSimple>
      <w:bookmarkEnd w:id="112"/>
      <w:r>
        <w:t>: Planning benchmark in dynamic replanning scenario</w:t>
      </w:r>
      <w:bookmarkEnd w:id="113"/>
    </w:p>
    <w:p w:rsidR="004F2187" w:rsidRDefault="004F2187" w:rsidP="004F2187">
      <w:pPr>
        <w:spacing w:before="240" w:line="480" w:lineRule="auto"/>
      </w:pPr>
      <w:r>
        <w:tab/>
        <w:t xml:space="preserve">After </w:t>
      </w:r>
      <w:r w:rsidR="00FA67EB">
        <w:t>benchmarking</w:t>
      </w:r>
      <w:r>
        <w:t xml:space="preserve"> the planning module in simulation, trials were carried out </w:t>
      </w:r>
      <w:r w:rsidR="00EB0745">
        <w:t xml:space="preserve">to </w:t>
      </w:r>
      <w:r>
        <w:t xml:space="preserve">test the </w:t>
      </w:r>
      <w:r w:rsidR="001114EC">
        <w:t>entire system</w:t>
      </w:r>
      <w:r>
        <w:t xml:space="preserve">, including the person-tracking module.  These final trials were performed in a lab setting with several </w:t>
      </w:r>
      <w:r w:rsidR="00C47151">
        <w:t>chairs and traffic barrels as obstacles</w:t>
      </w:r>
      <w:r>
        <w:t xml:space="preserve">.  The target person took a circuitous path and was followed by Harlie.  </w:t>
      </w:r>
      <w:r>
        <w:fldChar w:fldCharType="begin"/>
      </w:r>
      <w:r>
        <w:instrText xml:space="preserve"> REF _Ref325555566 \h </w:instrText>
      </w:r>
      <w:r>
        <w:fldChar w:fldCharType="separate"/>
      </w:r>
      <w:r w:rsidR="009125CA">
        <w:t xml:space="preserve">Figure </w:t>
      </w:r>
      <w:r w:rsidR="009125CA">
        <w:rPr>
          <w:noProof/>
        </w:rPr>
        <w:t>27</w:t>
      </w:r>
      <w:r>
        <w:fldChar w:fldCharType="end"/>
      </w:r>
      <w:r>
        <w:t xml:space="preserve"> illustrates the path of the target person in green and the path of Harlie in blue.</w:t>
      </w:r>
      <w:r w:rsidR="00CB4072">
        <w:t xml:space="preserve">  Dots represent position measurements.  Harlie’s position was recorded every 30cm and the person’s position was recorded at those same instants.  Every fifth measurement wa</w:t>
      </w:r>
      <w:r w:rsidR="00477610">
        <w:t>s highlighted and numbered for convenience</w:t>
      </w:r>
      <w:r w:rsidR="00CB4072">
        <w:t xml:space="preserve">.  </w:t>
      </w:r>
      <w:r>
        <w:t>As shown, Harlie was able to fluidly track the target person while avoiding the obstacles.</w:t>
      </w:r>
    </w:p>
    <w:p w:rsidR="004F2187" w:rsidRDefault="004F2187" w:rsidP="004F2187">
      <w:pPr>
        <w:spacing w:before="240" w:line="480" w:lineRule="auto"/>
      </w:pPr>
      <w:r>
        <w:tab/>
        <w:t xml:space="preserve">Notable is the fact that Harlie did not precisely follow the target person’s trajectory.  The target person took a roundabout path, nominally staying 2-3 </w:t>
      </w:r>
      <w:r>
        <w:lastRenderedPageBreak/>
        <w:t xml:space="preserve">meters in front of Harlie.  If Harlie were to follow this trajectory exactly, it would be highly inefficient.  Due to the action of Harlie’s dynamic replanning, Harlie was not confused by the target person’s motion, </w:t>
      </w:r>
      <w:r w:rsidR="00C47151">
        <w:t>but took</w:t>
      </w:r>
      <w:r>
        <w:t xml:space="preserve"> a</w:t>
      </w:r>
      <w:r w:rsidR="00CB4072">
        <w:t xml:space="preserve"> tight </w:t>
      </w:r>
      <w:r>
        <w:t>trajectory to follow the leader.</w:t>
      </w:r>
    </w:p>
    <w:p w:rsidR="000072A2" w:rsidRDefault="00FA67EB" w:rsidP="00FA67EB">
      <w:pPr>
        <w:spacing w:before="240" w:line="480" w:lineRule="auto"/>
        <w:ind w:firstLine="720"/>
      </w:pPr>
      <w:r>
        <w:fldChar w:fldCharType="begin"/>
      </w:r>
      <w:r>
        <w:instrText xml:space="preserve"> REF _Ref325626769 \h </w:instrText>
      </w:r>
      <w:r>
        <w:fldChar w:fldCharType="separate"/>
      </w:r>
      <w:r w:rsidR="009125CA">
        <w:t xml:space="preserve">Figure </w:t>
      </w:r>
      <w:r w:rsidR="009125CA">
        <w:rPr>
          <w:noProof/>
        </w:rPr>
        <w:t>28</w:t>
      </w:r>
      <w:r>
        <w:fldChar w:fldCharType="end"/>
      </w:r>
      <w:r>
        <w:t xml:space="preserve"> illustrates another trial demonstrating Harlie’s person-tracking capabilities.  Once again, Harlie took a short, efficient path when following the target person.  Also notable, at the point marked as “</w:t>
      </w:r>
      <w:r w:rsidR="00CB4072">
        <w:t>5</w:t>
      </w:r>
      <w:r>
        <w:t>,” the person went through a space too narrow for Harlie to follow.  Harlie did not get confused; the planning algorithm allowed the robot to go around the obstacle to meet up with the target person on the other side.</w:t>
      </w:r>
    </w:p>
    <w:p w:rsidR="000072A2" w:rsidRDefault="000072A2" w:rsidP="00FA67EB">
      <w:pPr>
        <w:spacing w:before="240" w:line="480" w:lineRule="auto"/>
        <w:ind w:firstLine="720"/>
      </w:pPr>
    </w:p>
    <w:p w:rsidR="000072A2" w:rsidRDefault="000072A2" w:rsidP="00FA67EB">
      <w:pPr>
        <w:spacing w:before="240" w:line="480" w:lineRule="auto"/>
        <w:ind w:firstLine="720"/>
      </w:pPr>
    </w:p>
    <w:p w:rsidR="001114EC" w:rsidRPr="000E7680" w:rsidRDefault="001114EC" w:rsidP="00957A25">
      <w:pPr>
        <w:spacing w:before="240" w:line="480" w:lineRule="auto"/>
        <w:ind w:firstLine="720"/>
      </w:pPr>
    </w:p>
    <w:p w:rsidR="004F2187" w:rsidRDefault="001114EC" w:rsidP="00BD0AEB">
      <w:pPr>
        <w:pStyle w:val="NoSpacing"/>
      </w:pPr>
      <w:r>
        <w:rPr>
          <w:noProof/>
        </w:rPr>
        <w:lastRenderedPageBreak/>
        <w:drawing>
          <wp:inline distT="0" distB="0" distL="0" distR="0" wp14:anchorId="4DAA1CF4" wp14:editId="12258E51">
            <wp:extent cx="5450972" cy="3096883"/>
            <wp:effectExtent l="0" t="0" r="0" b="8890"/>
            <wp:docPr id="242" name="Picture 242" descr="C:\Users\Bill\Documents\_school\thesis\data\planning\full_trials\2\tri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thesis\data\planning\full_trials\2\trial3.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4883" t="12444" r="21653" b="27602"/>
                    <a:stretch/>
                  </pic:blipFill>
                  <pic:spPr bwMode="auto">
                    <a:xfrm>
                      <a:off x="0" y="0"/>
                      <a:ext cx="5460244" cy="310215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BD0AEB">
      <w:pPr>
        <w:pStyle w:val="Caption1"/>
        <w:spacing w:before="0"/>
      </w:pPr>
      <w:bookmarkStart w:id="114" w:name="_Ref325555566"/>
      <w:bookmarkStart w:id="115" w:name="_Toc326694730"/>
      <w:r>
        <w:t xml:space="preserve">Figure </w:t>
      </w:r>
      <w:fldSimple w:instr=" SEQ Figure \* ARABIC ">
        <w:r w:rsidR="009125CA">
          <w:rPr>
            <w:noProof/>
          </w:rPr>
          <w:t>27</w:t>
        </w:r>
      </w:fldSimple>
      <w:bookmarkEnd w:id="114"/>
      <w:r>
        <w:t xml:space="preserve">: Path taken by Harlie (blue) and </w:t>
      </w:r>
      <w:r w:rsidR="00CB4072">
        <w:t>t</w:t>
      </w:r>
      <w:r>
        <w:t xml:space="preserve">arget person (green).  </w:t>
      </w:r>
      <w:r w:rsidR="00CB4072">
        <w:t>Dots represent position measurements, every 5</w:t>
      </w:r>
      <w:r w:rsidR="00CB4072" w:rsidRPr="000072A2">
        <w:rPr>
          <w:vertAlign w:val="superscript"/>
        </w:rPr>
        <w:t>th</w:t>
      </w:r>
      <w:r w:rsidR="00CB4072">
        <w:t xml:space="preserve"> measurement highlighted.  </w:t>
      </w:r>
      <w:r>
        <w:t>Grid size 1m</w:t>
      </w:r>
      <w:r w:rsidR="00CB4072">
        <w:t>.</w:t>
      </w:r>
      <w:r>
        <w:t xml:space="preserve"> </w:t>
      </w:r>
      <w:r w:rsidR="00CB4072">
        <w:t xml:space="preserve"> R</w:t>
      </w:r>
      <w:r>
        <w:t xml:space="preserve">ed </w:t>
      </w:r>
      <w:r w:rsidR="00CB4072">
        <w:t>and black indicate obstacles.</w:t>
      </w:r>
      <w:bookmarkEnd w:id="115"/>
    </w:p>
    <w:p w:rsidR="004F2187" w:rsidRDefault="001114EC" w:rsidP="00BD0AEB">
      <w:pPr>
        <w:pStyle w:val="NoSpacing"/>
        <w:spacing w:before="240"/>
      </w:pPr>
      <w:r>
        <w:rPr>
          <w:noProof/>
        </w:rPr>
        <w:drawing>
          <wp:inline distT="0" distB="0" distL="0" distR="0" wp14:anchorId="45D16C74" wp14:editId="0E3A6C5E">
            <wp:extent cx="5449045" cy="3571335"/>
            <wp:effectExtent l="0" t="0" r="0" b="0"/>
            <wp:docPr id="245" name="Picture 245" descr="C:\Users\Bill\Documents\_school\thesis\data\planning\full_trials\2\tr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l\Documents\_school\thesis\data\planning\full_trials\2\trial2.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5513" t="3393" r="24556" b="30770"/>
                    <a:stretch/>
                  </pic:blipFill>
                  <pic:spPr bwMode="auto">
                    <a:xfrm>
                      <a:off x="0" y="0"/>
                      <a:ext cx="5450561" cy="3572329"/>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116" w:name="_Ref325626769"/>
      <w:r>
        <w:t xml:space="preserve">Figure </w:t>
      </w:r>
      <w:fldSimple w:instr=" SEQ Figure \* ARABIC ">
        <w:r w:rsidR="009125CA">
          <w:rPr>
            <w:noProof/>
          </w:rPr>
          <w:t>28</w:t>
        </w:r>
      </w:fldSimple>
      <w:bookmarkEnd w:id="116"/>
      <w:r>
        <w:t>:</w:t>
      </w:r>
      <w:r w:rsidRPr="00A70342">
        <w:t xml:space="preserve"> </w:t>
      </w:r>
      <w:r w:rsidR="00CB4072">
        <w:t xml:space="preserve">Additional trial, same parameters as </w:t>
      </w:r>
      <w:r w:rsidR="00CB4072">
        <w:fldChar w:fldCharType="begin"/>
      </w:r>
      <w:r w:rsidR="00CB4072">
        <w:instrText xml:space="preserve"> REF _Ref325626769 \h </w:instrText>
      </w:r>
      <w:r w:rsidR="00CB4072">
        <w:fldChar w:fldCharType="separate"/>
      </w:r>
      <w:r w:rsidR="009125CA">
        <w:t xml:space="preserve">Figure </w:t>
      </w:r>
      <w:r w:rsidR="009125CA">
        <w:rPr>
          <w:noProof/>
        </w:rPr>
        <w:t>28</w:t>
      </w:r>
      <w:r w:rsidR="00CB4072">
        <w:fldChar w:fldCharType="end"/>
      </w:r>
    </w:p>
    <w:p w:rsidR="004F2187" w:rsidRDefault="004F2187" w:rsidP="001F1CF9">
      <w:pPr>
        <w:pStyle w:val="Caption1"/>
      </w:pPr>
    </w:p>
    <w:p w:rsidR="00FC5EC7" w:rsidRDefault="00FC5EC7" w:rsidP="00193048">
      <w:pPr>
        <w:pStyle w:val="Heading1"/>
      </w:pPr>
      <w:bookmarkStart w:id="117" w:name="_Toc326694700"/>
      <w:r>
        <w:lastRenderedPageBreak/>
        <w:t>Conclusions</w:t>
      </w:r>
      <w:bookmarkEnd w:id="117"/>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The system use</w:t>
      </w:r>
      <w:r w:rsidR="0069704D">
        <w:t>d</w:t>
      </w:r>
      <w:r>
        <w:t xml:space="preserve"> a Kalman filter </w:t>
      </w:r>
      <w:r w:rsidR="00C279A1">
        <w:t>to integrate</w:t>
      </w:r>
      <w:r>
        <w:t xml:space="preserve"> the Mi</w:t>
      </w:r>
      <w:r w:rsidR="00FC5EC7">
        <w:t>crosoft Kinect</w:t>
      </w:r>
      <w:r w:rsidR="00A22BA7">
        <w:t>’s person-</w:t>
      </w:r>
      <w:r w:rsidR="00C279A1">
        <w:t>tracking capabilities</w:t>
      </w:r>
      <w:r w:rsidR="006C5526">
        <w:t xml:space="preserve"> </w:t>
      </w:r>
      <w:r w:rsidR="00C279A1">
        <w:t xml:space="preserve">with a face detector and a LIDAR-based leg detector.  </w:t>
      </w:r>
      <w:r w:rsidR="003332D4">
        <w:t xml:space="preserve">The sensor-fusion approach allowed the system to benefit from each detector’s strengths while avoiding their individual weaknesses.  </w:t>
      </w:r>
      <w:r w:rsidR="00C279A1">
        <w:t xml:space="preserve">A dynamic replanning algorithm was developed to allow Harlie to follow a moving target.  The system </w:t>
      </w:r>
      <w:r w:rsidR="00EB0745">
        <w:t xml:space="preserve">worked </w:t>
      </w:r>
      <w:r w:rsidR="00C279A1">
        <w:t xml:space="preserve">well in </w:t>
      </w:r>
      <w:r w:rsidR="00EB0745">
        <w:t xml:space="preserve">tests with fairly complex environments, </w:t>
      </w:r>
      <w:r w:rsidR="009635B1">
        <w:t xml:space="preserve">and </w:t>
      </w:r>
      <w:r w:rsidR="00EB0745">
        <w:t xml:space="preserve">it was </w:t>
      </w:r>
      <w:r w:rsidR="00C279A1">
        <w:t xml:space="preserve">able to </w:t>
      </w:r>
      <w:r w:rsidR="00EB0745">
        <w:t xml:space="preserve">smoothly </w:t>
      </w:r>
      <w:r w:rsidR="00C279A1">
        <w:t>follow a user through a cluttered room.</w:t>
      </w:r>
    </w:p>
    <w:p w:rsidR="0014190F" w:rsidRDefault="0014190F" w:rsidP="0014190F">
      <w:pPr>
        <w:pStyle w:val="Heading2"/>
      </w:pPr>
      <w:bookmarkStart w:id="118" w:name="_Toc326694701"/>
      <w:r>
        <w:t>Summary of Accomplishments</w:t>
      </w:r>
      <w:bookmarkEnd w:id="118"/>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C47151">
        <w:t>data from the</w:t>
      </w:r>
      <w:r w:rsidR="00506D53">
        <w:t xml:space="preserve"> Kinect’s </w:t>
      </w:r>
      <w:r>
        <w:t>to world coordinates</w:t>
      </w:r>
      <w:r w:rsidR="00C47151">
        <w:t>, accounting for the motion of the pan mount</w:t>
      </w:r>
      <w:r>
        <w:t>.</w:t>
      </w:r>
      <w:r w:rsidR="0015008D">
        <w:t xml:space="preserve">  </w:t>
      </w:r>
      <w:r w:rsidR="00A22BA7">
        <w:t xml:space="preserve">The pan mount resulted in a 300% increase in the Kinect’s effective field of view.  </w:t>
      </w:r>
      <w:r w:rsidR="0015008D">
        <w:t xml:space="preserve">Performance data demonstrated that </w:t>
      </w:r>
      <w:r w:rsidR="0063253D">
        <w:t xml:space="preserve">the pan </w:t>
      </w:r>
      <w:r w:rsidR="0063253D">
        <w:lastRenderedPageBreak/>
        <w:t>mount</w:t>
      </w:r>
      <w:r w:rsidR="0015008D">
        <w:t xml:space="preserve"> </w:t>
      </w:r>
      <w:r w:rsidR="00C47151">
        <w:t xml:space="preserve">also </w:t>
      </w:r>
      <w:r w:rsidR="0015008D">
        <w:t>resulted in improvements in the Kinect’s ability to track moving targets.</w:t>
      </w:r>
    </w:p>
    <w:p w:rsidR="000D1839" w:rsidRDefault="000D1839" w:rsidP="00C52C5E">
      <w:pPr>
        <w:spacing w:line="480" w:lineRule="auto"/>
        <w:ind w:firstLine="720"/>
      </w:pPr>
      <w:r>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t>based leg detector</w:t>
      </w:r>
      <w:r w:rsidR="00A22BA7">
        <w:t xml:space="preserve"> node</w:t>
      </w:r>
      <w:r w:rsidR="00FD1BAF">
        <w:t xml:space="preserve">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Address</w:t>
      </w:r>
      <w:r w:rsidR="00A22BA7">
        <w:t xml:space="preserve">ing a major limitation of the Kinect, </w:t>
      </w:r>
      <w:r>
        <w:t xml:space="preserve">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A22BA7">
        <w:t>maintained for the tracked user</w:t>
      </w:r>
      <w:r w:rsidR="0063253D">
        <w:t xml:space="preserve">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Path</w:t>
      </w:r>
      <w:r w:rsidR="0069704D">
        <w:t>-</w:t>
      </w:r>
      <w:r w:rsidR="000B22A3">
        <w:t xml:space="preserve">planning </w:t>
      </w:r>
      <w:r w:rsidR="002B55DA">
        <w:t xml:space="preserve">software </w:t>
      </w:r>
      <w:r w:rsidR="000B22A3">
        <w:t>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as a point</w:t>
      </w:r>
      <w:r w:rsidR="002B55DA">
        <w:t>-to</w:t>
      </w:r>
      <w:r w:rsidR="00B761E8">
        <w:t xml:space="preserve">-point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w:t>
      </w:r>
      <w:r w:rsidR="006A3F52">
        <w:t>avoid</w:t>
      </w:r>
      <w:r>
        <w:t xml:space="preserve"> obstacles without coming to a halt.  Tests and benchmarks show that the dynamic </w:t>
      </w:r>
      <w:r w:rsidR="00B761E8">
        <w:t>re</w:t>
      </w:r>
      <w:r>
        <w:t xml:space="preserve">planning algorithm provides the flexibility and </w:t>
      </w:r>
      <w:r w:rsidR="00B761E8">
        <w:t xml:space="preserve">computational </w:t>
      </w:r>
      <w:r>
        <w:t>speed necessary for person</w:t>
      </w:r>
      <w:r w:rsidR="0069704D">
        <w:t>-</w:t>
      </w:r>
      <w:r>
        <w:t>following.</w:t>
      </w:r>
    </w:p>
    <w:p w:rsidR="00B243E9" w:rsidRDefault="00B243E9" w:rsidP="00C52C5E">
      <w:pPr>
        <w:spacing w:line="480" w:lineRule="auto"/>
        <w:ind w:firstLine="720"/>
      </w:pPr>
      <w:r>
        <w:lastRenderedPageBreak/>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119" w:name="_Toc326694702"/>
      <w:r>
        <w:t>Future Work</w:t>
      </w:r>
      <w:bookmarkEnd w:id="119"/>
    </w:p>
    <w:p w:rsidR="00AE175B" w:rsidRDefault="00AE175B" w:rsidP="00FD152E">
      <w:pPr>
        <w:spacing w:line="480" w:lineRule="auto"/>
        <w:ind w:firstLine="864"/>
      </w:pPr>
      <w:r>
        <w:t xml:space="preserve">The Kinect with </w:t>
      </w:r>
      <w:r w:rsidR="006A3F52">
        <w:t xml:space="preserve">OpenNI and </w:t>
      </w:r>
      <w:r>
        <w:t xml:space="preserve">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w:t>
      </w:r>
      <w:r w:rsidR="006A3F52">
        <w:t>current setup</w:t>
      </w:r>
      <w:r w:rsidR="00921310">
        <w:t xml:space="preserve"> is</w:t>
      </w:r>
      <w:r w:rsidR="006A3F52">
        <w:t xml:space="preserve"> the</w:t>
      </w:r>
      <w:r w:rsidR="00921310">
        <w:t xml:space="preserve"> </w:t>
      </w:r>
      <w:r w:rsidR="006A3F52">
        <w:t xml:space="preserve">Kinect’s </w:t>
      </w:r>
      <w:r w:rsidR="00921310">
        <w:t>susceptibility to bumps and vibrations.  In the future, this could be re</w:t>
      </w:r>
      <w:r w:rsidR="007D07FF">
        <w:t>s</w:t>
      </w:r>
      <w:r w:rsidR="00921310">
        <w:t>olved with a more robust pan platform to give smoother motion and a vibration-damping mount to isolate the Kinect from the worst bumps.</w:t>
      </w:r>
    </w:p>
    <w:p w:rsidR="00074BA0" w:rsidRDefault="00074BA0" w:rsidP="00FD152E">
      <w:pPr>
        <w:spacing w:line="480" w:lineRule="auto"/>
        <w:ind w:firstLine="864"/>
      </w:pPr>
      <w:r>
        <w:t xml:space="preserve">The current system relies on a LIDAR sensor for obstacle detection.  The LIDAR sensor is highly capable, although it is inherently restricted to detecting obstacles that fall </w:t>
      </w:r>
      <w:r w:rsidR="002A5FF6">
        <w:t>within</w:t>
      </w:r>
      <w:r>
        <w:t xml:space="preserve"> a single 2-dimensionsal plane.  Eventually, it is planned to use the Kinect’s depth data to detect drivable surfaces and low obstacles such as curbs.</w:t>
      </w:r>
    </w:p>
    <w:p w:rsidR="001F1CF9" w:rsidRDefault="00921310" w:rsidP="00FD152E">
      <w:pPr>
        <w:spacing w:line="480" w:lineRule="auto"/>
        <w:ind w:firstLine="864"/>
      </w:pPr>
      <w:r>
        <w:t>T</w:t>
      </w:r>
      <w:r w:rsidR="001F1CF9">
        <w:t xml:space="preserve">he developed path planning algorithm performs well over medium to long distances, </w:t>
      </w:r>
      <w:r w:rsidR="004245B2">
        <w:t>although</w:t>
      </w:r>
      <w:r>
        <w:t xml:space="preserve"> Harlie </w:t>
      </w:r>
      <w:r w:rsidR="001F1CF9">
        <w:t xml:space="preserve">shows some weakness when </w:t>
      </w:r>
      <w:r w:rsidR="004245B2">
        <w:t>following</w:t>
      </w:r>
      <w:r w:rsidR="001F1CF9">
        <w:t xml:space="preserve">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w:t>
      </w:r>
      <w:r w:rsidR="00FD152E">
        <w:lastRenderedPageBreak/>
        <w:t>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9125CA">
        <w:t xml:space="preserve">Figure </w:t>
      </w:r>
      <w:r w:rsidR="009125CA">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F430A9" w:rsidRDefault="00C17AD4" w:rsidP="004D3EFF">
      <w:pPr>
        <w:rPr>
          <w:rFonts w:asciiTheme="minorHAnsi" w:hAnsiTheme="minorHAnsi"/>
          <w:noProof/>
          <w:sz w:val="22"/>
        </w:rPr>
      </w:pPr>
      <w:r>
        <w:fldChar w:fldCharType="begin"/>
      </w:r>
      <w:r>
        <w:instrText xml:space="preserve"> BIBLIOGRAPHY  \l 1033 </w:instrText>
      </w:r>
      <w:r>
        <w:fldChar w:fldCharType="separate"/>
      </w:r>
    </w:p>
    <w:tbl>
      <w:tblPr>
        <w:tblW w:w="5083" w:type="pct"/>
        <w:tblCellSpacing w:w="15" w:type="dxa"/>
        <w:tblCellMar>
          <w:top w:w="15" w:type="dxa"/>
          <w:left w:w="15" w:type="dxa"/>
          <w:bottom w:w="15" w:type="dxa"/>
          <w:right w:w="15" w:type="dxa"/>
        </w:tblCellMar>
        <w:tblLook w:val="04A0" w:firstRow="1" w:lastRow="0" w:firstColumn="1" w:lastColumn="0" w:noHBand="0" w:noVBand="1"/>
      </w:tblPr>
      <w:tblGrid>
        <w:gridCol w:w="556"/>
        <w:gridCol w:w="8319"/>
      </w:tblGrid>
      <w:tr w:rsidR="00F430A9" w:rsidTr="000072A2">
        <w:trPr>
          <w:tblCellSpacing w:w="15" w:type="dxa"/>
        </w:trPr>
        <w:tc>
          <w:tcPr>
            <w:tcW w:w="355" w:type="pct"/>
            <w:hideMark/>
          </w:tcPr>
          <w:p w:rsidR="00F430A9" w:rsidRDefault="00F430A9">
            <w:pPr>
              <w:pStyle w:val="Bibliography"/>
              <w:rPr>
                <w:noProof/>
              </w:rPr>
            </w:pPr>
            <w:r>
              <w:rPr>
                <w:noProof/>
              </w:rPr>
              <w:t xml:space="preserve">[1] </w:t>
            </w:r>
          </w:p>
        </w:tc>
        <w:tc>
          <w:tcPr>
            <w:tcW w:w="0" w:type="auto"/>
            <w:hideMark/>
          </w:tcPr>
          <w:p w:rsidR="00F430A9" w:rsidRDefault="00F430A9">
            <w:pPr>
              <w:pStyle w:val="Bibliography"/>
              <w:rPr>
                <w:noProof/>
              </w:rPr>
            </w:pPr>
            <w:r>
              <w:rPr>
                <w:noProof/>
              </w:rPr>
              <w:t xml:space="preserve">C. Rockey, </w:t>
            </w:r>
            <w:r>
              <w:rPr>
                <w:i/>
                <w:iCs/>
                <w:noProof/>
              </w:rPr>
              <w:t xml:space="preserve">Low-Cost Sensor Package for Smart Wheelchair Obstacle Avoidance, </w:t>
            </w:r>
            <w:r>
              <w:rPr>
                <w:noProof/>
              </w:rPr>
              <w:t xml:space="preserve">Case Western Reserve University, EECS dept., 2012. </w:t>
            </w:r>
          </w:p>
        </w:tc>
      </w:tr>
      <w:tr w:rsidR="00F430A9" w:rsidTr="000072A2">
        <w:trPr>
          <w:tblCellSpacing w:w="15" w:type="dxa"/>
        </w:trPr>
        <w:tc>
          <w:tcPr>
            <w:tcW w:w="355" w:type="pct"/>
            <w:hideMark/>
          </w:tcPr>
          <w:p w:rsidR="00F430A9" w:rsidRDefault="00F430A9">
            <w:pPr>
              <w:pStyle w:val="Bibliography"/>
              <w:rPr>
                <w:noProof/>
              </w:rPr>
            </w:pPr>
            <w:r>
              <w:rPr>
                <w:noProof/>
              </w:rPr>
              <w:t xml:space="preserve">[2] </w:t>
            </w:r>
          </w:p>
        </w:tc>
        <w:tc>
          <w:tcPr>
            <w:tcW w:w="0" w:type="auto"/>
            <w:hideMark/>
          </w:tcPr>
          <w:p w:rsidR="00F430A9" w:rsidRDefault="00F430A9">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F430A9" w:rsidTr="000072A2">
        <w:trPr>
          <w:tblCellSpacing w:w="15" w:type="dxa"/>
        </w:trPr>
        <w:tc>
          <w:tcPr>
            <w:tcW w:w="355" w:type="pct"/>
            <w:hideMark/>
          </w:tcPr>
          <w:p w:rsidR="00F430A9" w:rsidRDefault="00F430A9">
            <w:pPr>
              <w:pStyle w:val="Bibliography"/>
              <w:rPr>
                <w:noProof/>
              </w:rPr>
            </w:pPr>
            <w:r>
              <w:rPr>
                <w:noProof/>
              </w:rPr>
              <w:t xml:space="preserve">[3] </w:t>
            </w:r>
          </w:p>
        </w:tc>
        <w:tc>
          <w:tcPr>
            <w:tcW w:w="0" w:type="auto"/>
            <w:hideMark/>
          </w:tcPr>
          <w:p w:rsidR="00F430A9" w:rsidRDefault="00F430A9">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F430A9" w:rsidTr="000072A2">
        <w:trPr>
          <w:tblCellSpacing w:w="15" w:type="dxa"/>
        </w:trPr>
        <w:tc>
          <w:tcPr>
            <w:tcW w:w="355" w:type="pct"/>
            <w:hideMark/>
          </w:tcPr>
          <w:p w:rsidR="00F430A9" w:rsidRDefault="00F430A9">
            <w:pPr>
              <w:pStyle w:val="Bibliography"/>
              <w:rPr>
                <w:noProof/>
              </w:rPr>
            </w:pPr>
            <w:r>
              <w:rPr>
                <w:noProof/>
              </w:rPr>
              <w:t xml:space="preserve">[4] </w:t>
            </w:r>
          </w:p>
        </w:tc>
        <w:tc>
          <w:tcPr>
            <w:tcW w:w="0" w:type="auto"/>
            <w:hideMark/>
          </w:tcPr>
          <w:p w:rsidR="00F430A9" w:rsidRDefault="00F430A9">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F430A9" w:rsidTr="000072A2">
        <w:trPr>
          <w:tblCellSpacing w:w="15" w:type="dxa"/>
        </w:trPr>
        <w:tc>
          <w:tcPr>
            <w:tcW w:w="355" w:type="pct"/>
            <w:hideMark/>
          </w:tcPr>
          <w:p w:rsidR="00F430A9" w:rsidRDefault="00F430A9">
            <w:pPr>
              <w:pStyle w:val="Bibliography"/>
              <w:rPr>
                <w:noProof/>
              </w:rPr>
            </w:pPr>
            <w:r>
              <w:rPr>
                <w:noProof/>
              </w:rPr>
              <w:t xml:space="preserve">[5] </w:t>
            </w:r>
          </w:p>
        </w:tc>
        <w:tc>
          <w:tcPr>
            <w:tcW w:w="0" w:type="auto"/>
            <w:hideMark/>
          </w:tcPr>
          <w:p w:rsidR="00F430A9" w:rsidRDefault="00F430A9">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F430A9" w:rsidTr="000072A2">
        <w:trPr>
          <w:tblCellSpacing w:w="15" w:type="dxa"/>
        </w:trPr>
        <w:tc>
          <w:tcPr>
            <w:tcW w:w="355" w:type="pct"/>
            <w:hideMark/>
          </w:tcPr>
          <w:p w:rsidR="00F430A9" w:rsidRDefault="00F430A9">
            <w:pPr>
              <w:pStyle w:val="Bibliography"/>
              <w:rPr>
                <w:noProof/>
              </w:rPr>
            </w:pPr>
            <w:r>
              <w:rPr>
                <w:noProof/>
              </w:rPr>
              <w:t xml:space="preserve">[6] </w:t>
            </w:r>
          </w:p>
        </w:tc>
        <w:tc>
          <w:tcPr>
            <w:tcW w:w="0" w:type="auto"/>
            <w:hideMark/>
          </w:tcPr>
          <w:p w:rsidR="00F430A9" w:rsidRDefault="00F430A9">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F430A9" w:rsidTr="000072A2">
        <w:trPr>
          <w:tblCellSpacing w:w="15" w:type="dxa"/>
        </w:trPr>
        <w:tc>
          <w:tcPr>
            <w:tcW w:w="355" w:type="pct"/>
            <w:hideMark/>
          </w:tcPr>
          <w:p w:rsidR="00F430A9" w:rsidRDefault="00F430A9">
            <w:pPr>
              <w:pStyle w:val="Bibliography"/>
              <w:rPr>
                <w:noProof/>
              </w:rPr>
            </w:pPr>
            <w:r>
              <w:rPr>
                <w:noProof/>
              </w:rPr>
              <w:t xml:space="preserve">[7] </w:t>
            </w:r>
          </w:p>
        </w:tc>
        <w:tc>
          <w:tcPr>
            <w:tcW w:w="0" w:type="auto"/>
            <w:hideMark/>
          </w:tcPr>
          <w:p w:rsidR="00F430A9" w:rsidRDefault="00F430A9">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F430A9" w:rsidTr="000072A2">
        <w:trPr>
          <w:tblCellSpacing w:w="15" w:type="dxa"/>
        </w:trPr>
        <w:tc>
          <w:tcPr>
            <w:tcW w:w="355" w:type="pct"/>
            <w:hideMark/>
          </w:tcPr>
          <w:p w:rsidR="00F430A9" w:rsidRDefault="00F430A9">
            <w:pPr>
              <w:pStyle w:val="Bibliography"/>
              <w:rPr>
                <w:noProof/>
              </w:rPr>
            </w:pPr>
            <w:r>
              <w:rPr>
                <w:noProof/>
              </w:rPr>
              <w:t xml:space="preserve">[8] </w:t>
            </w:r>
          </w:p>
        </w:tc>
        <w:tc>
          <w:tcPr>
            <w:tcW w:w="0" w:type="auto"/>
            <w:hideMark/>
          </w:tcPr>
          <w:p w:rsidR="00F430A9" w:rsidRDefault="00F430A9">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F430A9" w:rsidTr="000072A2">
        <w:trPr>
          <w:tblCellSpacing w:w="15" w:type="dxa"/>
        </w:trPr>
        <w:tc>
          <w:tcPr>
            <w:tcW w:w="355" w:type="pct"/>
            <w:hideMark/>
          </w:tcPr>
          <w:p w:rsidR="00F430A9" w:rsidRDefault="00F430A9">
            <w:pPr>
              <w:pStyle w:val="Bibliography"/>
              <w:rPr>
                <w:noProof/>
              </w:rPr>
            </w:pPr>
            <w:r>
              <w:rPr>
                <w:noProof/>
              </w:rPr>
              <w:t xml:space="preserve">[9] </w:t>
            </w:r>
          </w:p>
        </w:tc>
        <w:tc>
          <w:tcPr>
            <w:tcW w:w="0" w:type="auto"/>
            <w:hideMark/>
          </w:tcPr>
          <w:p w:rsidR="00F430A9" w:rsidRDefault="00F430A9">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F430A9" w:rsidTr="000072A2">
        <w:trPr>
          <w:tblCellSpacing w:w="15" w:type="dxa"/>
        </w:trPr>
        <w:tc>
          <w:tcPr>
            <w:tcW w:w="355" w:type="pct"/>
            <w:hideMark/>
          </w:tcPr>
          <w:p w:rsidR="00F430A9" w:rsidRDefault="00F430A9">
            <w:pPr>
              <w:pStyle w:val="Bibliography"/>
              <w:rPr>
                <w:noProof/>
              </w:rPr>
            </w:pPr>
            <w:r>
              <w:rPr>
                <w:noProof/>
              </w:rPr>
              <w:t xml:space="preserve">[10] </w:t>
            </w:r>
          </w:p>
        </w:tc>
        <w:tc>
          <w:tcPr>
            <w:tcW w:w="0" w:type="auto"/>
            <w:hideMark/>
          </w:tcPr>
          <w:p w:rsidR="00F430A9" w:rsidRDefault="00F430A9">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w:t>
            </w:r>
            <w:r>
              <w:rPr>
                <w:i/>
                <w:iCs/>
                <w:noProof/>
              </w:rPr>
              <w:lastRenderedPageBreak/>
              <w:t xml:space="preserve">System Sciences, </w:t>
            </w:r>
            <w:r>
              <w:rPr>
                <w:noProof/>
              </w:rPr>
              <w:t xml:space="preserve">vol. 55, p. 119.139, 1997. </w:t>
            </w:r>
          </w:p>
        </w:tc>
      </w:tr>
      <w:tr w:rsidR="00F430A9" w:rsidTr="000072A2">
        <w:trPr>
          <w:tblCellSpacing w:w="15" w:type="dxa"/>
        </w:trPr>
        <w:tc>
          <w:tcPr>
            <w:tcW w:w="355" w:type="pct"/>
            <w:hideMark/>
          </w:tcPr>
          <w:p w:rsidR="00F430A9" w:rsidRDefault="00F430A9">
            <w:pPr>
              <w:pStyle w:val="Bibliography"/>
              <w:rPr>
                <w:noProof/>
              </w:rPr>
            </w:pPr>
            <w:r>
              <w:rPr>
                <w:noProof/>
              </w:rPr>
              <w:lastRenderedPageBreak/>
              <w:t xml:space="preserve">[11] </w:t>
            </w:r>
          </w:p>
        </w:tc>
        <w:tc>
          <w:tcPr>
            <w:tcW w:w="0" w:type="auto"/>
            <w:hideMark/>
          </w:tcPr>
          <w:p w:rsidR="00F430A9" w:rsidRDefault="00F430A9">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F430A9" w:rsidTr="000072A2">
        <w:trPr>
          <w:tblCellSpacing w:w="15" w:type="dxa"/>
        </w:trPr>
        <w:tc>
          <w:tcPr>
            <w:tcW w:w="355" w:type="pct"/>
            <w:hideMark/>
          </w:tcPr>
          <w:p w:rsidR="00F430A9" w:rsidRDefault="00F430A9">
            <w:pPr>
              <w:pStyle w:val="Bibliography"/>
              <w:rPr>
                <w:noProof/>
              </w:rPr>
            </w:pPr>
            <w:r>
              <w:rPr>
                <w:noProof/>
              </w:rPr>
              <w:t xml:space="preserve">[12] </w:t>
            </w:r>
          </w:p>
        </w:tc>
        <w:tc>
          <w:tcPr>
            <w:tcW w:w="0" w:type="auto"/>
            <w:hideMark/>
          </w:tcPr>
          <w:p w:rsidR="00F430A9" w:rsidRDefault="00F430A9">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F430A9" w:rsidTr="000072A2">
        <w:trPr>
          <w:tblCellSpacing w:w="15" w:type="dxa"/>
        </w:trPr>
        <w:tc>
          <w:tcPr>
            <w:tcW w:w="355" w:type="pct"/>
            <w:hideMark/>
          </w:tcPr>
          <w:p w:rsidR="00F430A9" w:rsidRDefault="00F430A9">
            <w:pPr>
              <w:pStyle w:val="Bibliography"/>
              <w:rPr>
                <w:noProof/>
              </w:rPr>
            </w:pPr>
            <w:r>
              <w:rPr>
                <w:noProof/>
              </w:rPr>
              <w:t xml:space="preserve">[13] </w:t>
            </w:r>
          </w:p>
        </w:tc>
        <w:tc>
          <w:tcPr>
            <w:tcW w:w="0" w:type="auto"/>
            <w:hideMark/>
          </w:tcPr>
          <w:p w:rsidR="00F430A9" w:rsidRDefault="00F430A9">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F430A9" w:rsidTr="000072A2">
        <w:trPr>
          <w:tblCellSpacing w:w="15" w:type="dxa"/>
        </w:trPr>
        <w:tc>
          <w:tcPr>
            <w:tcW w:w="355" w:type="pct"/>
            <w:hideMark/>
          </w:tcPr>
          <w:p w:rsidR="00F430A9" w:rsidRDefault="00F430A9">
            <w:pPr>
              <w:pStyle w:val="Bibliography"/>
              <w:rPr>
                <w:noProof/>
              </w:rPr>
            </w:pPr>
            <w:r>
              <w:rPr>
                <w:noProof/>
              </w:rPr>
              <w:t xml:space="preserve">[14] </w:t>
            </w:r>
          </w:p>
        </w:tc>
        <w:tc>
          <w:tcPr>
            <w:tcW w:w="0" w:type="auto"/>
            <w:hideMark/>
          </w:tcPr>
          <w:p w:rsidR="00F430A9" w:rsidRDefault="00F430A9">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F430A9" w:rsidTr="000072A2">
        <w:trPr>
          <w:tblCellSpacing w:w="15" w:type="dxa"/>
        </w:trPr>
        <w:tc>
          <w:tcPr>
            <w:tcW w:w="355" w:type="pct"/>
            <w:hideMark/>
          </w:tcPr>
          <w:p w:rsidR="00F430A9" w:rsidRDefault="00F430A9">
            <w:pPr>
              <w:pStyle w:val="Bibliography"/>
              <w:rPr>
                <w:noProof/>
              </w:rPr>
            </w:pPr>
            <w:r>
              <w:rPr>
                <w:noProof/>
              </w:rPr>
              <w:t xml:space="preserve">[15] </w:t>
            </w:r>
          </w:p>
        </w:tc>
        <w:tc>
          <w:tcPr>
            <w:tcW w:w="0" w:type="auto"/>
            <w:hideMark/>
          </w:tcPr>
          <w:p w:rsidR="00F430A9" w:rsidRDefault="00F430A9">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F430A9" w:rsidTr="000072A2">
        <w:trPr>
          <w:tblCellSpacing w:w="15" w:type="dxa"/>
        </w:trPr>
        <w:tc>
          <w:tcPr>
            <w:tcW w:w="355" w:type="pct"/>
            <w:hideMark/>
          </w:tcPr>
          <w:p w:rsidR="00F430A9" w:rsidRDefault="00F430A9">
            <w:pPr>
              <w:pStyle w:val="Bibliography"/>
              <w:rPr>
                <w:noProof/>
              </w:rPr>
            </w:pPr>
            <w:r>
              <w:rPr>
                <w:noProof/>
              </w:rPr>
              <w:t xml:space="preserve">[16] </w:t>
            </w:r>
          </w:p>
        </w:tc>
        <w:tc>
          <w:tcPr>
            <w:tcW w:w="0" w:type="auto"/>
            <w:hideMark/>
          </w:tcPr>
          <w:p w:rsidR="00F430A9" w:rsidRDefault="00F430A9">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F430A9" w:rsidTr="000072A2">
        <w:trPr>
          <w:tblCellSpacing w:w="15" w:type="dxa"/>
        </w:trPr>
        <w:tc>
          <w:tcPr>
            <w:tcW w:w="355" w:type="pct"/>
            <w:hideMark/>
          </w:tcPr>
          <w:p w:rsidR="00F430A9" w:rsidRDefault="00F430A9">
            <w:pPr>
              <w:pStyle w:val="Bibliography"/>
              <w:rPr>
                <w:noProof/>
              </w:rPr>
            </w:pPr>
            <w:r>
              <w:rPr>
                <w:noProof/>
              </w:rPr>
              <w:t xml:space="preserve">[17] </w:t>
            </w:r>
          </w:p>
        </w:tc>
        <w:tc>
          <w:tcPr>
            <w:tcW w:w="0" w:type="auto"/>
            <w:hideMark/>
          </w:tcPr>
          <w:p w:rsidR="00F430A9" w:rsidRDefault="00F430A9">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F430A9" w:rsidTr="000072A2">
        <w:trPr>
          <w:tblCellSpacing w:w="15" w:type="dxa"/>
        </w:trPr>
        <w:tc>
          <w:tcPr>
            <w:tcW w:w="355" w:type="pct"/>
            <w:hideMark/>
          </w:tcPr>
          <w:p w:rsidR="00F430A9" w:rsidRDefault="00F430A9">
            <w:pPr>
              <w:pStyle w:val="Bibliography"/>
              <w:rPr>
                <w:noProof/>
              </w:rPr>
            </w:pPr>
            <w:r>
              <w:rPr>
                <w:noProof/>
              </w:rPr>
              <w:t xml:space="preserve">[18] </w:t>
            </w:r>
          </w:p>
        </w:tc>
        <w:tc>
          <w:tcPr>
            <w:tcW w:w="0" w:type="auto"/>
            <w:hideMark/>
          </w:tcPr>
          <w:p w:rsidR="00F430A9" w:rsidRDefault="00F430A9">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F430A9" w:rsidTr="000072A2">
        <w:trPr>
          <w:tblCellSpacing w:w="15" w:type="dxa"/>
        </w:trPr>
        <w:tc>
          <w:tcPr>
            <w:tcW w:w="355" w:type="pct"/>
            <w:hideMark/>
          </w:tcPr>
          <w:p w:rsidR="00F430A9" w:rsidRDefault="00F430A9">
            <w:pPr>
              <w:pStyle w:val="Bibliography"/>
              <w:rPr>
                <w:noProof/>
              </w:rPr>
            </w:pPr>
            <w:r>
              <w:rPr>
                <w:noProof/>
              </w:rPr>
              <w:t xml:space="preserve">[19] </w:t>
            </w:r>
          </w:p>
        </w:tc>
        <w:tc>
          <w:tcPr>
            <w:tcW w:w="0" w:type="auto"/>
            <w:hideMark/>
          </w:tcPr>
          <w:p w:rsidR="00F430A9" w:rsidRDefault="00F430A9">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F430A9" w:rsidTr="000072A2">
        <w:trPr>
          <w:tblCellSpacing w:w="15" w:type="dxa"/>
        </w:trPr>
        <w:tc>
          <w:tcPr>
            <w:tcW w:w="355" w:type="pct"/>
            <w:hideMark/>
          </w:tcPr>
          <w:p w:rsidR="00F430A9" w:rsidRDefault="00F430A9">
            <w:pPr>
              <w:pStyle w:val="Bibliography"/>
              <w:rPr>
                <w:noProof/>
              </w:rPr>
            </w:pPr>
            <w:r>
              <w:rPr>
                <w:noProof/>
              </w:rPr>
              <w:t xml:space="preserve">[20] </w:t>
            </w:r>
          </w:p>
        </w:tc>
        <w:tc>
          <w:tcPr>
            <w:tcW w:w="0" w:type="auto"/>
            <w:hideMark/>
          </w:tcPr>
          <w:p w:rsidR="00F430A9" w:rsidRDefault="00F430A9">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F430A9" w:rsidTr="000072A2">
        <w:trPr>
          <w:tblCellSpacing w:w="15" w:type="dxa"/>
        </w:trPr>
        <w:tc>
          <w:tcPr>
            <w:tcW w:w="355" w:type="pct"/>
            <w:hideMark/>
          </w:tcPr>
          <w:p w:rsidR="00F430A9" w:rsidRDefault="00F430A9">
            <w:pPr>
              <w:pStyle w:val="Bibliography"/>
              <w:rPr>
                <w:noProof/>
              </w:rPr>
            </w:pPr>
            <w:r>
              <w:rPr>
                <w:noProof/>
              </w:rPr>
              <w:lastRenderedPageBreak/>
              <w:t xml:space="preserve">[21] </w:t>
            </w:r>
          </w:p>
        </w:tc>
        <w:tc>
          <w:tcPr>
            <w:tcW w:w="0" w:type="auto"/>
            <w:hideMark/>
          </w:tcPr>
          <w:p w:rsidR="00F430A9" w:rsidRDefault="00F430A9">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F430A9" w:rsidTr="000072A2">
        <w:trPr>
          <w:tblCellSpacing w:w="15" w:type="dxa"/>
        </w:trPr>
        <w:tc>
          <w:tcPr>
            <w:tcW w:w="355" w:type="pct"/>
            <w:hideMark/>
          </w:tcPr>
          <w:p w:rsidR="00F430A9" w:rsidRDefault="00F430A9">
            <w:pPr>
              <w:pStyle w:val="Bibliography"/>
              <w:rPr>
                <w:noProof/>
              </w:rPr>
            </w:pPr>
            <w:r>
              <w:rPr>
                <w:noProof/>
              </w:rPr>
              <w:t xml:space="preserve">[22] </w:t>
            </w:r>
          </w:p>
        </w:tc>
        <w:tc>
          <w:tcPr>
            <w:tcW w:w="0" w:type="auto"/>
            <w:hideMark/>
          </w:tcPr>
          <w:p w:rsidR="00F430A9" w:rsidRDefault="00F430A9">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F430A9" w:rsidTr="000072A2">
        <w:trPr>
          <w:tblCellSpacing w:w="15" w:type="dxa"/>
        </w:trPr>
        <w:tc>
          <w:tcPr>
            <w:tcW w:w="355" w:type="pct"/>
            <w:hideMark/>
          </w:tcPr>
          <w:p w:rsidR="00F430A9" w:rsidRDefault="00F430A9">
            <w:pPr>
              <w:pStyle w:val="Bibliography"/>
              <w:rPr>
                <w:noProof/>
              </w:rPr>
            </w:pPr>
            <w:r>
              <w:rPr>
                <w:noProof/>
              </w:rPr>
              <w:t xml:space="preserve">[23] </w:t>
            </w:r>
          </w:p>
        </w:tc>
        <w:tc>
          <w:tcPr>
            <w:tcW w:w="0" w:type="auto"/>
            <w:hideMark/>
          </w:tcPr>
          <w:p w:rsidR="00F430A9" w:rsidRDefault="00F430A9">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F430A9" w:rsidTr="000072A2">
        <w:trPr>
          <w:tblCellSpacing w:w="15" w:type="dxa"/>
        </w:trPr>
        <w:tc>
          <w:tcPr>
            <w:tcW w:w="355" w:type="pct"/>
            <w:hideMark/>
          </w:tcPr>
          <w:p w:rsidR="00F430A9" w:rsidRDefault="00F430A9">
            <w:pPr>
              <w:pStyle w:val="Bibliography"/>
              <w:rPr>
                <w:noProof/>
              </w:rPr>
            </w:pPr>
            <w:r>
              <w:rPr>
                <w:noProof/>
              </w:rPr>
              <w:t xml:space="preserve">[24] </w:t>
            </w:r>
          </w:p>
        </w:tc>
        <w:tc>
          <w:tcPr>
            <w:tcW w:w="0" w:type="auto"/>
            <w:hideMark/>
          </w:tcPr>
          <w:p w:rsidR="00F430A9" w:rsidRDefault="00F430A9">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F430A9" w:rsidTr="000072A2">
        <w:trPr>
          <w:tblCellSpacing w:w="15" w:type="dxa"/>
        </w:trPr>
        <w:tc>
          <w:tcPr>
            <w:tcW w:w="355" w:type="pct"/>
            <w:hideMark/>
          </w:tcPr>
          <w:p w:rsidR="00F430A9" w:rsidRDefault="00F430A9">
            <w:pPr>
              <w:pStyle w:val="Bibliography"/>
              <w:rPr>
                <w:noProof/>
              </w:rPr>
            </w:pPr>
            <w:r>
              <w:rPr>
                <w:noProof/>
              </w:rPr>
              <w:t xml:space="preserve">[25] </w:t>
            </w:r>
          </w:p>
        </w:tc>
        <w:tc>
          <w:tcPr>
            <w:tcW w:w="0" w:type="auto"/>
            <w:hideMark/>
          </w:tcPr>
          <w:p w:rsidR="00F430A9" w:rsidRDefault="00F430A9">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F430A9" w:rsidTr="000072A2">
        <w:trPr>
          <w:tblCellSpacing w:w="15" w:type="dxa"/>
        </w:trPr>
        <w:tc>
          <w:tcPr>
            <w:tcW w:w="355" w:type="pct"/>
            <w:hideMark/>
          </w:tcPr>
          <w:p w:rsidR="00F430A9" w:rsidRDefault="00F430A9">
            <w:pPr>
              <w:pStyle w:val="Bibliography"/>
              <w:rPr>
                <w:noProof/>
              </w:rPr>
            </w:pPr>
            <w:r>
              <w:rPr>
                <w:noProof/>
              </w:rPr>
              <w:t xml:space="preserve">[26] </w:t>
            </w:r>
          </w:p>
        </w:tc>
        <w:tc>
          <w:tcPr>
            <w:tcW w:w="0" w:type="auto"/>
            <w:hideMark/>
          </w:tcPr>
          <w:p w:rsidR="00F430A9" w:rsidRDefault="00F430A9">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F430A9" w:rsidTr="000072A2">
        <w:trPr>
          <w:tblCellSpacing w:w="15" w:type="dxa"/>
        </w:trPr>
        <w:tc>
          <w:tcPr>
            <w:tcW w:w="355" w:type="pct"/>
            <w:hideMark/>
          </w:tcPr>
          <w:p w:rsidR="00F430A9" w:rsidRDefault="00F430A9">
            <w:pPr>
              <w:pStyle w:val="Bibliography"/>
              <w:rPr>
                <w:noProof/>
              </w:rPr>
            </w:pPr>
            <w:r>
              <w:rPr>
                <w:noProof/>
              </w:rPr>
              <w:t xml:space="preserve">[27] </w:t>
            </w:r>
          </w:p>
        </w:tc>
        <w:tc>
          <w:tcPr>
            <w:tcW w:w="0" w:type="auto"/>
            <w:hideMark/>
          </w:tcPr>
          <w:p w:rsidR="00F430A9" w:rsidRDefault="00F430A9">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F430A9" w:rsidTr="000072A2">
        <w:trPr>
          <w:tblCellSpacing w:w="15" w:type="dxa"/>
        </w:trPr>
        <w:tc>
          <w:tcPr>
            <w:tcW w:w="355" w:type="pct"/>
            <w:hideMark/>
          </w:tcPr>
          <w:p w:rsidR="00F430A9" w:rsidRDefault="00F430A9">
            <w:pPr>
              <w:pStyle w:val="Bibliography"/>
              <w:rPr>
                <w:noProof/>
              </w:rPr>
            </w:pPr>
            <w:r>
              <w:rPr>
                <w:noProof/>
              </w:rPr>
              <w:t xml:space="preserve">[28] </w:t>
            </w:r>
          </w:p>
        </w:tc>
        <w:tc>
          <w:tcPr>
            <w:tcW w:w="0" w:type="auto"/>
            <w:hideMark/>
          </w:tcPr>
          <w:p w:rsidR="00F430A9" w:rsidRDefault="00F430A9">
            <w:pPr>
              <w:pStyle w:val="Bibliography"/>
              <w:rPr>
                <w:noProof/>
              </w:rPr>
            </w:pPr>
            <w:r>
              <w:rPr>
                <w:noProof/>
              </w:rPr>
              <w:t>Willow Garage, "ROS," [Online]. Available: http://www.willowgarage.com/pages/software/ros-platform. [Accessed 4 May 2012].</w:t>
            </w:r>
          </w:p>
        </w:tc>
      </w:tr>
      <w:tr w:rsidR="00F430A9" w:rsidTr="000072A2">
        <w:trPr>
          <w:tblCellSpacing w:w="15" w:type="dxa"/>
        </w:trPr>
        <w:tc>
          <w:tcPr>
            <w:tcW w:w="355" w:type="pct"/>
            <w:hideMark/>
          </w:tcPr>
          <w:p w:rsidR="00F430A9" w:rsidRDefault="00F430A9">
            <w:pPr>
              <w:pStyle w:val="Bibliography"/>
              <w:rPr>
                <w:noProof/>
              </w:rPr>
            </w:pPr>
            <w:r>
              <w:rPr>
                <w:noProof/>
              </w:rPr>
              <w:t xml:space="preserve">[29] </w:t>
            </w:r>
          </w:p>
        </w:tc>
        <w:tc>
          <w:tcPr>
            <w:tcW w:w="0" w:type="auto"/>
            <w:hideMark/>
          </w:tcPr>
          <w:p w:rsidR="00F430A9" w:rsidRDefault="00F430A9">
            <w:pPr>
              <w:pStyle w:val="Bibliography"/>
              <w:rPr>
                <w:noProof/>
              </w:rPr>
            </w:pPr>
            <w:r>
              <w:rPr>
                <w:noProof/>
              </w:rPr>
              <w:t>B. P. Gerkey, "AMCL Package Summary," 3 August 2011. [Online]. Available: http://www.ros.org/wiki/amcl. [Accessed 9 May 2012].</w:t>
            </w:r>
          </w:p>
        </w:tc>
      </w:tr>
      <w:tr w:rsidR="00F430A9" w:rsidTr="000072A2">
        <w:trPr>
          <w:tblCellSpacing w:w="15" w:type="dxa"/>
        </w:trPr>
        <w:tc>
          <w:tcPr>
            <w:tcW w:w="355" w:type="pct"/>
            <w:hideMark/>
          </w:tcPr>
          <w:p w:rsidR="00F430A9" w:rsidRDefault="00F430A9">
            <w:pPr>
              <w:pStyle w:val="Bibliography"/>
              <w:rPr>
                <w:noProof/>
              </w:rPr>
            </w:pPr>
            <w:r>
              <w:rPr>
                <w:noProof/>
              </w:rPr>
              <w:t xml:space="preserve">[30] </w:t>
            </w:r>
          </w:p>
        </w:tc>
        <w:tc>
          <w:tcPr>
            <w:tcW w:w="0" w:type="auto"/>
            <w:hideMark/>
          </w:tcPr>
          <w:p w:rsidR="00F430A9" w:rsidRDefault="00F430A9">
            <w:pPr>
              <w:pStyle w:val="Bibliography"/>
              <w:rPr>
                <w:noProof/>
              </w:rPr>
            </w:pPr>
            <w:r>
              <w:rPr>
                <w:noProof/>
              </w:rPr>
              <w:t xml:space="preserve">E. M. Perko, "Precision Navigation for Indoor Mobile Robots," 2012. </w:t>
            </w:r>
          </w:p>
        </w:tc>
      </w:tr>
      <w:tr w:rsidR="00F430A9" w:rsidTr="000072A2">
        <w:trPr>
          <w:tblCellSpacing w:w="15" w:type="dxa"/>
        </w:trPr>
        <w:tc>
          <w:tcPr>
            <w:tcW w:w="355" w:type="pct"/>
            <w:hideMark/>
          </w:tcPr>
          <w:p w:rsidR="00F430A9" w:rsidRDefault="00F430A9">
            <w:pPr>
              <w:pStyle w:val="Bibliography"/>
              <w:rPr>
                <w:noProof/>
              </w:rPr>
            </w:pPr>
            <w:r>
              <w:rPr>
                <w:noProof/>
              </w:rPr>
              <w:t xml:space="preserve">[31] </w:t>
            </w:r>
          </w:p>
        </w:tc>
        <w:tc>
          <w:tcPr>
            <w:tcW w:w="0" w:type="auto"/>
            <w:hideMark/>
          </w:tcPr>
          <w:p w:rsidR="00F430A9" w:rsidRDefault="00F430A9">
            <w:pPr>
              <w:pStyle w:val="Bibliography"/>
              <w:rPr>
                <w:noProof/>
              </w:rPr>
            </w:pPr>
            <w:r>
              <w:rPr>
                <w:noProof/>
              </w:rPr>
              <w:t>OpenNI, "About OpenNI," DotNetNuke Corporation, 2011. [Online]. Available: http://www.openni.org/About.aspx. [Accessed 9 May 2012].</w:t>
            </w:r>
          </w:p>
        </w:tc>
      </w:tr>
      <w:tr w:rsidR="00F430A9" w:rsidTr="000072A2">
        <w:trPr>
          <w:tblCellSpacing w:w="15" w:type="dxa"/>
        </w:trPr>
        <w:tc>
          <w:tcPr>
            <w:tcW w:w="355" w:type="pct"/>
            <w:hideMark/>
          </w:tcPr>
          <w:p w:rsidR="00F430A9" w:rsidRDefault="00F430A9">
            <w:pPr>
              <w:pStyle w:val="Bibliography"/>
              <w:rPr>
                <w:noProof/>
              </w:rPr>
            </w:pPr>
            <w:r>
              <w:rPr>
                <w:noProof/>
              </w:rPr>
              <w:t xml:space="preserve">[32] </w:t>
            </w:r>
          </w:p>
        </w:tc>
        <w:tc>
          <w:tcPr>
            <w:tcW w:w="0" w:type="auto"/>
            <w:hideMark/>
          </w:tcPr>
          <w:p w:rsidR="00F430A9" w:rsidRDefault="00F430A9">
            <w:pPr>
              <w:pStyle w:val="Bibliography"/>
              <w:rPr>
                <w:noProof/>
              </w:rPr>
            </w:pPr>
            <w:r>
              <w:rPr>
                <w:noProof/>
              </w:rPr>
              <w:t xml:space="preserve">PrimeSense, Ltd., "PrimeSense Natural Interraction," 2011. [Online]. </w:t>
            </w:r>
            <w:r>
              <w:rPr>
                <w:noProof/>
              </w:rPr>
              <w:lastRenderedPageBreak/>
              <w:t>Available: http://www.primesense.com/nite. [Accessed 9 May 2012].</w:t>
            </w:r>
          </w:p>
        </w:tc>
      </w:tr>
      <w:tr w:rsidR="00F430A9" w:rsidTr="000072A2">
        <w:trPr>
          <w:tblCellSpacing w:w="15" w:type="dxa"/>
        </w:trPr>
        <w:tc>
          <w:tcPr>
            <w:tcW w:w="355" w:type="pct"/>
            <w:hideMark/>
          </w:tcPr>
          <w:p w:rsidR="00F430A9" w:rsidRDefault="00F430A9">
            <w:pPr>
              <w:pStyle w:val="Bibliography"/>
              <w:rPr>
                <w:noProof/>
              </w:rPr>
            </w:pPr>
            <w:r>
              <w:rPr>
                <w:noProof/>
              </w:rPr>
              <w:lastRenderedPageBreak/>
              <w:t xml:space="preserve">[33] </w:t>
            </w:r>
          </w:p>
        </w:tc>
        <w:tc>
          <w:tcPr>
            <w:tcW w:w="0" w:type="auto"/>
            <w:hideMark/>
          </w:tcPr>
          <w:p w:rsidR="00F430A9" w:rsidRDefault="00F430A9">
            <w:pPr>
              <w:pStyle w:val="Bibliography"/>
              <w:rPr>
                <w:noProof/>
              </w:rPr>
            </w:pPr>
            <w:r>
              <w:rPr>
                <w:noProof/>
              </w:rPr>
              <w:t>Robotzone, LLC., "DDP155 Base Pan," 2012. [Online]. Available: http://www.servocity.com/html/ddp155_base_pan.html. [Accessed 9 May 2012].</w:t>
            </w:r>
          </w:p>
        </w:tc>
      </w:tr>
      <w:tr w:rsidR="00F430A9" w:rsidTr="000072A2">
        <w:trPr>
          <w:tblCellSpacing w:w="15" w:type="dxa"/>
        </w:trPr>
        <w:tc>
          <w:tcPr>
            <w:tcW w:w="355" w:type="pct"/>
            <w:hideMark/>
          </w:tcPr>
          <w:p w:rsidR="00F430A9" w:rsidRDefault="00F430A9">
            <w:pPr>
              <w:pStyle w:val="Bibliography"/>
              <w:rPr>
                <w:noProof/>
              </w:rPr>
            </w:pPr>
            <w:r>
              <w:rPr>
                <w:noProof/>
              </w:rPr>
              <w:t xml:space="preserve">[34] </w:t>
            </w:r>
          </w:p>
        </w:tc>
        <w:tc>
          <w:tcPr>
            <w:tcW w:w="0" w:type="auto"/>
            <w:hideMark/>
          </w:tcPr>
          <w:p w:rsidR="00F430A9" w:rsidRDefault="00F430A9">
            <w:pPr>
              <w:pStyle w:val="Bibliography"/>
              <w:rPr>
                <w:noProof/>
              </w:rPr>
            </w:pPr>
            <w:r>
              <w:rPr>
                <w:noProof/>
              </w:rPr>
              <w:t>Phidgets, Inc., "1066_0 PhidgetAdvancedServo 1-Motor," 2011. [Online]. Available: http://www.phidgets.com/products.php?product_id=1066_0. [Accessed 9 May 2012].</w:t>
            </w:r>
          </w:p>
        </w:tc>
      </w:tr>
      <w:tr w:rsidR="00F430A9" w:rsidTr="000072A2">
        <w:trPr>
          <w:tblCellSpacing w:w="15" w:type="dxa"/>
        </w:trPr>
        <w:tc>
          <w:tcPr>
            <w:tcW w:w="355" w:type="pct"/>
            <w:hideMark/>
          </w:tcPr>
          <w:p w:rsidR="00F430A9" w:rsidRDefault="00F430A9">
            <w:pPr>
              <w:pStyle w:val="Bibliography"/>
              <w:rPr>
                <w:noProof/>
              </w:rPr>
            </w:pPr>
            <w:r>
              <w:rPr>
                <w:noProof/>
              </w:rPr>
              <w:t xml:space="preserve">[35] </w:t>
            </w:r>
          </w:p>
        </w:tc>
        <w:tc>
          <w:tcPr>
            <w:tcW w:w="0" w:type="auto"/>
            <w:hideMark/>
          </w:tcPr>
          <w:p w:rsidR="00F430A9" w:rsidRDefault="00F430A9">
            <w:pPr>
              <w:pStyle w:val="Bibliography"/>
              <w:rPr>
                <w:noProof/>
              </w:rPr>
            </w:pPr>
            <w:r>
              <w:rPr>
                <w:noProof/>
              </w:rPr>
              <w:t>M. Likhachev, "Search-based Planning with Motion Primitives," 2009. [Online]. Available: http://www.cs.cmu.edu/~maxim/files/tutorials/robschooltutorial_oct10.pdf. [Accessed 30 4 2012].</w:t>
            </w:r>
          </w:p>
        </w:tc>
      </w:tr>
      <w:tr w:rsidR="00F430A9" w:rsidTr="000072A2">
        <w:trPr>
          <w:tblCellSpacing w:w="15" w:type="dxa"/>
        </w:trPr>
        <w:tc>
          <w:tcPr>
            <w:tcW w:w="355" w:type="pct"/>
            <w:hideMark/>
          </w:tcPr>
          <w:p w:rsidR="00F430A9" w:rsidRDefault="00F430A9">
            <w:pPr>
              <w:pStyle w:val="Bibliography"/>
              <w:rPr>
                <w:noProof/>
              </w:rPr>
            </w:pPr>
            <w:r>
              <w:rPr>
                <w:noProof/>
              </w:rPr>
              <w:t xml:space="preserve">[36] </w:t>
            </w:r>
          </w:p>
        </w:tc>
        <w:tc>
          <w:tcPr>
            <w:tcW w:w="0" w:type="auto"/>
            <w:hideMark/>
          </w:tcPr>
          <w:p w:rsidR="00F430A9" w:rsidRDefault="00F430A9">
            <w:pPr>
              <w:pStyle w:val="Bibliography"/>
              <w:rPr>
                <w:noProof/>
              </w:rPr>
            </w:pPr>
            <w:r>
              <w:rPr>
                <w:noProof/>
              </w:rPr>
              <w:t>E. Marder-Eppstein, "Costmap_2d Package Summary," 11 August 2011. [Online]. Available: http://www.ros.org/wiki/costmap_2d. [Accessed 9 May 2012].</w:t>
            </w:r>
          </w:p>
        </w:tc>
      </w:tr>
    </w:tbl>
    <w:p w:rsidR="00F430A9" w:rsidRDefault="00F430A9">
      <w:pPr>
        <w:rPr>
          <w:rFonts w:eastAsia="Times New Roman"/>
          <w:noProof/>
        </w:rPr>
      </w:pPr>
    </w:p>
    <w:p w:rsidR="00D971A3" w:rsidRPr="00AF3C43" w:rsidRDefault="00C17AD4" w:rsidP="004D3EFF">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4D11" w:rsidRDefault="000D4D11" w:rsidP="000F6971">
      <w:pPr>
        <w:spacing w:after="0" w:line="240" w:lineRule="auto"/>
      </w:pPr>
      <w:r>
        <w:separator/>
      </w:r>
    </w:p>
  </w:endnote>
  <w:endnote w:type="continuationSeparator" w:id="0">
    <w:p w:rsidR="000D4D11" w:rsidRDefault="000D4D11"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EA00A0" w:rsidRDefault="00EA00A0">
        <w:pPr>
          <w:pStyle w:val="Footer"/>
          <w:jc w:val="right"/>
        </w:pPr>
        <w:r>
          <w:fldChar w:fldCharType="begin"/>
        </w:r>
        <w:r>
          <w:instrText xml:space="preserve"> PAGE   \* MERGEFORMAT </w:instrText>
        </w:r>
        <w:r>
          <w:fldChar w:fldCharType="separate"/>
        </w:r>
        <w:r w:rsidR="009125CA">
          <w:rPr>
            <w:noProof/>
          </w:rPr>
          <w:t>iv</w:t>
        </w:r>
        <w:r>
          <w:rPr>
            <w:noProof/>
          </w:rPr>
          <w:fldChar w:fldCharType="end"/>
        </w:r>
      </w:p>
    </w:sdtContent>
  </w:sdt>
  <w:p w:rsidR="00EA00A0" w:rsidRDefault="00EA00A0"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0A0" w:rsidRDefault="00EA00A0">
    <w:pPr>
      <w:pStyle w:val="Footer"/>
      <w:jc w:val="right"/>
    </w:pPr>
  </w:p>
  <w:p w:rsidR="00EA00A0" w:rsidRDefault="00EA00A0"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4D11" w:rsidRDefault="000D4D11" w:rsidP="000F6971">
      <w:pPr>
        <w:spacing w:after="0" w:line="240" w:lineRule="auto"/>
      </w:pPr>
      <w:r>
        <w:separator/>
      </w:r>
    </w:p>
  </w:footnote>
  <w:footnote w:type="continuationSeparator" w:id="0">
    <w:p w:rsidR="000D4D11" w:rsidRDefault="000D4D11"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00BD3"/>
    <w:rsid w:val="00005F2C"/>
    <w:rsid w:val="000072A2"/>
    <w:rsid w:val="00011529"/>
    <w:rsid w:val="00012E7B"/>
    <w:rsid w:val="00014CD6"/>
    <w:rsid w:val="00020B8E"/>
    <w:rsid w:val="00021587"/>
    <w:rsid w:val="0002548B"/>
    <w:rsid w:val="000320BD"/>
    <w:rsid w:val="000330C7"/>
    <w:rsid w:val="0003360B"/>
    <w:rsid w:val="00044FAA"/>
    <w:rsid w:val="00051A77"/>
    <w:rsid w:val="000522CB"/>
    <w:rsid w:val="0005382D"/>
    <w:rsid w:val="00056ABB"/>
    <w:rsid w:val="000658FA"/>
    <w:rsid w:val="00074BA0"/>
    <w:rsid w:val="00075E01"/>
    <w:rsid w:val="00076C9A"/>
    <w:rsid w:val="00083B1E"/>
    <w:rsid w:val="000844BB"/>
    <w:rsid w:val="000850F7"/>
    <w:rsid w:val="00087149"/>
    <w:rsid w:val="00087A29"/>
    <w:rsid w:val="00090AC3"/>
    <w:rsid w:val="000923B3"/>
    <w:rsid w:val="0009323F"/>
    <w:rsid w:val="0009680C"/>
    <w:rsid w:val="000A16BA"/>
    <w:rsid w:val="000A1A60"/>
    <w:rsid w:val="000A1CEA"/>
    <w:rsid w:val="000B22A3"/>
    <w:rsid w:val="000C0ADD"/>
    <w:rsid w:val="000D1839"/>
    <w:rsid w:val="000D2A47"/>
    <w:rsid w:val="000D3374"/>
    <w:rsid w:val="000D4D11"/>
    <w:rsid w:val="000E4935"/>
    <w:rsid w:val="000E7680"/>
    <w:rsid w:val="000F1FC0"/>
    <w:rsid w:val="000F6971"/>
    <w:rsid w:val="001114EC"/>
    <w:rsid w:val="00112600"/>
    <w:rsid w:val="00115579"/>
    <w:rsid w:val="0012239B"/>
    <w:rsid w:val="0013084D"/>
    <w:rsid w:val="001328E3"/>
    <w:rsid w:val="0014190F"/>
    <w:rsid w:val="00144948"/>
    <w:rsid w:val="0015008D"/>
    <w:rsid w:val="0015309C"/>
    <w:rsid w:val="001625DD"/>
    <w:rsid w:val="001639A4"/>
    <w:rsid w:val="001653C3"/>
    <w:rsid w:val="00165CE3"/>
    <w:rsid w:val="00167173"/>
    <w:rsid w:val="00167594"/>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73DC"/>
    <w:rsid w:val="001F090A"/>
    <w:rsid w:val="001F1CF9"/>
    <w:rsid w:val="001F7A85"/>
    <w:rsid w:val="00200786"/>
    <w:rsid w:val="002012DB"/>
    <w:rsid w:val="00205FE5"/>
    <w:rsid w:val="0021236F"/>
    <w:rsid w:val="00212636"/>
    <w:rsid w:val="002153CB"/>
    <w:rsid w:val="00220923"/>
    <w:rsid w:val="002210D9"/>
    <w:rsid w:val="00236A08"/>
    <w:rsid w:val="00236B40"/>
    <w:rsid w:val="0024185E"/>
    <w:rsid w:val="002426E6"/>
    <w:rsid w:val="00243D25"/>
    <w:rsid w:val="00250DF2"/>
    <w:rsid w:val="00254B8C"/>
    <w:rsid w:val="00262CEF"/>
    <w:rsid w:val="00265DB9"/>
    <w:rsid w:val="00266623"/>
    <w:rsid w:val="00271085"/>
    <w:rsid w:val="0027124A"/>
    <w:rsid w:val="002713AF"/>
    <w:rsid w:val="00277EFC"/>
    <w:rsid w:val="00281685"/>
    <w:rsid w:val="002872CE"/>
    <w:rsid w:val="00287B9D"/>
    <w:rsid w:val="00291534"/>
    <w:rsid w:val="002A1ECB"/>
    <w:rsid w:val="002A3AA0"/>
    <w:rsid w:val="002A5E26"/>
    <w:rsid w:val="002A5FF6"/>
    <w:rsid w:val="002A7404"/>
    <w:rsid w:val="002B55DA"/>
    <w:rsid w:val="002C1BDA"/>
    <w:rsid w:val="002C3A90"/>
    <w:rsid w:val="002D0414"/>
    <w:rsid w:val="002D18F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2D4"/>
    <w:rsid w:val="00333C89"/>
    <w:rsid w:val="0033726E"/>
    <w:rsid w:val="00345E51"/>
    <w:rsid w:val="003502E4"/>
    <w:rsid w:val="00360200"/>
    <w:rsid w:val="00366EC6"/>
    <w:rsid w:val="00371F78"/>
    <w:rsid w:val="00375C28"/>
    <w:rsid w:val="00382FD7"/>
    <w:rsid w:val="0039427E"/>
    <w:rsid w:val="00394728"/>
    <w:rsid w:val="00395035"/>
    <w:rsid w:val="003964F8"/>
    <w:rsid w:val="003B692F"/>
    <w:rsid w:val="003D17C6"/>
    <w:rsid w:val="003D4136"/>
    <w:rsid w:val="003F29EE"/>
    <w:rsid w:val="003F62D4"/>
    <w:rsid w:val="004026C5"/>
    <w:rsid w:val="00406890"/>
    <w:rsid w:val="00407BB3"/>
    <w:rsid w:val="004115E1"/>
    <w:rsid w:val="004127AC"/>
    <w:rsid w:val="00416EEF"/>
    <w:rsid w:val="0042009B"/>
    <w:rsid w:val="00424072"/>
    <w:rsid w:val="004245B2"/>
    <w:rsid w:val="004303D8"/>
    <w:rsid w:val="00430ECB"/>
    <w:rsid w:val="00430FCF"/>
    <w:rsid w:val="004354F4"/>
    <w:rsid w:val="004459FA"/>
    <w:rsid w:val="00452783"/>
    <w:rsid w:val="00477610"/>
    <w:rsid w:val="00481D35"/>
    <w:rsid w:val="00485793"/>
    <w:rsid w:val="00486A1E"/>
    <w:rsid w:val="004A2AB5"/>
    <w:rsid w:val="004A2AE7"/>
    <w:rsid w:val="004A44C1"/>
    <w:rsid w:val="004A4F98"/>
    <w:rsid w:val="004A6112"/>
    <w:rsid w:val="004B6D29"/>
    <w:rsid w:val="004C3013"/>
    <w:rsid w:val="004C459C"/>
    <w:rsid w:val="004C503A"/>
    <w:rsid w:val="004C555A"/>
    <w:rsid w:val="004D1E23"/>
    <w:rsid w:val="004D3EFF"/>
    <w:rsid w:val="004E4B19"/>
    <w:rsid w:val="004F2187"/>
    <w:rsid w:val="00506D53"/>
    <w:rsid w:val="00513728"/>
    <w:rsid w:val="005209F2"/>
    <w:rsid w:val="00520ED1"/>
    <w:rsid w:val="00521433"/>
    <w:rsid w:val="00521E0F"/>
    <w:rsid w:val="005230E2"/>
    <w:rsid w:val="00523A51"/>
    <w:rsid w:val="00523AC0"/>
    <w:rsid w:val="00527FCE"/>
    <w:rsid w:val="005303F3"/>
    <w:rsid w:val="0053689F"/>
    <w:rsid w:val="00537568"/>
    <w:rsid w:val="00540AEA"/>
    <w:rsid w:val="005479D3"/>
    <w:rsid w:val="00550069"/>
    <w:rsid w:val="00573238"/>
    <w:rsid w:val="0057362C"/>
    <w:rsid w:val="00575D0E"/>
    <w:rsid w:val="00580F65"/>
    <w:rsid w:val="00583590"/>
    <w:rsid w:val="005844FD"/>
    <w:rsid w:val="005858FB"/>
    <w:rsid w:val="00592D14"/>
    <w:rsid w:val="005A497D"/>
    <w:rsid w:val="005A6B0A"/>
    <w:rsid w:val="005A7D17"/>
    <w:rsid w:val="005B1558"/>
    <w:rsid w:val="005B1D8B"/>
    <w:rsid w:val="005B63CB"/>
    <w:rsid w:val="005C05ED"/>
    <w:rsid w:val="005C3E3D"/>
    <w:rsid w:val="005D1E1F"/>
    <w:rsid w:val="005D3285"/>
    <w:rsid w:val="005D45C2"/>
    <w:rsid w:val="005D6AF6"/>
    <w:rsid w:val="005D71AF"/>
    <w:rsid w:val="005E4418"/>
    <w:rsid w:val="005E62A5"/>
    <w:rsid w:val="005E702D"/>
    <w:rsid w:val="005F02A1"/>
    <w:rsid w:val="005F1660"/>
    <w:rsid w:val="005F612B"/>
    <w:rsid w:val="005F6378"/>
    <w:rsid w:val="005F72D4"/>
    <w:rsid w:val="005F74E0"/>
    <w:rsid w:val="0060037A"/>
    <w:rsid w:val="00610DD8"/>
    <w:rsid w:val="006211C8"/>
    <w:rsid w:val="00621E13"/>
    <w:rsid w:val="00624326"/>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74DDF"/>
    <w:rsid w:val="00686400"/>
    <w:rsid w:val="00691CA2"/>
    <w:rsid w:val="0069704D"/>
    <w:rsid w:val="006A1743"/>
    <w:rsid w:val="006A3F52"/>
    <w:rsid w:val="006B3085"/>
    <w:rsid w:val="006C5526"/>
    <w:rsid w:val="006C7E1C"/>
    <w:rsid w:val="006D25BD"/>
    <w:rsid w:val="006D67DB"/>
    <w:rsid w:val="006D75F8"/>
    <w:rsid w:val="006E375F"/>
    <w:rsid w:val="006E3E59"/>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42DE6"/>
    <w:rsid w:val="00746BC6"/>
    <w:rsid w:val="00750DAF"/>
    <w:rsid w:val="00752C78"/>
    <w:rsid w:val="007546AF"/>
    <w:rsid w:val="0075623F"/>
    <w:rsid w:val="00760812"/>
    <w:rsid w:val="0076393B"/>
    <w:rsid w:val="00767E0C"/>
    <w:rsid w:val="007722EA"/>
    <w:rsid w:val="007742B1"/>
    <w:rsid w:val="0077556F"/>
    <w:rsid w:val="0078088A"/>
    <w:rsid w:val="0078156F"/>
    <w:rsid w:val="00782705"/>
    <w:rsid w:val="0079040E"/>
    <w:rsid w:val="007950C2"/>
    <w:rsid w:val="007B5EC1"/>
    <w:rsid w:val="007B63FA"/>
    <w:rsid w:val="007C11F5"/>
    <w:rsid w:val="007C75C2"/>
    <w:rsid w:val="007D07FF"/>
    <w:rsid w:val="007D19ED"/>
    <w:rsid w:val="007E079C"/>
    <w:rsid w:val="007E28BE"/>
    <w:rsid w:val="007E3FE9"/>
    <w:rsid w:val="007E7C2A"/>
    <w:rsid w:val="007F1955"/>
    <w:rsid w:val="007F20C4"/>
    <w:rsid w:val="007F319B"/>
    <w:rsid w:val="007F3970"/>
    <w:rsid w:val="007F5E7A"/>
    <w:rsid w:val="007F72DD"/>
    <w:rsid w:val="00807468"/>
    <w:rsid w:val="00810CA6"/>
    <w:rsid w:val="00810FE9"/>
    <w:rsid w:val="0081604C"/>
    <w:rsid w:val="00820A8A"/>
    <w:rsid w:val="00822E1C"/>
    <w:rsid w:val="00825C2A"/>
    <w:rsid w:val="00825EC4"/>
    <w:rsid w:val="008301E4"/>
    <w:rsid w:val="00830530"/>
    <w:rsid w:val="00841EDF"/>
    <w:rsid w:val="00846081"/>
    <w:rsid w:val="008621F7"/>
    <w:rsid w:val="00866C9F"/>
    <w:rsid w:val="00891478"/>
    <w:rsid w:val="008931B5"/>
    <w:rsid w:val="00893719"/>
    <w:rsid w:val="008A0789"/>
    <w:rsid w:val="008A2701"/>
    <w:rsid w:val="008A3508"/>
    <w:rsid w:val="008A5AD7"/>
    <w:rsid w:val="008B2BB9"/>
    <w:rsid w:val="008B310C"/>
    <w:rsid w:val="008B7E6F"/>
    <w:rsid w:val="008C29A6"/>
    <w:rsid w:val="008C4781"/>
    <w:rsid w:val="008C55FD"/>
    <w:rsid w:val="008D1973"/>
    <w:rsid w:val="008D2779"/>
    <w:rsid w:val="008E687A"/>
    <w:rsid w:val="00903499"/>
    <w:rsid w:val="00904043"/>
    <w:rsid w:val="009125CA"/>
    <w:rsid w:val="00912610"/>
    <w:rsid w:val="009137A6"/>
    <w:rsid w:val="009145F0"/>
    <w:rsid w:val="00917DCF"/>
    <w:rsid w:val="00920837"/>
    <w:rsid w:val="009208C7"/>
    <w:rsid w:val="00921310"/>
    <w:rsid w:val="009224AA"/>
    <w:rsid w:val="00923441"/>
    <w:rsid w:val="009261AC"/>
    <w:rsid w:val="00930501"/>
    <w:rsid w:val="00931BA4"/>
    <w:rsid w:val="009348AF"/>
    <w:rsid w:val="00934B3D"/>
    <w:rsid w:val="0094221C"/>
    <w:rsid w:val="00943DAB"/>
    <w:rsid w:val="00944B7C"/>
    <w:rsid w:val="00947CE7"/>
    <w:rsid w:val="0095394F"/>
    <w:rsid w:val="00956182"/>
    <w:rsid w:val="00957A25"/>
    <w:rsid w:val="00960273"/>
    <w:rsid w:val="009635B1"/>
    <w:rsid w:val="00967797"/>
    <w:rsid w:val="0097622B"/>
    <w:rsid w:val="00984294"/>
    <w:rsid w:val="00994B8E"/>
    <w:rsid w:val="0099513F"/>
    <w:rsid w:val="00997A6D"/>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2BA7"/>
    <w:rsid w:val="00A23C15"/>
    <w:rsid w:val="00A254DD"/>
    <w:rsid w:val="00A32BD7"/>
    <w:rsid w:val="00A33713"/>
    <w:rsid w:val="00A4281A"/>
    <w:rsid w:val="00A513E8"/>
    <w:rsid w:val="00A522D5"/>
    <w:rsid w:val="00A543C4"/>
    <w:rsid w:val="00A5597E"/>
    <w:rsid w:val="00A574EB"/>
    <w:rsid w:val="00A60026"/>
    <w:rsid w:val="00A615D6"/>
    <w:rsid w:val="00A655A3"/>
    <w:rsid w:val="00A67241"/>
    <w:rsid w:val="00A70342"/>
    <w:rsid w:val="00A77703"/>
    <w:rsid w:val="00A80D15"/>
    <w:rsid w:val="00A9149F"/>
    <w:rsid w:val="00AA203C"/>
    <w:rsid w:val="00AA39C6"/>
    <w:rsid w:val="00AA39F6"/>
    <w:rsid w:val="00AA40D9"/>
    <w:rsid w:val="00AA4B5B"/>
    <w:rsid w:val="00AB3C28"/>
    <w:rsid w:val="00AC18E4"/>
    <w:rsid w:val="00AC4C9A"/>
    <w:rsid w:val="00AD6CB7"/>
    <w:rsid w:val="00AD7B60"/>
    <w:rsid w:val="00AE175B"/>
    <w:rsid w:val="00AE267A"/>
    <w:rsid w:val="00AE3349"/>
    <w:rsid w:val="00AE71DF"/>
    <w:rsid w:val="00AF1B00"/>
    <w:rsid w:val="00AF35B7"/>
    <w:rsid w:val="00AF3C43"/>
    <w:rsid w:val="00AF4EAC"/>
    <w:rsid w:val="00B02F00"/>
    <w:rsid w:val="00B056DC"/>
    <w:rsid w:val="00B070BA"/>
    <w:rsid w:val="00B14853"/>
    <w:rsid w:val="00B14EDA"/>
    <w:rsid w:val="00B2057E"/>
    <w:rsid w:val="00B243E9"/>
    <w:rsid w:val="00B367FF"/>
    <w:rsid w:val="00B426CB"/>
    <w:rsid w:val="00B437E1"/>
    <w:rsid w:val="00B438AD"/>
    <w:rsid w:val="00B46E5B"/>
    <w:rsid w:val="00B618B1"/>
    <w:rsid w:val="00B70BA8"/>
    <w:rsid w:val="00B72D08"/>
    <w:rsid w:val="00B74CD3"/>
    <w:rsid w:val="00B75B47"/>
    <w:rsid w:val="00B75E60"/>
    <w:rsid w:val="00B761E8"/>
    <w:rsid w:val="00B85BF1"/>
    <w:rsid w:val="00B90C22"/>
    <w:rsid w:val="00B9291F"/>
    <w:rsid w:val="00B92E9C"/>
    <w:rsid w:val="00B979F9"/>
    <w:rsid w:val="00BA14AA"/>
    <w:rsid w:val="00BB2069"/>
    <w:rsid w:val="00BB38F5"/>
    <w:rsid w:val="00BB4CD3"/>
    <w:rsid w:val="00BB5AEA"/>
    <w:rsid w:val="00BC00C4"/>
    <w:rsid w:val="00BC4BF5"/>
    <w:rsid w:val="00BD0AEB"/>
    <w:rsid w:val="00BD2662"/>
    <w:rsid w:val="00BD5B74"/>
    <w:rsid w:val="00BE05DB"/>
    <w:rsid w:val="00BE2E55"/>
    <w:rsid w:val="00BE2F3A"/>
    <w:rsid w:val="00BF40CE"/>
    <w:rsid w:val="00C0222E"/>
    <w:rsid w:val="00C02B15"/>
    <w:rsid w:val="00C11D60"/>
    <w:rsid w:val="00C15726"/>
    <w:rsid w:val="00C17AD4"/>
    <w:rsid w:val="00C240F1"/>
    <w:rsid w:val="00C25EB1"/>
    <w:rsid w:val="00C2731F"/>
    <w:rsid w:val="00C276B3"/>
    <w:rsid w:val="00C279A1"/>
    <w:rsid w:val="00C30EB9"/>
    <w:rsid w:val="00C32542"/>
    <w:rsid w:val="00C361F2"/>
    <w:rsid w:val="00C43F4F"/>
    <w:rsid w:val="00C452C2"/>
    <w:rsid w:val="00C47151"/>
    <w:rsid w:val="00C51337"/>
    <w:rsid w:val="00C517ED"/>
    <w:rsid w:val="00C52C5E"/>
    <w:rsid w:val="00C55A55"/>
    <w:rsid w:val="00C56240"/>
    <w:rsid w:val="00C56540"/>
    <w:rsid w:val="00C65818"/>
    <w:rsid w:val="00C6715A"/>
    <w:rsid w:val="00C67364"/>
    <w:rsid w:val="00C679DD"/>
    <w:rsid w:val="00C73DD6"/>
    <w:rsid w:val="00C77269"/>
    <w:rsid w:val="00C82633"/>
    <w:rsid w:val="00C84CF4"/>
    <w:rsid w:val="00C878A5"/>
    <w:rsid w:val="00C87F82"/>
    <w:rsid w:val="00CA09CC"/>
    <w:rsid w:val="00CA22A6"/>
    <w:rsid w:val="00CA22C5"/>
    <w:rsid w:val="00CA48DF"/>
    <w:rsid w:val="00CA558D"/>
    <w:rsid w:val="00CB0BB1"/>
    <w:rsid w:val="00CB220A"/>
    <w:rsid w:val="00CB4072"/>
    <w:rsid w:val="00CB4F1B"/>
    <w:rsid w:val="00CB65C8"/>
    <w:rsid w:val="00CC7B62"/>
    <w:rsid w:val="00CD27EC"/>
    <w:rsid w:val="00CD361A"/>
    <w:rsid w:val="00CD5161"/>
    <w:rsid w:val="00CF06A2"/>
    <w:rsid w:val="00CF2AE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3080"/>
    <w:rsid w:val="00D76BE1"/>
    <w:rsid w:val="00D81B72"/>
    <w:rsid w:val="00D84068"/>
    <w:rsid w:val="00D843D7"/>
    <w:rsid w:val="00D8607F"/>
    <w:rsid w:val="00D91C5E"/>
    <w:rsid w:val="00D944A5"/>
    <w:rsid w:val="00D971A3"/>
    <w:rsid w:val="00DA1175"/>
    <w:rsid w:val="00DA2169"/>
    <w:rsid w:val="00DA4944"/>
    <w:rsid w:val="00DA7BC2"/>
    <w:rsid w:val="00DB7416"/>
    <w:rsid w:val="00DC4F7C"/>
    <w:rsid w:val="00DC6050"/>
    <w:rsid w:val="00DC7C7E"/>
    <w:rsid w:val="00DD387E"/>
    <w:rsid w:val="00DD788F"/>
    <w:rsid w:val="00DE14F7"/>
    <w:rsid w:val="00DE1CFE"/>
    <w:rsid w:val="00DE34F8"/>
    <w:rsid w:val="00DE61FF"/>
    <w:rsid w:val="00DE643D"/>
    <w:rsid w:val="00DE6500"/>
    <w:rsid w:val="00DE6503"/>
    <w:rsid w:val="00DF2C28"/>
    <w:rsid w:val="00E0302A"/>
    <w:rsid w:val="00E13430"/>
    <w:rsid w:val="00E233F1"/>
    <w:rsid w:val="00E2694B"/>
    <w:rsid w:val="00E412C2"/>
    <w:rsid w:val="00E57938"/>
    <w:rsid w:val="00E6108E"/>
    <w:rsid w:val="00E61307"/>
    <w:rsid w:val="00E67522"/>
    <w:rsid w:val="00E70CFF"/>
    <w:rsid w:val="00E73285"/>
    <w:rsid w:val="00E75416"/>
    <w:rsid w:val="00E80384"/>
    <w:rsid w:val="00E9022C"/>
    <w:rsid w:val="00E917BC"/>
    <w:rsid w:val="00E96EC3"/>
    <w:rsid w:val="00E97F73"/>
    <w:rsid w:val="00EA00A0"/>
    <w:rsid w:val="00EA2888"/>
    <w:rsid w:val="00EA2928"/>
    <w:rsid w:val="00EA2C8A"/>
    <w:rsid w:val="00EA43E5"/>
    <w:rsid w:val="00EB0353"/>
    <w:rsid w:val="00EB0745"/>
    <w:rsid w:val="00EB44F7"/>
    <w:rsid w:val="00EB66B6"/>
    <w:rsid w:val="00EB7267"/>
    <w:rsid w:val="00EC4251"/>
    <w:rsid w:val="00ED0C04"/>
    <w:rsid w:val="00ED3475"/>
    <w:rsid w:val="00ED68F9"/>
    <w:rsid w:val="00EF1EA9"/>
    <w:rsid w:val="00EF3858"/>
    <w:rsid w:val="00EF5286"/>
    <w:rsid w:val="00F01CA9"/>
    <w:rsid w:val="00F01F93"/>
    <w:rsid w:val="00F17763"/>
    <w:rsid w:val="00F17FBE"/>
    <w:rsid w:val="00F27991"/>
    <w:rsid w:val="00F31569"/>
    <w:rsid w:val="00F3156B"/>
    <w:rsid w:val="00F324C7"/>
    <w:rsid w:val="00F430A9"/>
    <w:rsid w:val="00F445CD"/>
    <w:rsid w:val="00F4648D"/>
    <w:rsid w:val="00F46792"/>
    <w:rsid w:val="00F52302"/>
    <w:rsid w:val="00F53563"/>
    <w:rsid w:val="00F565BD"/>
    <w:rsid w:val="00F56A6B"/>
    <w:rsid w:val="00F6072C"/>
    <w:rsid w:val="00F61DAE"/>
    <w:rsid w:val="00F63B3B"/>
    <w:rsid w:val="00F647A3"/>
    <w:rsid w:val="00F6603F"/>
    <w:rsid w:val="00F663E7"/>
    <w:rsid w:val="00F6664D"/>
    <w:rsid w:val="00F7578C"/>
    <w:rsid w:val="00F81AC4"/>
    <w:rsid w:val="00F8651A"/>
    <w:rsid w:val="00F91C31"/>
    <w:rsid w:val="00F94ED7"/>
    <w:rsid w:val="00F96D1D"/>
    <w:rsid w:val="00FA0B5C"/>
    <w:rsid w:val="00FA3A82"/>
    <w:rsid w:val="00FA67EB"/>
    <w:rsid w:val="00FB5F83"/>
    <w:rsid w:val="00FC59E7"/>
    <w:rsid w:val="00FC5EAA"/>
    <w:rsid w:val="00FC5EC7"/>
    <w:rsid w:val="00FD152E"/>
    <w:rsid w:val="00FD1539"/>
    <w:rsid w:val="00FD1BAF"/>
    <w:rsid w:val="00FD4F07"/>
    <w:rsid w:val="00FD5A7F"/>
    <w:rsid w:val="00FD6D06"/>
    <w:rsid w:val="00FE05A2"/>
    <w:rsid w:val="00FE2DF8"/>
    <w:rsid w:val="00FE35B7"/>
    <w:rsid w:val="00FE6653"/>
    <w:rsid w:val="00FE7A7A"/>
    <w:rsid w:val="00FF0785"/>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3384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2.emf"/><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19.emf"/><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thesis\Document\Bill_Kulp_Thesis_2012_6_4.docx"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15</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9</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8</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22</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21</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11</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13</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6</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23</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14</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35</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27</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20</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18</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19</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10</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12</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32</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31</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33</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34</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29</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36</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30</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25</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26</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24</b:RefOrder>
  </b:Source>
  <b:Source>
    <b:Tag>Roc12</b:Tag>
    <b:SourceType>Misc</b:SourceType>
    <b:Guid>{AB7DEE17-026F-42E0-8072-A6FEB73380F8}</b:Guid>
    <b:Author>
      <b:Author>
        <b:NameList>
          <b:Person>
            <b:Last>Rockey</b:Last>
            <b:First>C.</b:First>
          </b:Person>
        </b:NameList>
      </b:Author>
    </b:Author>
    <b:Title>Low-Cost Sensor Package for Smart Wheelchair Obstacle Avoidance</b:Title>
    <b:Year>2012</b:Year>
    <b:Publisher>Case Western Reserve University, EECS dept.</b:Publisher>
    <b:RefOrder>1</b:RefOrder>
  </b:Source>
  <b:Source>
    <b:Tag>Wil12</b:Tag>
    <b:SourceType>InternetSite</b:SourceType>
    <b:Guid>{76DE6B2B-F2F7-4812-93B5-0E796C632457}</b:Guid>
    <b:Title>ROS</b:Title>
    <b:Author>
      <b:Author>
        <b:Corporate>Willow Garage</b:Corporate>
      </b:Author>
    </b:Author>
    <b:YearAccessed>2012</b:YearAccessed>
    <b:MonthAccessed>May</b:MonthAccessed>
    <b:DayAccessed>4</b:DayAccessed>
    <b:URL>http://www.willowgarage.com/pages/software/ros-platform</b:URL>
    <b:RefOrder>28</b:RefOrder>
  </b:Source>
</b:Sources>
</file>

<file path=customXml/itemProps1.xml><?xml version="1.0" encoding="utf-8"?>
<ds:datastoreItem xmlns:ds="http://schemas.openxmlformats.org/officeDocument/2006/customXml" ds:itemID="{7DE24F0F-597C-4137-B391-1A550BADC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71</Pages>
  <Words>12158</Words>
  <Characters>69302</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81298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7</cp:revision>
  <cp:lastPrinted>2012-06-06T02:29:00Z</cp:lastPrinted>
  <dcterms:created xsi:type="dcterms:W3CDTF">2012-06-06T02:18:00Z</dcterms:created>
  <dcterms:modified xsi:type="dcterms:W3CDTF">2012-06-06T02:30:00Z</dcterms:modified>
</cp:coreProperties>
</file>