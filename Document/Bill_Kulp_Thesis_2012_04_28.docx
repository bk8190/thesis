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D22E10" w:rsidP="00540AEA">
      <w:del w:id="0" w:author="Bill" w:date="2012-04-26T13:11:00Z">
        <w:r w:rsidDel="003060D6">
          <w:delText>k</w:delText>
        </w:r>
      </w:del>
      <w:r w:rsidR="00F324C7">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F17FBE" w:rsidRDefault="000F6971">
      <w:pPr>
        <w:pStyle w:val="TOC1"/>
        <w:tabs>
          <w:tab w:val="left" w:pos="440"/>
          <w:tab w:val="right" w:leader="dot" w:pos="8630"/>
        </w:tabs>
        <w:rPr>
          <w:ins w:id="1" w:author="Bill" w:date="2012-04-28T19:53:00Z"/>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ins w:id="2" w:author="Bill" w:date="2012-04-28T19:53:00Z">
        <w:r w:rsidR="00F17FBE" w:rsidRPr="00CF1B1B">
          <w:rPr>
            <w:rStyle w:val="Hyperlink"/>
            <w:noProof/>
          </w:rPr>
          <w:fldChar w:fldCharType="begin"/>
        </w:r>
        <w:r w:rsidR="00F17FBE" w:rsidRPr="00CF1B1B">
          <w:rPr>
            <w:rStyle w:val="Hyperlink"/>
            <w:noProof/>
          </w:rPr>
          <w:instrText xml:space="preserve"> </w:instrText>
        </w:r>
        <w:r w:rsidR="00F17FBE">
          <w:rPr>
            <w:noProof/>
          </w:rPr>
          <w:instrText>HYPERLINK \l "_Toc323406124"</w:instrText>
        </w:r>
        <w:r w:rsidR="00F17FBE" w:rsidRPr="00CF1B1B">
          <w:rPr>
            <w:rStyle w:val="Hyperlink"/>
            <w:noProof/>
          </w:rPr>
          <w:instrText xml:space="preserve"> </w:instrText>
        </w:r>
        <w:r w:rsidR="00F17FBE" w:rsidRPr="00CF1B1B">
          <w:rPr>
            <w:rStyle w:val="Hyperlink"/>
            <w:noProof/>
          </w:rPr>
        </w:r>
        <w:r w:rsidR="00F17FBE" w:rsidRPr="00CF1B1B">
          <w:rPr>
            <w:rStyle w:val="Hyperlink"/>
            <w:noProof/>
          </w:rPr>
          <w:fldChar w:fldCharType="separate"/>
        </w:r>
        <w:r w:rsidR="00F17FBE" w:rsidRPr="00CF1B1B">
          <w:rPr>
            <w:rStyle w:val="Hyperlink"/>
            <w:noProof/>
          </w:rPr>
          <w:t>1</w:t>
        </w:r>
        <w:r w:rsidR="00F17FBE">
          <w:rPr>
            <w:rFonts w:asciiTheme="minorHAnsi" w:hAnsiTheme="minorHAnsi"/>
            <w:noProof/>
            <w:sz w:val="22"/>
          </w:rPr>
          <w:tab/>
        </w:r>
        <w:r w:rsidR="00F17FBE" w:rsidRPr="00CF1B1B">
          <w:rPr>
            <w:rStyle w:val="Hyperlink"/>
            <w:noProof/>
          </w:rPr>
          <w:t>Introduction</w:t>
        </w:r>
        <w:r w:rsidR="00F17FBE">
          <w:rPr>
            <w:noProof/>
            <w:webHidden/>
          </w:rPr>
          <w:tab/>
        </w:r>
        <w:r w:rsidR="00F17FBE">
          <w:rPr>
            <w:noProof/>
            <w:webHidden/>
          </w:rPr>
          <w:fldChar w:fldCharType="begin"/>
        </w:r>
        <w:r w:rsidR="00F17FBE">
          <w:rPr>
            <w:noProof/>
            <w:webHidden/>
          </w:rPr>
          <w:instrText xml:space="preserve"> PAGEREF _Toc323406124 \h </w:instrText>
        </w:r>
        <w:r w:rsidR="00F17FBE">
          <w:rPr>
            <w:noProof/>
            <w:webHidden/>
          </w:rPr>
        </w:r>
      </w:ins>
      <w:r w:rsidR="00F17FBE">
        <w:rPr>
          <w:noProof/>
          <w:webHidden/>
        </w:rPr>
        <w:fldChar w:fldCharType="separate"/>
      </w:r>
      <w:ins w:id="3" w:author="Bill" w:date="2012-04-28T19:53:00Z">
        <w:r w:rsidR="00F17FBE">
          <w:rPr>
            <w:noProof/>
            <w:webHidden/>
          </w:rPr>
          <w:t>1</w:t>
        </w:r>
        <w:r w:rsidR="00F17FBE">
          <w:rPr>
            <w:noProof/>
            <w:webHidden/>
          </w:rPr>
          <w:fldChar w:fldCharType="end"/>
        </w:r>
        <w:r w:rsidR="00F17FBE" w:rsidRPr="00CF1B1B">
          <w:rPr>
            <w:rStyle w:val="Hyperlink"/>
            <w:noProof/>
          </w:rPr>
          <w:fldChar w:fldCharType="end"/>
        </w:r>
      </w:ins>
    </w:p>
    <w:p w:rsidR="00F17FBE" w:rsidRDefault="00F17FBE">
      <w:pPr>
        <w:pStyle w:val="TOC1"/>
        <w:tabs>
          <w:tab w:val="left" w:pos="440"/>
          <w:tab w:val="right" w:leader="dot" w:pos="8630"/>
        </w:tabs>
        <w:rPr>
          <w:ins w:id="4" w:author="Bill" w:date="2012-04-28T19:53:00Z"/>
          <w:rFonts w:asciiTheme="minorHAnsi" w:hAnsiTheme="minorHAnsi"/>
          <w:noProof/>
          <w:sz w:val="22"/>
        </w:rPr>
      </w:pPr>
      <w:ins w:id="5"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"_Toc323406125"</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2</w:t>
        </w:r>
        <w:r>
          <w:rPr>
            <w:rFonts w:asciiTheme="minorHAnsi" w:hAnsiTheme="minorHAnsi"/>
            <w:noProof/>
            <w:sz w:val="22"/>
          </w:rPr>
          <w:tab/>
        </w:r>
        <w:r w:rsidRPr="00CF1B1B">
          <w:rPr>
            <w:rStyle w:val="Hyperlink"/>
            <w:noProof/>
          </w:rPr>
          <w:t>Harlie</w:t>
        </w:r>
        <w:r>
          <w:rPr>
            <w:noProof/>
            <w:webHidden/>
          </w:rPr>
          <w:tab/>
        </w:r>
        <w:r>
          <w:rPr>
            <w:noProof/>
            <w:webHidden/>
          </w:rPr>
          <w:fldChar w:fldCharType="begin"/>
        </w:r>
        <w:r>
          <w:rPr>
            <w:noProof/>
            <w:webHidden/>
          </w:rPr>
          <w:instrText xml:space="preserve"> PAGEREF _Toc323406125 \h </w:instrText>
        </w:r>
        <w:r>
          <w:rPr>
            <w:noProof/>
            <w:webHidden/>
          </w:rPr>
        </w:r>
      </w:ins>
      <w:r>
        <w:rPr>
          <w:noProof/>
          <w:webHidden/>
        </w:rPr>
        <w:fldChar w:fldCharType="separate"/>
      </w:r>
      <w:ins w:id="6" w:author="Bill" w:date="2012-04-28T19:53:00Z">
        <w:r>
          <w:rPr>
            <w:noProof/>
            <w:webHidden/>
          </w:rPr>
          <w:t>5</w:t>
        </w:r>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7" w:author="Bill" w:date="2012-04-28T19:53:00Z"/>
          <w:rFonts w:asciiTheme="minorHAnsi" w:hAnsiTheme="minorHAnsi"/>
          <w:noProof/>
          <w:sz w:val="22"/>
        </w:rPr>
      </w:pPr>
      <w:ins w:id="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"_Toc323406126"</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w:t>
        </w:r>
        <w:r>
          <w:rPr>
            <w:rFonts w:asciiTheme="minorHAnsi" w:hAnsiTheme="minorHAnsi"/>
            <w:noProof/>
            <w:sz w:val="22"/>
          </w:rPr>
          <w:tab/>
        </w:r>
        <w:r w:rsidRPr="00CF1B1B">
          <w:rPr>
            <w:rStyle w:val="Hyperlink"/>
            <w:noProof/>
          </w:rPr>
          <w:t>Evaluation of the Microsoft Kinect</w:t>
        </w:r>
        <w:r>
          <w:rPr>
            <w:noProof/>
            <w:webHidden/>
          </w:rPr>
          <w:tab/>
        </w:r>
        <w:r>
          <w:rPr>
            <w:noProof/>
            <w:webHidden/>
          </w:rPr>
          <w:fldChar w:fldCharType="begin"/>
        </w:r>
        <w:r>
          <w:rPr>
            <w:noProof/>
            <w:webHidden/>
          </w:rPr>
          <w:instrText xml:space="preserve"> PAGEREF _Toc323406126 \h </w:instrText>
        </w:r>
        <w:r>
          <w:rPr>
            <w:noProof/>
            <w:webHidden/>
          </w:rPr>
        </w:r>
      </w:ins>
      <w:r>
        <w:rPr>
          <w:noProof/>
          <w:webHidden/>
        </w:rPr>
        <w:fldChar w:fldCharType="separate"/>
      </w:r>
      <w:ins w:id="9" w:author="Bill" w:date="2012-04-28T19:53:00Z">
        <w:r>
          <w:rPr>
            <w:noProof/>
            <w:webHidden/>
          </w:rPr>
          <w:t>6</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0" w:author="Bill" w:date="2012-04-28T19:53:00Z"/>
          <w:rFonts w:asciiTheme="minorHAnsi" w:hAnsiTheme="minorHAnsi"/>
          <w:noProof/>
          <w:sz w:val="22"/>
        </w:rPr>
      </w:pPr>
      <w:ins w:id="11"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"_Toc323406127"</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3.1</w:t>
        </w:r>
        <w:r>
          <w:rPr>
            <w:rFonts w:asciiTheme="minorHAnsi" w:hAnsiTheme="minorHAnsi"/>
            <w:noProof/>
            <w:sz w:val="22"/>
          </w:rPr>
          <w:tab/>
        </w:r>
        <w:r w:rsidRPr="00CF1B1B">
          <w:rPr>
            <w:rStyle w:val="Hyperlink"/>
            <w:noProof/>
          </w:rPr>
          <w:t>Discrimination Between Users</w:t>
        </w:r>
        <w:r>
          <w:rPr>
            <w:noProof/>
            <w:webHidden/>
          </w:rPr>
          <w:tab/>
        </w:r>
        <w:r>
          <w:rPr>
            <w:noProof/>
            <w:webHidden/>
          </w:rPr>
          <w:fldChar w:fldCharType="begin"/>
        </w:r>
        <w:r>
          <w:rPr>
            <w:noProof/>
            <w:webHidden/>
          </w:rPr>
          <w:instrText xml:space="preserve"> PAGEREF _Toc323406127 \h </w:instrText>
        </w:r>
        <w:r>
          <w:rPr>
            <w:noProof/>
            <w:webHidden/>
          </w:rPr>
        </w:r>
      </w:ins>
      <w:r>
        <w:rPr>
          <w:noProof/>
          <w:webHidden/>
        </w:rPr>
        <w:fldChar w:fldCharType="separate"/>
      </w:r>
      <w:ins w:id="12" w:author="Bill" w:date="2012-04-28T19:53:00Z">
        <w:r>
          <w:rPr>
            <w:noProof/>
            <w:webHidden/>
          </w:rPr>
          <w:t>7</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3" w:author="Bill" w:date="2012-04-28T19:53:00Z"/>
          <w:rFonts w:asciiTheme="minorHAnsi" w:hAnsiTheme="minorHAnsi"/>
          <w:noProof/>
          <w:sz w:val="22"/>
        </w:rPr>
      </w:pPr>
      <w:ins w:id="1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"_Toc323406128"</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3.2</w:t>
        </w:r>
        <w:r>
          <w:rPr>
            <w:rFonts w:asciiTheme="minorHAnsi" w:hAnsiTheme="minorHAnsi"/>
            <w:noProof/>
            <w:sz w:val="22"/>
          </w:rPr>
          <w:tab/>
        </w:r>
        <w:r w:rsidRPr="00CF1B1B">
          <w:rPr>
            <w:rStyle w:val="Hyperlink"/>
            <w:noProof/>
          </w:rPr>
          <w:t>Calibration of Users</w:t>
        </w:r>
        <w:r>
          <w:rPr>
            <w:noProof/>
            <w:webHidden/>
          </w:rPr>
          <w:tab/>
        </w:r>
        <w:r>
          <w:rPr>
            <w:noProof/>
            <w:webHidden/>
          </w:rPr>
          <w:fldChar w:fldCharType="begin"/>
        </w:r>
        <w:r>
          <w:rPr>
            <w:noProof/>
            <w:webHidden/>
          </w:rPr>
          <w:instrText xml:space="preserve"> PAGEREF _Toc323406128 \h </w:instrText>
        </w:r>
        <w:r>
          <w:rPr>
            <w:noProof/>
            <w:webHidden/>
          </w:rPr>
        </w:r>
      </w:ins>
      <w:r>
        <w:rPr>
          <w:noProof/>
          <w:webHidden/>
        </w:rPr>
        <w:fldChar w:fldCharType="separate"/>
      </w:r>
      <w:ins w:id="15" w:author="Bill" w:date="2012-04-28T19:53:00Z">
        <w:r>
          <w:rPr>
            <w:noProof/>
            <w:webHidden/>
          </w:rPr>
          <w:t>8</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6" w:author="Bill" w:date="2012-04-28T19:53:00Z"/>
          <w:rFonts w:asciiTheme="minorHAnsi" w:hAnsiTheme="minorHAnsi"/>
          <w:noProof/>
          <w:sz w:val="22"/>
        </w:rPr>
      </w:pPr>
      <w:ins w:id="17"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"_Toc323406129"</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3.3</w:t>
        </w:r>
        <w:r>
          <w:rPr>
            <w:rFonts w:asciiTheme="minorHAnsi" w:hAnsiTheme="minorHAnsi"/>
            <w:noProof/>
            <w:sz w:val="22"/>
          </w:rPr>
          <w:tab/>
        </w:r>
        <w:r w:rsidRPr="00CF1B1B">
          <w:rPr>
            <w:rStyle w:val="Hyperlink"/>
            <w:noProof/>
          </w:rPr>
          <w:t>Limited Field of View</w:t>
        </w:r>
        <w:r>
          <w:rPr>
            <w:noProof/>
            <w:webHidden/>
          </w:rPr>
          <w:tab/>
        </w:r>
        <w:r>
          <w:rPr>
            <w:noProof/>
            <w:webHidden/>
          </w:rPr>
          <w:fldChar w:fldCharType="begin"/>
        </w:r>
        <w:r>
          <w:rPr>
            <w:noProof/>
            <w:webHidden/>
          </w:rPr>
          <w:instrText xml:space="preserve"> PAGEREF _Toc323406129 \h </w:instrText>
        </w:r>
        <w:r>
          <w:rPr>
            <w:noProof/>
            <w:webHidden/>
          </w:rPr>
        </w:r>
      </w:ins>
      <w:r>
        <w:rPr>
          <w:noProof/>
          <w:webHidden/>
        </w:rPr>
        <w:fldChar w:fldCharType="separate"/>
      </w:r>
      <w:ins w:id="18" w:author="Bill" w:date="2012-04-28T19:53:00Z">
        <w:r>
          <w:rPr>
            <w:noProof/>
            <w:webHidden/>
          </w:rPr>
          <w:t>10</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19" w:author="Bill" w:date="2012-04-28T19:53:00Z"/>
          <w:rFonts w:asciiTheme="minorHAnsi" w:hAnsiTheme="minorHAnsi"/>
          <w:noProof/>
          <w:sz w:val="22"/>
        </w:rPr>
      </w:pPr>
      <w:ins w:id="2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"_Toc323406130"</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3.4</w:t>
        </w:r>
        <w:r>
          <w:rPr>
            <w:rFonts w:asciiTheme="minorHAnsi" w:hAnsiTheme="minorHAnsi"/>
            <w:noProof/>
            <w:sz w:val="22"/>
          </w:rPr>
          <w:tab/>
        </w:r>
        <w:r w:rsidRPr="00CF1B1B">
          <w:rPr>
            <w:rStyle w:val="Hyperlink"/>
            <w:noProof/>
          </w:rPr>
          <w:t>Moving Base Problem</w:t>
        </w:r>
        <w:r>
          <w:rPr>
            <w:noProof/>
            <w:webHidden/>
          </w:rPr>
          <w:tab/>
        </w:r>
        <w:r>
          <w:rPr>
            <w:noProof/>
            <w:webHidden/>
          </w:rPr>
          <w:fldChar w:fldCharType="begin"/>
        </w:r>
        <w:r>
          <w:rPr>
            <w:noProof/>
            <w:webHidden/>
          </w:rPr>
          <w:instrText xml:space="preserve"> PAGEREF _Toc323406130 \h </w:instrText>
        </w:r>
        <w:r>
          <w:rPr>
            <w:noProof/>
            <w:webHidden/>
          </w:rPr>
        </w:r>
      </w:ins>
      <w:r>
        <w:rPr>
          <w:noProof/>
          <w:webHidden/>
        </w:rPr>
        <w:fldChar w:fldCharType="separate"/>
      </w:r>
      <w:ins w:id="21" w:author="Bill" w:date="2012-04-28T19:53:00Z">
        <w:r>
          <w:rPr>
            <w:noProof/>
            <w:webHidden/>
          </w:rPr>
          <w:t>13</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22" w:author="Bill" w:date="2012-04-28T19:53:00Z"/>
          <w:rFonts w:asciiTheme="minorHAnsi" w:hAnsiTheme="minorHAnsi"/>
          <w:noProof/>
          <w:sz w:val="22"/>
        </w:rPr>
      </w:pPr>
      <w:ins w:id="23"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"_Toc323406131"</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3.5</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_Toc323406131 \h </w:instrText>
        </w:r>
        <w:r>
          <w:rPr>
            <w:noProof/>
            <w:webHidden/>
          </w:rPr>
        </w:r>
      </w:ins>
      <w:r>
        <w:rPr>
          <w:noProof/>
          <w:webHidden/>
        </w:rPr>
        <w:fldChar w:fldCharType="separate"/>
      </w:r>
      <w:ins w:id="24" w:author="Bill" w:date="2012-04-28T19:53:00Z">
        <w:r>
          <w:rPr>
            <w:noProof/>
            <w:webHidden/>
          </w:rPr>
          <w:t>15</w:t>
        </w:r>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25" w:author="Bill" w:date="2012-04-28T19:53:00Z"/>
          <w:rFonts w:asciiTheme="minorHAnsi" w:hAnsiTheme="minorHAnsi"/>
          <w:noProof/>
          <w:sz w:val="22"/>
        </w:rPr>
      </w:pPr>
      <w:ins w:id="2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"_Toc323406132"</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4</w:t>
        </w:r>
        <w:r>
          <w:rPr>
            <w:rFonts w:asciiTheme="minorHAnsi" w:hAnsiTheme="minorHAnsi"/>
            <w:noProof/>
            <w:sz w:val="22"/>
          </w:rPr>
          <w:tab/>
        </w:r>
        <w:r w:rsidRPr="00CF1B1B">
          <w:rPr>
            <w:rStyle w:val="Hyperlink"/>
            <w:noProof/>
          </w:rPr>
          <w:t>Pan Mount</w:t>
        </w:r>
        <w:r>
          <w:rPr>
            <w:noProof/>
            <w:webHidden/>
          </w:rPr>
          <w:tab/>
        </w:r>
        <w:r>
          <w:rPr>
            <w:noProof/>
            <w:webHidden/>
          </w:rPr>
          <w:fldChar w:fldCharType="begin"/>
        </w:r>
        <w:r>
          <w:rPr>
            <w:noProof/>
            <w:webHidden/>
          </w:rPr>
          <w:instrText xml:space="preserve"> PAGEREF _Toc323406132 \h </w:instrText>
        </w:r>
        <w:r>
          <w:rPr>
            <w:noProof/>
            <w:webHidden/>
          </w:rPr>
        </w:r>
      </w:ins>
      <w:r>
        <w:rPr>
          <w:noProof/>
          <w:webHidden/>
        </w:rPr>
        <w:fldChar w:fldCharType="separate"/>
      </w:r>
      <w:ins w:id="27" w:author="Bill" w:date="2012-04-28T19:53:00Z">
        <w:r>
          <w:rPr>
            <w:noProof/>
            <w:webHidden/>
          </w:rPr>
          <w:t>16</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28" w:author="Bill" w:date="2012-04-28T19:53:00Z"/>
          <w:rFonts w:asciiTheme="minorHAnsi" w:hAnsiTheme="minorHAnsi"/>
          <w:noProof/>
          <w:sz w:val="22"/>
        </w:rPr>
      </w:pPr>
      <w:ins w:id="29"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"_Toc323406133"</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4.1</w:t>
        </w:r>
        <w:r>
          <w:rPr>
            <w:rFonts w:asciiTheme="minorHAnsi" w:hAnsiTheme="minorHAnsi"/>
            <w:noProof/>
            <w:sz w:val="22"/>
          </w:rPr>
          <w:tab/>
        </w:r>
        <w:r w:rsidRPr="00CF1B1B">
          <w:rPr>
            <w:rStyle w:val="Hyperlink"/>
            <w:noProof/>
          </w:rPr>
          <w:t>Performance</w:t>
        </w:r>
        <w:r>
          <w:rPr>
            <w:noProof/>
            <w:webHidden/>
          </w:rPr>
          <w:tab/>
        </w:r>
        <w:r>
          <w:rPr>
            <w:noProof/>
            <w:webHidden/>
          </w:rPr>
          <w:fldChar w:fldCharType="begin"/>
        </w:r>
        <w:r>
          <w:rPr>
            <w:noProof/>
            <w:webHidden/>
          </w:rPr>
          <w:instrText xml:space="preserve"> PAGEREF _Toc323406133 \h </w:instrText>
        </w:r>
        <w:r>
          <w:rPr>
            <w:noProof/>
            <w:webHidden/>
          </w:rPr>
        </w:r>
      </w:ins>
      <w:r>
        <w:rPr>
          <w:noProof/>
          <w:webHidden/>
        </w:rPr>
        <w:fldChar w:fldCharType="separate"/>
      </w:r>
      <w:ins w:id="30" w:author="Bill" w:date="2012-04-28T19:53:00Z">
        <w:r>
          <w:rPr>
            <w:noProof/>
            <w:webHidden/>
          </w:rPr>
          <w:t>18</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1" w:author="Bill" w:date="2012-04-28T19:53:00Z"/>
          <w:rFonts w:asciiTheme="minorHAnsi" w:hAnsiTheme="minorHAnsi"/>
          <w:noProof/>
          <w:sz w:val="22"/>
        </w:rPr>
      </w:pPr>
      <w:ins w:id="32"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"_Toc323406134"</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4.2</w:t>
        </w:r>
        <w:r>
          <w:rPr>
            <w:rFonts w:asciiTheme="minorHAnsi" w:hAnsiTheme="minorHAnsi"/>
            <w:noProof/>
            <w:sz w:val="22"/>
          </w:rPr>
          <w:tab/>
        </w:r>
        <w:r w:rsidRPr="00CF1B1B">
          <w:rPr>
            <w:rStyle w:val="Hyperlink"/>
            <w:noProof/>
          </w:rPr>
          <w:t>Summary</w:t>
        </w:r>
        <w:r>
          <w:rPr>
            <w:noProof/>
            <w:webHidden/>
          </w:rPr>
          <w:tab/>
        </w:r>
        <w:r>
          <w:rPr>
            <w:noProof/>
            <w:webHidden/>
          </w:rPr>
          <w:fldChar w:fldCharType="begin"/>
        </w:r>
        <w:r>
          <w:rPr>
            <w:noProof/>
            <w:webHidden/>
          </w:rPr>
          <w:instrText xml:space="preserve"> PAGEREF _Toc323406134 \h </w:instrText>
        </w:r>
        <w:r>
          <w:rPr>
            <w:noProof/>
            <w:webHidden/>
          </w:rPr>
        </w:r>
      </w:ins>
      <w:r>
        <w:rPr>
          <w:noProof/>
          <w:webHidden/>
        </w:rPr>
        <w:fldChar w:fldCharType="separate"/>
      </w:r>
      <w:ins w:id="33" w:author="Bill" w:date="2012-04-28T19:53:00Z">
        <w:r>
          <w:rPr>
            <w:noProof/>
            <w:webHidden/>
          </w:rPr>
          <w:t>21</w:t>
        </w:r>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34" w:author="Bill" w:date="2012-04-28T19:53:00Z"/>
          <w:rFonts w:asciiTheme="minorHAnsi" w:hAnsiTheme="minorHAnsi"/>
          <w:noProof/>
          <w:sz w:val="22"/>
        </w:rPr>
      </w:pPr>
      <w:ins w:id="35"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"_Toc323406135"</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5</w:t>
        </w:r>
        <w:r>
          <w:rPr>
            <w:rFonts w:asciiTheme="minorHAnsi" w:hAnsiTheme="minorHAnsi"/>
            <w:noProof/>
            <w:sz w:val="22"/>
          </w:rPr>
          <w:tab/>
        </w:r>
        <w:r w:rsidRPr="00CF1B1B">
          <w:rPr>
            <w:rStyle w:val="Hyperlink"/>
            <w:noProof/>
          </w:rPr>
          <w:t>Person Tracking</w:t>
        </w:r>
        <w:r>
          <w:rPr>
            <w:noProof/>
            <w:webHidden/>
          </w:rPr>
          <w:tab/>
        </w:r>
        <w:r>
          <w:rPr>
            <w:noProof/>
            <w:webHidden/>
          </w:rPr>
          <w:fldChar w:fldCharType="begin"/>
        </w:r>
        <w:r>
          <w:rPr>
            <w:noProof/>
            <w:webHidden/>
          </w:rPr>
          <w:instrText xml:space="preserve"> PAGEREF _Toc323406135 \h </w:instrText>
        </w:r>
        <w:r>
          <w:rPr>
            <w:noProof/>
            <w:webHidden/>
          </w:rPr>
        </w:r>
      </w:ins>
      <w:r>
        <w:rPr>
          <w:noProof/>
          <w:webHidden/>
        </w:rPr>
        <w:fldChar w:fldCharType="separate"/>
      </w:r>
      <w:ins w:id="36" w:author="Bill" w:date="2012-04-28T19:53:00Z">
        <w:r>
          <w:rPr>
            <w:noProof/>
            <w:webHidden/>
          </w:rPr>
          <w:t>23</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37" w:author="Bill" w:date="2012-04-28T19:53:00Z"/>
          <w:rFonts w:asciiTheme="minorHAnsi" w:hAnsiTheme="minorHAnsi"/>
          <w:noProof/>
          <w:sz w:val="22"/>
        </w:rPr>
      </w:pPr>
      <w:ins w:id="38"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"_Toc323406136"</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5.1</w:t>
        </w:r>
        <w:r>
          <w:rPr>
            <w:rFonts w:asciiTheme="minorHAnsi" w:hAnsiTheme="minorHAnsi"/>
            <w:noProof/>
            <w:sz w:val="22"/>
          </w:rPr>
          <w:tab/>
        </w:r>
        <w:r w:rsidRPr="00CF1B1B">
          <w:rPr>
            <w:rStyle w:val="Hyperlink"/>
            <w:noProof/>
          </w:rPr>
          <w:t>Face Detector Node</w:t>
        </w:r>
        <w:r>
          <w:rPr>
            <w:noProof/>
            <w:webHidden/>
          </w:rPr>
          <w:tab/>
        </w:r>
        <w:r>
          <w:rPr>
            <w:noProof/>
            <w:webHidden/>
          </w:rPr>
          <w:fldChar w:fldCharType="begin"/>
        </w:r>
        <w:r>
          <w:rPr>
            <w:noProof/>
            <w:webHidden/>
          </w:rPr>
          <w:instrText xml:space="preserve"> PAGEREF _Toc323406136 \h </w:instrText>
        </w:r>
        <w:r>
          <w:rPr>
            <w:noProof/>
            <w:webHidden/>
          </w:rPr>
        </w:r>
      </w:ins>
      <w:r>
        <w:rPr>
          <w:noProof/>
          <w:webHidden/>
        </w:rPr>
        <w:fldChar w:fldCharType="separate"/>
      </w:r>
      <w:ins w:id="39" w:author="Bill" w:date="2012-04-28T19:53:00Z">
        <w:r>
          <w:rPr>
            <w:noProof/>
            <w:webHidden/>
          </w:rPr>
          <w:t>23</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40" w:author="Bill" w:date="2012-04-28T19:53:00Z"/>
          <w:rFonts w:asciiTheme="minorHAnsi" w:hAnsiTheme="minorHAnsi"/>
          <w:noProof/>
          <w:sz w:val="22"/>
        </w:rPr>
      </w:pPr>
      <w:ins w:id="41"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"_Toc323406137"</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5.2</w:t>
        </w:r>
        <w:r>
          <w:rPr>
            <w:rFonts w:asciiTheme="minorHAnsi" w:hAnsiTheme="minorHAnsi"/>
            <w:noProof/>
            <w:sz w:val="22"/>
          </w:rPr>
          <w:tab/>
        </w:r>
        <w:r w:rsidRPr="00CF1B1B">
          <w:rPr>
            <w:rStyle w:val="Hyperlink"/>
            <w:noProof/>
          </w:rPr>
          <w:t>Leg Detector Node</w:t>
        </w:r>
        <w:r>
          <w:rPr>
            <w:noProof/>
            <w:webHidden/>
          </w:rPr>
          <w:tab/>
        </w:r>
        <w:r>
          <w:rPr>
            <w:noProof/>
            <w:webHidden/>
          </w:rPr>
          <w:fldChar w:fldCharType="begin"/>
        </w:r>
        <w:r>
          <w:rPr>
            <w:noProof/>
            <w:webHidden/>
          </w:rPr>
          <w:instrText xml:space="preserve"> PAGEREF _Toc323406137 \h </w:instrText>
        </w:r>
        <w:r>
          <w:rPr>
            <w:noProof/>
            <w:webHidden/>
          </w:rPr>
        </w:r>
      </w:ins>
      <w:r>
        <w:rPr>
          <w:noProof/>
          <w:webHidden/>
        </w:rPr>
        <w:fldChar w:fldCharType="separate"/>
      </w:r>
      <w:ins w:id="42" w:author="Bill" w:date="2012-04-28T19:53:00Z">
        <w:r>
          <w:rPr>
            <w:noProof/>
            <w:webHidden/>
          </w:rPr>
          <w:t>24</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43" w:author="Bill" w:date="2012-04-28T19:53:00Z"/>
          <w:rFonts w:asciiTheme="minorHAnsi" w:hAnsiTheme="minorHAnsi"/>
          <w:noProof/>
          <w:sz w:val="22"/>
        </w:rPr>
      </w:pPr>
      <w:ins w:id="44"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"_Toc323406138"</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5.3</w:t>
        </w:r>
        <w:r>
          <w:rPr>
            <w:rFonts w:asciiTheme="minorHAnsi" w:hAnsiTheme="minorHAnsi"/>
            <w:noProof/>
            <w:sz w:val="22"/>
          </w:rPr>
          <w:tab/>
        </w:r>
        <w:r w:rsidRPr="00CF1B1B">
          <w:rPr>
            <w:rStyle w:val="Hyperlink"/>
            <w:noProof/>
          </w:rPr>
          <w:t>Kinect Body-Detector Node</w:t>
        </w:r>
        <w:r>
          <w:rPr>
            <w:noProof/>
            <w:webHidden/>
          </w:rPr>
          <w:tab/>
        </w:r>
        <w:r>
          <w:rPr>
            <w:noProof/>
            <w:webHidden/>
          </w:rPr>
          <w:fldChar w:fldCharType="begin"/>
        </w:r>
        <w:r>
          <w:rPr>
            <w:noProof/>
            <w:webHidden/>
          </w:rPr>
          <w:instrText xml:space="preserve"> PAGEREF _Toc323406138 \h </w:instrText>
        </w:r>
        <w:r>
          <w:rPr>
            <w:noProof/>
            <w:webHidden/>
          </w:rPr>
        </w:r>
      </w:ins>
      <w:r>
        <w:rPr>
          <w:noProof/>
          <w:webHidden/>
        </w:rPr>
        <w:fldChar w:fldCharType="separate"/>
      </w:r>
      <w:ins w:id="45" w:author="Bill" w:date="2012-04-28T19:53:00Z">
        <w:r>
          <w:rPr>
            <w:noProof/>
            <w:webHidden/>
          </w:rPr>
          <w:t>25</w:t>
        </w:r>
        <w:r>
          <w:rPr>
            <w:noProof/>
            <w:webHidden/>
          </w:rPr>
          <w:fldChar w:fldCharType="end"/>
        </w:r>
        <w:r w:rsidRPr="00CF1B1B">
          <w:rPr>
            <w:rStyle w:val="Hyperlink"/>
            <w:noProof/>
          </w:rPr>
          <w:fldChar w:fldCharType="end"/>
        </w:r>
      </w:ins>
    </w:p>
    <w:p w:rsidR="00F17FBE" w:rsidRDefault="00F17FBE">
      <w:pPr>
        <w:pStyle w:val="TOC1"/>
        <w:tabs>
          <w:tab w:val="left" w:pos="440"/>
          <w:tab w:val="right" w:leader="dot" w:pos="8630"/>
        </w:tabs>
        <w:rPr>
          <w:ins w:id="46" w:author="Bill" w:date="2012-04-28T19:53:00Z"/>
          <w:rFonts w:asciiTheme="minorHAnsi" w:hAnsiTheme="minorHAnsi"/>
          <w:noProof/>
          <w:sz w:val="22"/>
        </w:rPr>
      </w:pPr>
      <w:ins w:id="47"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"_Toc323406139"</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6</w:t>
        </w:r>
        <w:r>
          <w:rPr>
            <w:rFonts w:asciiTheme="minorHAnsi" w:hAnsiTheme="minorHAnsi"/>
            <w:noProof/>
            <w:sz w:val="22"/>
          </w:rPr>
          <w:tab/>
        </w:r>
        <w:r w:rsidRPr="00CF1B1B">
          <w:rPr>
            <w:rStyle w:val="Hyperlink"/>
            <w:noProof/>
          </w:rPr>
          <w:t>Planning</w:t>
        </w:r>
        <w:r>
          <w:rPr>
            <w:noProof/>
            <w:webHidden/>
          </w:rPr>
          <w:tab/>
        </w:r>
        <w:r>
          <w:rPr>
            <w:noProof/>
            <w:webHidden/>
          </w:rPr>
          <w:fldChar w:fldCharType="begin"/>
        </w:r>
        <w:r>
          <w:rPr>
            <w:noProof/>
            <w:webHidden/>
          </w:rPr>
          <w:instrText xml:space="preserve"> PAGEREF _Toc323406139 \h </w:instrText>
        </w:r>
        <w:r>
          <w:rPr>
            <w:noProof/>
            <w:webHidden/>
          </w:rPr>
        </w:r>
      </w:ins>
      <w:r>
        <w:rPr>
          <w:noProof/>
          <w:webHidden/>
        </w:rPr>
        <w:fldChar w:fldCharType="separate"/>
      </w:r>
      <w:ins w:id="48" w:author="Bill" w:date="2012-04-28T19:53:00Z">
        <w:r>
          <w:rPr>
            <w:noProof/>
            <w:webHidden/>
          </w:rPr>
          <w:t>29</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49" w:author="Bill" w:date="2012-04-28T19:53:00Z"/>
          <w:rFonts w:asciiTheme="minorHAnsi" w:hAnsiTheme="minorHAnsi"/>
          <w:noProof/>
          <w:sz w:val="22"/>
        </w:rPr>
      </w:pPr>
      <w:ins w:id="50"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"_Toc323406140"</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6.1</w:t>
        </w:r>
        <w:r>
          <w:rPr>
            <w:rFonts w:asciiTheme="minorHAnsi" w:hAnsiTheme="minorHAnsi"/>
            <w:noProof/>
            <w:sz w:val="22"/>
          </w:rPr>
          <w:tab/>
        </w:r>
        <w:r w:rsidRPr="00CF1B1B">
          <w:rPr>
            <w:rStyle w:val="Hyperlink"/>
            <w:noProof/>
          </w:rPr>
          <w:t>Point-point planner</w:t>
        </w:r>
        <w:r>
          <w:rPr>
            <w:noProof/>
            <w:webHidden/>
          </w:rPr>
          <w:tab/>
        </w:r>
        <w:r>
          <w:rPr>
            <w:noProof/>
            <w:webHidden/>
          </w:rPr>
          <w:fldChar w:fldCharType="begin"/>
        </w:r>
        <w:r>
          <w:rPr>
            <w:noProof/>
            <w:webHidden/>
          </w:rPr>
          <w:instrText xml:space="preserve"> PAGEREF _Toc323406140 \h </w:instrText>
        </w:r>
        <w:r>
          <w:rPr>
            <w:noProof/>
            <w:webHidden/>
          </w:rPr>
        </w:r>
      </w:ins>
      <w:r>
        <w:rPr>
          <w:noProof/>
          <w:webHidden/>
        </w:rPr>
        <w:fldChar w:fldCharType="separate"/>
      </w:r>
      <w:ins w:id="51" w:author="Bill" w:date="2012-04-28T19:53:00Z">
        <w:r>
          <w:rPr>
            <w:noProof/>
            <w:webHidden/>
          </w:rPr>
          <w:t>29</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52" w:author="Bill" w:date="2012-04-28T19:53:00Z"/>
          <w:rFonts w:asciiTheme="minorHAnsi" w:hAnsiTheme="minorHAnsi"/>
          <w:noProof/>
          <w:sz w:val="22"/>
        </w:rPr>
      </w:pPr>
      <w:ins w:id="53"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"_Toc323406141"</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6.2</w:t>
        </w:r>
        <w:r>
          <w:rPr>
            <w:rFonts w:asciiTheme="minorHAnsi" w:hAnsiTheme="minorHAnsi"/>
            <w:noProof/>
            <w:sz w:val="22"/>
          </w:rPr>
          <w:tab/>
        </w:r>
        <w:r w:rsidRPr="00CF1B1B">
          <w:rPr>
            <w:rStyle w:val="Hyperlink"/>
            <w:noProof/>
          </w:rPr>
          <w:t>Dynamic Planning</w:t>
        </w:r>
        <w:r>
          <w:rPr>
            <w:noProof/>
            <w:webHidden/>
          </w:rPr>
          <w:tab/>
        </w:r>
        <w:r>
          <w:rPr>
            <w:noProof/>
            <w:webHidden/>
          </w:rPr>
          <w:fldChar w:fldCharType="begin"/>
        </w:r>
        <w:r>
          <w:rPr>
            <w:noProof/>
            <w:webHidden/>
          </w:rPr>
          <w:instrText xml:space="preserve"> PAGEREF _Toc323406141 \h </w:instrText>
        </w:r>
        <w:r>
          <w:rPr>
            <w:noProof/>
            <w:webHidden/>
          </w:rPr>
        </w:r>
      </w:ins>
      <w:r>
        <w:rPr>
          <w:noProof/>
          <w:webHidden/>
        </w:rPr>
        <w:fldChar w:fldCharType="separate"/>
      </w:r>
      <w:ins w:id="54" w:author="Bill" w:date="2012-04-28T19:53:00Z">
        <w:r>
          <w:rPr>
            <w:noProof/>
            <w:webHidden/>
          </w:rPr>
          <w:t>32</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55" w:author="Bill" w:date="2012-04-28T19:53:00Z"/>
          <w:rFonts w:asciiTheme="minorHAnsi" w:hAnsiTheme="minorHAnsi"/>
          <w:noProof/>
          <w:sz w:val="22"/>
        </w:rPr>
      </w:pPr>
      <w:ins w:id="56"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"_Toc323406142"</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6.3</w:t>
        </w:r>
        <w:r>
          <w:rPr>
            <w:rFonts w:asciiTheme="minorHAnsi" w:hAnsiTheme="minorHAnsi"/>
            <w:noProof/>
            <w:sz w:val="22"/>
          </w:rPr>
          <w:tab/>
        </w:r>
        <w:r w:rsidRPr="00CF1B1B">
          <w:rPr>
            <w:rStyle w:val="Hyperlink"/>
            <w:noProof/>
          </w:rPr>
          <w:t>Goal Generation</w:t>
        </w:r>
        <w:r>
          <w:rPr>
            <w:noProof/>
            <w:webHidden/>
          </w:rPr>
          <w:tab/>
        </w:r>
        <w:r>
          <w:rPr>
            <w:noProof/>
            <w:webHidden/>
          </w:rPr>
          <w:fldChar w:fldCharType="begin"/>
        </w:r>
        <w:r>
          <w:rPr>
            <w:noProof/>
            <w:webHidden/>
          </w:rPr>
          <w:instrText xml:space="preserve"> PAGEREF _Toc323406142 \h </w:instrText>
        </w:r>
        <w:r>
          <w:rPr>
            <w:noProof/>
            <w:webHidden/>
          </w:rPr>
        </w:r>
      </w:ins>
      <w:r>
        <w:rPr>
          <w:noProof/>
          <w:webHidden/>
        </w:rPr>
        <w:fldChar w:fldCharType="separate"/>
      </w:r>
      <w:ins w:id="57" w:author="Bill" w:date="2012-04-28T19:53:00Z">
        <w:r>
          <w:rPr>
            <w:noProof/>
            <w:webHidden/>
          </w:rPr>
          <w:t>34</w:t>
        </w:r>
        <w:r>
          <w:rPr>
            <w:noProof/>
            <w:webHidden/>
          </w:rPr>
          <w:fldChar w:fldCharType="end"/>
        </w:r>
        <w:r w:rsidRPr="00CF1B1B">
          <w:rPr>
            <w:rStyle w:val="Hyperlink"/>
            <w:noProof/>
          </w:rPr>
          <w:fldChar w:fldCharType="end"/>
        </w:r>
      </w:ins>
    </w:p>
    <w:p w:rsidR="00F17FBE" w:rsidRDefault="00F17FBE">
      <w:pPr>
        <w:pStyle w:val="TOC2"/>
        <w:tabs>
          <w:tab w:val="left" w:pos="880"/>
          <w:tab w:val="right" w:leader="dot" w:pos="8630"/>
        </w:tabs>
        <w:rPr>
          <w:ins w:id="58" w:author="Bill" w:date="2012-04-28T19:53:00Z"/>
          <w:rFonts w:asciiTheme="minorHAnsi" w:hAnsiTheme="minorHAnsi"/>
          <w:noProof/>
          <w:sz w:val="22"/>
        </w:rPr>
      </w:pPr>
      <w:ins w:id="59" w:author="Bill" w:date="2012-04-28T19:53:00Z">
        <w:r w:rsidRPr="00CF1B1B">
          <w:rPr>
            <w:rStyle w:val="Hyperlink"/>
            <w:noProof/>
          </w:rPr>
          <w:fldChar w:fldCharType="begin"/>
        </w:r>
        <w:r w:rsidRPr="00CF1B1B">
          <w:rPr>
            <w:rStyle w:val="Hyperlink"/>
            <w:noProof/>
          </w:rPr>
          <w:instrText xml:space="preserve"> </w:instrText>
        </w:r>
        <w:r>
          <w:rPr>
            <w:noProof/>
          </w:rPr>
          <w:instrText>HYPERLINK \l "_Toc323406143"</w:instrText>
        </w:r>
        <w:r w:rsidRPr="00CF1B1B">
          <w:rPr>
            <w:rStyle w:val="Hyperlink"/>
            <w:noProof/>
          </w:rPr>
          <w:instrText xml:space="preserve"> </w:instrText>
        </w:r>
        <w:r w:rsidRPr="00CF1B1B">
          <w:rPr>
            <w:rStyle w:val="Hyperlink"/>
            <w:noProof/>
          </w:rPr>
        </w:r>
        <w:r w:rsidRPr="00CF1B1B">
          <w:rPr>
            <w:rStyle w:val="Hyperlink"/>
            <w:noProof/>
          </w:rPr>
          <w:fldChar w:fldCharType="separate"/>
        </w:r>
        <w:r w:rsidRPr="00CF1B1B">
          <w:rPr>
            <w:rStyle w:val="Hyperlink"/>
            <w:noProof/>
          </w:rPr>
          <w:t>6.4</w:t>
        </w:r>
        <w:r>
          <w:rPr>
            <w:rFonts w:asciiTheme="minorHAnsi" w:hAnsiTheme="minorHAnsi"/>
            <w:noProof/>
            <w:sz w:val="22"/>
          </w:rPr>
          <w:tab/>
        </w:r>
        <w:r w:rsidRPr="00CF1B1B">
          <w:rPr>
            <w:rStyle w:val="Hyperlink"/>
            <w:noProof/>
          </w:rPr>
          <w:t>Future Work</w:t>
        </w:r>
        <w:r>
          <w:rPr>
            <w:noProof/>
            <w:webHidden/>
          </w:rPr>
          <w:tab/>
        </w:r>
        <w:r>
          <w:rPr>
            <w:noProof/>
            <w:webHidden/>
          </w:rPr>
          <w:fldChar w:fldCharType="begin"/>
        </w:r>
        <w:r>
          <w:rPr>
            <w:noProof/>
            <w:webHidden/>
          </w:rPr>
          <w:instrText xml:space="preserve"> PAGEREF _Toc323406143 \h </w:instrText>
        </w:r>
        <w:r>
          <w:rPr>
            <w:noProof/>
            <w:webHidden/>
          </w:rPr>
        </w:r>
      </w:ins>
      <w:r>
        <w:rPr>
          <w:noProof/>
          <w:webHidden/>
        </w:rPr>
        <w:fldChar w:fldCharType="separate"/>
      </w:r>
      <w:ins w:id="60" w:author="Bill" w:date="2012-04-28T19:53:00Z">
        <w:r>
          <w:rPr>
            <w:noProof/>
            <w:webHidden/>
          </w:rPr>
          <w:t>36</w:t>
        </w:r>
        <w:r>
          <w:rPr>
            <w:noProof/>
            <w:webHidden/>
          </w:rPr>
          <w:fldChar w:fldCharType="end"/>
        </w:r>
        <w:r w:rsidRPr="00CF1B1B">
          <w:rPr>
            <w:rStyle w:val="Hyperlink"/>
            <w:noProof/>
          </w:rPr>
          <w:fldChar w:fldCharType="end"/>
        </w:r>
      </w:ins>
    </w:p>
    <w:p w:rsidR="00724C1A" w:rsidDel="00943DAB" w:rsidRDefault="00724C1A">
      <w:pPr>
        <w:pStyle w:val="TOC1"/>
        <w:tabs>
          <w:tab w:val="left" w:pos="440"/>
          <w:tab w:val="right" w:leader="dot" w:pos="8630"/>
        </w:tabs>
        <w:rPr>
          <w:del w:id="61" w:author="Bill" w:date="2012-04-28T17:30:00Z"/>
          <w:rFonts w:asciiTheme="minorHAnsi" w:hAnsiTheme="minorHAnsi"/>
          <w:noProof/>
          <w:sz w:val="22"/>
        </w:rPr>
      </w:pPr>
      <w:del w:id="62" w:author="Bill" w:date="2012-04-28T17:30:00Z">
        <w:r w:rsidRPr="00943DAB" w:rsidDel="00943DAB">
          <w:rPr>
            <w:noProof/>
            <w:rPrChange w:id="63" w:author="Bill" w:date="2012-04-28T17:30:00Z">
              <w:rPr>
                <w:rStyle w:val="Hyperlink"/>
                <w:noProof/>
              </w:rPr>
            </w:rPrChange>
          </w:rPr>
          <w:delText>1</w:delText>
        </w:r>
        <w:r w:rsidDel="00943DAB">
          <w:rPr>
            <w:rFonts w:asciiTheme="minorHAnsi" w:hAnsiTheme="minorHAnsi"/>
            <w:noProof/>
            <w:sz w:val="22"/>
          </w:rPr>
          <w:tab/>
        </w:r>
        <w:r w:rsidRPr="00943DAB" w:rsidDel="00943DAB">
          <w:rPr>
            <w:noProof/>
            <w:rPrChange w:id="64" w:author="Bill" w:date="2012-04-28T17:30:00Z">
              <w:rPr>
                <w:rStyle w:val="Hyperlink"/>
                <w:noProof/>
              </w:rPr>
            </w:rPrChange>
          </w:rPr>
          <w:delText>Introduction</w:delText>
        </w:r>
        <w:r w:rsidDel="00943DAB">
          <w:rPr>
            <w:noProof/>
            <w:webHidden/>
          </w:rPr>
          <w:tab/>
          <w:delText>1</w:delText>
        </w:r>
      </w:del>
    </w:p>
    <w:p w:rsidR="00724C1A" w:rsidDel="00943DAB" w:rsidRDefault="00724C1A">
      <w:pPr>
        <w:pStyle w:val="TOC1"/>
        <w:tabs>
          <w:tab w:val="left" w:pos="440"/>
          <w:tab w:val="right" w:leader="dot" w:pos="8630"/>
        </w:tabs>
        <w:rPr>
          <w:del w:id="65" w:author="Bill" w:date="2012-04-28T17:30:00Z"/>
          <w:rFonts w:asciiTheme="minorHAnsi" w:hAnsiTheme="minorHAnsi"/>
          <w:noProof/>
          <w:sz w:val="22"/>
        </w:rPr>
      </w:pPr>
      <w:del w:id="66" w:author="Bill" w:date="2012-04-28T17:30:00Z">
        <w:r w:rsidRPr="00943DAB" w:rsidDel="00943DAB">
          <w:rPr>
            <w:noProof/>
            <w:rPrChange w:id="67" w:author="Bill" w:date="2012-04-28T17:30:00Z">
              <w:rPr>
                <w:rStyle w:val="Hyperlink"/>
                <w:noProof/>
              </w:rPr>
            </w:rPrChange>
          </w:rPr>
          <w:delText>2</w:delText>
        </w:r>
        <w:r w:rsidDel="00943DAB">
          <w:rPr>
            <w:rFonts w:asciiTheme="minorHAnsi" w:hAnsiTheme="minorHAnsi"/>
            <w:noProof/>
            <w:sz w:val="22"/>
          </w:rPr>
          <w:tab/>
        </w:r>
        <w:r w:rsidRPr="00943DAB" w:rsidDel="00943DAB">
          <w:rPr>
            <w:noProof/>
            <w:rPrChange w:id="68" w:author="Bill" w:date="2012-04-28T17:30:00Z">
              <w:rPr>
                <w:rStyle w:val="Hyperlink"/>
                <w:noProof/>
              </w:rPr>
            </w:rPrChange>
          </w:rPr>
          <w:delText>Harlie</w:delText>
        </w:r>
        <w:r w:rsidDel="00943DAB">
          <w:rPr>
            <w:noProof/>
            <w:webHidden/>
          </w:rPr>
          <w:tab/>
          <w:delText>2</w:delText>
        </w:r>
      </w:del>
    </w:p>
    <w:p w:rsidR="00724C1A" w:rsidDel="00943DAB" w:rsidRDefault="00724C1A">
      <w:pPr>
        <w:pStyle w:val="TOC1"/>
        <w:tabs>
          <w:tab w:val="left" w:pos="440"/>
          <w:tab w:val="right" w:leader="dot" w:pos="8630"/>
        </w:tabs>
        <w:rPr>
          <w:del w:id="69" w:author="Bill" w:date="2012-04-28T17:30:00Z"/>
          <w:rFonts w:asciiTheme="minorHAnsi" w:hAnsiTheme="minorHAnsi"/>
          <w:noProof/>
          <w:sz w:val="22"/>
        </w:rPr>
      </w:pPr>
      <w:del w:id="70" w:author="Bill" w:date="2012-04-28T17:30:00Z">
        <w:r w:rsidRPr="00943DAB" w:rsidDel="00943DAB">
          <w:rPr>
            <w:noProof/>
            <w:rPrChange w:id="71" w:author="Bill" w:date="2012-04-28T17:30:00Z">
              <w:rPr>
                <w:rStyle w:val="Hyperlink"/>
                <w:noProof/>
              </w:rPr>
            </w:rPrChange>
          </w:rPr>
          <w:delText>3</w:delText>
        </w:r>
        <w:r w:rsidDel="00943DAB">
          <w:rPr>
            <w:rFonts w:asciiTheme="minorHAnsi" w:hAnsiTheme="minorHAnsi"/>
            <w:noProof/>
            <w:sz w:val="22"/>
          </w:rPr>
          <w:tab/>
        </w:r>
        <w:r w:rsidRPr="00943DAB" w:rsidDel="00943DAB">
          <w:rPr>
            <w:noProof/>
            <w:rPrChange w:id="72" w:author="Bill" w:date="2012-04-28T17:30:00Z">
              <w:rPr>
                <w:rStyle w:val="Hyperlink"/>
                <w:noProof/>
              </w:rPr>
            </w:rPrChange>
          </w:rPr>
          <w:delText>Evaluation of the Microsoft Kinect</w:delText>
        </w:r>
        <w:r w:rsidDel="00943DAB">
          <w:rPr>
            <w:noProof/>
            <w:webHidden/>
          </w:rPr>
          <w:tab/>
          <w:delText>3</w:delText>
        </w:r>
      </w:del>
    </w:p>
    <w:p w:rsidR="00724C1A" w:rsidDel="00943DAB" w:rsidRDefault="00724C1A">
      <w:pPr>
        <w:pStyle w:val="TOC2"/>
        <w:tabs>
          <w:tab w:val="left" w:pos="880"/>
          <w:tab w:val="right" w:leader="dot" w:pos="8630"/>
        </w:tabs>
        <w:rPr>
          <w:del w:id="73" w:author="Bill" w:date="2012-04-28T17:30:00Z"/>
          <w:rFonts w:asciiTheme="minorHAnsi" w:hAnsiTheme="minorHAnsi"/>
          <w:noProof/>
          <w:sz w:val="22"/>
        </w:rPr>
      </w:pPr>
      <w:del w:id="74" w:author="Bill" w:date="2012-04-28T17:30:00Z">
        <w:r w:rsidRPr="00943DAB" w:rsidDel="00943DAB">
          <w:rPr>
            <w:noProof/>
            <w:rPrChange w:id="75" w:author="Bill" w:date="2012-04-28T17:30:00Z">
              <w:rPr>
                <w:rStyle w:val="Hyperlink"/>
                <w:noProof/>
              </w:rPr>
            </w:rPrChange>
          </w:rPr>
          <w:delText>3.1</w:delText>
        </w:r>
        <w:r w:rsidDel="00943DAB">
          <w:rPr>
            <w:rFonts w:asciiTheme="minorHAnsi" w:hAnsiTheme="minorHAnsi"/>
            <w:noProof/>
            <w:sz w:val="22"/>
          </w:rPr>
          <w:tab/>
        </w:r>
        <w:r w:rsidRPr="00943DAB" w:rsidDel="00943DAB">
          <w:rPr>
            <w:noProof/>
            <w:rPrChange w:id="76" w:author="Bill" w:date="2012-04-28T17:30:00Z">
              <w:rPr>
                <w:rStyle w:val="Hyperlink"/>
                <w:noProof/>
              </w:rPr>
            </w:rPrChange>
          </w:rPr>
          <w:delText>Discrimination Between Users</w:delText>
        </w:r>
        <w:r w:rsidDel="00943DAB">
          <w:rPr>
            <w:noProof/>
            <w:webHidden/>
          </w:rPr>
          <w:tab/>
          <w:delText>4</w:delText>
        </w:r>
      </w:del>
    </w:p>
    <w:p w:rsidR="00724C1A" w:rsidDel="00943DAB" w:rsidRDefault="00724C1A">
      <w:pPr>
        <w:pStyle w:val="TOC2"/>
        <w:tabs>
          <w:tab w:val="left" w:pos="880"/>
          <w:tab w:val="right" w:leader="dot" w:pos="8630"/>
        </w:tabs>
        <w:rPr>
          <w:del w:id="77" w:author="Bill" w:date="2012-04-28T17:30:00Z"/>
          <w:rFonts w:asciiTheme="minorHAnsi" w:hAnsiTheme="minorHAnsi"/>
          <w:noProof/>
          <w:sz w:val="22"/>
        </w:rPr>
      </w:pPr>
      <w:del w:id="78" w:author="Bill" w:date="2012-04-28T17:30:00Z">
        <w:r w:rsidRPr="00943DAB" w:rsidDel="00943DAB">
          <w:rPr>
            <w:noProof/>
            <w:rPrChange w:id="79" w:author="Bill" w:date="2012-04-28T17:30:00Z">
              <w:rPr>
                <w:rStyle w:val="Hyperlink"/>
                <w:noProof/>
              </w:rPr>
            </w:rPrChange>
          </w:rPr>
          <w:delText>3.2</w:delText>
        </w:r>
        <w:r w:rsidDel="00943DAB">
          <w:rPr>
            <w:rFonts w:asciiTheme="minorHAnsi" w:hAnsiTheme="minorHAnsi"/>
            <w:noProof/>
            <w:sz w:val="22"/>
          </w:rPr>
          <w:tab/>
        </w:r>
        <w:r w:rsidRPr="00943DAB" w:rsidDel="00943DAB">
          <w:rPr>
            <w:noProof/>
            <w:rPrChange w:id="80" w:author="Bill" w:date="2012-04-28T17:30:00Z">
              <w:rPr>
                <w:rStyle w:val="Hyperlink"/>
                <w:noProof/>
              </w:rPr>
            </w:rPrChange>
          </w:rPr>
          <w:delText>Calibration of Users</w:delText>
        </w:r>
        <w:r w:rsidDel="00943DAB">
          <w:rPr>
            <w:noProof/>
            <w:webHidden/>
          </w:rPr>
          <w:tab/>
          <w:delText>5</w:delText>
        </w:r>
      </w:del>
    </w:p>
    <w:p w:rsidR="00724C1A" w:rsidDel="00943DAB" w:rsidRDefault="00724C1A">
      <w:pPr>
        <w:pStyle w:val="TOC2"/>
        <w:tabs>
          <w:tab w:val="left" w:pos="880"/>
          <w:tab w:val="right" w:leader="dot" w:pos="8630"/>
        </w:tabs>
        <w:rPr>
          <w:del w:id="81" w:author="Bill" w:date="2012-04-28T17:30:00Z"/>
          <w:rFonts w:asciiTheme="minorHAnsi" w:hAnsiTheme="minorHAnsi"/>
          <w:noProof/>
          <w:sz w:val="22"/>
        </w:rPr>
      </w:pPr>
      <w:del w:id="82" w:author="Bill" w:date="2012-04-28T17:30:00Z">
        <w:r w:rsidRPr="00943DAB" w:rsidDel="00943DAB">
          <w:rPr>
            <w:noProof/>
            <w:rPrChange w:id="83" w:author="Bill" w:date="2012-04-28T17:30:00Z">
              <w:rPr>
                <w:rStyle w:val="Hyperlink"/>
                <w:noProof/>
              </w:rPr>
            </w:rPrChange>
          </w:rPr>
          <w:delText>3.3</w:delText>
        </w:r>
        <w:r w:rsidDel="00943DAB">
          <w:rPr>
            <w:rFonts w:asciiTheme="minorHAnsi" w:hAnsiTheme="minorHAnsi"/>
            <w:noProof/>
            <w:sz w:val="22"/>
          </w:rPr>
          <w:tab/>
        </w:r>
        <w:r w:rsidRPr="00943DAB" w:rsidDel="00943DAB">
          <w:rPr>
            <w:noProof/>
            <w:rPrChange w:id="84" w:author="Bill" w:date="2012-04-28T17:30:00Z">
              <w:rPr>
                <w:rStyle w:val="Hyperlink"/>
                <w:noProof/>
              </w:rPr>
            </w:rPrChange>
          </w:rPr>
          <w:delText>Limited Field of View</w:delText>
        </w:r>
        <w:r w:rsidDel="00943DAB">
          <w:rPr>
            <w:noProof/>
            <w:webHidden/>
          </w:rPr>
          <w:tab/>
          <w:delText>7</w:delText>
        </w:r>
      </w:del>
    </w:p>
    <w:p w:rsidR="00724C1A" w:rsidDel="00943DAB" w:rsidRDefault="00724C1A">
      <w:pPr>
        <w:pStyle w:val="TOC2"/>
        <w:tabs>
          <w:tab w:val="left" w:pos="880"/>
          <w:tab w:val="right" w:leader="dot" w:pos="8630"/>
        </w:tabs>
        <w:rPr>
          <w:del w:id="85" w:author="Bill" w:date="2012-04-28T17:30:00Z"/>
          <w:rFonts w:asciiTheme="minorHAnsi" w:hAnsiTheme="minorHAnsi"/>
          <w:noProof/>
          <w:sz w:val="22"/>
        </w:rPr>
      </w:pPr>
      <w:del w:id="86" w:author="Bill" w:date="2012-04-28T17:30:00Z">
        <w:r w:rsidRPr="00943DAB" w:rsidDel="00943DAB">
          <w:rPr>
            <w:noProof/>
            <w:rPrChange w:id="87" w:author="Bill" w:date="2012-04-28T17:30:00Z">
              <w:rPr>
                <w:rStyle w:val="Hyperlink"/>
                <w:noProof/>
              </w:rPr>
            </w:rPrChange>
          </w:rPr>
          <w:delText>3.4</w:delText>
        </w:r>
        <w:r w:rsidDel="00943DAB">
          <w:rPr>
            <w:rFonts w:asciiTheme="minorHAnsi" w:hAnsiTheme="minorHAnsi"/>
            <w:noProof/>
            <w:sz w:val="22"/>
          </w:rPr>
          <w:tab/>
        </w:r>
        <w:r w:rsidRPr="00943DAB" w:rsidDel="00943DAB">
          <w:rPr>
            <w:noProof/>
            <w:rPrChange w:id="88" w:author="Bill" w:date="2012-04-28T17:30:00Z">
              <w:rPr>
                <w:rStyle w:val="Hyperlink"/>
                <w:noProof/>
              </w:rPr>
            </w:rPrChange>
          </w:rPr>
          <w:delText>Moving Base Problem</w:delText>
        </w:r>
        <w:r w:rsidDel="00943DAB">
          <w:rPr>
            <w:noProof/>
            <w:webHidden/>
          </w:rPr>
          <w:tab/>
          <w:delText>10</w:delText>
        </w:r>
      </w:del>
    </w:p>
    <w:p w:rsidR="00724C1A" w:rsidDel="00943DAB" w:rsidRDefault="00724C1A">
      <w:pPr>
        <w:pStyle w:val="TOC2"/>
        <w:tabs>
          <w:tab w:val="left" w:pos="880"/>
          <w:tab w:val="right" w:leader="dot" w:pos="8630"/>
        </w:tabs>
        <w:rPr>
          <w:del w:id="89" w:author="Bill" w:date="2012-04-28T17:30:00Z"/>
          <w:rFonts w:asciiTheme="minorHAnsi" w:hAnsiTheme="minorHAnsi"/>
          <w:noProof/>
          <w:sz w:val="22"/>
        </w:rPr>
      </w:pPr>
      <w:del w:id="90" w:author="Bill" w:date="2012-04-28T17:30:00Z">
        <w:r w:rsidRPr="00943DAB" w:rsidDel="00943DAB">
          <w:rPr>
            <w:noProof/>
            <w:rPrChange w:id="91" w:author="Bill" w:date="2012-04-28T17:30:00Z">
              <w:rPr>
                <w:rStyle w:val="Hyperlink"/>
                <w:noProof/>
              </w:rPr>
            </w:rPrChange>
          </w:rPr>
          <w:delText>3.5</w:delText>
        </w:r>
        <w:r w:rsidDel="00943DAB">
          <w:rPr>
            <w:rFonts w:asciiTheme="minorHAnsi" w:hAnsiTheme="minorHAnsi"/>
            <w:noProof/>
            <w:sz w:val="22"/>
          </w:rPr>
          <w:tab/>
        </w:r>
        <w:r w:rsidRPr="00943DAB" w:rsidDel="00943DAB">
          <w:rPr>
            <w:noProof/>
            <w:rPrChange w:id="92" w:author="Bill" w:date="2012-04-28T17:30:00Z">
              <w:rPr>
                <w:rStyle w:val="Hyperlink"/>
                <w:noProof/>
              </w:rPr>
            </w:rPrChange>
          </w:rPr>
          <w:delText>Summary</w:delText>
        </w:r>
        <w:r w:rsidDel="00943DAB">
          <w:rPr>
            <w:noProof/>
            <w:webHidden/>
          </w:rPr>
          <w:tab/>
          <w:delText>12</w:delText>
        </w:r>
      </w:del>
    </w:p>
    <w:p w:rsidR="00724C1A" w:rsidDel="00943DAB" w:rsidRDefault="00724C1A">
      <w:pPr>
        <w:pStyle w:val="TOC1"/>
        <w:tabs>
          <w:tab w:val="left" w:pos="440"/>
          <w:tab w:val="right" w:leader="dot" w:pos="8630"/>
        </w:tabs>
        <w:rPr>
          <w:del w:id="93" w:author="Bill" w:date="2012-04-28T17:30:00Z"/>
          <w:rFonts w:asciiTheme="minorHAnsi" w:hAnsiTheme="minorHAnsi"/>
          <w:noProof/>
          <w:sz w:val="22"/>
        </w:rPr>
      </w:pPr>
      <w:del w:id="94" w:author="Bill" w:date="2012-04-28T17:30:00Z">
        <w:r w:rsidRPr="00943DAB" w:rsidDel="00943DAB">
          <w:rPr>
            <w:noProof/>
            <w:rPrChange w:id="95" w:author="Bill" w:date="2012-04-28T17:30:00Z">
              <w:rPr>
                <w:rStyle w:val="Hyperlink"/>
                <w:noProof/>
              </w:rPr>
            </w:rPrChange>
          </w:rPr>
          <w:delText>4</w:delText>
        </w:r>
        <w:r w:rsidDel="00943DAB">
          <w:rPr>
            <w:rFonts w:asciiTheme="minorHAnsi" w:hAnsiTheme="minorHAnsi"/>
            <w:noProof/>
            <w:sz w:val="22"/>
          </w:rPr>
          <w:tab/>
        </w:r>
        <w:r w:rsidRPr="00943DAB" w:rsidDel="00943DAB">
          <w:rPr>
            <w:noProof/>
            <w:rPrChange w:id="96" w:author="Bill" w:date="2012-04-28T17:30:00Z">
              <w:rPr>
                <w:rStyle w:val="Hyperlink"/>
                <w:noProof/>
              </w:rPr>
            </w:rPrChange>
          </w:rPr>
          <w:delText>Pan Mount</w:delText>
        </w:r>
        <w:r w:rsidDel="00943DAB">
          <w:rPr>
            <w:noProof/>
            <w:webHidden/>
          </w:rPr>
          <w:tab/>
          <w:delText>13</w:delText>
        </w:r>
      </w:del>
    </w:p>
    <w:p w:rsidR="00724C1A" w:rsidDel="00943DAB" w:rsidRDefault="00724C1A">
      <w:pPr>
        <w:pStyle w:val="TOC2"/>
        <w:tabs>
          <w:tab w:val="left" w:pos="880"/>
          <w:tab w:val="right" w:leader="dot" w:pos="8630"/>
        </w:tabs>
        <w:rPr>
          <w:del w:id="97" w:author="Bill" w:date="2012-04-28T17:30:00Z"/>
          <w:rFonts w:asciiTheme="minorHAnsi" w:hAnsiTheme="minorHAnsi"/>
          <w:noProof/>
          <w:sz w:val="22"/>
        </w:rPr>
      </w:pPr>
      <w:del w:id="98" w:author="Bill" w:date="2012-04-28T17:30:00Z">
        <w:r w:rsidRPr="00943DAB" w:rsidDel="00943DAB">
          <w:rPr>
            <w:noProof/>
            <w:rPrChange w:id="99" w:author="Bill" w:date="2012-04-28T17:30:00Z">
              <w:rPr>
                <w:rStyle w:val="Hyperlink"/>
                <w:noProof/>
              </w:rPr>
            </w:rPrChange>
          </w:rPr>
          <w:delText>4.1</w:delText>
        </w:r>
        <w:r w:rsidDel="00943DAB">
          <w:rPr>
            <w:rFonts w:asciiTheme="minorHAnsi" w:hAnsiTheme="minorHAnsi"/>
            <w:noProof/>
            <w:sz w:val="22"/>
          </w:rPr>
          <w:tab/>
        </w:r>
        <w:r w:rsidRPr="00943DAB" w:rsidDel="00943DAB">
          <w:rPr>
            <w:noProof/>
            <w:rPrChange w:id="100" w:author="Bill" w:date="2012-04-28T17:30:00Z">
              <w:rPr>
                <w:rStyle w:val="Hyperlink"/>
                <w:noProof/>
              </w:rPr>
            </w:rPrChange>
          </w:rPr>
          <w:delText>Performance</w:delText>
        </w:r>
        <w:r w:rsidDel="00943DAB">
          <w:rPr>
            <w:noProof/>
            <w:webHidden/>
          </w:rPr>
          <w:tab/>
          <w:delText>15</w:delText>
        </w:r>
      </w:del>
    </w:p>
    <w:p w:rsidR="00724C1A" w:rsidDel="00943DAB" w:rsidRDefault="00724C1A">
      <w:pPr>
        <w:pStyle w:val="TOC2"/>
        <w:tabs>
          <w:tab w:val="left" w:pos="880"/>
          <w:tab w:val="right" w:leader="dot" w:pos="8630"/>
        </w:tabs>
        <w:rPr>
          <w:del w:id="101" w:author="Bill" w:date="2012-04-28T17:30:00Z"/>
          <w:rFonts w:asciiTheme="minorHAnsi" w:hAnsiTheme="minorHAnsi"/>
          <w:noProof/>
          <w:sz w:val="22"/>
        </w:rPr>
      </w:pPr>
      <w:del w:id="102" w:author="Bill" w:date="2012-04-28T17:30:00Z">
        <w:r w:rsidRPr="00943DAB" w:rsidDel="00943DAB">
          <w:rPr>
            <w:noProof/>
            <w:rPrChange w:id="103" w:author="Bill" w:date="2012-04-28T17:30:00Z">
              <w:rPr>
                <w:rStyle w:val="Hyperlink"/>
                <w:noProof/>
              </w:rPr>
            </w:rPrChange>
          </w:rPr>
          <w:delText>4.2</w:delText>
        </w:r>
        <w:r w:rsidDel="00943DAB">
          <w:rPr>
            <w:rFonts w:asciiTheme="minorHAnsi" w:hAnsiTheme="minorHAnsi"/>
            <w:noProof/>
            <w:sz w:val="22"/>
          </w:rPr>
          <w:tab/>
        </w:r>
        <w:r w:rsidRPr="00943DAB" w:rsidDel="00943DAB">
          <w:rPr>
            <w:noProof/>
            <w:rPrChange w:id="104" w:author="Bill" w:date="2012-04-28T17:30:00Z">
              <w:rPr>
                <w:rStyle w:val="Hyperlink"/>
                <w:noProof/>
              </w:rPr>
            </w:rPrChange>
          </w:rPr>
          <w:delText>Summary</w:delText>
        </w:r>
        <w:r w:rsidDel="00943DAB">
          <w:rPr>
            <w:noProof/>
            <w:webHidden/>
          </w:rPr>
          <w:tab/>
          <w:delText>18</w:delText>
        </w:r>
      </w:del>
    </w:p>
    <w:p w:rsidR="00724C1A" w:rsidDel="00943DAB" w:rsidRDefault="00724C1A">
      <w:pPr>
        <w:pStyle w:val="TOC1"/>
        <w:tabs>
          <w:tab w:val="left" w:pos="440"/>
          <w:tab w:val="right" w:leader="dot" w:pos="8630"/>
        </w:tabs>
        <w:rPr>
          <w:del w:id="105" w:author="Bill" w:date="2012-04-28T17:30:00Z"/>
          <w:rFonts w:asciiTheme="minorHAnsi" w:hAnsiTheme="minorHAnsi"/>
          <w:noProof/>
          <w:sz w:val="22"/>
        </w:rPr>
      </w:pPr>
      <w:del w:id="106" w:author="Bill" w:date="2012-04-28T17:30:00Z">
        <w:r w:rsidRPr="00943DAB" w:rsidDel="00943DAB">
          <w:rPr>
            <w:noProof/>
            <w:rPrChange w:id="107" w:author="Bill" w:date="2012-04-28T17:30:00Z">
              <w:rPr>
                <w:rStyle w:val="Hyperlink"/>
                <w:noProof/>
              </w:rPr>
            </w:rPrChange>
          </w:rPr>
          <w:delText>5</w:delText>
        </w:r>
        <w:r w:rsidDel="00943DAB">
          <w:rPr>
            <w:rFonts w:asciiTheme="minorHAnsi" w:hAnsiTheme="minorHAnsi"/>
            <w:noProof/>
            <w:sz w:val="22"/>
          </w:rPr>
          <w:tab/>
        </w:r>
        <w:r w:rsidRPr="00943DAB" w:rsidDel="00943DAB">
          <w:rPr>
            <w:noProof/>
            <w:rPrChange w:id="108" w:author="Bill" w:date="2012-04-28T17:30:00Z">
              <w:rPr>
                <w:rStyle w:val="Hyperlink"/>
                <w:noProof/>
              </w:rPr>
            </w:rPrChange>
          </w:rPr>
          <w:delText>Person Tracking</w:delText>
        </w:r>
        <w:r w:rsidDel="00943DAB">
          <w:rPr>
            <w:noProof/>
            <w:webHidden/>
          </w:rPr>
          <w:tab/>
          <w:delText>20</w:delText>
        </w:r>
      </w:del>
    </w:p>
    <w:p w:rsidR="00724C1A" w:rsidDel="00943DAB" w:rsidRDefault="00724C1A">
      <w:pPr>
        <w:pStyle w:val="TOC2"/>
        <w:tabs>
          <w:tab w:val="left" w:pos="880"/>
          <w:tab w:val="right" w:leader="dot" w:pos="8630"/>
        </w:tabs>
        <w:rPr>
          <w:del w:id="109" w:author="Bill" w:date="2012-04-28T17:30:00Z"/>
          <w:rFonts w:asciiTheme="minorHAnsi" w:hAnsiTheme="minorHAnsi"/>
          <w:noProof/>
          <w:sz w:val="22"/>
        </w:rPr>
      </w:pPr>
      <w:del w:id="110" w:author="Bill" w:date="2012-04-28T17:30:00Z">
        <w:r w:rsidRPr="00943DAB" w:rsidDel="00943DAB">
          <w:rPr>
            <w:noProof/>
            <w:rPrChange w:id="111" w:author="Bill" w:date="2012-04-28T17:30:00Z">
              <w:rPr>
                <w:rStyle w:val="Hyperlink"/>
                <w:noProof/>
              </w:rPr>
            </w:rPrChange>
          </w:rPr>
          <w:delText>5.1</w:delText>
        </w:r>
        <w:r w:rsidDel="00943DAB">
          <w:rPr>
            <w:rFonts w:asciiTheme="minorHAnsi" w:hAnsiTheme="minorHAnsi"/>
            <w:noProof/>
            <w:sz w:val="22"/>
          </w:rPr>
          <w:tab/>
        </w:r>
        <w:r w:rsidRPr="00943DAB" w:rsidDel="00943DAB">
          <w:rPr>
            <w:noProof/>
            <w:rPrChange w:id="112" w:author="Bill" w:date="2012-04-28T17:30:00Z">
              <w:rPr>
                <w:rStyle w:val="Hyperlink"/>
                <w:noProof/>
              </w:rPr>
            </w:rPrChange>
          </w:rPr>
          <w:delText>Face Detector Node</w:delText>
        </w:r>
        <w:r w:rsidDel="00943DAB">
          <w:rPr>
            <w:noProof/>
            <w:webHidden/>
          </w:rPr>
          <w:tab/>
          <w:delText>20</w:delText>
        </w:r>
      </w:del>
    </w:p>
    <w:p w:rsidR="00724C1A" w:rsidDel="00943DAB" w:rsidRDefault="00724C1A">
      <w:pPr>
        <w:pStyle w:val="TOC2"/>
        <w:tabs>
          <w:tab w:val="left" w:pos="880"/>
          <w:tab w:val="right" w:leader="dot" w:pos="8630"/>
        </w:tabs>
        <w:rPr>
          <w:del w:id="113" w:author="Bill" w:date="2012-04-28T17:30:00Z"/>
          <w:rFonts w:asciiTheme="minorHAnsi" w:hAnsiTheme="minorHAnsi"/>
          <w:noProof/>
          <w:sz w:val="22"/>
        </w:rPr>
      </w:pPr>
      <w:del w:id="114" w:author="Bill" w:date="2012-04-28T17:30:00Z">
        <w:r w:rsidRPr="00943DAB" w:rsidDel="00943DAB">
          <w:rPr>
            <w:noProof/>
            <w:rPrChange w:id="115" w:author="Bill" w:date="2012-04-28T17:30:00Z">
              <w:rPr>
                <w:rStyle w:val="Hyperlink"/>
                <w:noProof/>
              </w:rPr>
            </w:rPrChange>
          </w:rPr>
          <w:delText>5.2</w:delText>
        </w:r>
        <w:r w:rsidDel="00943DAB">
          <w:rPr>
            <w:rFonts w:asciiTheme="minorHAnsi" w:hAnsiTheme="minorHAnsi"/>
            <w:noProof/>
            <w:sz w:val="22"/>
          </w:rPr>
          <w:tab/>
        </w:r>
        <w:r w:rsidRPr="00943DAB" w:rsidDel="00943DAB">
          <w:rPr>
            <w:noProof/>
            <w:rPrChange w:id="116" w:author="Bill" w:date="2012-04-28T17:30:00Z">
              <w:rPr>
                <w:rStyle w:val="Hyperlink"/>
                <w:noProof/>
              </w:rPr>
            </w:rPrChange>
          </w:rPr>
          <w:delText>Leg Detector Node</w:delText>
        </w:r>
        <w:r w:rsidDel="00943DAB">
          <w:rPr>
            <w:noProof/>
            <w:webHidden/>
          </w:rPr>
          <w:tab/>
          <w:delText>21</w:delText>
        </w:r>
      </w:del>
    </w:p>
    <w:p w:rsidR="00724C1A" w:rsidDel="00943DAB" w:rsidRDefault="00724C1A">
      <w:pPr>
        <w:pStyle w:val="TOC2"/>
        <w:tabs>
          <w:tab w:val="left" w:pos="880"/>
          <w:tab w:val="right" w:leader="dot" w:pos="8630"/>
        </w:tabs>
        <w:rPr>
          <w:del w:id="117" w:author="Bill" w:date="2012-04-28T17:30:00Z"/>
          <w:rFonts w:asciiTheme="minorHAnsi" w:hAnsiTheme="minorHAnsi"/>
          <w:noProof/>
          <w:sz w:val="22"/>
        </w:rPr>
      </w:pPr>
      <w:del w:id="118" w:author="Bill" w:date="2012-04-28T17:30:00Z">
        <w:r w:rsidRPr="00943DAB" w:rsidDel="00943DAB">
          <w:rPr>
            <w:noProof/>
            <w:rPrChange w:id="119" w:author="Bill" w:date="2012-04-28T17:30:00Z">
              <w:rPr>
                <w:rStyle w:val="Hyperlink"/>
                <w:noProof/>
              </w:rPr>
            </w:rPrChange>
          </w:rPr>
          <w:delText>5.3</w:delText>
        </w:r>
        <w:r w:rsidDel="00943DAB">
          <w:rPr>
            <w:rFonts w:asciiTheme="minorHAnsi" w:hAnsiTheme="minorHAnsi"/>
            <w:noProof/>
            <w:sz w:val="22"/>
          </w:rPr>
          <w:tab/>
        </w:r>
        <w:r w:rsidRPr="00943DAB" w:rsidDel="00943DAB">
          <w:rPr>
            <w:noProof/>
            <w:rPrChange w:id="120" w:author="Bill" w:date="2012-04-28T17:30:00Z">
              <w:rPr>
                <w:rStyle w:val="Hyperlink"/>
                <w:noProof/>
              </w:rPr>
            </w:rPrChange>
          </w:rPr>
          <w:delText>Kinect Body-Detector Node</w:delText>
        </w:r>
        <w:r w:rsidDel="00943DAB">
          <w:rPr>
            <w:noProof/>
            <w:webHidden/>
          </w:rPr>
          <w:tab/>
          <w:delText>22</w:delText>
        </w:r>
      </w:del>
    </w:p>
    <w:p w:rsidR="00724C1A" w:rsidDel="00943DAB" w:rsidRDefault="00724C1A">
      <w:pPr>
        <w:pStyle w:val="TOC1"/>
        <w:tabs>
          <w:tab w:val="left" w:pos="440"/>
          <w:tab w:val="right" w:leader="dot" w:pos="8630"/>
        </w:tabs>
        <w:rPr>
          <w:del w:id="121" w:author="Bill" w:date="2012-04-28T17:30:00Z"/>
          <w:rFonts w:asciiTheme="minorHAnsi" w:hAnsiTheme="minorHAnsi"/>
          <w:noProof/>
          <w:sz w:val="22"/>
        </w:rPr>
      </w:pPr>
      <w:del w:id="122" w:author="Bill" w:date="2012-04-28T17:30:00Z">
        <w:r w:rsidRPr="00943DAB" w:rsidDel="00943DAB">
          <w:rPr>
            <w:noProof/>
            <w:rPrChange w:id="123" w:author="Bill" w:date="2012-04-28T17:30:00Z">
              <w:rPr>
                <w:rStyle w:val="Hyperlink"/>
                <w:noProof/>
              </w:rPr>
            </w:rPrChange>
          </w:rPr>
          <w:delText>6</w:delText>
        </w:r>
        <w:r w:rsidDel="00943DAB">
          <w:rPr>
            <w:rFonts w:asciiTheme="minorHAnsi" w:hAnsiTheme="minorHAnsi"/>
            <w:noProof/>
            <w:sz w:val="22"/>
          </w:rPr>
          <w:tab/>
        </w:r>
        <w:r w:rsidRPr="00943DAB" w:rsidDel="00943DAB">
          <w:rPr>
            <w:noProof/>
            <w:rPrChange w:id="124" w:author="Bill" w:date="2012-04-28T17:30:00Z">
              <w:rPr>
                <w:rStyle w:val="Hyperlink"/>
                <w:noProof/>
              </w:rPr>
            </w:rPrChange>
          </w:rPr>
          <w:delText>Planning</w:delText>
        </w:r>
        <w:r w:rsidDel="00943DAB">
          <w:rPr>
            <w:noProof/>
            <w:webHidden/>
          </w:rPr>
          <w:tab/>
          <w:delText>26</w:delText>
        </w:r>
      </w:del>
    </w:p>
    <w:p w:rsidR="00724C1A" w:rsidDel="00943DAB" w:rsidRDefault="00724C1A">
      <w:pPr>
        <w:pStyle w:val="TOC2"/>
        <w:tabs>
          <w:tab w:val="left" w:pos="880"/>
          <w:tab w:val="right" w:leader="dot" w:pos="8630"/>
        </w:tabs>
        <w:rPr>
          <w:del w:id="125" w:author="Bill" w:date="2012-04-28T17:30:00Z"/>
          <w:rFonts w:asciiTheme="minorHAnsi" w:hAnsiTheme="minorHAnsi"/>
          <w:noProof/>
          <w:sz w:val="22"/>
        </w:rPr>
      </w:pPr>
      <w:del w:id="126" w:author="Bill" w:date="2012-04-28T17:30:00Z">
        <w:r w:rsidRPr="00943DAB" w:rsidDel="00943DAB">
          <w:rPr>
            <w:noProof/>
            <w:rPrChange w:id="127" w:author="Bill" w:date="2012-04-28T17:30:00Z">
              <w:rPr>
                <w:rStyle w:val="Hyperlink"/>
                <w:noProof/>
              </w:rPr>
            </w:rPrChange>
          </w:rPr>
          <w:delText>6.1</w:delText>
        </w:r>
        <w:r w:rsidDel="00943DAB">
          <w:rPr>
            <w:rFonts w:asciiTheme="minorHAnsi" w:hAnsiTheme="minorHAnsi"/>
            <w:noProof/>
            <w:sz w:val="22"/>
          </w:rPr>
          <w:tab/>
        </w:r>
        <w:r w:rsidRPr="00943DAB" w:rsidDel="00943DAB">
          <w:rPr>
            <w:noProof/>
            <w:rPrChange w:id="128" w:author="Bill" w:date="2012-04-28T17:30:00Z">
              <w:rPr>
                <w:rStyle w:val="Hyperlink"/>
                <w:noProof/>
              </w:rPr>
            </w:rPrChange>
          </w:rPr>
          <w:delText>Point-point planner</w:delText>
        </w:r>
        <w:r w:rsidDel="00943DAB">
          <w:rPr>
            <w:noProof/>
            <w:webHidden/>
          </w:rPr>
          <w:tab/>
          <w:delText>26</w:delText>
        </w:r>
      </w:del>
    </w:p>
    <w:p w:rsidR="00724C1A" w:rsidDel="00943DAB" w:rsidRDefault="00724C1A">
      <w:pPr>
        <w:pStyle w:val="TOC2"/>
        <w:tabs>
          <w:tab w:val="left" w:pos="880"/>
          <w:tab w:val="right" w:leader="dot" w:pos="8630"/>
        </w:tabs>
        <w:rPr>
          <w:del w:id="129" w:author="Bill" w:date="2012-04-28T17:30:00Z"/>
          <w:rFonts w:asciiTheme="minorHAnsi" w:hAnsiTheme="minorHAnsi"/>
          <w:noProof/>
          <w:sz w:val="22"/>
        </w:rPr>
      </w:pPr>
      <w:del w:id="130" w:author="Bill" w:date="2012-04-28T17:30:00Z">
        <w:r w:rsidRPr="00943DAB" w:rsidDel="00943DAB">
          <w:rPr>
            <w:noProof/>
            <w:rPrChange w:id="131" w:author="Bill" w:date="2012-04-28T17:30:00Z">
              <w:rPr>
                <w:rStyle w:val="Hyperlink"/>
                <w:noProof/>
              </w:rPr>
            </w:rPrChange>
          </w:rPr>
          <w:delText>6.2</w:delText>
        </w:r>
        <w:r w:rsidDel="00943DAB">
          <w:rPr>
            <w:rFonts w:asciiTheme="minorHAnsi" w:hAnsiTheme="minorHAnsi"/>
            <w:noProof/>
            <w:sz w:val="22"/>
          </w:rPr>
          <w:tab/>
        </w:r>
        <w:r w:rsidRPr="00943DAB" w:rsidDel="00943DAB">
          <w:rPr>
            <w:noProof/>
            <w:rPrChange w:id="132" w:author="Bill" w:date="2012-04-28T17:30:00Z">
              <w:rPr>
                <w:rStyle w:val="Hyperlink"/>
                <w:noProof/>
              </w:rPr>
            </w:rPrChange>
          </w:rPr>
          <w:delText>Overall planning</w:delText>
        </w:r>
        <w:r w:rsidDel="00943DAB">
          <w:rPr>
            <w:noProof/>
            <w:webHidden/>
          </w:rPr>
          <w:tab/>
          <w:delText>29</w:delText>
        </w:r>
      </w:del>
    </w:p>
    <w:p w:rsidR="00724C1A" w:rsidDel="00943DAB" w:rsidRDefault="00724C1A">
      <w:pPr>
        <w:pStyle w:val="TOC2"/>
        <w:tabs>
          <w:tab w:val="left" w:pos="880"/>
          <w:tab w:val="right" w:leader="dot" w:pos="8630"/>
        </w:tabs>
        <w:rPr>
          <w:del w:id="133" w:author="Bill" w:date="2012-04-28T17:30:00Z"/>
          <w:rFonts w:asciiTheme="minorHAnsi" w:hAnsiTheme="minorHAnsi"/>
          <w:noProof/>
          <w:sz w:val="22"/>
        </w:rPr>
      </w:pPr>
      <w:del w:id="134" w:author="Bill" w:date="2012-04-28T17:30:00Z">
        <w:r w:rsidRPr="00943DAB" w:rsidDel="00943DAB">
          <w:rPr>
            <w:noProof/>
            <w:rPrChange w:id="135" w:author="Bill" w:date="2012-04-28T17:30:00Z">
              <w:rPr>
                <w:rStyle w:val="Hyperlink"/>
                <w:noProof/>
              </w:rPr>
            </w:rPrChange>
          </w:rPr>
          <w:delText>6.3</w:delText>
        </w:r>
        <w:r w:rsidDel="00943DAB">
          <w:rPr>
            <w:rFonts w:asciiTheme="minorHAnsi" w:hAnsiTheme="minorHAnsi"/>
            <w:noProof/>
            <w:sz w:val="22"/>
          </w:rPr>
          <w:tab/>
        </w:r>
        <w:r w:rsidRPr="00943DAB" w:rsidDel="00943DAB">
          <w:rPr>
            <w:noProof/>
            <w:rPrChange w:id="136" w:author="Bill" w:date="2012-04-28T17:30:00Z">
              <w:rPr>
                <w:rStyle w:val="Hyperlink"/>
                <w:noProof/>
              </w:rPr>
            </w:rPrChange>
          </w:rPr>
          <w:delText>Goal Generation</w:delText>
        </w:r>
        <w:r w:rsidDel="00943DAB">
          <w:rPr>
            <w:noProof/>
            <w:webHidden/>
          </w:rPr>
          <w:tab/>
          <w:delText>31</w:delText>
        </w:r>
      </w:del>
    </w:p>
    <w:p w:rsidR="00724C1A" w:rsidDel="00943DAB" w:rsidRDefault="00724C1A">
      <w:pPr>
        <w:pStyle w:val="TOC2"/>
        <w:tabs>
          <w:tab w:val="left" w:pos="880"/>
          <w:tab w:val="right" w:leader="dot" w:pos="8630"/>
        </w:tabs>
        <w:rPr>
          <w:del w:id="137" w:author="Bill" w:date="2012-04-28T17:30:00Z"/>
          <w:rFonts w:asciiTheme="minorHAnsi" w:hAnsiTheme="minorHAnsi"/>
          <w:noProof/>
          <w:sz w:val="22"/>
        </w:rPr>
      </w:pPr>
      <w:del w:id="138" w:author="Bill" w:date="2012-04-28T17:30:00Z">
        <w:r w:rsidRPr="00943DAB" w:rsidDel="00943DAB">
          <w:rPr>
            <w:noProof/>
            <w:rPrChange w:id="139" w:author="Bill" w:date="2012-04-28T17:30:00Z">
              <w:rPr>
                <w:rStyle w:val="Hyperlink"/>
                <w:noProof/>
              </w:rPr>
            </w:rPrChange>
          </w:rPr>
          <w:delText>6.4</w:delText>
        </w:r>
        <w:r w:rsidDel="00943DAB">
          <w:rPr>
            <w:rFonts w:asciiTheme="minorHAnsi" w:hAnsiTheme="minorHAnsi"/>
            <w:noProof/>
            <w:sz w:val="22"/>
          </w:rPr>
          <w:tab/>
        </w:r>
        <w:r w:rsidRPr="00943DAB" w:rsidDel="00943DAB">
          <w:rPr>
            <w:noProof/>
            <w:rPrChange w:id="140" w:author="Bill" w:date="2012-04-28T17:30:00Z">
              <w:rPr>
                <w:rStyle w:val="Hyperlink"/>
                <w:noProof/>
              </w:rPr>
            </w:rPrChange>
          </w:rPr>
          <w:delText>Future Work</w:delText>
        </w:r>
        <w:r w:rsidDel="00943DAB">
          <w:rPr>
            <w:noProof/>
            <w:webHidden/>
          </w:rPr>
          <w:tab/>
          <w:delText>33</w:delText>
        </w:r>
      </w:del>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F17FBE" w:rsidRDefault="000F6971">
      <w:pPr>
        <w:pStyle w:val="TableofFigures"/>
        <w:tabs>
          <w:tab w:val="right" w:leader="dot" w:pos="8630"/>
        </w:tabs>
        <w:rPr>
          <w:ins w:id="141"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ins w:id="142" w:author="Bill" w:date="2012-04-28T19:53:00Z">
        <w:r w:rsidR="00F17FBE" w:rsidRPr="002210E5">
          <w:rPr>
            <w:rStyle w:val="Hyperlink"/>
            <w:noProof/>
          </w:rPr>
          <w:fldChar w:fldCharType="begin"/>
        </w:r>
        <w:r w:rsidR="00F17FBE" w:rsidRPr="002210E5">
          <w:rPr>
            <w:rStyle w:val="Hyperlink"/>
            <w:noProof/>
          </w:rPr>
          <w:instrText xml:space="preserve"> </w:instrText>
        </w:r>
        <w:r w:rsidR="00F17FBE">
          <w:rPr>
            <w:noProof/>
          </w:rPr>
          <w:instrText>HYPERLINK "C:\\Users\\Bill\\Documents\\_School\\_Spring 2012\\thesis\\Document\\Bill_Kulp_Thesis_2012_04_28.docx" \l "_Toc323406144"</w:instrText>
        </w:r>
        <w:r w:rsidR="00F17FBE" w:rsidRPr="002210E5">
          <w:rPr>
            <w:rStyle w:val="Hyperlink"/>
            <w:noProof/>
          </w:rPr>
          <w:instrText xml:space="preserve"> </w:instrText>
        </w:r>
        <w:r w:rsidR="00F17FBE" w:rsidRPr="002210E5">
          <w:rPr>
            <w:rStyle w:val="Hyperlink"/>
            <w:noProof/>
          </w:rPr>
        </w:r>
        <w:r w:rsidR="00F17FBE" w:rsidRPr="002210E5">
          <w:rPr>
            <w:rStyle w:val="Hyperlink"/>
            <w:noProof/>
          </w:rPr>
          <w:fldChar w:fldCharType="separate"/>
        </w:r>
        <w:r w:rsidR="00F17FBE" w:rsidRPr="002210E5">
          <w:rPr>
            <w:rStyle w:val="Hyperlink"/>
            <w:noProof/>
          </w:rPr>
          <w:t>Table 1: Conditions for Replanning</w:t>
        </w:r>
        <w:r w:rsidR="00F17FBE">
          <w:rPr>
            <w:noProof/>
            <w:webHidden/>
          </w:rPr>
          <w:tab/>
        </w:r>
        <w:r w:rsidR="00F17FBE">
          <w:rPr>
            <w:noProof/>
            <w:webHidden/>
          </w:rPr>
          <w:fldChar w:fldCharType="begin"/>
        </w:r>
        <w:r w:rsidR="00F17FBE">
          <w:rPr>
            <w:noProof/>
            <w:webHidden/>
          </w:rPr>
          <w:instrText xml:space="preserve"> PAGEREF _Toc323406144 \h </w:instrText>
        </w:r>
        <w:r w:rsidR="00F17FBE">
          <w:rPr>
            <w:noProof/>
            <w:webHidden/>
          </w:rPr>
        </w:r>
      </w:ins>
      <w:r w:rsidR="00F17FBE">
        <w:rPr>
          <w:noProof/>
          <w:webHidden/>
        </w:rPr>
        <w:fldChar w:fldCharType="separate"/>
      </w:r>
      <w:ins w:id="143" w:author="Bill" w:date="2012-04-28T19:53:00Z">
        <w:r w:rsidR="00F17FBE">
          <w:rPr>
            <w:noProof/>
            <w:webHidden/>
          </w:rPr>
          <w:t>33</w:t>
        </w:r>
        <w:r w:rsidR="00F17FBE">
          <w:rPr>
            <w:noProof/>
            <w:webHidden/>
          </w:rPr>
          <w:fldChar w:fldCharType="end"/>
        </w:r>
        <w:r w:rsidR="00F17FBE" w:rsidRPr="002210E5">
          <w:rPr>
            <w:rStyle w:val="Hyperlink"/>
            <w:noProof/>
          </w:rPr>
          <w:fldChar w:fldCharType="end"/>
        </w:r>
      </w:ins>
    </w:p>
    <w:p w:rsidR="00724C1A" w:rsidDel="00943DAB" w:rsidRDefault="00724C1A">
      <w:pPr>
        <w:pStyle w:val="TableofFigures"/>
        <w:tabs>
          <w:tab w:val="right" w:leader="dot" w:pos="8630"/>
        </w:tabs>
        <w:rPr>
          <w:del w:id="144" w:author="Bill" w:date="2012-04-28T17:30:00Z"/>
          <w:rFonts w:asciiTheme="minorHAnsi" w:hAnsiTheme="minorHAnsi"/>
          <w:noProof/>
          <w:sz w:val="22"/>
        </w:rPr>
      </w:pPr>
      <w:del w:id="145" w:author="Bill" w:date="2012-04-28T17:30:00Z">
        <w:r w:rsidRPr="00943DAB" w:rsidDel="00943DAB">
          <w:rPr>
            <w:noProof/>
            <w:rPrChange w:id="146" w:author="Bill" w:date="2012-04-28T17:30:00Z">
              <w:rPr>
                <w:rStyle w:val="Hyperlink"/>
                <w:noProof/>
              </w:rPr>
            </w:rPrChange>
          </w:rPr>
          <w:delText>Table 1: Conditions for Replanning</w:delText>
        </w:r>
        <w:r w:rsidDel="00943DAB">
          <w:rPr>
            <w:noProof/>
            <w:webHidden/>
          </w:rPr>
          <w:tab/>
          <w:delText>30</w:delText>
        </w:r>
      </w:del>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F17FBE" w:rsidRDefault="000F6971">
      <w:pPr>
        <w:pStyle w:val="TableofFigures"/>
        <w:tabs>
          <w:tab w:val="right" w:leader="dot" w:pos="8630"/>
        </w:tabs>
        <w:rPr>
          <w:ins w:id="147" w:author="Bill" w:date="2012-04-28T19:53:00Z"/>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ins w:id="148" w:author="Bill" w:date="2012-04-28T19:53:00Z">
        <w:r w:rsidR="00F17FBE" w:rsidRPr="008D09FD">
          <w:rPr>
            <w:rStyle w:val="Hyperlink"/>
            <w:noProof/>
          </w:rPr>
          <w:fldChar w:fldCharType="begin"/>
        </w:r>
        <w:r w:rsidR="00F17FBE" w:rsidRPr="008D09FD">
          <w:rPr>
            <w:rStyle w:val="Hyperlink"/>
            <w:noProof/>
          </w:rPr>
          <w:instrText xml:space="preserve"> </w:instrText>
        </w:r>
        <w:r w:rsidR="00F17FBE">
          <w:rPr>
            <w:noProof/>
          </w:rPr>
          <w:instrText>HYPERLINK \l "_Toc323406145"</w:instrText>
        </w:r>
        <w:r w:rsidR="00F17FBE" w:rsidRPr="008D09FD">
          <w:rPr>
            <w:rStyle w:val="Hyperlink"/>
            <w:noProof/>
          </w:rPr>
          <w:instrText xml:space="preserve"> </w:instrText>
        </w:r>
        <w:r w:rsidR="00F17FBE" w:rsidRPr="008D09FD">
          <w:rPr>
            <w:rStyle w:val="Hyperlink"/>
            <w:noProof/>
          </w:rPr>
        </w:r>
        <w:r w:rsidR="00F17FBE" w:rsidRPr="008D09FD">
          <w:rPr>
            <w:rStyle w:val="Hyperlink"/>
            <w:noProof/>
          </w:rPr>
          <w:fldChar w:fldCharType="separate"/>
        </w:r>
        <w:r w:rsidR="00F17FBE" w:rsidRPr="008D09FD">
          <w:rPr>
            <w:rStyle w:val="Hyperlink"/>
            <w:noProof/>
          </w:rPr>
          <w:t>Figure 1: Kinect's distinctive “psi” calibration pose</w:t>
        </w:r>
        <w:r w:rsidR="00F17FBE">
          <w:rPr>
            <w:noProof/>
            <w:webHidden/>
          </w:rPr>
          <w:tab/>
        </w:r>
        <w:r w:rsidR="00F17FBE">
          <w:rPr>
            <w:noProof/>
            <w:webHidden/>
          </w:rPr>
          <w:fldChar w:fldCharType="begin"/>
        </w:r>
        <w:r w:rsidR="00F17FBE">
          <w:rPr>
            <w:noProof/>
            <w:webHidden/>
          </w:rPr>
          <w:instrText xml:space="preserve"> PAGEREF _Toc323406145 \h </w:instrText>
        </w:r>
        <w:r w:rsidR="00F17FBE">
          <w:rPr>
            <w:noProof/>
            <w:webHidden/>
          </w:rPr>
        </w:r>
      </w:ins>
      <w:r w:rsidR="00F17FBE">
        <w:rPr>
          <w:noProof/>
          <w:webHidden/>
        </w:rPr>
        <w:fldChar w:fldCharType="separate"/>
      </w:r>
      <w:ins w:id="149" w:author="Bill" w:date="2012-04-28T19:53:00Z">
        <w:r w:rsidR="00F17FBE">
          <w:rPr>
            <w:noProof/>
            <w:webHidden/>
          </w:rPr>
          <w:t>9</w:t>
        </w:r>
        <w:r w:rsidR="00F17FBE">
          <w:rPr>
            <w:noProof/>
            <w:webHidden/>
          </w:rPr>
          <w:fldChar w:fldCharType="end"/>
        </w:r>
        <w:r w:rsidR="00F17FBE" w:rsidRPr="008D09FD">
          <w:rPr>
            <w:rStyle w:val="Hyperlink"/>
            <w:noProof/>
          </w:rPr>
          <w:fldChar w:fldCharType="end"/>
        </w:r>
      </w:ins>
    </w:p>
    <w:p w:rsidR="00F17FBE" w:rsidRDefault="00F17FBE">
      <w:pPr>
        <w:pStyle w:val="TableofFigures"/>
        <w:tabs>
          <w:tab w:val="right" w:leader="dot" w:pos="8630"/>
        </w:tabs>
        <w:rPr>
          <w:ins w:id="150" w:author="Bill" w:date="2012-04-28T19:53:00Z"/>
          <w:rFonts w:asciiTheme="minorHAnsi" w:hAnsiTheme="minorHAnsi"/>
          <w:noProof/>
          <w:sz w:val="22"/>
        </w:rPr>
      </w:pPr>
      <w:ins w:id="15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"_Toc323406146"</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2: Obstacle avoidance may lead to target loss due to Kinect’s limited field of view</w:t>
        </w:r>
        <w:r>
          <w:rPr>
            <w:noProof/>
            <w:webHidden/>
          </w:rPr>
          <w:tab/>
        </w:r>
        <w:r>
          <w:rPr>
            <w:noProof/>
            <w:webHidden/>
          </w:rPr>
          <w:fldChar w:fldCharType="begin"/>
        </w:r>
        <w:r>
          <w:rPr>
            <w:noProof/>
            <w:webHidden/>
          </w:rPr>
          <w:instrText xml:space="preserve"> PAGEREF _Toc323406146 \h </w:instrText>
        </w:r>
        <w:r>
          <w:rPr>
            <w:noProof/>
            <w:webHidden/>
          </w:rPr>
        </w:r>
      </w:ins>
      <w:r>
        <w:rPr>
          <w:noProof/>
          <w:webHidden/>
        </w:rPr>
        <w:fldChar w:fldCharType="separate"/>
      </w:r>
      <w:ins w:id="152" w:author="Bill" w:date="2012-04-28T19:53:00Z">
        <w:r>
          <w:rPr>
            <w:noProof/>
            <w:webHidden/>
          </w:rPr>
          <w:t>11</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53" w:author="Bill" w:date="2012-04-28T19:53:00Z"/>
          <w:rFonts w:asciiTheme="minorHAnsi" w:hAnsiTheme="minorHAnsi"/>
          <w:noProof/>
          <w:sz w:val="22"/>
        </w:rPr>
      </w:pPr>
      <w:ins w:id="154"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"_Toc323406147"</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3: Difficulties arise in tracking a user in contact with a chair</w:t>
        </w:r>
        <w:r>
          <w:rPr>
            <w:noProof/>
            <w:webHidden/>
          </w:rPr>
          <w:tab/>
        </w:r>
        <w:r>
          <w:rPr>
            <w:noProof/>
            <w:webHidden/>
          </w:rPr>
          <w:fldChar w:fldCharType="begin"/>
        </w:r>
        <w:r>
          <w:rPr>
            <w:noProof/>
            <w:webHidden/>
          </w:rPr>
          <w:instrText xml:space="preserve"> PAGEREF _Toc323406147 \h </w:instrText>
        </w:r>
        <w:r>
          <w:rPr>
            <w:noProof/>
            <w:webHidden/>
          </w:rPr>
        </w:r>
      </w:ins>
      <w:r>
        <w:rPr>
          <w:noProof/>
          <w:webHidden/>
        </w:rPr>
        <w:fldChar w:fldCharType="separate"/>
      </w:r>
      <w:ins w:id="155" w:author="Bill" w:date="2012-04-28T19:53:00Z">
        <w:r>
          <w:rPr>
            <w:noProof/>
            <w:webHidden/>
          </w:rPr>
          <w:t>13</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56" w:author="Bill" w:date="2012-04-28T19:53:00Z"/>
          <w:rFonts w:asciiTheme="minorHAnsi" w:hAnsiTheme="minorHAnsi"/>
          <w:noProof/>
          <w:sz w:val="22"/>
        </w:rPr>
      </w:pPr>
      <w:ins w:id="15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"_Toc323406148"</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4: Tracking performance of Kinect under motion</w:t>
        </w:r>
        <w:r>
          <w:rPr>
            <w:noProof/>
            <w:webHidden/>
          </w:rPr>
          <w:tab/>
        </w:r>
        <w:r>
          <w:rPr>
            <w:noProof/>
            <w:webHidden/>
          </w:rPr>
          <w:fldChar w:fldCharType="begin"/>
        </w:r>
        <w:r>
          <w:rPr>
            <w:noProof/>
            <w:webHidden/>
          </w:rPr>
          <w:instrText xml:space="preserve"> PAGEREF _Toc323406148 \h </w:instrText>
        </w:r>
        <w:r>
          <w:rPr>
            <w:noProof/>
            <w:webHidden/>
          </w:rPr>
        </w:r>
      </w:ins>
      <w:r>
        <w:rPr>
          <w:noProof/>
          <w:webHidden/>
        </w:rPr>
        <w:fldChar w:fldCharType="separate"/>
      </w:r>
      <w:ins w:id="158" w:author="Bill" w:date="2012-04-28T19:53:00Z">
        <w:r>
          <w:rPr>
            <w:noProof/>
            <w:webHidden/>
          </w:rPr>
          <w:t>14</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59" w:author="Bill" w:date="2012-04-28T19:53:00Z"/>
          <w:rFonts w:asciiTheme="minorHAnsi" w:hAnsiTheme="minorHAnsi"/>
          <w:noProof/>
          <w:sz w:val="22"/>
        </w:rPr>
      </w:pPr>
      <w:ins w:id="160"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"_Toc323406149"</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5: DP155 Base Pan (left),      Phidgets 1066_0 Servo Controller (right)</w:t>
        </w:r>
        <w:r>
          <w:rPr>
            <w:noProof/>
            <w:webHidden/>
          </w:rPr>
          <w:tab/>
        </w:r>
        <w:r>
          <w:rPr>
            <w:noProof/>
            <w:webHidden/>
          </w:rPr>
          <w:fldChar w:fldCharType="begin"/>
        </w:r>
        <w:r>
          <w:rPr>
            <w:noProof/>
            <w:webHidden/>
          </w:rPr>
          <w:instrText xml:space="preserve"> PAGEREF _Toc323406149 \h </w:instrText>
        </w:r>
        <w:r>
          <w:rPr>
            <w:noProof/>
            <w:webHidden/>
          </w:rPr>
        </w:r>
      </w:ins>
      <w:r>
        <w:rPr>
          <w:noProof/>
          <w:webHidden/>
        </w:rPr>
        <w:fldChar w:fldCharType="separate"/>
      </w:r>
      <w:ins w:id="161" w:author="Bill" w:date="2012-04-28T19:53:00Z">
        <w:r>
          <w:rPr>
            <w:noProof/>
            <w:webHidden/>
          </w:rPr>
          <w:t>17</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62" w:author="Bill" w:date="2012-04-28T19:53:00Z"/>
          <w:rFonts w:asciiTheme="minorHAnsi" w:hAnsiTheme="minorHAnsi"/>
          <w:noProof/>
          <w:sz w:val="22"/>
        </w:rPr>
      </w:pPr>
      <w:ins w:id="163"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"_Toc323406150"</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6: Output from Phidgets 1066_0, showing position command and open-loop feedback for position and velocity</w:t>
        </w:r>
        <w:r>
          <w:rPr>
            <w:noProof/>
            <w:webHidden/>
          </w:rPr>
          <w:tab/>
        </w:r>
        <w:r>
          <w:rPr>
            <w:noProof/>
            <w:webHidden/>
          </w:rPr>
          <w:fldChar w:fldCharType="begin"/>
        </w:r>
        <w:r>
          <w:rPr>
            <w:noProof/>
            <w:webHidden/>
          </w:rPr>
          <w:instrText xml:space="preserve"> PAGEREF _Toc323406150 \h </w:instrText>
        </w:r>
        <w:r>
          <w:rPr>
            <w:noProof/>
            <w:webHidden/>
          </w:rPr>
        </w:r>
      </w:ins>
      <w:r>
        <w:rPr>
          <w:noProof/>
          <w:webHidden/>
        </w:rPr>
        <w:fldChar w:fldCharType="separate"/>
      </w:r>
      <w:ins w:id="164" w:author="Bill" w:date="2012-04-28T19:53:00Z">
        <w:r>
          <w:rPr>
            <w:noProof/>
            <w:webHidden/>
          </w:rPr>
          <w:t>18</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65" w:author="Bill" w:date="2012-04-28T19:53:00Z"/>
          <w:rFonts w:asciiTheme="minorHAnsi" w:hAnsiTheme="minorHAnsi"/>
          <w:noProof/>
          <w:sz w:val="22"/>
        </w:rPr>
      </w:pPr>
      <w:ins w:id="166"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"_Toc323406151"</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7: Kinect's effective FOV without (left) and with (right) pan mount</w:t>
        </w:r>
        <w:r>
          <w:rPr>
            <w:noProof/>
            <w:webHidden/>
          </w:rPr>
          <w:tab/>
        </w:r>
        <w:r>
          <w:rPr>
            <w:noProof/>
            <w:webHidden/>
          </w:rPr>
          <w:fldChar w:fldCharType="begin"/>
        </w:r>
        <w:r>
          <w:rPr>
            <w:noProof/>
            <w:webHidden/>
          </w:rPr>
          <w:instrText xml:space="preserve"> PAGEREF _Toc323406151 \h </w:instrText>
        </w:r>
        <w:r>
          <w:rPr>
            <w:noProof/>
            <w:webHidden/>
          </w:rPr>
        </w:r>
      </w:ins>
      <w:r>
        <w:rPr>
          <w:noProof/>
          <w:webHidden/>
        </w:rPr>
        <w:fldChar w:fldCharType="separate"/>
      </w:r>
      <w:ins w:id="167" w:author="Bill" w:date="2012-04-28T19:53:00Z">
        <w:r>
          <w:rPr>
            <w:noProof/>
            <w:webHidden/>
          </w:rPr>
          <w:t>19</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68" w:author="Bill" w:date="2012-04-28T19:53:00Z"/>
          <w:rFonts w:asciiTheme="minorHAnsi" w:hAnsiTheme="minorHAnsi"/>
          <w:noProof/>
          <w:sz w:val="22"/>
        </w:rPr>
      </w:pPr>
      <w:ins w:id="169"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"_Toc323406152"</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8: Performance of pan mount in detecting a stationary face</w:t>
        </w:r>
        <w:r>
          <w:rPr>
            <w:noProof/>
            <w:webHidden/>
          </w:rPr>
          <w:tab/>
        </w:r>
        <w:r>
          <w:rPr>
            <w:noProof/>
            <w:webHidden/>
          </w:rPr>
          <w:fldChar w:fldCharType="begin"/>
        </w:r>
        <w:r>
          <w:rPr>
            <w:noProof/>
            <w:webHidden/>
          </w:rPr>
          <w:instrText xml:space="preserve"> PAGEREF _Toc323406152 \h </w:instrText>
        </w:r>
        <w:r>
          <w:rPr>
            <w:noProof/>
            <w:webHidden/>
          </w:rPr>
        </w:r>
      </w:ins>
      <w:r>
        <w:rPr>
          <w:noProof/>
          <w:webHidden/>
        </w:rPr>
        <w:fldChar w:fldCharType="separate"/>
      </w:r>
      <w:ins w:id="170" w:author="Bill" w:date="2012-04-28T19:53:00Z">
        <w:r>
          <w:rPr>
            <w:noProof/>
            <w:webHidden/>
          </w:rPr>
          <w:t>20</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71" w:author="Bill" w:date="2012-04-28T19:53:00Z"/>
          <w:rFonts w:asciiTheme="minorHAnsi" w:hAnsiTheme="minorHAnsi"/>
          <w:noProof/>
          <w:sz w:val="22"/>
        </w:rPr>
      </w:pPr>
      <w:ins w:id="172"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"_Toc323406153"</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9: Tracking performance of Kinect with pan compensation</w:t>
        </w:r>
        <w:r>
          <w:rPr>
            <w:noProof/>
            <w:webHidden/>
          </w:rPr>
          <w:tab/>
        </w:r>
        <w:r>
          <w:rPr>
            <w:noProof/>
            <w:webHidden/>
          </w:rPr>
          <w:fldChar w:fldCharType="begin"/>
        </w:r>
        <w:r>
          <w:rPr>
            <w:noProof/>
            <w:webHidden/>
          </w:rPr>
          <w:instrText xml:space="preserve"> PAGEREF _Toc323406153 \h </w:instrText>
        </w:r>
        <w:r>
          <w:rPr>
            <w:noProof/>
            <w:webHidden/>
          </w:rPr>
        </w:r>
      </w:ins>
      <w:r>
        <w:rPr>
          <w:noProof/>
          <w:webHidden/>
        </w:rPr>
        <w:fldChar w:fldCharType="separate"/>
      </w:r>
      <w:ins w:id="173" w:author="Bill" w:date="2012-04-28T19:53:00Z">
        <w:r>
          <w:rPr>
            <w:noProof/>
            <w:webHidden/>
          </w:rPr>
          <w:t>21</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74" w:author="Bill" w:date="2012-04-28T19:53:00Z"/>
          <w:rFonts w:asciiTheme="minorHAnsi" w:hAnsiTheme="minorHAnsi"/>
          <w:noProof/>
          <w:sz w:val="22"/>
        </w:rPr>
      </w:pPr>
      <w:ins w:id="175"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"_Toc323406154"</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10: Kinect’s RGB image masked for a user, right after calibration</w:t>
        </w:r>
        <w:r>
          <w:rPr>
            <w:noProof/>
            <w:webHidden/>
          </w:rPr>
          <w:tab/>
        </w:r>
        <w:r>
          <w:rPr>
            <w:noProof/>
            <w:webHidden/>
          </w:rPr>
          <w:fldChar w:fldCharType="begin"/>
        </w:r>
        <w:r>
          <w:rPr>
            <w:noProof/>
            <w:webHidden/>
          </w:rPr>
          <w:instrText xml:space="preserve"> PAGEREF _Toc323406154 \h </w:instrText>
        </w:r>
        <w:r>
          <w:rPr>
            <w:noProof/>
            <w:webHidden/>
          </w:rPr>
        </w:r>
      </w:ins>
      <w:r>
        <w:rPr>
          <w:noProof/>
          <w:webHidden/>
        </w:rPr>
        <w:fldChar w:fldCharType="separate"/>
      </w:r>
      <w:ins w:id="176" w:author="Bill" w:date="2012-04-28T19:53:00Z">
        <w:r>
          <w:rPr>
            <w:noProof/>
            <w:webHidden/>
          </w:rPr>
          <w:t>26</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77" w:author="Bill" w:date="2012-04-28T19:53:00Z"/>
          <w:rFonts w:asciiTheme="minorHAnsi" w:hAnsiTheme="minorHAnsi"/>
          <w:noProof/>
          <w:sz w:val="22"/>
        </w:rPr>
      </w:pPr>
      <w:ins w:id="178"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"_Toc323406155"</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11: User's histogram in hue-saturation space: hue on horizontal axis, saturation on vertical axis, brightness represents to histogram value.</w:t>
        </w:r>
        <w:r>
          <w:rPr>
            <w:noProof/>
            <w:webHidden/>
          </w:rPr>
          <w:tab/>
        </w:r>
        <w:r>
          <w:rPr>
            <w:noProof/>
            <w:webHidden/>
          </w:rPr>
          <w:fldChar w:fldCharType="begin"/>
        </w:r>
        <w:r>
          <w:rPr>
            <w:noProof/>
            <w:webHidden/>
          </w:rPr>
          <w:instrText xml:space="preserve"> PAGEREF _Toc323406155 \h </w:instrText>
        </w:r>
        <w:r>
          <w:rPr>
            <w:noProof/>
            <w:webHidden/>
          </w:rPr>
        </w:r>
      </w:ins>
      <w:r>
        <w:rPr>
          <w:noProof/>
          <w:webHidden/>
        </w:rPr>
        <w:fldChar w:fldCharType="separate"/>
      </w:r>
      <w:ins w:id="179" w:author="Bill" w:date="2012-04-28T19:53:00Z">
        <w:r>
          <w:rPr>
            <w:noProof/>
            <w:webHidden/>
          </w:rPr>
          <w:t>26</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80" w:author="Bill" w:date="2012-04-28T19:53:00Z"/>
          <w:rFonts w:asciiTheme="minorHAnsi" w:hAnsiTheme="minorHAnsi"/>
          <w:noProof/>
          <w:sz w:val="22"/>
        </w:rPr>
      </w:pPr>
      <w:ins w:id="181"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"_Toc323406156"</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12: Smooth path produced by SBPL planner in presence of obstacles (grid size 1m)</w:t>
        </w:r>
        <w:r>
          <w:rPr>
            <w:noProof/>
            <w:webHidden/>
          </w:rPr>
          <w:tab/>
        </w:r>
        <w:r>
          <w:rPr>
            <w:noProof/>
            <w:webHidden/>
          </w:rPr>
          <w:fldChar w:fldCharType="begin"/>
        </w:r>
        <w:r>
          <w:rPr>
            <w:noProof/>
            <w:webHidden/>
          </w:rPr>
          <w:instrText xml:space="preserve"> PAGEREF _Toc323406156 \h </w:instrText>
        </w:r>
        <w:r>
          <w:rPr>
            <w:noProof/>
            <w:webHidden/>
          </w:rPr>
        </w:r>
      </w:ins>
      <w:r>
        <w:rPr>
          <w:noProof/>
          <w:webHidden/>
        </w:rPr>
        <w:fldChar w:fldCharType="separate"/>
      </w:r>
      <w:ins w:id="182" w:author="Bill" w:date="2012-04-28T19:53:00Z">
        <w:r>
          <w:rPr>
            <w:noProof/>
            <w:webHidden/>
          </w:rPr>
          <w:t>31</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83" w:author="Bill" w:date="2012-04-28T19:53:00Z"/>
          <w:rFonts w:asciiTheme="minorHAnsi" w:hAnsiTheme="minorHAnsi"/>
          <w:noProof/>
          <w:sz w:val="22"/>
        </w:rPr>
      </w:pPr>
      <w:ins w:id="184"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"_Toc323406157"</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13: Harlie's motion primitives</w:t>
        </w:r>
        <w:r>
          <w:rPr>
            <w:noProof/>
            <w:webHidden/>
          </w:rPr>
          <w:tab/>
        </w:r>
        <w:r>
          <w:rPr>
            <w:noProof/>
            <w:webHidden/>
          </w:rPr>
          <w:fldChar w:fldCharType="begin"/>
        </w:r>
        <w:r>
          <w:rPr>
            <w:noProof/>
            <w:webHidden/>
          </w:rPr>
          <w:instrText xml:space="preserve"> PAGEREF _Toc323406157 \h </w:instrText>
        </w:r>
        <w:r>
          <w:rPr>
            <w:noProof/>
            <w:webHidden/>
          </w:rPr>
        </w:r>
      </w:ins>
      <w:r>
        <w:rPr>
          <w:noProof/>
          <w:webHidden/>
        </w:rPr>
        <w:fldChar w:fldCharType="separate"/>
      </w:r>
      <w:ins w:id="185" w:author="Bill" w:date="2012-04-28T19:53:00Z">
        <w:r>
          <w:rPr>
            <w:noProof/>
            <w:webHidden/>
          </w:rPr>
          <w:t>32</w:t>
        </w:r>
        <w:r>
          <w:rPr>
            <w:noProof/>
            <w:webHidden/>
          </w:rPr>
          <w:fldChar w:fldCharType="end"/>
        </w:r>
        <w:r w:rsidRPr="008D09FD">
          <w:rPr>
            <w:rStyle w:val="Hyperlink"/>
            <w:noProof/>
          </w:rPr>
          <w:fldChar w:fldCharType="end"/>
        </w:r>
      </w:ins>
    </w:p>
    <w:p w:rsidR="00F17FBE" w:rsidRDefault="00F17FBE">
      <w:pPr>
        <w:pStyle w:val="TableofFigures"/>
        <w:tabs>
          <w:tab w:val="right" w:leader="dot" w:pos="8630"/>
        </w:tabs>
        <w:rPr>
          <w:ins w:id="186" w:author="Bill" w:date="2012-04-28T19:53:00Z"/>
          <w:rFonts w:asciiTheme="minorHAnsi" w:hAnsiTheme="minorHAnsi"/>
          <w:noProof/>
          <w:sz w:val="22"/>
        </w:rPr>
      </w:pPr>
      <w:ins w:id="187" w:author="Bill" w:date="2012-04-28T19:53:00Z">
        <w:r w:rsidRPr="008D09FD">
          <w:rPr>
            <w:rStyle w:val="Hyperlink"/>
            <w:noProof/>
          </w:rPr>
          <w:fldChar w:fldCharType="begin"/>
        </w:r>
        <w:r w:rsidRPr="008D09FD">
          <w:rPr>
            <w:rStyle w:val="Hyperlink"/>
            <w:noProof/>
          </w:rPr>
          <w:instrText xml:space="preserve"> </w:instrText>
        </w:r>
        <w:r>
          <w:rPr>
            <w:noProof/>
          </w:rPr>
          <w:instrText>HYPERLINK \l "_Toc323406158"</w:instrText>
        </w:r>
        <w:r w:rsidRPr="008D09FD">
          <w:rPr>
            <w:rStyle w:val="Hyperlink"/>
            <w:noProof/>
          </w:rPr>
          <w:instrText xml:space="preserve"> </w:instrText>
        </w:r>
        <w:r w:rsidRPr="008D09FD">
          <w:rPr>
            <w:rStyle w:val="Hyperlink"/>
            <w:noProof/>
          </w:rPr>
        </w:r>
        <w:r w:rsidRPr="008D09FD">
          <w:rPr>
            <w:rStyle w:val="Hyperlink"/>
            <w:noProof/>
          </w:rPr>
          <w:fldChar w:fldCharType="separate"/>
        </w:r>
        <w:r w:rsidRPr="008D09FD">
          <w:rPr>
            <w:rStyle w:val="Hyperlink"/>
            <w:noProof/>
          </w:rPr>
          <w:t>Figure 14: Goal constellation, actual goal in green (grid resolution 1m)</w:t>
        </w:r>
        <w:r>
          <w:rPr>
            <w:noProof/>
            <w:webHidden/>
          </w:rPr>
          <w:tab/>
        </w:r>
        <w:r>
          <w:rPr>
            <w:noProof/>
            <w:webHidden/>
          </w:rPr>
          <w:fldChar w:fldCharType="begin"/>
        </w:r>
        <w:r>
          <w:rPr>
            <w:noProof/>
            <w:webHidden/>
          </w:rPr>
          <w:instrText xml:space="preserve"> PAGEREF _Toc323406158 \h </w:instrText>
        </w:r>
        <w:r>
          <w:rPr>
            <w:noProof/>
            <w:webHidden/>
          </w:rPr>
        </w:r>
      </w:ins>
      <w:r>
        <w:rPr>
          <w:noProof/>
          <w:webHidden/>
        </w:rPr>
        <w:fldChar w:fldCharType="separate"/>
      </w:r>
      <w:ins w:id="188" w:author="Bill" w:date="2012-04-28T19:53:00Z">
        <w:r>
          <w:rPr>
            <w:noProof/>
            <w:webHidden/>
          </w:rPr>
          <w:t>35</w:t>
        </w:r>
        <w:r>
          <w:rPr>
            <w:noProof/>
            <w:webHidden/>
          </w:rPr>
          <w:fldChar w:fldCharType="end"/>
        </w:r>
        <w:r w:rsidRPr="008D09FD">
          <w:rPr>
            <w:rStyle w:val="Hyperlink"/>
            <w:noProof/>
          </w:rPr>
          <w:fldChar w:fldCharType="end"/>
        </w:r>
      </w:ins>
    </w:p>
    <w:p w:rsidR="00724C1A" w:rsidDel="00943DAB" w:rsidRDefault="00724C1A">
      <w:pPr>
        <w:pStyle w:val="TableofFigures"/>
        <w:tabs>
          <w:tab w:val="right" w:leader="dot" w:pos="8630"/>
        </w:tabs>
        <w:rPr>
          <w:del w:id="189" w:author="Bill" w:date="2012-04-28T17:30:00Z"/>
          <w:rFonts w:asciiTheme="minorHAnsi" w:hAnsiTheme="minorHAnsi"/>
          <w:noProof/>
          <w:sz w:val="22"/>
        </w:rPr>
      </w:pPr>
      <w:del w:id="190" w:author="Bill" w:date="2012-04-28T17:30:00Z">
        <w:r w:rsidRPr="00943DAB" w:rsidDel="00943DAB">
          <w:rPr>
            <w:noProof/>
            <w:rPrChange w:id="191" w:author="Bill" w:date="2012-04-28T17:30:00Z">
              <w:rPr>
                <w:rStyle w:val="Hyperlink"/>
                <w:noProof/>
              </w:rPr>
            </w:rPrChange>
          </w:rPr>
          <w:delText>Figure 1: Kinect's distinctive “psi” calibration pose</w:delText>
        </w:r>
        <w:r w:rsidDel="00943DAB">
          <w:rPr>
            <w:noProof/>
            <w:webHidden/>
          </w:rPr>
          <w:tab/>
          <w:delText>6</w:delText>
        </w:r>
      </w:del>
    </w:p>
    <w:p w:rsidR="00724C1A" w:rsidDel="00943DAB" w:rsidRDefault="00724C1A">
      <w:pPr>
        <w:pStyle w:val="TableofFigures"/>
        <w:tabs>
          <w:tab w:val="right" w:leader="dot" w:pos="8630"/>
        </w:tabs>
        <w:rPr>
          <w:del w:id="192" w:author="Bill" w:date="2012-04-28T17:30:00Z"/>
          <w:rFonts w:asciiTheme="minorHAnsi" w:hAnsiTheme="minorHAnsi"/>
          <w:noProof/>
          <w:sz w:val="22"/>
        </w:rPr>
      </w:pPr>
      <w:del w:id="193" w:author="Bill" w:date="2012-04-28T17:30:00Z">
        <w:r w:rsidRPr="00943DAB" w:rsidDel="00943DAB">
          <w:rPr>
            <w:noProof/>
            <w:rPrChange w:id="194" w:author="Bill" w:date="2012-04-28T17:30:00Z">
              <w:rPr>
                <w:rStyle w:val="Hyperlink"/>
                <w:noProof/>
              </w:rPr>
            </w:rPrChange>
          </w:rPr>
          <w:delText>Figure 3: Obstacle avoidance may lead to target loss due to Kinect’s limited field of view</w:delText>
        </w:r>
        <w:r w:rsidDel="00943DAB">
          <w:rPr>
            <w:noProof/>
            <w:webHidden/>
          </w:rPr>
          <w:tab/>
          <w:delText>8</w:delText>
        </w:r>
      </w:del>
    </w:p>
    <w:p w:rsidR="00724C1A" w:rsidDel="00943DAB" w:rsidRDefault="00724C1A">
      <w:pPr>
        <w:pStyle w:val="TableofFigures"/>
        <w:tabs>
          <w:tab w:val="right" w:leader="dot" w:pos="8630"/>
        </w:tabs>
        <w:rPr>
          <w:del w:id="195" w:author="Bill" w:date="2012-04-28T17:30:00Z"/>
          <w:rFonts w:asciiTheme="minorHAnsi" w:hAnsiTheme="minorHAnsi"/>
          <w:noProof/>
          <w:sz w:val="22"/>
        </w:rPr>
      </w:pPr>
      <w:del w:id="196" w:author="Bill" w:date="2012-04-28T17:30:00Z">
        <w:r w:rsidRPr="00943DAB" w:rsidDel="00943DAB">
          <w:rPr>
            <w:noProof/>
            <w:rPrChange w:id="197" w:author="Bill" w:date="2012-04-28T17:30:00Z">
              <w:rPr>
                <w:rStyle w:val="Hyperlink"/>
                <w:noProof/>
              </w:rPr>
            </w:rPrChange>
          </w:rPr>
          <w:delText>Figure 2: Difficulties arise in tracking a user in contact with a chair</w:delText>
        </w:r>
        <w:r w:rsidDel="00943DAB">
          <w:rPr>
            <w:noProof/>
            <w:webHidden/>
          </w:rPr>
          <w:tab/>
          <w:delText>10</w:delText>
        </w:r>
      </w:del>
    </w:p>
    <w:p w:rsidR="00724C1A" w:rsidDel="00943DAB" w:rsidRDefault="00724C1A">
      <w:pPr>
        <w:pStyle w:val="TableofFigures"/>
        <w:tabs>
          <w:tab w:val="right" w:leader="dot" w:pos="8630"/>
        </w:tabs>
        <w:rPr>
          <w:del w:id="198" w:author="Bill" w:date="2012-04-28T17:30:00Z"/>
          <w:rFonts w:asciiTheme="minorHAnsi" w:hAnsiTheme="minorHAnsi"/>
          <w:noProof/>
          <w:sz w:val="22"/>
        </w:rPr>
      </w:pPr>
      <w:del w:id="199" w:author="Bill" w:date="2012-04-28T17:30:00Z">
        <w:r w:rsidRPr="00943DAB" w:rsidDel="00943DAB">
          <w:rPr>
            <w:noProof/>
            <w:rPrChange w:id="200" w:author="Bill" w:date="2012-04-28T17:30:00Z">
              <w:rPr>
                <w:rStyle w:val="Hyperlink"/>
                <w:noProof/>
              </w:rPr>
            </w:rPrChange>
          </w:rPr>
          <w:delText>Figure 4: Tracking performance of Kinect under motion</w:delText>
        </w:r>
        <w:r w:rsidDel="00943DAB">
          <w:rPr>
            <w:noProof/>
            <w:webHidden/>
          </w:rPr>
          <w:tab/>
          <w:delText>11</w:delText>
        </w:r>
      </w:del>
    </w:p>
    <w:p w:rsidR="00724C1A" w:rsidDel="00943DAB" w:rsidRDefault="00724C1A">
      <w:pPr>
        <w:pStyle w:val="TableofFigures"/>
        <w:tabs>
          <w:tab w:val="right" w:leader="dot" w:pos="8630"/>
        </w:tabs>
        <w:rPr>
          <w:del w:id="201" w:author="Bill" w:date="2012-04-28T17:30:00Z"/>
          <w:rFonts w:asciiTheme="minorHAnsi" w:hAnsiTheme="minorHAnsi"/>
          <w:noProof/>
          <w:sz w:val="22"/>
        </w:rPr>
      </w:pPr>
      <w:del w:id="202" w:author="Bill" w:date="2012-04-28T17:30:00Z">
        <w:r w:rsidRPr="00943DAB" w:rsidDel="00943DAB">
          <w:rPr>
            <w:noProof/>
            <w:rPrChange w:id="203" w:author="Bill" w:date="2012-04-28T17:30:00Z">
              <w:rPr>
                <w:rStyle w:val="Hyperlink"/>
                <w:noProof/>
              </w:rPr>
            </w:rPrChange>
          </w:rPr>
          <w:delText>Figure 5: DP155 Base Pan (left),      Phidgets 1066_0 Servo Controller (right)</w:delText>
        </w:r>
        <w:r w:rsidDel="00943DAB">
          <w:rPr>
            <w:noProof/>
            <w:webHidden/>
          </w:rPr>
          <w:tab/>
          <w:delText>14</w:delText>
        </w:r>
      </w:del>
    </w:p>
    <w:p w:rsidR="00724C1A" w:rsidDel="00943DAB" w:rsidRDefault="00724C1A">
      <w:pPr>
        <w:pStyle w:val="TableofFigures"/>
        <w:tabs>
          <w:tab w:val="right" w:leader="dot" w:pos="8630"/>
        </w:tabs>
        <w:rPr>
          <w:del w:id="204" w:author="Bill" w:date="2012-04-28T17:30:00Z"/>
          <w:rFonts w:asciiTheme="minorHAnsi" w:hAnsiTheme="minorHAnsi"/>
          <w:noProof/>
          <w:sz w:val="22"/>
        </w:rPr>
      </w:pPr>
      <w:del w:id="205" w:author="Bill" w:date="2012-04-28T17:30:00Z">
        <w:r w:rsidRPr="00943DAB" w:rsidDel="00943DAB">
          <w:rPr>
            <w:noProof/>
            <w:rPrChange w:id="206" w:author="Bill" w:date="2012-04-28T17:30:00Z">
              <w:rPr>
                <w:rStyle w:val="Hyperlink"/>
                <w:noProof/>
              </w:rPr>
            </w:rPrChange>
          </w:rPr>
          <w:delText>Figure 6: Output from Phidgets 1066_0, showing position command and open-loop feedback for position and velocity</w:delText>
        </w:r>
        <w:r w:rsidDel="00943DAB">
          <w:rPr>
            <w:noProof/>
            <w:webHidden/>
          </w:rPr>
          <w:tab/>
          <w:delText>15</w:delText>
        </w:r>
      </w:del>
    </w:p>
    <w:p w:rsidR="00724C1A" w:rsidDel="00943DAB" w:rsidRDefault="00724C1A">
      <w:pPr>
        <w:pStyle w:val="TableofFigures"/>
        <w:tabs>
          <w:tab w:val="right" w:leader="dot" w:pos="8630"/>
        </w:tabs>
        <w:rPr>
          <w:del w:id="207" w:author="Bill" w:date="2012-04-28T17:30:00Z"/>
          <w:rFonts w:asciiTheme="minorHAnsi" w:hAnsiTheme="minorHAnsi"/>
          <w:noProof/>
          <w:sz w:val="22"/>
        </w:rPr>
      </w:pPr>
      <w:del w:id="208" w:author="Bill" w:date="2012-04-28T17:30:00Z">
        <w:r w:rsidRPr="00943DAB" w:rsidDel="00943DAB">
          <w:rPr>
            <w:noProof/>
            <w:rPrChange w:id="209" w:author="Bill" w:date="2012-04-28T17:30:00Z">
              <w:rPr>
                <w:rStyle w:val="Hyperlink"/>
                <w:noProof/>
              </w:rPr>
            </w:rPrChange>
          </w:rPr>
          <w:delText>Figure 7: Kinect's effective FOV without (left) and with (right) pan mount</w:delText>
        </w:r>
        <w:r w:rsidDel="00943DAB">
          <w:rPr>
            <w:noProof/>
            <w:webHidden/>
          </w:rPr>
          <w:tab/>
          <w:delText>16</w:delText>
        </w:r>
      </w:del>
    </w:p>
    <w:p w:rsidR="00724C1A" w:rsidDel="00943DAB" w:rsidRDefault="00724C1A">
      <w:pPr>
        <w:pStyle w:val="TableofFigures"/>
        <w:tabs>
          <w:tab w:val="right" w:leader="dot" w:pos="8630"/>
        </w:tabs>
        <w:rPr>
          <w:del w:id="210" w:author="Bill" w:date="2012-04-28T17:30:00Z"/>
          <w:rFonts w:asciiTheme="minorHAnsi" w:hAnsiTheme="minorHAnsi"/>
          <w:noProof/>
          <w:sz w:val="22"/>
        </w:rPr>
      </w:pPr>
      <w:del w:id="211" w:author="Bill" w:date="2012-04-28T17:30:00Z">
        <w:r w:rsidRPr="00943DAB" w:rsidDel="00943DAB">
          <w:rPr>
            <w:noProof/>
            <w:rPrChange w:id="212" w:author="Bill" w:date="2012-04-28T17:30:00Z">
              <w:rPr>
                <w:rStyle w:val="Hyperlink"/>
                <w:noProof/>
              </w:rPr>
            </w:rPrChange>
          </w:rPr>
          <w:delText>Figure 8: Performance of pan mount in detecting a stationary face</w:delText>
        </w:r>
        <w:r w:rsidDel="00943DAB">
          <w:rPr>
            <w:noProof/>
            <w:webHidden/>
          </w:rPr>
          <w:tab/>
          <w:delText>17</w:delText>
        </w:r>
      </w:del>
    </w:p>
    <w:p w:rsidR="00724C1A" w:rsidDel="00943DAB" w:rsidRDefault="00724C1A">
      <w:pPr>
        <w:pStyle w:val="TableofFigures"/>
        <w:tabs>
          <w:tab w:val="right" w:leader="dot" w:pos="8630"/>
        </w:tabs>
        <w:rPr>
          <w:del w:id="213" w:author="Bill" w:date="2012-04-28T17:30:00Z"/>
          <w:rFonts w:asciiTheme="minorHAnsi" w:hAnsiTheme="minorHAnsi"/>
          <w:noProof/>
          <w:sz w:val="22"/>
        </w:rPr>
      </w:pPr>
      <w:del w:id="214" w:author="Bill" w:date="2012-04-28T17:30:00Z">
        <w:r w:rsidRPr="00943DAB" w:rsidDel="00943DAB">
          <w:rPr>
            <w:noProof/>
            <w:rPrChange w:id="215" w:author="Bill" w:date="2012-04-28T17:30:00Z">
              <w:rPr>
                <w:rStyle w:val="Hyperlink"/>
                <w:noProof/>
              </w:rPr>
            </w:rPrChange>
          </w:rPr>
          <w:delText>Figure 9: Tracking performance of Kinect with pan compensation</w:delText>
        </w:r>
        <w:r w:rsidDel="00943DAB">
          <w:rPr>
            <w:noProof/>
            <w:webHidden/>
          </w:rPr>
          <w:tab/>
          <w:delText>18</w:delText>
        </w:r>
      </w:del>
    </w:p>
    <w:p w:rsidR="00724C1A" w:rsidDel="00943DAB" w:rsidRDefault="00724C1A">
      <w:pPr>
        <w:pStyle w:val="TableofFigures"/>
        <w:tabs>
          <w:tab w:val="right" w:leader="dot" w:pos="8630"/>
        </w:tabs>
        <w:rPr>
          <w:del w:id="216" w:author="Bill" w:date="2012-04-28T17:30:00Z"/>
          <w:rFonts w:asciiTheme="minorHAnsi" w:hAnsiTheme="minorHAnsi"/>
          <w:noProof/>
          <w:sz w:val="22"/>
        </w:rPr>
      </w:pPr>
      <w:del w:id="217" w:author="Bill" w:date="2012-04-28T17:30:00Z">
        <w:r w:rsidRPr="00943DAB" w:rsidDel="00943DAB">
          <w:rPr>
            <w:noProof/>
            <w:rPrChange w:id="218" w:author="Bill" w:date="2012-04-28T17:30:00Z">
              <w:rPr>
                <w:rStyle w:val="Hyperlink"/>
                <w:noProof/>
              </w:rPr>
            </w:rPrChange>
          </w:rPr>
          <w:delText>Figure 10: Kinect’s RGB image masked for a user, right after calibration</w:delText>
        </w:r>
        <w:r w:rsidDel="00943DAB">
          <w:rPr>
            <w:noProof/>
            <w:webHidden/>
          </w:rPr>
          <w:tab/>
          <w:delText>23</w:delText>
        </w:r>
      </w:del>
    </w:p>
    <w:p w:rsidR="00724C1A" w:rsidDel="00943DAB" w:rsidRDefault="00724C1A">
      <w:pPr>
        <w:pStyle w:val="TableofFigures"/>
        <w:tabs>
          <w:tab w:val="right" w:leader="dot" w:pos="8630"/>
        </w:tabs>
        <w:rPr>
          <w:del w:id="219" w:author="Bill" w:date="2012-04-28T17:30:00Z"/>
          <w:rFonts w:asciiTheme="minorHAnsi" w:hAnsiTheme="minorHAnsi"/>
          <w:noProof/>
          <w:sz w:val="22"/>
        </w:rPr>
      </w:pPr>
      <w:del w:id="220" w:author="Bill" w:date="2012-04-28T17:30:00Z">
        <w:r w:rsidRPr="00943DAB" w:rsidDel="00943DAB">
          <w:rPr>
            <w:noProof/>
            <w:rPrChange w:id="221" w:author="Bill" w:date="2012-04-28T17:30:00Z">
              <w:rPr>
                <w:rStyle w:val="Hyperlink"/>
                <w:noProof/>
              </w:rPr>
            </w:rPrChange>
          </w:rPr>
          <w:delText>Figure 11: User's histogram in hue-saturation space: hue on horizontal axis, saturation on vertical axis, brightness proportional to histogram value.</w:delText>
        </w:r>
        <w:r w:rsidDel="00943DAB">
          <w:rPr>
            <w:noProof/>
            <w:webHidden/>
          </w:rPr>
          <w:tab/>
          <w:delText>24</w:delText>
        </w:r>
      </w:del>
    </w:p>
    <w:p w:rsidR="00724C1A" w:rsidDel="00943DAB" w:rsidRDefault="00724C1A">
      <w:pPr>
        <w:pStyle w:val="TableofFigures"/>
        <w:tabs>
          <w:tab w:val="right" w:leader="dot" w:pos="8630"/>
        </w:tabs>
        <w:rPr>
          <w:del w:id="222" w:author="Bill" w:date="2012-04-28T17:30:00Z"/>
          <w:rFonts w:asciiTheme="minorHAnsi" w:hAnsiTheme="minorHAnsi"/>
          <w:noProof/>
          <w:sz w:val="22"/>
        </w:rPr>
      </w:pPr>
      <w:del w:id="223" w:author="Bill" w:date="2012-04-28T17:30:00Z">
        <w:r w:rsidRPr="00943DAB" w:rsidDel="00943DAB">
          <w:rPr>
            <w:noProof/>
            <w:rPrChange w:id="224" w:author="Bill" w:date="2012-04-28T17:30:00Z">
              <w:rPr>
                <w:rStyle w:val="Hyperlink"/>
                <w:noProof/>
              </w:rPr>
            </w:rPrChange>
          </w:rPr>
          <w:delText>Figure 12: Path produced by SBPL planner in presence of obstacles</w:delText>
        </w:r>
        <w:r w:rsidDel="00943DAB">
          <w:rPr>
            <w:noProof/>
            <w:webHidden/>
          </w:rPr>
          <w:tab/>
          <w:delText>28</w:delText>
        </w:r>
      </w:del>
    </w:p>
    <w:p w:rsidR="00724C1A" w:rsidDel="00943DAB" w:rsidRDefault="00724C1A">
      <w:pPr>
        <w:pStyle w:val="TableofFigures"/>
        <w:tabs>
          <w:tab w:val="right" w:leader="dot" w:pos="8630"/>
        </w:tabs>
        <w:rPr>
          <w:del w:id="225" w:author="Bill" w:date="2012-04-28T17:30:00Z"/>
          <w:rFonts w:asciiTheme="minorHAnsi" w:hAnsiTheme="minorHAnsi"/>
          <w:noProof/>
          <w:sz w:val="22"/>
        </w:rPr>
      </w:pPr>
      <w:del w:id="226" w:author="Bill" w:date="2012-04-28T17:30:00Z">
        <w:r w:rsidRPr="00943DAB" w:rsidDel="00943DAB">
          <w:rPr>
            <w:noProof/>
            <w:rPrChange w:id="227" w:author="Bill" w:date="2012-04-28T17:30:00Z">
              <w:rPr>
                <w:rStyle w:val="Hyperlink"/>
                <w:noProof/>
              </w:rPr>
            </w:rPrChange>
          </w:rPr>
          <w:delText>Figure 13: Harlie's motion primitives</w:delText>
        </w:r>
        <w:r w:rsidDel="00943DAB">
          <w:rPr>
            <w:noProof/>
            <w:webHidden/>
          </w:rPr>
          <w:tab/>
          <w:delText>29</w:delText>
        </w:r>
      </w:del>
    </w:p>
    <w:p w:rsidR="00724C1A" w:rsidDel="00943DAB" w:rsidRDefault="00724C1A">
      <w:pPr>
        <w:pStyle w:val="TableofFigures"/>
        <w:tabs>
          <w:tab w:val="right" w:leader="dot" w:pos="8630"/>
        </w:tabs>
        <w:rPr>
          <w:del w:id="228" w:author="Bill" w:date="2012-04-28T17:30:00Z"/>
          <w:rFonts w:asciiTheme="minorHAnsi" w:hAnsiTheme="minorHAnsi"/>
          <w:noProof/>
          <w:sz w:val="22"/>
        </w:rPr>
      </w:pPr>
      <w:del w:id="229" w:author="Bill" w:date="2012-04-28T17:30:00Z">
        <w:r w:rsidRPr="00943DAB" w:rsidDel="00943DAB">
          <w:rPr>
            <w:noProof/>
            <w:rPrChange w:id="230" w:author="Bill" w:date="2012-04-28T17:30:00Z">
              <w:rPr>
                <w:rStyle w:val="Hyperlink"/>
                <w:noProof/>
              </w:rPr>
            </w:rPrChange>
          </w:rPr>
          <w:delText>Figure 14: Goal constellation, actual goal in green (grid resolution 1m)</w:delText>
        </w:r>
        <w:r w:rsidDel="00943DAB">
          <w:rPr>
            <w:noProof/>
            <w:webHidden/>
          </w:rPr>
          <w:tab/>
          <w:delText>32</w:delText>
        </w:r>
      </w:del>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231" w:name="_Toc323406124"/>
      <w:r>
        <w:lastRenderedPageBreak/>
        <w:t>Introduction</w:t>
      </w:r>
      <w:bookmarkEnd w:id="231"/>
    </w:p>
    <w:p w:rsidR="00FB5F83" w:rsidRDefault="00AF35B7" w:rsidP="00523AC0">
      <w:pPr>
        <w:spacing w:line="480" w:lineRule="auto"/>
        <w:ind w:firstLine="720"/>
      </w:pPr>
      <w:r>
        <w:t>Human-machine interaction is a highly active area of res</w:t>
      </w:r>
      <w:r w:rsidR="00523AC0">
        <w:t xml:space="preserve">earch in the field of robotics.  </w:t>
      </w:r>
      <w:proofErr w:type="gramStart"/>
      <w:r w:rsidR="00523AC0">
        <w:t xml:space="preserve">Being able to seamlessly interact with humans opens up a whole range of possible applications </w:t>
      </w:r>
      <w:r w:rsidR="005C05ED">
        <w:t xml:space="preserve">currently seen only in </w:t>
      </w:r>
      <w:r w:rsidR="00523AC0">
        <w:t>science fiction</w:t>
      </w:r>
      <w:r w:rsidR="00FB5F83">
        <w:t>.</w:t>
      </w:r>
      <w:proofErr w:type="gramEnd"/>
    </w:p>
    <w:p w:rsidR="005C05ED" w:rsidRDefault="00FB5F83" w:rsidP="005C05ED">
      <w:pPr>
        <w:spacing w:line="480" w:lineRule="auto"/>
        <w:ind w:firstLine="720"/>
      </w:pPr>
      <w:r>
        <w:t xml:space="preserve">Human-machine interaction is a vast field with huge possibilities, which must be tackled a piece at a time.  One concept fundamental to human-machine interaction is the ability to </w:t>
      </w:r>
      <w:r w:rsidR="005C05ED">
        <w:t xml:space="preserve">track and </w:t>
      </w:r>
      <w:r>
        <w:t xml:space="preserve">follow a </w:t>
      </w:r>
      <w:r w:rsidR="005C05ED">
        <w:t>certain</w:t>
      </w:r>
      <w:r>
        <w:t xml:space="preserve"> user.  </w:t>
      </w:r>
      <w:r w:rsidR="00523AC0">
        <w:t>A smart wheelchair could automatically follow a nurse through a hallway [site Chad’s thesis].  A pack robot could follow a soldier into combat.</w:t>
      </w:r>
    </w:p>
    <w:p w:rsidR="00A9149F" w:rsidRDefault="00F324C7">
      <w:pPr>
        <w:spacing w:line="480" w:lineRule="auto"/>
        <w:ind w:firstLine="720"/>
        <w:rPr>
          <w:ins w:id="232" w:author="Bill" w:date="2012-04-26T13:56:00Z"/>
        </w:rPr>
      </w:pPr>
      <w:r>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rsidR="00F01CA9">
        <w:t xml:space="preserve">  Additionally, a method must be developed to allow the robot to plan to its target under changing conditions as the target moves.</w:t>
      </w:r>
    </w:p>
    <w:p w:rsidR="00D971A3" w:rsidRDefault="00D22590" w:rsidP="00D971A3">
      <w:pPr>
        <w:spacing w:line="480" w:lineRule="auto"/>
        <w:ind w:firstLine="720"/>
        <w:rPr>
          <w:ins w:id="233" w:author="Bill" w:date="2012-04-28T19:46:00Z"/>
        </w:rPr>
        <w:pPrChange w:id="234" w:author="Bill" w:date="2012-04-28T19:46:00Z">
          <w:pPr>
            <w:spacing w:line="480" w:lineRule="auto"/>
            <w:ind w:firstLine="720"/>
          </w:pPr>
        </w:pPrChange>
      </w:pPr>
      <w:ins w:id="235" w:author="Bill" w:date="2012-04-26T13:56:00Z">
        <w:r>
          <w:t xml:space="preserve">Person tracking is a difficult problem.  Humans have wide variation in size, shape, and colors, and their appearance changes over time with changes in posture and picking up objects.  Additionally, when the robot is </w:t>
        </w:r>
      </w:ins>
      <w:ins w:id="236" w:author="Bill" w:date="2012-04-26T13:57:00Z">
        <w:r>
          <w:t xml:space="preserve">in motion, it becomes difficult to separate the target’s motion from </w:t>
        </w:r>
      </w:ins>
      <w:ins w:id="237" w:author="Bill" w:date="2012-04-26T13:58:00Z">
        <w:r>
          <w:t>background motion.</w:t>
        </w:r>
      </w:ins>
    </w:p>
    <w:p w:rsidR="00D971A3" w:rsidRDefault="00A9149F" w:rsidP="00F27991">
      <w:pPr>
        <w:spacing w:line="480" w:lineRule="auto"/>
        <w:ind w:firstLine="720"/>
        <w:rPr>
          <w:ins w:id="238" w:author="Bill" w:date="2012-04-28T19:46:00Z"/>
        </w:rPr>
        <w:pPrChange w:id="239" w:author="Bill" w:date="2012-04-28T20:13:00Z">
          <w:pPr>
            <w:spacing w:line="480" w:lineRule="auto"/>
            <w:ind w:firstLine="720"/>
          </w:pPr>
        </w:pPrChange>
      </w:pPr>
      <w:ins w:id="240" w:author="Bill" w:date="2012-04-26T13:50:00Z">
        <w:r>
          <w:t xml:space="preserve">Many systems use a probabilistic approach based on Kalman filters or particle filters.  In these systems, </w:t>
        </w:r>
      </w:ins>
      <w:ins w:id="241" w:author="Bill" w:date="2012-04-26T13:53:00Z">
        <w:r w:rsidR="00D22590">
          <w:t>the filter maintains an estimate of the user</w:t>
        </w:r>
      </w:ins>
      <w:ins w:id="242" w:author="Bill" w:date="2012-04-26T13:54:00Z">
        <w:r w:rsidR="00D22590">
          <w:t xml:space="preserve">’s position and the system continuously makes measurements.  Positive </w:t>
        </w:r>
        <w:r w:rsidR="00D22590">
          <w:lastRenderedPageBreak/>
          <w:t>measurements are associated with the tracker based on distance, and used to update the tracker</w:t>
        </w:r>
      </w:ins>
      <w:ins w:id="243" w:author="Bill" w:date="2012-04-26T13:55:00Z">
        <w:r w:rsidR="00D22590">
          <w:t>’s position.</w:t>
        </w:r>
      </w:ins>
      <w:ins w:id="244" w:author="Bill" w:date="2012-04-26T13:59:00Z">
        <w:r w:rsidR="00D22590">
          <w:t xml:space="preserve"> [</w:t>
        </w:r>
        <w:proofErr w:type="gramStart"/>
        <w:r w:rsidR="00D22590">
          <w:t>get</w:t>
        </w:r>
        <w:proofErr w:type="gramEnd"/>
        <w:r w:rsidR="00D22590">
          <w:t xml:space="preserve"> references from </w:t>
        </w:r>
        <w:bookmarkStart w:id="245" w:name="_GoBack"/>
        <w:r w:rsidR="00D22590" w:rsidRPr="00D22590">
          <w:t>Better Models For People Tracking</w:t>
        </w:r>
        <w:bookmarkEnd w:id="245"/>
        <w:r w:rsidR="00D22590">
          <w:t>]</w:t>
        </w:r>
      </w:ins>
      <w:ins w:id="246" w:author="Bill" w:date="2012-04-26T14:00:00Z">
        <w:r w:rsidR="00D22590">
          <w:t xml:space="preserve">  A filter approach is especially useful when multiple targets have similar appearances.</w:t>
        </w:r>
      </w:ins>
    </w:p>
    <w:p w:rsidR="00A9149F" w:rsidRDefault="00D05AF7" w:rsidP="00F27991">
      <w:pPr>
        <w:spacing w:line="480" w:lineRule="auto"/>
        <w:ind w:firstLine="720"/>
        <w:rPr>
          <w:ins w:id="247" w:author="Bill" w:date="2012-04-26T14:10:00Z"/>
        </w:rPr>
        <w:pPrChange w:id="248" w:author="Bill" w:date="2012-04-28T20:13:00Z">
          <w:pPr>
            <w:spacing w:line="480" w:lineRule="auto"/>
            <w:ind w:firstLine="720"/>
          </w:pPr>
        </w:pPrChange>
      </w:pPr>
      <w:ins w:id="249" w:author="Bill" w:date="2012-04-28T19:21:00Z">
        <w:r>
          <w:t xml:space="preserve">Some systems have used active RFID </w:t>
        </w:r>
      </w:ins>
      <w:customXmlInsRangeStart w:id="250" w:author="Bill" w:date="2012-04-28T19:21:00Z"/>
      <w:sdt>
        <w:sdtPr>
          <w:id w:val="448054471"/>
          <w:citation/>
        </w:sdtPr>
        <w:sdtContent>
          <w:customXmlInsRangeEnd w:id="250"/>
          <w:ins w:id="251" w:author="Bill" w:date="2012-04-28T19:21:00Z">
            <w:r>
              <w:fldChar w:fldCharType="begin"/>
            </w:r>
            <w:r>
              <w:instrText xml:space="preserve"> CITATION Ger09 \l 1033 </w:instrText>
            </w:r>
            <w:r>
              <w:fldChar w:fldCharType="separate"/>
            </w:r>
          </w:ins>
          <w:ins w:id="252" w:author="Bill" w:date="2012-04-28T19:53:00Z">
            <w:r w:rsidR="00F17FBE" w:rsidRPr="00F17FBE">
              <w:rPr>
                <w:noProof/>
                <w:rPrChange w:id="253" w:author="Bill" w:date="2012-04-28T19:53:00Z">
                  <w:rPr>
                    <w:rFonts w:eastAsia="Times New Roman"/>
                  </w:rPr>
                </w:rPrChange>
              </w:rPr>
              <w:t>[1]</w:t>
            </w:r>
          </w:ins>
          <w:ins w:id="254" w:author="Bill" w:date="2012-04-28T19:21:00Z">
            <w:r>
              <w:fldChar w:fldCharType="end"/>
            </w:r>
          </w:ins>
          <w:customXmlInsRangeStart w:id="255" w:author="Bill" w:date="2012-04-28T19:21:00Z"/>
        </w:sdtContent>
      </w:sdt>
      <w:customXmlInsRangeEnd w:id="255"/>
      <w:ins w:id="256" w:author="Bill" w:date="2012-04-28T19:21:00Z">
        <w:r>
          <w:t xml:space="preserve"> or IR beacons, although these require the user to wear specialized equipment</w:t>
        </w:r>
      </w:ins>
      <w:ins w:id="257" w:author="Bill" w:date="2012-04-28T19:46:00Z">
        <w:r w:rsidR="00D971A3">
          <w:t xml:space="preserve"> which is undesirable</w:t>
        </w:r>
      </w:ins>
      <w:ins w:id="258" w:author="Bill" w:date="2012-04-28T19:21:00Z">
        <w:r w:rsidR="00F27991">
          <w:t>.</w:t>
        </w:r>
      </w:ins>
    </w:p>
    <w:p w:rsidR="005844FD" w:rsidRDefault="005844FD">
      <w:pPr>
        <w:spacing w:line="480" w:lineRule="auto"/>
        <w:ind w:firstLine="720"/>
        <w:rPr>
          <w:ins w:id="259" w:author="Bill" w:date="2012-04-28T17:06:00Z"/>
        </w:rPr>
      </w:pPr>
      <w:ins w:id="260" w:author="Bill" w:date="2012-04-26T14:11:00Z">
        <w:r>
          <w:t xml:space="preserve">Computer vision is most often used for person tracking.  Binocular and monocular cameras are inexpensive and common on mobile robots, and vision is intuitive to us as humans.  </w:t>
        </w:r>
      </w:ins>
      <w:ins w:id="261" w:author="Bill" w:date="2012-04-26T14:12:00Z">
        <w:r>
          <w:t>A video feed provides a huge amount of information; the problem is in segmenting it and interpreting it.</w:t>
        </w:r>
      </w:ins>
      <w:ins w:id="262" w:author="Bill" w:date="2012-04-28T19:21:00Z">
        <w:r w:rsidR="00D05AF7">
          <w:t xml:space="preserve">  </w:t>
        </w:r>
      </w:ins>
    </w:p>
    <w:p w:rsidR="00281685" w:rsidRDefault="00281685" w:rsidP="00281685">
      <w:pPr>
        <w:spacing w:line="480" w:lineRule="auto"/>
        <w:ind w:firstLine="720"/>
        <w:rPr>
          <w:ins w:id="263" w:author="Bill" w:date="2012-04-28T19:20:00Z"/>
        </w:rPr>
      </w:pPr>
      <w:ins w:id="264" w:author="Bill" w:date="2012-04-28T19:20:00Z">
        <w:r>
          <w:t xml:space="preserve">Many vision systems require the user to face the camera to provide a consistent view or to allow face detection </w:t>
        </w:r>
      </w:ins>
      <w:customXmlInsRangeStart w:id="265" w:author="Bill" w:date="2012-04-28T19:20:00Z"/>
      <w:sdt>
        <w:sdtPr>
          <w:id w:val="-1605191527"/>
          <w:citation/>
        </w:sdtPr>
        <w:sdtContent>
          <w:customXmlInsRangeEnd w:id="265"/>
          <w:ins w:id="266" w:author="Bill" w:date="2012-04-28T19:20:00Z">
            <w:r>
              <w:fldChar w:fldCharType="begin"/>
            </w:r>
            <w:r>
              <w:instrText xml:space="preserve"> CITATION Vio04 \l 1033 </w:instrText>
            </w:r>
            <w:r>
              <w:fldChar w:fldCharType="separate"/>
            </w:r>
          </w:ins>
          <w:ins w:id="267" w:author="Bill" w:date="2012-04-28T19:53:00Z">
            <w:r w:rsidR="00F17FBE" w:rsidRPr="00F17FBE">
              <w:rPr>
                <w:noProof/>
                <w:rPrChange w:id="268" w:author="Bill" w:date="2012-04-28T19:53:00Z">
                  <w:rPr>
                    <w:rFonts w:eastAsia="Times New Roman"/>
                  </w:rPr>
                </w:rPrChange>
              </w:rPr>
              <w:t>[2]</w:t>
            </w:r>
          </w:ins>
          <w:ins w:id="269" w:author="Bill" w:date="2012-04-28T19:20:00Z">
            <w:r>
              <w:fldChar w:fldCharType="end"/>
            </w:r>
          </w:ins>
          <w:customXmlInsRangeStart w:id="270" w:author="Bill" w:date="2012-04-28T19:20:00Z"/>
        </w:sdtContent>
      </w:sdt>
      <w:customXmlInsRangeEnd w:id="270"/>
      <w:ins w:id="271" w:author="Bill" w:date="2012-04-28T19:20:00Z">
        <w:r>
          <w:t xml:space="preserve">.  Face detection is </w:t>
        </w:r>
      </w:ins>
      <w:ins w:id="272" w:author="Bill" w:date="2012-04-28T19:46:00Z">
        <w:r w:rsidR="008C55FD">
          <w:t>often used</w:t>
        </w:r>
      </w:ins>
      <w:ins w:id="273" w:author="Bill" w:date="2012-04-28T19:20:00Z">
        <w:r>
          <w:t xml:space="preserve"> to re-initialize the tracker after occlusion or target loss </w:t>
        </w:r>
      </w:ins>
      <w:customXmlInsRangeStart w:id="274" w:author="Bill" w:date="2012-04-28T19:20:00Z"/>
      <w:sdt>
        <w:sdtPr>
          <w:id w:val="1711687456"/>
          <w:citation/>
        </w:sdtPr>
        <w:sdtContent>
          <w:customXmlInsRangeEnd w:id="274"/>
          <w:ins w:id="275" w:author="Bill" w:date="2012-04-28T19:20:00Z">
            <w:r>
              <w:fldChar w:fldCharType="begin"/>
            </w:r>
            <w:r>
              <w:instrText xml:space="preserve"> CITATION Ger09 \l 1033 </w:instrText>
            </w:r>
            <w:r>
              <w:fldChar w:fldCharType="separate"/>
            </w:r>
          </w:ins>
          <w:ins w:id="276" w:author="Bill" w:date="2012-04-28T19:53:00Z">
            <w:r w:rsidR="00F17FBE" w:rsidRPr="00F17FBE">
              <w:rPr>
                <w:noProof/>
                <w:rPrChange w:id="277" w:author="Bill" w:date="2012-04-28T19:53:00Z">
                  <w:rPr>
                    <w:rFonts w:eastAsia="Times New Roman"/>
                  </w:rPr>
                </w:rPrChange>
              </w:rPr>
              <w:t>[1]</w:t>
            </w:r>
          </w:ins>
          <w:ins w:id="278" w:author="Bill" w:date="2012-04-28T19:20:00Z">
            <w:r>
              <w:fldChar w:fldCharType="end"/>
            </w:r>
          </w:ins>
          <w:customXmlInsRangeStart w:id="279" w:author="Bill" w:date="2012-04-28T19:20:00Z"/>
        </w:sdtContent>
      </w:sdt>
      <w:customXmlInsRangeEnd w:id="279"/>
      <w:ins w:id="280" w:author="Bill" w:date="2012-04-28T19:47:00Z">
        <w:r w:rsidR="008C55FD">
          <w:t xml:space="preserve"> because human faces are highly distinctive</w:t>
        </w:r>
      </w:ins>
      <w:ins w:id="281" w:author="Bill" w:date="2012-04-28T19:20:00Z">
        <w:r>
          <w:t>.</w:t>
        </w:r>
      </w:ins>
    </w:p>
    <w:p w:rsidR="003D17C6" w:rsidRDefault="005844FD">
      <w:pPr>
        <w:spacing w:line="480" w:lineRule="auto"/>
        <w:ind w:firstLine="720"/>
        <w:rPr>
          <w:ins w:id="282" w:author="Bill" w:date="2012-04-28T19:25:00Z"/>
        </w:rPr>
      </w:pPr>
      <w:ins w:id="283" w:author="Bill" w:date="2012-04-26T14:14:00Z">
        <w:r>
          <w:t>Many vision systems incorporate color information, being readily accessible from cameras and intuitive to us as humans.</w:t>
        </w:r>
      </w:ins>
      <w:ins w:id="284" w:author="Bill" w:date="2012-04-28T19:47:00Z">
        <w:r w:rsidR="008A0789">
          <w:t xml:space="preserve">  </w:t>
        </w:r>
      </w:ins>
      <w:ins w:id="285" w:author="Bill" w:date="2012-04-28T17:19:00Z">
        <w:r w:rsidR="00DD387E">
          <w:t>The simplest tracking methods involving color simply look for solid regions of a certain color</w:t>
        </w:r>
      </w:ins>
      <w:ins w:id="286" w:author="Bill" w:date="2012-04-28T17:18:00Z">
        <w:r w:rsidR="00C17AD4">
          <w:t xml:space="preserve">.  </w:t>
        </w:r>
        <w:proofErr w:type="spellStart"/>
        <w:r w:rsidR="00C17AD4">
          <w:t>C</w:t>
        </w:r>
      </w:ins>
      <w:ins w:id="287" w:author="Bill" w:date="2012-04-28T17:12:00Z">
        <w:r w:rsidR="003D17C6">
          <w:t>alisi</w:t>
        </w:r>
        <w:proofErr w:type="spellEnd"/>
        <w:r w:rsidR="003D17C6">
          <w:t xml:space="preserve"> </w:t>
        </w:r>
        <w:proofErr w:type="gramStart"/>
        <w:r w:rsidR="003D17C6">
          <w:t>et</w:t>
        </w:r>
        <w:proofErr w:type="gramEnd"/>
        <w:r w:rsidR="003D17C6">
          <w:t xml:space="preserve">. </w:t>
        </w:r>
        <w:proofErr w:type="gramStart"/>
        <w:r w:rsidR="003D17C6">
          <w:t>al</w:t>
        </w:r>
        <w:proofErr w:type="gramEnd"/>
        <w:r w:rsidR="003D17C6">
          <w:t>. used a</w:t>
        </w:r>
      </w:ins>
      <w:ins w:id="288" w:author="Bill" w:date="2012-04-28T17:14:00Z">
        <w:r w:rsidR="00C17AD4">
          <w:t xml:space="preserve"> </w:t>
        </w:r>
      </w:ins>
      <w:ins w:id="289" w:author="Bill" w:date="2012-04-28T19:20:00Z">
        <w:r w:rsidR="00281685">
          <w:t>single-</w:t>
        </w:r>
      </w:ins>
      <w:ins w:id="290" w:author="Bill" w:date="2012-04-28T17:15:00Z">
        <w:r w:rsidR="00C17AD4">
          <w:t xml:space="preserve">color segmentation </w:t>
        </w:r>
      </w:ins>
      <w:ins w:id="291" w:author="Bill" w:date="2012-04-28T17:17:00Z">
        <w:r w:rsidR="00C17AD4">
          <w:t xml:space="preserve">assisted by </w:t>
        </w:r>
      </w:ins>
      <w:ins w:id="292" w:author="Bill" w:date="2012-04-28T19:20:00Z">
        <w:r w:rsidR="00281685">
          <w:t xml:space="preserve">stereo </w:t>
        </w:r>
      </w:ins>
      <w:ins w:id="293" w:author="Bill" w:date="2012-04-28T17:17:00Z">
        <w:r w:rsidR="00C17AD4">
          <w:t xml:space="preserve">depth information </w:t>
        </w:r>
      </w:ins>
      <w:ins w:id="294" w:author="Bill" w:date="2012-04-28T17:15:00Z">
        <w:r w:rsidR="00C17AD4">
          <w:t xml:space="preserve">to track </w:t>
        </w:r>
      </w:ins>
      <w:ins w:id="295" w:author="Bill" w:date="2012-04-28T19:20:00Z">
        <w:r w:rsidR="00281685">
          <w:t>a user wearing a single-colored shirt</w:t>
        </w:r>
      </w:ins>
      <w:ins w:id="296" w:author="Bill" w:date="2012-04-28T17:17:00Z">
        <w:r w:rsidR="00C17AD4">
          <w:t xml:space="preserve"> </w:t>
        </w:r>
      </w:ins>
      <w:customXmlInsRangeStart w:id="297" w:author="Bill" w:date="2012-04-28T17:14:00Z"/>
      <w:sdt>
        <w:sdtPr>
          <w:id w:val="-459955884"/>
          <w:citation/>
        </w:sdtPr>
        <w:sdtContent>
          <w:customXmlInsRangeEnd w:id="297"/>
          <w:ins w:id="298" w:author="Bill" w:date="2012-04-28T17:14:00Z">
            <w:r w:rsidR="00C17AD4">
              <w:fldChar w:fldCharType="begin"/>
            </w:r>
            <w:r w:rsidR="00C17AD4">
              <w:instrText xml:space="preserve"> CITATION Cal07 \l 1033 </w:instrText>
            </w:r>
          </w:ins>
          <w:r w:rsidR="00C17AD4">
            <w:fldChar w:fldCharType="separate"/>
          </w:r>
          <w:ins w:id="299" w:author="Bill" w:date="2012-04-28T19:53:00Z">
            <w:r w:rsidR="00F17FBE" w:rsidRPr="00F17FBE">
              <w:rPr>
                <w:noProof/>
                <w:rPrChange w:id="300" w:author="Bill" w:date="2012-04-28T19:53:00Z">
                  <w:rPr>
                    <w:rFonts w:eastAsia="Times New Roman"/>
                  </w:rPr>
                </w:rPrChange>
              </w:rPr>
              <w:t>[3]</w:t>
            </w:r>
          </w:ins>
          <w:ins w:id="301" w:author="Bill" w:date="2012-04-28T17:14:00Z">
            <w:r w:rsidR="00C17AD4">
              <w:fldChar w:fldCharType="end"/>
            </w:r>
          </w:ins>
          <w:customXmlInsRangeStart w:id="302" w:author="Bill" w:date="2012-04-28T17:14:00Z"/>
        </w:sdtContent>
      </w:sdt>
      <w:customXmlInsRangeEnd w:id="302"/>
      <w:ins w:id="303" w:author="Bill" w:date="2012-04-28T17:17:00Z">
        <w:r w:rsidR="00C17AD4">
          <w:t xml:space="preserve">.  While such methods are simple and computationally efficient, they </w:t>
        </w:r>
      </w:ins>
      <w:ins w:id="304" w:author="Bill" w:date="2012-04-28T17:19:00Z">
        <w:r w:rsidR="00C17AD4">
          <w:t xml:space="preserve">are restricted to cases in which the target is wearing a solid color and that color </w:t>
        </w:r>
        <w:r w:rsidR="00D843D7">
          <w:t>is not common in the environment.</w:t>
        </w:r>
      </w:ins>
      <w:ins w:id="305" w:author="Bill" w:date="2012-04-28T17:20:00Z">
        <w:r w:rsidR="00DD387E">
          <w:t xml:space="preserve">  </w:t>
        </w:r>
      </w:ins>
    </w:p>
    <w:p w:rsidR="00D05AF7" w:rsidRDefault="00C6715A" w:rsidP="00C6715A">
      <w:pPr>
        <w:spacing w:line="480" w:lineRule="auto"/>
        <w:ind w:firstLine="720"/>
        <w:rPr>
          <w:ins w:id="306" w:author="Bill" w:date="2012-04-28T17:31:00Z"/>
        </w:rPr>
        <w:pPrChange w:id="307" w:author="Bill" w:date="2012-04-28T19:42:00Z">
          <w:pPr>
            <w:spacing w:line="480" w:lineRule="auto"/>
            <w:ind w:firstLine="720"/>
          </w:pPr>
        </w:pPrChange>
      </w:pPr>
      <w:ins w:id="308" w:author="Bill" w:date="2012-04-28T19:42:00Z">
        <w:r>
          <w:lastRenderedPageBreak/>
          <w:t>Many vision-based approaches attempt to identify certain shapes</w:t>
        </w:r>
      </w:ins>
      <w:ins w:id="309" w:author="Bill" w:date="2012-04-28T19:44:00Z">
        <w:r w:rsidR="00D971A3">
          <w:t xml:space="preserve"> that represent body parts</w:t>
        </w:r>
      </w:ins>
      <w:ins w:id="310" w:author="Bill" w:date="2012-04-28T19:42:00Z">
        <w:r>
          <w:t>, often using cascades of Haar-like features</w:t>
        </w:r>
        <w:r w:rsidRPr="00C6715A">
          <w:t xml:space="preserve"> </w:t>
        </w:r>
      </w:ins>
      <w:customXmlInsRangeStart w:id="311" w:author="Bill" w:date="2012-04-28T19:42:00Z"/>
      <w:sdt>
        <w:sdtPr>
          <w:id w:val="-1297836388"/>
          <w:citation/>
        </w:sdtPr>
        <w:sdtContent>
          <w:customXmlInsRangeEnd w:id="311"/>
          <w:ins w:id="312" w:author="Bill" w:date="2012-04-28T19:42:00Z">
            <w:r>
              <w:fldChar w:fldCharType="begin"/>
            </w:r>
            <w:r>
              <w:instrText xml:space="preserve"> CITATION Vio01 \l 1033 </w:instrText>
            </w:r>
            <w:r>
              <w:fldChar w:fldCharType="separate"/>
            </w:r>
          </w:ins>
          <w:ins w:id="313" w:author="Bill" w:date="2012-04-28T19:53:00Z">
            <w:r w:rsidR="00F17FBE" w:rsidRPr="00F17FBE">
              <w:rPr>
                <w:noProof/>
                <w:rPrChange w:id="314" w:author="Bill" w:date="2012-04-28T19:53:00Z">
                  <w:rPr>
                    <w:rFonts w:eastAsia="Times New Roman"/>
                  </w:rPr>
                </w:rPrChange>
              </w:rPr>
              <w:t>[4]</w:t>
            </w:r>
          </w:ins>
          <w:ins w:id="315" w:author="Bill" w:date="2012-04-28T19:42:00Z">
            <w:r>
              <w:fldChar w:fldCharType="end"/>
            </w:r>
          </w:ins>
          <w:customXmlInsRangeStart w:id="316" w:author="Bill" w:date="2012-04-28T19:42:00Z"/>
        </w:sdtContent>
      </w:sdt>
      <w:customXmlInsRangeEnd w:id="316"/>
      <w:ins w:id="317" w:author="Bill" w:date="2012-04-28T19:42:00Z">
        <w:r>
          <w:t xml:space="preserve">.  Additionally, some methods use part-based representations that combine multiple cascades for different parts of the body </w:t>
        </w:r>
      </w:ins>
      <w:customXmlInsRangeStart w:id="318" w:author="Bill" w:date="2012-04-28T19:42:00Z"/>
      <w:sdt>
        <w:sdtPr>
          <w:id w:val="1755233708"/>
          <w:citation/>
        </w:sdtPr>
        <w:sdtContent>
          <w:customXmlInsRangeEnd w:id="318"/>
          <w:ins w:id="319" w:author="Bill" w:date="2012-04-28T19:42:00Z">
            <w:r>
              <w:fldChar w:fldCharType="begin"/>
            </w:r>
            <w:r>
              <w:instrText xml:space="preserve"> CITATION Ziv07 \l 1033 </w:instrText>
            </w:r>
            <w:r>
              <w:fldChar w:fldCharType="separate"/>
            </w:r>
          </w:ins>
          <w:ins w:id="320" w:author="Bill" w:date="2012-04-28T19:53:00Z">
            <w:r w:rsidR="00F17FBE" w:rsidRPr="00F17FBE">
              <w:rPr>
                <w:noProof/>
                <w:rPrChange w:id="321" w:author="Bill" w:date="2012-04-28T19:53:00Z">
                  <w:rPr>
                    <w:rFonts w:eastAsia="Times New Roman"/>
                  </w:rPr>
                </w:rPrChange>
              </w:rPr>
              <w:t>[5]</w:t>
            </w:r>
          </w:ins>
          <w:ins w:id="322" w:author="Bill" w:date="2012-04-28T19:42:00Z">
            <w:r>
              <w:fldChar w:fldCharType="end"/>
            </w:r>
          </w:ins>
          <w:customXmlInsRangeStart w:id="323" w:author="Bill" w:date="2012-04-28T19:42:00Z"/>
        </w:sdtContent>
      </w:sdt>
      <w:customXmlInsRangeEnd w:id="323"/>
      <w:ins w:id="324" w:author="Bill" w:date="2012-04-28T19:42:00Z">
        <w:r>
          <w:t xml:space="preserve">.  Such systems combine many weak classifiers to create a strong classifier, using a training algorithm such as </w:t>
        </w:r>
        <w:proofErr w:type="spellStart"/>
        <w:r>
          <w:t>AdaBoost</w:t>
        </w:r>
        <w:proofErr w:type="spellEnd"/>
        <w:r>
          <w:t>.</w:t>
        </w:r>
      </w:ins>
    </w:p>
    <w:p w:rsidR="005844FD" w:rsidRDefault="000C0ADD">
      <w:pPr>
        <w:spacing w:line="480" w:lineRule="auto"/>
        <w:ind w:firstLine="720"/>
        <w:rPr>
          <w:ins w:id="325" w:author="Bill" w:date="2012-04-26T14:44:00Z"/>
        </w:rPr>
      </w:pPr>
      <w:ins w:id="326" w:author="Bill" w:date="2012-04-26T14:18:00Z">
        <w:r>
          <w:t>More recently, person tracking systems have used depth information from stereo cameras.</w:t>
        </w:r>
      </w:ins>
    </w:p>
    <w:p w:rsidR="006D67DB" w:rsidRDefault="006D67DB" w:rsidP="006D67DB">
      <w:pPr>
        <w:spacing w:line="480" w:lineRule="auto"/>
        <w:ind w:firstLine="720"/>
        <w:rPr>
          <w:ins w:id="327" w:author="Bill" w:date="2012-04-26T14:44:00Z"/>
        </w:rPr>
      </w:pPr>
      <w:ins w:id="328" w:author="Bill" w:date="2012-04-26T14:44:00Z">
        <w:r>
          <w:t>[Results from a Real-time Stereo-based Pedestrian Detection System on</w:t>
        </w:r>
      </w:ins>
    </w:p>
    <w:p w:rsidR="006D67DB" w:rsidRDefault="006D67DB">
      <w:pPr>
        <w:spacing w:line="480" w:lineRule="auto"/>
        <w:ind w:firstLine="720"/>
        <w:rPr>
          <w:ins w:id="329" w:author="Bill" w:date="2012-04-26T14:41:00Z"/>
        </w:rPr>
      </w:pPr>
      <w:proofErr w:type="gramStart"/>
      <w:ins w:id="330" w:author="Bill" w:date="2012-04-26T14:44:00Z">
        <w:r>
          <w:t>a</w:t>
        </w:r>
        <w:proofErr w:type="gramEnd"/>
        <w:r>
          <w:t xml:space="preserve"> Moving Vehicle]</w:t>
        </w:r>
      </w:ins>
      <w:ins w:id="331" w:author="Bill" w:date="2012-04-26T14:45:00Z">
        <w:r>
          <w:t xml:space="preserve"> segments objects based on range from a ster</w:t>
        </w:r>
      </w:ins>
      <w:ins w:id="332" w:author="Bill" w:date="2012-04-26T14:46:00Z">
        <w:r>
          <w:t>e</w:t>
        </w:r>
      </w:ins>
      <w:ins w:id="333" w:author="Bill" w:date="2012-04-26T14:45:00Z">
        <w:r>
          <w:t xml:space="preserve">o camera, </w:t>
        </w:r>
      </w:ins>
      <w:ins w:id="334" w:author="Bill" w:date="2012-04-26T14:46:00Z">
        <w:r>
          <w:t>and uses geometric features to classify people.</w:t>
        </w:r>
      </w:ins>
    </w:p>
    <w:p w:rsidR="006D67DB" w:rsidRDefault="006D67DB">
      <w:pPr>
        <w:spacing w:line="480" w:lineRule="auto"/>
        <w:ind w:firstLine="720"/>
        <w:rPr>
          <w:ins w:id="335" w:author="Bill" w:date="2012-04-28T17:05:00Z"/>
        </w:rPr>
      </w:pPr>
      <w:proofErr w:type="gramStart"/>
      <w:ins w:id="336" w:author="Bill" w:date="2012-04-26T14:41:00Z">
        <w:r>
          <w:t>Some systems down-project range data onto a ground plane to segment clusters of pixels corresponding to upright objects.</w:t>
        </w:r>
      </w:ins>
      <w:proofErr w:type="gramEnd"/>
    </w:p>
    <w:p w:rsidR="003D17C6" w:rsidRDefault="003D17C6">
      <w:pPr>
        <w:spacing w:line="480" w:lineRule="auto"/>
        <w:ind w:firstLine="720"/>
        <w:rPr>
          <w:ins w:id="337" w:author="Bill" w:date="2012-04-28T17:05:00Z"/>
        </w:rPr>
      </w:pPr>
    </w:p>
    <w:p w:rsidR="003D17C6" w:rsidRDefault="003D17C6">
      <w:pPr>
        <w:spacing w:line="480" w:lineRule="auto"/>
        <w:ind w:firstLine="720"/>
        <w:rPr>
          <w:ins w:id="338" w:author="Bill" w:date="2012-04-26T14:11:00Z"/>
        </w:rPr>
      </w:pPr>
      <w:ins w:id="339" w:author="Bill" w:date="2012-04-28T17:05:00Z">
        <w:r>
          <w:t>Stereo cameras are notoriously difficult to calibrate</w:t>
        </w:r>
      </w:ins>
    </w:p>
    <w:p w:rsidR="005844FD" w:rsidRDefault="005D71AF">
      <w:pPr>
        <w:spacing w:line="480" w:lineRule="auto"/>
        <w:ind w:firstLine="720"/>
        <w:rPr>
          <w:ins w:id="340" w:author="Bill" w:date="2012-04-28T17:05:00Z"/>
        </w:rPr>
      </w:pPr>
      <w:ins w:id="341" w:author="Bill" w:date="2012-04-26T14:17:00Z">
        <w:r>
          <w:t xml:space="preserve">Miura and </w:t>
        </w:r>
        <w:proofErr w:type="spellStart"/>
        <w:r>
          <w:t>Satake</w:t>
        </w:r>
        <w:proofErr w:type="spellEnd"/>
        <w:r>
          <w:t xml:space="preserve"> </w:t>
        </w:r>
      </w:ins>
      <w:ins w:id="342" w:author="Bill" w:date="2012-04-28T16:58:00Z">
        <w:r w:rsidR="00537568">
          <w:t>used such a stereo camera system</w:t>
        </w:r>
      </w:ins>
      <w:ins w:id="343" w:author="Bill" w:date="2012-04-28T16:59:00Z">
        <w:r w:rsidR="00537568">
          <w:t xml:space="preserve">.  </w:t>
        </w:r>
      </w:ins>
      <w:ins w:id="344" w:author="Bill" w:date="2012-04-28T17:03:00Z">
        <w:r w:rsidR="00663205">
          <w:t>T</w:t>
        </w:r>
      </w:ins>
      <w:ins w:id="345" w:author="Bill" w:date="2012-04-28T16:59:00Z">
        <w:r w:rsidR="00537568">
          <w:t>hey use</w:t>
        </w:r>
      </w:ins>
      <w:ins w:id="346" w:author="Bill" w:date="2012-04-28T17:02:00Z">
        <w:r w:rsidR="00663205">
          <w:t>d</w:t>
        </w:r>
      </w:ins>
      <w:ins w:id="347" w:author="Bill" w:date="2012-04-28T16:59:00Z">
        <w:r w:rsidR="00537568">
          <w:t xml:space="preserve"> template matching </w:t>
        </w:r>
      </w:ins>
      <w:ins w:id="348" w:author="Bill" w:date="2012-04-28T17:03:00Z">
        <w:r w:rsidR="00663205">
          <w:t xml:space="preserve">on a depth image </w:t>
        </w:r>
      </w:ins>
      <w:ins w:id="349" w:author="Bill" w:date="2012-04-28T16:59:00Z">
        <w:r w:rsidR="00663205">
          <w:t>to fit</w:t>
        </w:r>
      </w:ins>
      <w:ins w:id="350" w:author="Bill" w:date="2012-04-28T17:02:00Z">
        <w:r w:rsidR="00663205">
          <w:t xml:space="preserve"> head and shoulder</w:t>
        </w:r>
      </w:ins>
      <w:ins w:id="351" w:author="Bill" w:date="2012-04-28T16:59:00Z">
        <w:r w:rsidR="00663205">
          <w:t xml:space="preserve"> templates to person regions.</w:t>
        </w:r>
      </w:ins>
      <w:ins w:id="352" w:author="Bill" w:date="2012-04-28T17:01:00Z">
        <w:r w:rsidR="00663205">
          <w:t xml:space="preserve">  An extended Kalman filter provides consistency</w:t>
        </w:r>
      </w:ins>
      <w:ins w:id="353" w:author="Bill" w:date="2012-04-28T17:03:00Z">
        <w:r w:rsidR="00663205">
          <w:t xml:space="preserve"> between frames </w:t>
        </w:r>
      </w:ins>
      <w:customXmlInsRangeStart w:id="354" w:author="Bill" w:date="2012-04-28T16:58:00Z"/>
      <w:sdt>
        <w:sdtPr>
          <w:id w:val="-2140801037"/>
          <w:citation/>
        </w:sdtPr>
        <w:sdtContent>
          <w:customXmlInsRangeEnd w:id="354"/>
          <w:ins w:id="355" w:author="Bill" w:date="2012-04-28T16:58:00Z">
            <w:r w:rsidR="00537568">
              <w:fldChar w:fldCharType="begin"/>
            </w:r>
            <w:r w:rsidR="00537568">
              <w:instrText xml:space="preserve"> CITATION Sat09 \l 1033 </w:instrText>
            </w:r>
          </w:ins>
          <w:r w:rsidR="00537568">
            <w:fldChar w:fldCharType="separate"/>
          </w:r>
          <w:ins w:id="356" w:author="Bill" w:date="2012-04-28T19:53:00Z">
            <w:r w:rsidR="00F17FBE" w:rsidRPr="00F17FBE">
              <w:rPr>
                <w:noProof/>
                <w:rPrChange w:id="357" w:author="Bill" w:date="2012-04-28T19:53:00Z">
                  <w:rPr>
                    <w:rFonts w:eastAsia="Times New Roman"/>
                  </w:rPr>
                </w:rPrChange>
              </w:rPr>
              <w:t>[6]</w:t>
            </w:r>
          </w:ins>
          <w:ins w:id="358" w:author="Bill" w:date="2012-04-28T16:58:00Z">
            <w:r w:rsidR="00537568">
              <w:fldChar w:fldCharType="end"/>
            </w:r>
          </w:ins>
          <w:customXmlInsRangeStart w:id="359" w:author="Bill" w:date="2012-04-28T16:58:00Z"/>
        </w:sdtContent>
      </w:sdt>
      <w:customXmlInsRangeEnd w:id="359"/>
      <w:ins w:id="360" w:author="Bill" w:date="2012-04-26T14:18:00Z">
        <w:r>
          <w:t>.</w:t>
        </w:r>
      </w:ins>
    </w:p>
    <w:p w:rsidR="003D17C6" w:rsidRDefault="003D17C6">
      <w:pPr>
        <w:spacing w:line="480" w:lineRule="auto"/>
        <w:ind w:firstLine="720"/>
        <w:rPr>
          <w:ins w:id="361" w:author="Bill" w:date="2012-04-26T14:37:00Z"/>
        </w:rPr>
      </w:pPr>
      <w:ins w:id="362" w:author="Bill" w:date="2012-04-28T17:05:00Z">
        <w:r>
          <w:t xml:space="preserve">The Microsoft Kinect is a more recent innovation that </w:t>
        </w:r>
      </w:ins>
    </w:p>
    <w:p w:rsidR="006D67DB" w:rsidRDefault="006D67DB">
      <w:pPr>
        <w:spacing w:line="480" w:lineRule="auto"/>
        <w:ind w:firstLine="720"/>
        <w:rPr>
          <w:ins w:id="363" w:author="Bill" w:date="2012-04-28T19:26:00Z"/>
        </w:rPr>
      </w:pPr>
      <w:ins w:id="364" w:author="Bill" w:date="2012-04-26T14:37:00Z">
        <w:r>
          <w:lastRenderedPageBreak/>
          <w:t>[</w:t>
        </w:r>
        <w:r w:rsidRPr="006D67DB">
          <w:t>Real-Time Multi-Person Tracking with Time-Constrained Detection</w:t>
        </w:r>
        <w:r>
          <w:t>] uses the Kinect sensor’s depth map to identify regions of interest, and a HOG detector to detect pedestrians.</w:t>
        </w:r>
      </w:ins>
    </w:p>
    <w:p w:rsidR="00D05AF7" w:rsidRDefault="00D05AF7">
      <w:pPr>
        <w:spacing w:line="480" w:lineRule="auto"/>
        <w:ind w:firstLine="720"/>
        <w:rPr>
          <w:ins w:id="365" w:author="Bill" w:date="2012-04-28T19:27:00Z"/>
        </w:rPr>
      </w:pPr>
      <w:ins w:id="366" w:author="Bill" w:date="2012-04-28T19:26:00Z">
        <w:r>
          <w:t xml:space="preserve">Unfortunately, vision systems’ performance may depend on viewing angle and lighting conditions. </w:t>
        </w:r>
        <w:r w:rsidRPr="00D05AF7">
          <w:t xml:space="preserve"> </w:t>
        </w:r>
        <w:r>
          <w:t xml:space="preserve">They can easily be confused by a second target wearing a similar color.  Thus, vision systems are often combined with other sources of information with a sensor fusion algorithm </w:t>
        </w:r>
      </w:ins>
      <w:customXmlInsRangeStart w:id="367" w:author="Bill" w:date="2012-04-28T19:26:00Z"/>
      <w:sdt>
        <w:sdtPr>
          <w:id w:val="806670809"/>
          <w:citation/>
        </w:sdtPr>
        <w:sdtContent>
          <w:customXmlInsRangeEnd w:id="367"/>
          <w:ins w:id="368" w:author="Bill" w:date="2012-04-28T19:26:00Z">
            <w:r>
              <w:fldChar w:fldCharType="begin"/>
            </w:r>
            <w:r>
              <w:instrText xml:space="preserve"> CITATION Ziv07 \l 1033 </w:instrText>
            </w:r>
            <w:r>
              <w:fldChar w:fldCharType="separate"/>
            </w:r>
          </w:ins>
          <w:ins w:id="369" w:author="Bill" w:date="2012-04-28T19:53:00Z">
            <w:r w:rsidR="00F17FBE" w:rsidRPr="00F17FBE">
              <w:rPr>
                <w:noProof/>
                <w:rPrChange w:id="370" w:author="Bill" w:date="2012-04-28T19:53:00Z">
                  <w:rPr>
                    <w:rFonts w:eastAsia="Times New Roman"/>
                  </w:rPr>
                </w:rPrChange>
              </w:rPr>
              <w:t>[5]</w:t>
            </w:r>
          </w:ins>
          <w:ins w:id="371" w:author="Bill" w:date="2012-04-28T19:26:00Z">
            <w:r>
              <w:fldChar w:fldCharType="end"/>
            </w:r>
          </w:ins>
          <w:customXmlInsRangeStart w:id="372" w:author="Bill" w:date="2012-04-28T19:26:00Z"/>
        </w:sdtContent>
      </w:sdt>
      <w:customXmlInsRangeEnd w:id="372"/>
      <w:ins w:id="373" w:author="Bill" w:date="2012-04-28T19:26:00Z">
        <w:r>
          <w:t>.</w:t>
        </w:r>
      </w:ins>
    </w:p>
    <w:p w:rsidR="00D05AF7" w:rsidRDefault="00D05AF7">
      <w:pPr>
        <w:spacing w:line="480" w:lineRule="auto"/>
        <w:ind w:firstLine="720"/>
        <w:rPr>
          <w:ins w:id="374" w:author="Bill" w:date="2012-04-26T14:08:00Z"/>
        </w:rPr>
      </w:pPr>
    </w:p>
    <w:p w:rsidR="00A16215" w:rsidRDefault="005844FD">
      <w:pPr>
        <w:spacing w:line="480" w:lineRule="auto"/>
        <w:ind w:firstLine="720"/>
        <w:rPr>
          <w:ins w:id="375" w:author="Bill" w:date="2012-04-28T20:06:00Z"/>
        </w:rPr>
      </w:pPr>
      <w:ins w:id="376" w:author="Bill" w:date="2012-04-26T14:08:00Z">
        <w:r>
          <w:t xml:space="preserve">LIDAR (LIght Detection </w:t>
        </w:r>
        <w:proofErr w:type="gramStart"/>
        <w:r>
          <w:t>And</w:t>
        </w:r>
        <w:proofErr w:type="gramEnd"/>
        <w:r>
          <w:t xml:space="preserve"> Ranging) units are common on mobile robots, </w:t>
        </w:r>
      </w:ins>
      <w:ins w:id="377" w:author="Bill" w:date="2012-04-28T20:11:00Z">
        <w:r w:rsidR="00B426CB">
          <w:t>with</w:t>
        </w:r>
      </w:ins>
      <w:ins w:id="378" w:author="Bill" w:date="2012-04-26T14:09:00Z">
        <w:r>
          <w:t xml:space="preserve"> the ability to get a precise 2-dimensional slice of obstacles in front of the robot.  </w:t>
        </w:r>
      </w:ins>
      <w:ins w:id="379" w:author="Bill" w:date="2012-04-28T20:01:00Z">
        <w:r w:rsidR="00521E0F">
          <w:t xml:space="preserve">For the purpose of tracking people, </w:t>
        </w:r>
      </w:ins>
      <w:ins w:id="380" w:author="Bill" w:date="2012-04-28T19:47:00Z">
        <w:r w:rsidR="008A0789">
          <w:t xml:space="preserve">LIDAR units </w:t>
        </w:r>
      </w:ins>
      <w:ins w:id="381" w:author="Bill" w:date="2012-04-28T20:01:00Z">
        <w:r w:rsidR="00521E0F">
          <w:t xml:space="preserve">may be </w:t>
        </w:r>
      </w:ins>
      <w:ins w:id="382" w:author="Bill" w:date="2012-04-28T19:54:00Z">
        <w:r w:rsidR="00F17FBE">
          <w:t xml:space="preserve">mounted at hip height, creating a single blob per person, or </w:t>
        </w:r>
      </w:ins>
      <w:ins w:id="383" w:author="Bill" w:date="2012-04-28T19:47:00Z">
        <w:r w:rsidR="008A0789">
          <w:t>below knee height</w:t>
        </w:r>
      </w:ins>
      <w:ins w:id="384" w:author="Bill" w:date="2012-04-28T20:01:00Z">
        <w:r w:rsidR="00521E0F">
          <w:t>,</w:t>
        </w:r>
      </w:ins>
      <w:ins w:id="385" w:author="Bill" w:date="2012-04-28T19:54:00Z">
        <w:r w:rsidR="00F17FBE">
          <w:t xml:space="preserve"> creating a blob for each leg.</w:t>
        </w:r>
      </w:ins>
      <w:ins w:id="386" w:author="Bill" w:date="2012-04-28T20:01:00Z">
        <w:r w:rsidR="00521E0F">
          <w:t xml:space="preserve">  Laser range finders work by calculating geometric features of </w:t>
        </w:r>
        <w:r w:rsidR="00485793">
          <w:t>groups of points</w:t>
        </w:r>
      </w:ins>
      <w:ins w:id="387" w:author="Bill" w:date="2012-04-28T20:02:00Z">
        <w:r w:rsidR="00485793">
          <w:t xml:space="preserve"> and running these features through a classifier</w:t>
        </w:r>
      </w:ins>
      <w:ins w:id="388" w:author="Bill" w:date="2012-04-28T20:01:00Z">
        <w:r w:rsidR="00485793">
          <w:t xml:space="preserve"> </w:t>
        </w:r>
      </w:ins>
      <w:customXmlInsRangeStart w:id="389" w:author="Bill" w:date="2012-04-28T20:02:00Z"/>
      <w:sdt>
        <w:sdtPr>
          <w:id w:val="-1276632795"/>
          <w:citation/>
        </w:sdtPr>
        <w:sdtContent>
          <w:customXmlInsRangeEnd w:id="389"/>
          <w:ins w:id="390" w:author="Bill" w:date="2012-04-28T20:02:00Z">
            <w:r w:rsidR="00485793">
              <w:fldChar w:fldCharType="begin"/>
            </w:r>
            <w:r w:rsidR="00485793">
              <w:instrText xml:space="preserve"> CITATION Arr07 \l 1033 </w:instrText>
            </w:r>
          </w:ins>
          <w:r w:rsidR="00485793">
            <w:fldChar w:fldCharType="separate"/>
          </w:r>
          <w:ins w:id="391" w:author="Bill" w:date="2012-04-28T20:02:00Z">
            <w:r w:rsidR="00485793" w:rsidRPr="00485793">
              <w:rPr>
                <w:noProof/>
                <w:rPrChange w:id="392" w:author="Bill" w:date="2012-04-28T20:02:00Z">
                  <w:rPr>
                    <w:rFonts w:eastAsia="Times New Roman"/>
                  </w:rPr>
                </w:rPrChange>
              </w:rPr>
              <w:t>[7]</w:t>
            </w:r>
            <w:r w:rsidR="00485793">
              <w:fldChar w:fldCharType="end"/>
            </w:r>
          </w:ins>
          <w:customXmlInsRangeStart w:id="393" w:author="Bill" w:date="2012-04-28T20:02:00Z"/>
        </w:sdtContent>
      </w:sdt>
      <w:customXmlInsRangeEnd w:id="393"/>
      <w:ins w:id="394" w:author="Bill" w:date="2012-04-28T20:02:00Z">
        <w:r w:rsidR="00485793">
          <w:t xml:space="preserve">.  Using an adaptive algorithm such as </w:t>
        </w:r>
        <w:proofErr w:type="spellStart"/>
        <w:r w:rsidR="00485793">
          <w:t>AdaBoost</w:t>
        </w:r>
        <w:proofErr w:type="spellEnd"/>
        <w:r w:rsidR="00485793">
          <w:t xml:space="preserve">, such a classifier can automatically be created from scan data </w:t>
        </w:r>
      </w:ins>
      <w:customXmlInsRangeStart w:id="395" w:author="Bill" w:date="2012-04-28T20:03:00Z"/>
      <w:sdt>
        <w:sdtPr>
          <w:id w:val="555511444"/>
          <w:citation/>
        </w:sdtPr>
        <w:sdtContent>
          <w:customXmlInsRangeEnd w:id="395"/>
          <w:ins w:id="396" w:author="Bill" w:date="2012-04-28T20:03:00Z">
            <w:r w:rsidR="00485793">
              <w:fldChar w:fldCharType="begin"/>
            </w:r>
            <w:r w:rsidR="00485793">
              <w:instrText xml:space="preserve"> CITATION Arr08 \l 1033 </w:instrText>
            </w:r>
          </w:ins>
          <w:r w:rsidR="00485793">
            <w:fldChar w:fldCharType="separate"/>
          </w:r>
          <w:ins w:id="397" w:author="Bill" w:date="2012-04-28T20:03:00Z">
            <w:r w:rsidR="00485793" w:rsidRPr="00485793">
              <w:rPr>
                <w:noProof/>
                <w:rPrChange w:id="398" w:author="Bill" w:date="2012-04-28T20:03:00Z">
                  <w:rPr>
                    <w:rFonts w:eastAsia="Times New Roman"/>
                  </w:rPr>
                </w:rPrChange>
              </w:rPr>
              <w:t>[8]</w:t>
            </w:r>
            <w:r w:rsidR="00485793">
              <w:fldChar w:fldCharType="end"/>
            </w:r>
          </w:ins>
          <w:customXmlInsRangeStart w:id="399" w:author="Bill" w:date="2012-04-28T20:03:00Z"/>
        </w:sdtContent>
      </w:sdt>
      <w:customXmlInsRangeEnd w:id="399"/>
      <w:ins w:id="400" w:author="Bill" w:date="2012-04-28T20:02:00Z">
        <w:r w:rsidR="00485793">
          <w:t>.</w:t>
        </w:r>
      </w:ins>
    </w:p>
    <w:p w:rsidR="00F17FBE" w:rsidRDefault="00A16215">
      <w:pPr>
        <w:spacing w:line="480" w:lineRule="auto"/>
        <w:ind w:firstLine="720"/>
        <w:rPr>
          <w:ins w:id="401" w:author="Bill" w:date="2012-04-28T19:59:00Z"/>
        </w:rPr>
      </w:pPr>
      <w:ins w:id="402" w:author="Bill" w:date="2012-04-28T20:06:00Z">
        <w:r>
          <w:t>Laser rangefinders may have a very wide field of view, although they have a limited</w:t>
        </w:r>
      </w:ins>
      <w:ins w:id="403" w:author="Bill" w:date="2012-04-28T19:55:00Z">
        <w:r>
          <w:t xml:space="preserve"> resolution o</w:t>
        </w:r>
      </w:ins>
      <w:ins w:id="404" w:author="Bill" w:date="2012-04-28T20:06:00Z">
        <w:r>
          <w:t xml:space="preserve">n the order of </w:t>
        </w:r>
      </w:ins>
      <w:ins w:id="405" w:author="Bill" w:date="2012-04-28T19:55:00Z">
        <w:r w:rsidR="00F17FBE">
          <w:t xml:space="preserve">one </w:t>
        </w:r>
        <w:proofErr w:type="spellStart"/>
        <w:r w:rsidR="00F17FBE">
          <w:t>raytrace</w:t>
        </w:r>
        <w:proofErr w:type="spellEnd"/>
        <w:r w:rsidR="00F17FBE">
          <w:t xml:space="preserve"> per degree.  Therefore </w:t>
        </w:r>
      </w:ins>
      <w:ins w:id="406" w:author="Bill" w:date="2012-04-28T20:03:00Z">
        <w:r w:rsidR="00485793">
          <w:t>LIDAR units</w:t>
        </w:r>
      </w:ins>
      <w:ins w:id="407" w:author="Bill" w:date="2012-04-28T19:55:00Z">
        <w:r w:rsidR="00F17FBE">
          <w:t xml:space="preserve"> perform </w:t>
        </w:r>
      </w:ins>
      <w:ins w:id="408" w:author="Bill" w:date="2012-04-28T20:04:00Z">
        <w:r w:rsidR="00485793">
          <w:t xml:space="preserve">very </w:t>
        </w:r>
      </w:ins>
      <w:ins w:id="409" w:author="Bill" w:date="2012-04-28T19:55:00Z">
        <w:r w:rsidR="00F17FBE">
          <w:t>well when the person is up close</w:t>
        </w:r>
      </w:ins>
      <w:ins w:id="410" w:author="Bill" w:date="2012-04-28T20:04:00Z">
        <w:r w:rsidR="00485793">
          <w:t xml:space="preserve">, and the unit can record many laser </w:t>
        </w:r>
        <w:proofErr w:type="gramStart"/>
        <w:r w:rsidR="00485793">
          <w:t xml:space="preserve">returns </w:t>
        </w:r>
      </w:ins>
      <w:ins w:id="411" w:author="Bill" w:date="2012-04-28T19:55:00Z">
        <w:r w:rsidR="00F17FBE">
          <w:t xml:space="preserve"> </w:t>
        </w:r>
      </w:ins>
      <w:ins w:id="412" w:author="Bill" w:date="2012-04-28T20:04:00Z">
        <w:r w:rsidR="00485793">
          <w:t>per</w:t>
        </w:r>
        <w:proofErr w:type="gramEnd"/>
        <w:r w:rsidR="00485793">
          <w:t xml:space="preserve"> leg.</w:t>
        </w:r>
      </w:ins>
      <w:ins w:id="413" w:author="Bill" w:date="2012-04-28T19:59:00Z">
        <w:r w:rsidR="00F17FBE">
          <w:t xml:space="preserve">  </w:t>
        </w:r>
      </w:ins>
      <w:ins w:id="414" w:author="Bill" w:date="2012-04-28T19:55:00Z">
        <w:r w:rsidR="00F17FBE">
          <w:t xml:space="preserve">Their performance drops off rapidly with distance: after several meters, </w:t>
        </w:r>
      </w:ins>
      <w:ins w:id="415" w:author="Bill" w:date="2012-04-28T20:04:00Z">
        <w:r w:rsidR="00485793">
          <w:t xml:space="preserve">a human leg may only get </w:t>
        </w:r>
      </w:ins>
      <w:ins w:id="416" w:author="Bill" w:date="2012-04-28T20:05:00Z">
        <w:r w:rsidR="00485793">
          <w:t>only several</w:t>
        </w:r>
      </w:ins>
      <w:ins w:id="417" w:author="Bill" w:date="2012-04-28T20:04:00Z">
        <w:r w:rsidR="00485793">
          <w:t xml:space="preserve"> laser returns, in which case classification </w:t>
        </w:r>
      </w:ins>
      <w:ins w:id="418" w:author="Bill" w:date="2012-04-28T20:05:00Z">
        <w:r w:rsidR="00485793">
          <w:t>is highly error-prone.</w:t>
        </w:r>
      </w:ins>
    </w:p>
    <w:p w:rsidR="00521E0F" w:rsidRDefault="00521E0F">
      <w:pPr>
        <w:spacing w:line="480" w:lineRule="auto"/>
        <w:ind w:firstLine="720"/>
        <w:rPr>
          <w:ins w:id="419" w:author="Bill" w:date="2012-04-28T17:21:00Z"/>
        </w:rPr>
      </w:pPr>
      <w:ins w:id="420" w:author="Bill" w:date="2012-04-28T20:00:00Z">
        <w:r>
          <w:lastRenderedPageBreak/>
          <w:t>2D range sensors are good at detecting legs close to the robot, although they cannot tell any distinguishing characteristics about the user.  Therefore 2D range sensors are usually used in combination with vision-based methods.</w:t>
        </w:r>
      </w:ins>
    </w:p>
    <w:p w:rsidR="00DD387E" w:rsidRDefault="00DD387E">
      <w:pPr>
        <w:spacing w:line="480" w:lineRule="auto"/>
        <w:ind w:firstLine="720"/>
      </w:pPr>
    </w:p>
    <w:p w:rsidR="008D1973" w:rsidRDefault="00F94ED7" w:rsidP="00F94ED7">
      <w:pPr>
        <w:pStyle w:val="Heading1"/>
      </w:pPr>
      <w:bookmarkStart w:id="421" w:name="_Toc323406125"/>
      <w:r>
        <w:lastRenderedPageBreak/>
        <w:t>Harlie</w:t>
      </w:r>
      <w:bookmarkEnd w:id="421"/>
    </w:p>
    <w:p w:rsidR="00DE6503" w:rsidRDefault="00AE3349" w:rsidP="00AE3349">
      <w:pPr>
        <w:spacing w:line="480" w:lineRule="auto"/>
        <w:ind w:firstLine="720"/>
      </w:pPr>
      <w:r>
        <w:t>Harlie is a mobile robot built on an electric wheelchair b</w:t>
      </w:r>
      <w:r w:rsidR="00C517ED">
        <w:t xml:space="preserve">ase.  Harlie is equipped with </w:t>
      </w:r>
      <w:r>
        <w:t>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422" w:name="_Ref322950030"/>
      <w:bookmarkStart w:id="423" w:name="_Toc323406126"/>
      <w:r>
        <w:lastRenderedPageBreak/>
        <w:t xml:space="preserve">Evaluation of </w:t>
      </w:r>
      <w:r w:rsidR="00691CA2">
        <w:t xml:space="preserve">the </w:t>
      </w:r>
      <w:r>
        <w:t xml:space="preserve">Microsoft </w:t>
      </w:r>
      <w:r w:rsidR="00115579">
        <w:t>Kinect</w:t>
      </w:r>
      <w:bookmarkEnd w:id="422"/>
      <w:bookmarkEnd w:id="423"/>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w:t>
      </w:r>
      <w:proofErr w:type="spellStart"/>
      <w:r w:rsidR="00C517ED">
        <w:rPr>
          <w:rFonts w:cs="Calibri"/>
          <w:szCs w:val="24"/>
        </w:rPr>
        <w:t>prdeso</w:t>
      </w:r>
      <w:proofErr w:type="spellEnd"/>
      <w:r>
        <w:rPr>
          <w:rFonts w:cs="Calibri"/>
          <w:szCs w:val="24"/>
        </w:rPr>
        <w:t xml:space="preserve">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lastRenderedPageBreak/>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the Kinect</w:t>
      </w:r>
      <w:r w:rsidR="00C517ED">
        <w:rPr>
          <w:rFonts w:cs="Calibri"/>
          <w:szCs w:val="24"/>
        </w:rPr>
        <w:t>,</w:t>
      </w:r>
      <w:r>
        <w:rPr>
          <w:rFonts w:cs="Calibri"/>
          <w:szCs w:val="24"/>
        </w:rPr>
        <w:t xml:space="preserve"> largely due to the closed-source nature of NiTE.</w:t>
      </w:r>
    </w:p>
    <w:p w:rsidR="009B5486" w:rsidRDefault="009B5486" w:rsidP="009B5486">
      <w:pPr>
        <w:pStyle w:val="Heading2"/>
      </w:pPr>
      <w:bookmarkStart w:id="424" w:name="_Ref323129706"/>
      <w:bookmarkStart w:id="425" w:name="_Toc323406127"/>
      <w:r>
        <w:t xml:space="preserve">Discrimination </w:t>
      </w:r>
      <w:proofErr w:type="gramStart"/>
      <w:r>
        <w:t>Between</w:t>
      </w:r>
      <w:proofErr w:type="gramEnd"/>
      <w:r>
        <w:t xml:space="preserve"> Users</w:t>
      </w:r>
      <w:bookmarkEnd w:id="424"/>
      <w:bookmarkEnd w:id="425"/>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lastRenderedPageBreak/>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F17FBE">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426" w:name="_Ref322980249"/>
      <w:bookmarkStart w:id="427" w:name="_Ref322980256"/>
      <w:bookmarkStart w:id="428" w:name="_Toc323406128"/>
      <w:r>
        <w:t>Calibration</w:t>
      </w:r>
      <w:bookmarkEnd w:id="426"/>
      <w:bookmarkEnd w:id="427"/>
      <w:r w:rsidR="004E4B19">
        <w:t xml:space="preserve"> of Users</w:t>
      </w:r>
      <w:bookmarkEnd w:id="428"/>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59DCFDD7" wp14:editId="0E030570">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429" w:name="_Toc323406145"/>
      <w:r>
        <w:t xml:space="preserve">Figure </w:t>
      </w:r>
      <w:fldSimple w:instr=" SEQ Figure \* ARABIC ">
        <w:r w:rsidR="00F17FBE">
          <w:rPr>
            <w:noProof/>
          </w:rPr>
          <w:t>1</w:t>
        </w:r>
      </w:fldSimple>
      <w:r>
        <w:t xml:space="preserve">: </w:t>
      </w:r>
      <w:r w:rsidRPr="00115579">
        <w:t>Kinect's</w:t>
      </w:r>
      <w:r w:rsidR="00AE267A">
        <w:t xml:space="preserve"> distinctive</w:t>
      </w:r>
      <w:r w:rsidRPr="00115579">
        <w:t xml:space="preserve"> </w:t>
      </w:r>
      <w:r w:rsidR="007C11F5">
        <w:t xml:space="preserve">“psi” </w:t>
      </w:r>
      <w:r w:rsidRPr="00115579">
        <w:t>calibration pose</w:t>
      </w:r>
      <w:bookmarkEnd w:id="429"/>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F17FBE">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430" w:name="_Toc323406129"/>
      <w:r>
        <w:t>L</w:t>
      </w:r>
      <w:r w:rsidR="00115579">
        <w:t>imited Field of View</w:t>
      </w:r>
      <w:bookmarkEnd w:id="430"/>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431" w:name="_Toc323406146"/>
      <w:r>
        <w:t xml:space="preserve">Figure </w:t>
      </w:r>
      <w:fldSimple w:instr=" SEQ Figure \* ARABIC ">
        <w:r w:rsidR="00F17FBE">
          <w:rPr>
            <w:noProof/>
          </w:rPr>
          <w:t>2</w:t>
        </w:r>
      </w:fldSimple>
      <w:r>
        <w:t xml:space="preserve">: </w:t>
      </w:r>
      <w:r w:rsidRPr="004047D6">
        <w:t>Obstacle avoidance may lead to target loss</w:t>
      </w:r>
      <w:r w:rsidR="0005382D">
        <w:t xml:space="preserve"> due</w:t>
      </w:r>
      <w:r w:rsidR="00735B7C">
        <w:t xml:space="preserve"> </w:t>
      </w:r>
      <w:r w:rsidR="0005382D">
        <w:t>to Kinect’s limited field of view</w:t>
      </w:r>
      <w:bookmarkEnd w:id="431"/>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w:t>
      </w:r>
      <w:r>
        <w:rPr>
          <w:rFonts w:cs="Calibri"/>
          <w:szCs w:val="24"/>
        </w:rPr>
        <w:lastRenderedPageBreak/>
        <w:t>objects.  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 chapter 5,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211BE7B8" wp14:editId="46953631">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432" w:name="_Toc323406147"/>
      <w:r>
        <w:t xml:space="preserve">Figure </w:t>
      </w:r>
      <w:fldSimple w:instr=" SEQ Figure \* ARABIC ">
        <w:r w:rsidR="00F17FBE">
          <w:rPr>
            <w:noProof/>
          </w:rPr>
          <w:t>3</w:t>
        </w:r>
      </w:fldSimple>
      <w:r>
        <w:t>:</w:t>
      </w:r>
      <w:r w:rsidRPr="00EA62EC">
        <w:t xml:space="preserve"> Difficulties arise in tracking a user in contact with a chair</w:t>
      </w:r>
      <w:bookmarkEnd w:id="432"/>
    </w:p>
    <w:p w:rsidR="009B5486" w:rsidRDefault="009B5486">
      <w:pPr>
        <w:spacing w:line="480" w:lineRule="auto"/>
        <w:ind w:firstLine="720"/>
      </w:pPr>
    </w:p>
    <w:p w:rsidR="007138C2" w:rsidRDefault="00A07F11" w:rsidP="00115579">
      <w:pPr>
        <w:pStyle w:val="Heading2"/>
      </w:pPr>
      <w:bookmarkStart w:id="433" w:name="_Toc323406130"/>
      <w:r>
        <w:t>M</w:t>
      </w:r>
      <w:r w:rsidR="00115579">
        <w:t>oving Base Problem</w:t>
      </w:r>
      <w:bookmarkEnd w:id="43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434" w:name="_Ref322513446"/>
      <w:bookmarkStart w:id="435" w:name="_Toc323406148"/>
      <w:r>
        <w:t xml:space="preserve">Figure </w:t>
      </w:r>
      <w:fldSimple w:instr=" SEQ Figure \* ARABIC ">
        <w:r w:rsidR="00F17FBE">
          <w:rPr>
            <w:noProof/>
          </w:rPr>
          <w:t>4</w:t>
        </w:r>
      </w:fldSimple>
      <w:bookmarkEnd w:id="434"/>
      <w:r>
        <w:t>: Tracking performance of Kinect under motion</w:t>
      </w:r>
      <w:bookmarkEnd w:id="43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9B5486" w:rsidRDefault="009B5486" w:rsidP="009B5486">
      <w:pPr>
        <w:pStyle w:val="Heading2"/>
      </w:pPr>
      <w:bookmarkStart w:id="436" w:name="_Toc323406131"/>
      <w:r>
        <w:t>Summary</w:t>
      </w:r>
      <w:bookmarkEnd w:id="436"/>
    </w:p>
    <w:p w:rsidR="009B5486" w:rsidRDefault="009B5486" w:rsidP="009B5486">
      <w:pPr>
        <w:spacing w:line="480" w:lineRule="auto"/>
        <w:ind w:firstLine="720"/>
        <w:rPr>
          <w:rFonts w:cs="Calibri"/>
          <w:szCs w:val="24"/>
        </w:rPr>
      </w:pPr>
      <w:r>
        <w:rPr>
          <w:rFonts w:cs="Calibri"/>
          <w:szCs w:val="24"/>
        </w:rPr>
        <w:t>The major issues with the Kinect</w:t>
      </w:r>
    </w:p>
    <w:p w:rsidR="009B5486" w:rsidRDefault="009B5486" w:rsidP="009B5486">
      <w:pPr>
        <w:spacing w:line="480" w:lineRule="auto"/>
        <w:ind w:firstLine="720"/>
      </w:pPr>
      <w:r>
        <w:rPr>
          <w:rFonts w:cs="Calibri"/>
          <w:szCs w:val="24"/>
        </w:rPr>
        <w:t xml:space="preserve">As discussed in chapter 5, </w:t>
      </w:r>
      <w:proofErr w:type="gramStart"/>
      <w:r>
        <w:rPr>
          <w:rFonts w:cs="Calibri"/>
          <w:szCs w:val="24"/>
        </w:rPr>
        <w:t>This</w:t>
      </w:r>
      <w:proofErr w:type="gramEnd"/>
      <w:r>
        <w:rPr>
          <w:rFonts w:cs="Calibri"/>
          <w:szCs w:val="24"/>
        </w:rPr>
        <w:t xml:space="preserve"> issue was resolved by treating the bodies detected with OpenNI as one input to an overall Kalman filter as discussed in chapter</w:t>
      </w:r>
    </w:p>
    <w:p w:rsidR="009B5486" w:rsidRPr="009B5486" w:rsidRDefault="009B5486" w:rsidP="009B5486"/>
    <w:p w:rsidR="00A655A3" w:rsidRDefault="00A655A3" w:rsidP="00F91C31">
      <w:pPr>
        <w:pStyle w:val="Heading1"/>
      </w:pPr>
      <w:bookmarkStart w:id="437" w:name="_Toc323406132"/>
      <w:r>
        <w:lastRenderedPageBreak/>
        <w:t>Pan Mount</w:t>
      </w:r>
      <w:bookmarkEnd w:id="437"/>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F17FBE">
        <w:t xml:space="preserve">Figure </w:t>
      </w:r>
      <w:r w:rsidR="00F17FBE">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438" w:name="_Ref322513798"/>
      <w:bookmarkStart w:id="439" w:name="_Toc323406149"/>
      <w:r>
        <w:t xml:space="preserve">Figure </w:t>
      </w:r>
      <w:fldSimple w:instr=" SEQ Figure \* ARABIC ">
        <w:r w:rsidR="00F17FBE">
          <w:rPr>
            <w:noProof/>
          </w:rPr>
          <w:t>5</w:t>
        </w:r>
      </w:fldSimple>
      <w:bookmarkEnd w:id="438"/>
      <w:r>
        <w:t xml:space="preserve">: DP155 Base Pan (left), </w:t>
      </w:r>
      <w:r w:rsidR="00C679DD">
        <w:t xml:space="preserve">    </w:t>
      </w:r>
      <w:r>
        <w:t xml:space="preserve"> Phidgets 1066_0 Servo Controller (right)</w:t>
      </w:r>
      <w:bookmarkEnd w:id="439"/>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F17FBE">
        <w:t xml:space="preserve">Figure </w:t>
      </w:r>
      <w:r w:rsidR="00F17FBE">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440" w:name="_Ref323044753"/>
      <w:bookmarkStart w:id="441" w:name="_Toc323406150"/>
      <w:r>
        <w:t xml:space="preserve">Figure </w:t>
      </w:r>
      <w:fldSimple w:instr=" SEQ Figure \* ARABIC ">
        <w:r w:rsidR="00F17FBE">
          <w:rPr>
            <w:noProof/>
          </w:rPr>
          <w:t>6</w:t>
        </w:r>
      </w:fldSimple>
      <w:bookmarkEnd w:id="440"/>
      <w:r>
        <w:t>: Output from Phidgets 1066_0, showing position command and open-loop feedback</w:t>
      </w:r>
      <w:r w:rsidR="00C679DD">
        <w:t xml:space="preserve"> for position and velocity</w:t>
      </w:r>
      <w:bookmarkEnd w:id="441"/>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442" w:name="_Toc323406133"/>
      <w:r>
        <w:t>Performance</w:t>
      </w:r>
      <w:bookmarkEnd w:id="442"/>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443" w:name="_Toc323406151"/>
      <w:r>
        <w:t xml:space="preserve">Figure </w:t>
      </w:r>
      <w:fldSimple w:instr=" SEQ Figure \* ARABIC ">
        <w:r w:rsidR="00F17FBE">
          <w:rPr>
            <w:noProof/>
          </w:rPr>
          <w:t>7</w:t>
        </w:r>
      </w:fldSimple>
      <w:r>
        <w:t xml:space="preserve">: Kinect's effective FOV without (left) and with (right) pan </w:t>
      </w:r>
      <w:r w:rsidR="000F6971">
        <w:t>mount</w:t>
      </w:r>
      <w:bookmarkEnd w:id="443"/>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F17FBE">
        <w:t xml:space="preserve">Figure </w:t>
      </w:r>
      <w:r w:rsidR="00F17FBE">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44" w:name="_Ref322019798"/>
      <w:bookmarkStart w:id="445" w:name="_Toc323406152"/>
      <w:r>
        <w:t xml:space="preserve">Figure </w:t>
      </w:r>
      <w:fldSimple w:instr=" SEQ Figure \* ARABIC ">
        <w:r w:rsidR="00F17FBE">
          <w:rPr>
            <w:noProof/>
          </w:rPr>
          <w:t>8</w:t>
        </w:r>
      </w:fldSimple>
      <w:bookmarkEnd w:id="444"/>
      <w:r>
        <w:t>: Performance of pan mount in detecting a stationary face</w:t>
      </w:r>
      <w:bookmarkEnd w:id="445"/>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F17FBE">
        <w:t xml:space="preserve">Figure </w:t>
      </w:r>
      <w:r w:rsidR="00F17FBE">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F17FBE">
        <w:t xml:space="preserve">Figure </w:t>
      </w:r>
      <w:r w:rsidR="00F17FBE">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446" w:name="_Ref322511744"/>
      <w:bookmarkStart w:id="447" w:name="_Toc323406153"/>
      <w:r>
        <w:t xml:space="preserve">Figure </w:t>
      </w:r>
      <w:fldSimple w:instr=" SEQ Figure \* ARABIC ">
        <w:r w:rsidR="00F17FBE">
          <w:rPr>
            <w:noProof/>
          </w:rPr>
          <w:t>9</w:t>
        </w:r>
      </w:fldSimple>
      <w:bookmarkEnd w:id="446"/>
      <w:r w:rsidR="00A655A3">
        <w:t>: Tracking performance of Kinect with pan compensation</w:t>
      </w:r>
      <w:bookmarkEnd w:id="447"/>
    </w:p>
    <w:p w:rsidR="009B0251" w:rsidRDefault="009B0251" w:rsidP="009B0251">
      <w:pPr>
        <w:spacing w:line="480" w:lineRule="auto"/>
        <w:rPr>
          <w:rFonts w:cs="Calibri"/>
          <w:szCs w:val="24"/>
        </w:rPr>
      </w:pPr>
    </w:p>
    <w:p w:rsidR="0005382D" w:rsidRDefault="0005382D" w:rsidP="0005382D">
      <w:pPr>
        <w:pStyle w:val="Heading2"/>
      </w:pPr>
      <w:bookmarkStart w:id="448" w:name="_Toc323406134"/>
      <w:r>
        <w:t>Summary</w:t>
      </w:r>
      <w:bookmarkEnd w:id="448"/>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F17FBE">
        <w:t xml:space="preserve">Figure </w:t>
      </w:r>
      <w:r w:rsidR="00F17FBE">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F17FBE">
        <w:t xml:space="preserve">Figure </w:t>
      </w:r>
      <w:r w:rsidR="00F17FBE">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449" w:name="_Ref323045519"/>
      <w:bookmarkStart w:id="450" w:name="_Toc323406135"/>
      <w:r>
        <w:lastRenderedPageBreak/>
        <w:t>Person Tracking</w:t>
      </w:r>
      <w:bookmarkEnd w:id="449"/>
      <w:bookmarkEnd w:id="450"/>
    </w:p>
    <w:p w:rsidR="00B618B1" w:rsidRDefault="00B618B1" w:rsidP="00D36F52">
      <w:pPr>
        <w:spacing w:line="480" w:lineRule="auto"/>
        <w:ind w:firstLine="720"/>
      </w:pPr>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F17FBE">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it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or other </w:t>
      </w:r>
      <w:r w:rsidR="00416EEF">
        <w:t>criteria</w:t>
      </w:r>
      <w:r>
        <w:t>.  If a measurement node successfully associates a measurement with the filter’s estimate, it publishes an observation which the filter node uses to update the Kalman filter.</w:t>
      </w:r>
    </w:p>
    <w:p w:rsidR="007F5E7A" w:rsidRDefault="00B437E1" w:rsidP="00416EEF">
      <w:pPr>
        <w:spacing w:line="480" w:lineRule="auto"/>
        <w:ind w:firstLine="720"/>
      </w:pP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451" w:name="_Ref323131019"/>
      <w:bookmarkStart w:id="452" w:name="_Toc323406136"/>
      <w:r>
        <w:t>Face Detector Node</w:t>
      </w:r>
      <w:bookmarkEnd w:id="451"/>
      <w:bookmarkEnd w:id="452"/>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faces.</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D36F52">
        <w:t xml:space="preserve">then </w:t>
      </w:r>
      <w:r w:rsidR="00CD361A">
        <w:t>correlates</w:t>
      </w:r>
      <w:r w:rsidR="00D36F52">
        <w:t xml:space="preserve"> </w:t>
      </w:r>
      <w:r w:rsidR="000522CB">
        <w:t>its matches</w:t>
      </w:r>
      <w:r w:rsidR="00D36F52">
        <w:t xml:space="preserve"> </w:t>
      </w:r>
      <w:r w:rsidR="00D36F52">
        <w:lastRenderedPageBreak/>
        <w:t xml:space="preserve">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CD361A"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p>
    <w:p w:rsidR="000522CB" w:rsidRDefault="000522CB" w:rsidP="00CD361A">
      <w:pPr>
        <w:spacing w:line="480" w:lineRule="auto"/>
        <w:ind w:firstLine="720"/>
      </w:pPr>
      <w:r>
        <w:t>Although the face detector is very capable, it is inherently restricted to cases in which the user is staring directly at the robot.  It also fails to detect faces at angles.  Furthermore, the face detector does not perform recognition.  It detects human faces, but does not discr</w:t>
      </w:r>
      <w:r w:rsidR="00021587">
        <w:t>iminate one face from another.</w:t>
      </w:r>
    </w:p>
    <w:p w:rsidR="00CD361A" w:rsidRDefault="00CD361A" w:rsidP="00CD361A">
      <w:pPr>
        <w:pStyle w:val="Heading2"/>
      </w:pPr>
      <w:bookmarkStart w:id="453" w:name="_Toc323406137"/>
      <w:r>
        <w:t>Leg Detector Node</w:t>
      </w:r>
      <w:bookmarkEnd w:id="453"/>
    </w:p>
    <w:p w:rsidR="001805A0" w:rsidRDefault="00B437E1" w:rsidP="001805A0">
      <w:pPr>
        <w:spacing w:line="480" w:lineRule="auto"/>
        <w:ind w:firstLine="720"/>
      </w:pPr>
      <w:r>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customXmlInsRangeStart w:id="454" w:author="Bill" w:date="2012-04-28T19:53:00Z"/>
      <w:sdt>
        <w:sdtPr>
          <w:id w:val="-239322670"/>
          <w:citation/>
        </w:sdtPr>
        <w:sdtContent>
          <w:customXmlInsRangeEnd w:id="454"/>
          <w:ins w:id="455" w:author="Bill" w:date="2012-04-28T19:53:00Z">
            <w:r w:rsidR="00F17FBE">
              <w:fldChar w:fldCharType="begin"/>
            </w:r>
            <w:r w:rsidR="00F17FBE">
              <w:instrText xml:space="preserve"> CITATION Arr07 \l 1033 </w:instrText>
            </w:r>
          </w:ins>
          <w:r w:rsidR="00F17FBE">
            <w:fldChar w:fldCharType="separate"/>
          </w:r>
          <w:ins w:id="456" w:author="Bill" w:date="2012-04-28T19:53:00Z">
            <w:r w:rsidR="00F17FBE" w:rsidRPr="00F17FBE">
              <w:rPr>
                <w:noProof/>
                <w:rPrChange w:id="457" w:author="Bill" w:date="2012-04-28T19:53:00Z">
                  <w:rPr>
                    <w:rFonts w:eastAsia="Times New Roman"/>
                  </w:rPr>
                </w:rPrChange>
              </w:rPr>
              <w:t>[7]</w:t>
            </w:r>
            <w:r w:rsidR="00F17FBE">
              <w:fldChar w:fldCharType="end"/>
            </w:r>
          </w:ins>
          <w:customXmlInsRangeStart w:id="458" w:author="Bill" w:date="2012-04-28T19:53:00Z"/>
        </w:sdtContent>
      </w:sdt>
      <w:customXmlInsRangeEnd w:id="458"/>
      <w:customXmlInsRangeStart w:id="459" w:author="Bill" w:date="2012-04-28T19:50:00Z"/>
      <w:sdt>
        <w:sdtPr>
          <w:id w:val="-1359424586"/>
          <w:citation/>
        </w:sdtPr>
        <w:sdtContent>
          <w:customXmlInsRangeEnd w:id="459"/>
          <w:ins w:id="460" w:author="Bill" w:date="2012-04-28T19:50:00Z">
            <w:r w:rsidR="008A0789">
              <w:fldChar w:fldCharType="begin"/>
            </w:r>
            <w:r w:rsidR="008A0789">
              <w:instrText xml:space="preserve"> CITATION Arr08 \l 1033 </w:instrText>
            </w:r>
          </w:ins>
          <w:r w:rsidR="008A0789">
            <w:fldChar w:fldCharType="separate"/>
          </w:r>
          <w:ins w:id="461" w:author="Bill" w:date="2012-04-28T19:53:00Z">
            <w:r w:rsidR="00F17FBE">
              <w:rPr>
                <w:noProof/>
              </w:rPr>
              <w:t xml:space="preserve"> </w:t>
            </w:r>
            <w:r w:rsidR="00F17FBE" w:rsidRPr="00F17FBE">
              <w:rPr>
                <w:noProof/>
                <w:rPrChange w:id="462" w:author="Bill" w:date="2012-04-28T19:53:00Z">
                  <w:rPr>
                    <w:rFonts w:eastAsia="Times New Roman"/>
                  </w:rPr>
                </w:rPrChange>
              </w:rPr>
              <w:t>[8]</w:t>
            </w:r>
          </w:ins>
          <w:ins w:id="463" w:author="Bill" w:date="2012-04-28T19:50:00Z">
            <w:r w:rsidR="008A0789">
              <w:fldChar w:fldCharType="end"/>
            </w:r>
          </w:ins>
          <w:customXmlInsRangeStart w:id="464" w:author="Bill" w:date="2012-04-28T19:50:00Z"/>
        </w:sdtContent>
      </w:sdt>
      <w:customXmlInsRangeEnd w:id="464"/>
      <w:del w:id="465" w:author="Bill" w:date="2012-04-28T19:51:00Z">
        <w:r w:rsidR="009208C7" w:rsidDel="008A0789">
          <w:delText>[</w:delText>
        </w:r>
        <w:r w:rsidR="009208C7" w:rsidRPr="005A7D17" w:rsidDel="008A0789">
          <w:rPr>
            <w:i/>
          </w:rPr>
          <w:delText>Using Boosted Features for the Detection of People in 2D Range Data, Efficient People Tracking in Laser Range Data using a Multi-Hypothesis Leg-Tracker with Adaptive Occlusion Probabilities</w:delText>
        </w:r>
        <w:r w:rsidR="009208C7" w:rsidDel="008A0789">
          <w:delText>]</w:delText>
        </w:r>
      </w:del>
      <w:r w:rsidR="00934B3D">
        <w:t>.  The leg detector performs best at close ranges where a large number of las</w:t>
      </w:r>
      <w:r w:rsidR="001805A0">
        <w:t>er returns are recorded per leg.  Its performance drops off with distance.</w:t>
      </w:r>
      <w:ins w:id="466" w:author="Bill" w:date="2012-04-28T19:58:00Z">
        <w:r w:rsidR="00F17FBE">
          <w:t xml:space="preserve"> (</w:t>
        </w:r>
        <w:proofErr w:type="gramStart"/>
        <w:r w:rsidR="00F17FBE">
          <w:t>go</w:t>
        </w:r>
        <w:proofErr w:type="gramEnd"/>
        <w:r w:rsidR="00F17FBE">
          <w:t xml:space="preserve"> into boosting from these papers)</w:t>
        </w:r>
      </w:ins>
    </w:p>
    <w:p w:rsidR="001805A0"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p>
    <w:p w:rsidR="00B437E1" w:rsidRPr="004C459C" w:rsidRDefault="001805A0" w:rsidP="00934B3D">
      <w:pPr>
        <w:spacing w:line="480" w:lineRule="auto"/>
        <w:ind w:firstLine="720"/>
      </w:pPr>
      <w:r>
        <w:lastRenderedPageBreak/>
        <w:t>On the other hand, when the user is near to Harlie, each leg will have a large number of laser returns, so tracking via leg detection will be accurate. The SICK LIDAR scanner has a 180-degree field of view, so the user can be tracked over a wide field of view at close range.</w:t>
      </w:r>
    </w:p>
    <w:p w:rsidR="00ED68F9" w:rsidRDefault="00ED68F9" w:rsidP="00ED68F9">
      <w:pPr>
        <w:pStyle w:val="Heading2"/>
      </w:pPr>
      <w:bookmarkStart w:id="467" w:name="_Ref323045443"/>
      <w:bookmarkStart w:id="468" w:name="_Toc323406138"/>
      <w:r>
        <w:t>Kinect Body-Detector Node</w:t>
      </w:r>
      <w:bookmarkEnd w:id="467"/>
      <w:bookmarkEnd w:id="468"/>
    </w:p>
    <w:p w:rsidR="00C56540" w:rsidRDefault="00B437E1" w:rsidP="00B437E1">
      <w:pPr>
        <w:spacing w:line="480" w:lineRule="auto"/>
        <w:ind w:firstLine="720"/>
      </w:pPr>
      <w:r>
        <w:t xml:space="preserve">The final source of observation </w:t>
      </w:r>
      <w:r w:rsidR="00C56540">
        <w:t xml:space="preserve">for the Kalman filter </w:t>
      </w:r>
      <w:r>
        <w:t>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  When identifying a person, color information is </w:t>
      </w:r>
      <w:r w:rsidR="00C56540">
        <w:t>an obvious first choice</w:t>
      </w:r>
      <w:r w:rsidR="008A5AD7">
        <w:t xml:space="preserve"> because of </w:t>
      </w:r>
      <w:r w:rsidR="00C56540">
        <w:t xml:space="preserve">its salience and </w:t>
      </w:r>
      <w:r w:rsidR="008A5AD7">
        <w:t>the ease of obtaining and processing it.  The hue-saturation histogram was chosen to protect against changes in lightin</w:t>
      </w:r>
      <w:r w:rsidR="00C56540">
        <w:t>g 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F17FBE">
        <w:t xml:space="preserve">3.2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F17FBE">
        <w:t xml:space="preserve">Figure </w:t>
      </w:r>
      <w:r w:rsidR="00F17FBE">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F17FBE">
        <w:t xml:space="preserve">Figure </w:t>
      </w:r>
      <w:r w:rsidR="00F17FBE">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lastRenderedPageBreak/>
        <w:drawing>
          <wp:inline distT="0" distB="0" distL="0" distR="0" wp14:anchorId="38CB31E6" wp14:editId="664621B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69" w:name="_Ref322980214"/>
      <w:bookmarkStart w:id="470" w:name="_Toc323406154"/>
      <w:r>
        <w:t xml:space="preserve">Figure </w:t>
      </w:r>
      <w:fldSimple w:instr=" SEQ Figure \* ARABIC ">
        <w:r w:rsidR="00F17FBE">
          <w:rPr>
            <w:noProof/>
          </w:rPr>
          <w:t>10</w:t>
        </w:r>
      </w:fldSimple>
      <w:bookmarkEnd w:id="469"/>
      <w:r>
        <w:t xml:space="preserve">: Kinect’s RGB image masked for </w:t>
      </w:r>
      <w:r w:rsidR="008A5AD7">
        <w:t>a</w:t>
      </w:r>
      <w:r>
        <w:t xml:space="preserve"> user</w:t>
      </w:r>
      <w:r w:rsidR="00C56540">
        <w:t>, right after calibration</w:t>
      </w:r>
      <w:bookmarkEnd w:id="470"/>
    </w:p>
    <w:p w:rsidR="000923B3" w:rsidRDefault="000923B3" w:rsidP="000923B3">
      <w:pPr>
        <w:pStyle w:val="NoSpacing"/>
      </w:pPr>
      <w:r>
        <w:rPr>
          <w:noProof/>
        </w:rPr>
        <w:drawing>
          <wp:inline distT="0" distB="0" distL="0" distR="0" wp14:anchorId="2B8754AD" wp14:editId="01C82E5E">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471" w:name="_Ref322980389"/>
      <w:bookmarkStart w:id="472" w:name="_Toc323406155"/>
      <w:r>
        <w:t xml:space="preserve">Figure </w:t>
      </w:r>
      <w:fldSimple w:instr=" SEQ Figure \* ARABIC ">
        <w:r w:rsidR="00F17FBE">
          <w:rPr>
            <w:noProof/>
          </w:rPr>
          <w:t>11</w:t>
        </w:r>
      </w:fldSimple>
      <w:bookmarkEnd w:id="471"/>
      <w:r>
        <w:t>: User's histogram in hue-saturation space</w:t>
      </w:r>
      <w:r w:rsidR="00D473DC">
        <w:t>: h</w:t>
      </w:r>
      <w:r>
        <w:t xml:space="preserve">ue on horizontal axis, saturation on vertical axis, brightness </w:t>
      </w:r>
      <w:r w:rsidR="00724C1A">
        <w:t>represents</w:t>
      </w:r>
      <w:r w:rsidR="00D473DC">
        <w:t xml:space="preserve"> to</w:t>
      </w:r>
      <w:r>
        <w:t xml:space="preserve"> histogram value.</w:t>
      </w:r>
      <w:bookmarkEnd w:id="472"/>
    </w:p>
    <w:p w:rsidR="000923B3" w:rsidRDefault="000923B3" w:rsidP="00371F78">
      <w:pPr>
        <w:spacing w:line="480" w:lineRule="auto"/>
        <w:ind w:firstLine="720"/>
      </w:pPr>
    </w:p>
    <w:p w:rsidR="00B618B1" w:rsidRDefault="008A5AD7" w:rsidP="00371F78">
      <w:pPr>
        <w:spacing w:line="480" w:lineRule="auto"/>
        <w:ind w:firstLine="720"/>
      </w:pPr>
      <w:r>
        <w:lastRenderedPageBreak/>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rsidR="00F17FBE">
        <w:t xml:space="preserve">Figure </w:t>
      </w:r>
      <w:r w:rsidR="00F17FBE">
        <w:rPr>
          <w:noProof/>
        </w:rPr>
        <w:t>10</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537568"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301726" w:rsidRPr="00724C1A" w:rsidRDefault="00F4648D" w:rsidP="00301726">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lastRenderedPageBreak/>
        <w:t>Suppose the user slowly picks up a large object.  T</w:t>
      </w:r>
      <w:r w:rsidR="00724C1A">
        <w:t xml:space="preserve">he program will receive many </w:t>
      </w:r>
      <w:r w:rsidR="00903499">
        <w:t xml:space="preserve">incremental </w:t>
      </w:r>
      <w:r w:rsidR="00724C1A">
        <w:t xml:space="preserve">measurements </w:t>
      </w:r>
      <w:proofErr w:type="gramStart"/>
      <w:r w:rsidR="00724C1A">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F4648D" w:rsidRPr="00301726" w:rsidRDefault="00F4648D" w:rsidP="00F4648D">
      <w:pPr>
        <w:spacing w:line="480" w:lineRule="auto"/>
        <w:ind w:firstLine="720"/>
      </w:pPr>
    </w:p>
    <w:p w:rsidR="000320BD" w:rsidRPr="00724C1A" w:rsidRDefault="00537568" w:rsidP="00726CBE">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9B0251" w:rsidRDefault="00A07F11" w:rsidP="00724C1A">
      <w:pPr>
        <w:pStyle w:val="Heading1"/>
      </w:pPr>
      <w:bookmarkStart w:id="473" w:name="_Toc323406139"/>
      <w:r>
        <w:lastRenderedPageBreak/>
        <w:t>Planning</w:t>
      </w:r>
      <w:bookmarkEnd w:id="473"/>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p>
    <w:p w:rsidR="006556D0" w:rsidRDefault="006556D0" w:rsidP="00724C1A">
      <w:pPr>
        <w:pStyle w:val="Heading2"/>
      </w:pPr>
      <w:bookmarkStart w:id="474" w:name="_Toc323406140"/>
      <w:r>
        <w:t>Point-point planner</w:t>
      </w:r>
      <w:bookmarkEnd w:id="474"/>
    </w:p>
    <w:p w:rsidR="007F5E7A" w:rsidRDefault="007F5E7A" w:rsidP="007F5E7A">
      <w:pPr>
        <w:spacing w:line="480" w:lineRule="auto"/>
      </w:pPr>
      <w:r>
        <w:tab/>
      </w:r>
      <w:r w:rsidR="00C240F1">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This algorithm was </w:t>
      </w:r>
      <w:r w:rsidR="006556D0">
        <w:t xml:space="preserve">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 xml:space="preserve">s are discretized with </w:t>
      </w:r>
      <w:proofErr w:type="gramStart"/>
      <w:r w:rsidR="00165CE3">
        <w:t>resolutio</w:t>
      </w:r>
      <w:r w:rsidR="00ED68F9">
        <w:t xml:space="preserve">n </w:t>
      </w:r>
      <w:proofErr w:type="gramEnd"/>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motions</w:t>
      </w:r>
      <w:r w:rsidR="00D46031">
        <w:t xml:space="preserve"> </w:t>
      </w:r>
      <w:r w:rsidR="00D46031">
        <w:lastRenderedPageBreak/>
        <w:t>of the robot</w:t>
      </w:r>
      <w:r>
        <w:t xml:space="preserve">.  </w:t>
      </w:r>
      <w:r w:rsidR="00F8651A">
        <w:t xml:space="preserve">A cost can be separately assigned to each motion primitive, </w:t>
      </w:r>
      <w:r w:rsidR="00165CE3">
        <w:t xml:space="preserve">for example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F17FBE">
        <w:t xml:space="preserve">Figure </w:t>
      </w:r>
      <w:r w:rsidR="00F17FBE">
        <w:rPr>
          <w:noProof/>
        </w:rPr>
        <w:t>12</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F17FBE">
        <w:t xml:space="preserve">Figure </w:t>
      </w:r>
      <w:r w:rsidR="00F17FBE">
        <w:rPr>
          <w:noProof/>
        </w:rPr>
        <w:t>13</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r w:rsidR="00AA203C">
        <w:t xml:space="preserve"> Spin-in-place moves are not shown.</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77A7847E" wp14:editId="7092C664">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475" w:name="_Ref322950225"/>
      <w:bookmarkStart w:id="476" w:name="_Toc323406156"/>
      <w:r>
        <w:t xml:space="preserve">Figure </w:t>
      </w:r>
      <w:fldSimple w:instr=" SEQ Figure \* ARABIC ">
        <w:r w:rsidR="00F17FBE">
          <w:rPr>
            <w:noProof/>
          </w:rPr>
          <w:t>12</w:t>
        </w:r>
      </w:fldSimple>
      <w:bookmarkEnd w:id="475"/>
      <w:r w:rsidR="00165CE3">
        <w:t>: Smooth p</w:t>
      </w:r>
      <w:r>
        <w:t>ath produced by SBPL planner in presence of obstacles</w:t>
      </w:r>
      <w:r w:rsidR="00165CE3">
        <w:t xml:space="preserve"> (grid size 1m)</w:t>
      </w:r>
      <w:bookmarkEnd w:id="476"/>
    </w:p>
    <w:p w:rsidR="005A7D17" w:rsidRDefault="00266623" w:rsidP="00A23C15">
      <w:pPr>
        <w:pStyle w:val="NoSpacing"/>
      </w:pPr>
      <w:r w:rsidRPr="00266623">
        <w:lastRenderedPageBreak/>
        <w:t xml:space="preserve"> </w:t>
      </w:r>
      <w:r>
        <w:rPr>
          <w:noProof/>
        </w:rPr>
        <w:drawing>
          <wp:inline distT="0" distB="0" distL="0" distR="0" wp14:anchorId="49D1DB65" wp14:editId="12DA8F48">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477" w:name="_Ref322520674"/>
      <w:bookmarkStart w:id="478" w:name="_Toc323406157"/>
      <w:r>
        <w:t xml:space="preserve">Figure </w:t>
      </w:r>
      <w:fldSimple w:instr=" SEQ Figure \* ARABIC ">
        <w:r w:rsidR="00F17FBE">
          <w:rPr>
            <w:noProof/>
          </w:rPr>
          <w:t>13</w:t>
        </w:r>
      </w:fldSimple>
      <w:bookmarkEnd w:id="477"/>
      <w:r>
        <w:t>: Harlie's motion primitives</w:t>
      </w:r>
      <w:bookmarkEnd w:id="478"/>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7E7C2A" w:rsidP="00573238">
      <w:pPr>
        <w:pStyle w:val="Heading2"/>
      </w:pPr>
      <w:bookmarkStart w:id="479" w:name="_Toc323406141"/>
      <w:r>
        <w:t>Dynamic P</w:t>
      </w:r>
      <w:r w:rsidR="00573238">
        <w:t>lanning</w:t>
      </w:r>
      <w:bookmarkEnd w:id="479"/>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9C137C"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D57445">
        <w:t xml:space="preserve">which </w:t>
      </w:r>
      <w:r w:rsidR="002C1BDA">
        <w:t xml:space="preserve">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p>
    <w:p w:rsidR="001653C3" w:rsidRDefault="00D944A5" w:rsidP="009C137C">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65B76B9C" wp14:editId="48A83130">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A0789" w:rsidRPr="006416BE" w:rsidRDefault="008A0789" w:rsidP="000F6971">
                            <w:pPr>
                              <w:pStyle w:val="Caption1"/>
                              <w:rPr>
                                <w:noProof/>
                                <w:sz w:val="24"/>
                              </w:rPr>
                            </w:pPr>
                            <w:bookmarkStart w:id="480" w:name="_Toc323406144"/>
                            <w:r>
                              <w:t xml:space="preserve">Table </w:t>
                            </w:r>
                            <w:fldSimple w:instr=" SEQ Table \* ARABIC ">
                              <w:r>
                                <w:rPr>
                                  <w:noProof/>
                                </w:rPr>
                                <w:t>1</w:t>
                              </w:r>
                            </w:fldSimple>
                            <w:r>
                              <w:t>: Conditions for Replanning</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8A0789" w:rsidRPr="006416BE" w:rsidRDefault="008A0789" w:rsidP="000F6971">
                      <w:pPr>
                        <w:pStyle w:val="Caption1"/>
                        <w:rPr>
                          <w:noProof/>
                          <w:sz w:val="24"/>
                        </w:rPr>
                      </w:pPr>
                      <w:bookmarkStart w:id="481" w:name="_Toc323406144"/>
                      <w:r>
                        <w:t xml:space="preserve">Table </w:t>
                      </w:r>
                      <w:fldSimple w:instr=" SEQ Table \* ARABIC ">
                        <w:r>
                          <w:rPr>
                            <w:noProof/>
                          </w:rPr>
                          <w:t>1</w:t>
                        </w:r>
                      </w:fldSimple>
                      <w:r>
                        <w:t>: Conditions for Replanning</w:t>
                      </w:r>
                      <w:bookmarkEnd w:id="481"/>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7773DF64" wp14:editId="334E012E">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0789" w:rsidRPr="0095394F" w:rsidRDefault="008A0789">
                            <w:pPr>
                              <w:rPr>
                                <w:u w:val="single"/>
                              </w:rPr>
                            </w:pPr>
                            <w:r w:rsidRPr="0095394F">
                              <w:rPr>
                                <w:u w:val="single"/>
                              </w:rPr>
                              <w:t>Conditions for partial replan</w:t>
                            </w:r>
                          </w:p>
                          <w:p w:rsidR="008A0789" w:rsidRDefault="008A0789" w:rsidP="0095394F">
                            <w:pPr>
                              <w:pStyle w:val="ListParagraph"/>
                              <w:numPr>
                                <w:ilvl w:val="0"/>
                                <w:numId w:val="2"/>
                              </w:numPr>
                            </w:pPr>
                            <w:r>
                              <w:t>New goal</w:t>
                            </w:r>
                          </w:p>
                          <w:p w:rsidR="008A0789" w:rsidRDefault="008A0789" w:rsidP="0095394F">
                            <w:pPr>
                              <w:pStyle w:val="ListParagraph"/>
                              <w:numPr>
                                <w:ilvl w:val="0"/>
                                <w:numId w:val="2"/>
                              </w:numPr>
                            </w:pPr>
                            <w:r>
                              <w:t>Obstacle in uncommitted path</w:t>
                            </w:r>
                          </w:p>
                          <w:p w:rsidR="008A0789" w:rsidRDefault="008A0789" w:rsidP="0095394F">
                            <w:pPr>
                              <w:pStyle w:val="ListParagraph"/>
                            </w:pPr>
                          </w:p>
                          <w:p w:rsidR="008A0789" w:rsidRPr="0095394F" w:rsidRDefault="008A0789">
                            <w:pPr>
                              <w:rPr>
                                <w:u w:val="single"/>
                              </w:rPr>
                            </w:pPr>
                            <w:r w:rsidRPr="0095394F">
                              <w:rPr>
                                <w:u w:val="single"/>
                              </w:rPr>
                              <w:t>Conditions for full replan</w:t>
                            </w:r>
                          </w:p>
                          <w:p w:rsidR="008A0789" w:rsidRDefault="008A0789" w:rsidP="0095394F">
                            <w:pPr>
                              <w:pStyle w:val="ListParagraph"/>
                              <w:numPr>
                                <w:ilvl w:val="0"/>
                                <w:numId w:val="1"/>
                              </w:numPr>
                            </w:pPr>
                            <w:r>
                              <w:t>Robot currently at rest</w:t>
                            </w:r>
                          </w:p>
                          <w:p w:rsidR="008A0789" w:rsidRDefault="008A0789" w:rsidP="0095394F">
                            <w:pPr>
                              <w:pStyle w:val="ListParagraph"/>
                              <w:numPr>
                                <w:ilvl w:val="0"/>
                                <w:numId w:val="1"/>
                              </w:numPr>
                            </w:pPr>
                            <w:r>
                              <w:t>Partial replan fails</w:t>
                            </w:r>
                          </w:p>
                          <w:p w:rsidR="008A0789" w:rsidRDefault="008A0789" w:rsidP="0095394F">
                            <w:pPr>
                              <w:pStyle w:val="ListParagraph"/>
                              <w:numPr>
                                <w:ilvl w:val="0"/>
                                <w:numId w:val="1"/>
                              </w:numPr>
                            </w:pPr>
                            <w:r>
                              <w:t>Obstacle in committed path</w:t>
                            </w:r>
                          </w:p>
                          <w:p w:rsidR="008A0789" w:rsidRDefault="008A0789"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AF35B7" w:rsidRPr="0095394F" w:rsidRDefault="00AF35B7">
                      <w:pPr>
                        <w:rPr>
                          <w:u w:val="single"/>
                        </w:rPr>
                      </w:pPr>
                      <w:r w:rsidRPr="0095394F">
                        <w:rPr>
                          <w:u w:val="single"/>
                        </w:rPr>
                        <w:t>Conditions for partial replan</w:t>
                      </w:r>
                    </w:p>
                    <w:p w:rsidR="00AF35B7" w:rsidRDefault="00AF35B7" w:rsidP="0095394F">
                      <w:pPr>
                        <w:pStyle w:val="ListParagraph"/>
                        <w:numPr>
                          <w:ilvl w:val="0"/>
                          <w:numId w:val="2"/>
                        </w:numPr>
                      </w:pPr>
                      <w:r>
                        <w:t>New goal</w:t>
                      </w:r>
                    </w:p>
                    <w:p w:rsidR="00AF35B7" w:rsidRDefault="00AF35B7" w:rsidP="0095394F">
                      <w:pPr>
                        <w:pStyle w:val="ListParagraph"/>
                        <w:numPr>
                          <w:ilvl w:val="0"/>
                          <w:numId w:val="2"/>
                        </w:numPr>
                      </w:pPr>
                      <w:r>
                        <w:t>Obstacle in uncommitted path</w:t>
                      </w:r>
                    </w:p>
                    <w:p w:rsidR="00AF35B7" w:rsidRDefault="00AF35B7" w:rsidP="0095394F">
                      <w:pPr>
                        <w:pStyle w:val="ListParagraph"/>
                      </w:pPr>
                    </w:p>
                    <w:p w:rsidR="00AF35B7" w:rsidRPr="0095394F" w:rsidRDefault="00AF35B7">
                      <w:pPr>
                        <w:rPr>
                          <w:u w:val="single"/>
                        </w:rPr>
                      </w:pPr>
                      <w:r w:rsidRPr="0095394F">
                        <w:rPr>
                          <w:u w:val="single"/>
                        </w:rPr>
                        <w:t>Conditions for full replan</w:t>
                      </w:r>
                    </w:p>
                    <w:p w:rsidR="00AF35B7" w:rsidRDefault="00AF35B7" w:rsidP="0095394F">
                      <w:pPr>
                        <w:pStyle w:val="ListParagraph"/>
                        <w:numPr>
                          <w:ilvl w:val="0"/>
                          <w:numId w:val="1"/>
                        </w:numPr>
                      </w:pPr>
                      <w:r>
                        <w:t>Robot currently at rest</w:t>
                      </w:r>
                    </w:p>
                    <w:p w:rsidR="00AF35B7" w:rsidRDefault="00AF35B7" w:rsidP="0095394F">
                      <w:pPr>
                        <w:pStyle w:val="ListParagraph"/>
                        <w:numPr>
                          <w:ilvl w:val="0"/>
                          <w:numId w:val="1"/>
                        </w:numPr>
                      </w:pPr>
                      <w:r>
                        <w:t>Partial replan fails</w:t>
                      </w:r>
                    </w:p>
                    <w:p w:rsidR="00AF35B7" w:rsidRDefault="00AF35B7" w:rsidP="0095394F">
                      <w:pPr>
                        <w:pStyle w:val="ListParagraph"/>
                        <w:numPr>
                          <w:ilvl w:val="0"/>
                          <w:numId w:val="1"/>
                        </w:numPr>
                      </w:pPr>
                      <w:r>
                        <w:t>Obstacle in committed path</w:t>
                      </w:r>
                    </w:p>
                    <w:p w:rsidR="00AF35B7" w:rsidRDefault="00AF35B7"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p>
    <w:p w:rsidR="00FA0B5C" w:rsidRDefault="00825EC4" w:rsidP="00C43F4F">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95394F" w:rsidRPr="001653C3"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r w:rsidR="00FA0B5C">
        <w:t xml:space="preserve">  </w:t>
      </w:r>
      <w:r w:rsidR="00575D0E">
        <w:t xml:space="preserve">Finally, to improve the performance of planning </w:t>
      </w:r>
      <w:r w:rsidR="00C43F4F">
        <w:t>when the target is near to the robot</w:t>
      </w:r>
      <w:r w:rsidR="00575D0E">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82" w:name="_Toc323406142"/>
      <w:r>
        <w:t xml:space="preserve">Goal </w:t>
      </w:r>
      <w:r w:rsidR="00AF3C43">
        <w:t>G</w:t>
      </w:r>
      <w:r>
        <w:t>eneration</w:t>
      </w:r>
      <w:bookmarkEnd w:id="482"/>
    </w:p>
    <w:p w:rsidR="0095394F" w:rsidRDefault="0095394F" w:rsidP="0095394F">
      <w:pPr>
        <w:spacing w:line="480" w:lineRule="auto"/>
      </w:pPr>
      <w:r>
        <w:tab/>
        <w:t>For the purpose of person tracking, special consideration must be given to goal generation.  Goals are received from the person tracking module</w:t>
      </w:r>
      <w:r w:rsidR="00212636">
        <w:t xml:space="preserve">’s Kalman filter (discussed in chapter </w:t>
      </w:r>
      <w:r w:rsidR="00212636">
        <w:fldChar w:fldCharType="begin"/>
      </w:r>
      <w:r w:rsidR="00212636">
        <w:instrText xml:space="preserve"> REF _Ref323131019 \r \h </w:instrText>
      </w:r>
      <w:r w:rsidR="00212636">
        <w:fldChar w:fldCharType="separate"/>
      </w:r>
      <w:proofErr w:type="gramStart"/>
      <w:ins w:id="483" w:author="Bill" w:date="2012-04-28T19:53:00Z">
        <w:r w:rsidR="00F17FBE">
          <w:t xml:space="preserve">5.1 </w:t>
        </w:r>
      </w:ins>
      <w:proofErr w:type="gramEnd"/>
      <w:del w:id="484" w:author="Bill" w:date="2012-04-28T17:30:00Z">
        <w:r w:rsidR="00724C1A" w:rsidDel="00943DAB">
          <w:delText>5.1</w:delText>
        </w:r>
      </w:del>
      <w:r w:rsidR="00212636">
        <w:fldChar w:fldCharType="end"/>
      </w:r>
      <w:r w:rsidR="00212636">
        <w:t xml:space="preserve">).  As-is, these goals </w:t>
      </w:r>
      <w:r>
        <w:t xml:space="preserve">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F17FBE">
        <w:t xml:space="preserve">Figure </w:t>
      </w:r>
      <w:r w:rsidR="00F17FBE">
        <w:rPr>
          <w:noProof/>
        </w:rPr>
        <w:t>14</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85" w:name="_Ref322951239"/>
      <w:bookmarkStart w:id="486" w:name="_Toc323406158"/>
      <w:r>
        <w:t xml:space="preserve">Figure </w:t>
      </w:r>
      <w:fldSimple w:instr=" SEQ Figure \* ARABIC ">
        <w:r w:rsidR="00F17FBE">
          <w:rPr>
            <w:noProof/>
          </w:rPr>
          <w:t>14</w:t>
        </w:r>
      </w:fldSimple>
      <w:bookmarkEnd w:id="485"/>
      <w:r>
        <w:t>: Goal constellation</w:t>
      </w:r>
      <w:r w:rsidR="008C29A6">
        <w:t>,</w:t>
      </w:r>
      <w:r>
        <w:t xml:space="preserve"> actual goal in green</w:t>
      </w:r>
      <w:r w:rsidR="008C29A6">
        <w:t xml:space="preserve"> (grid resolution 1m)</w:t>
      </w:r>
      <w:bookmarkEnd w:id="486"/>
    </w:p>
    <w:p w:rsidR="00956182" w:rsidRDefault="00956182" w:rsidP="00243D25">
      <w:pPr>
        <w:spacing w:line="480" w:lineRule="auto"/>
        <w:ind w:firstLine="720"/>
      </w:pPr>
    </w:p>
    <w:p w:rsidR="003278A0" w:rsidRDefault="00575D0E" w:rsidP="00243D25">
      <w:pPr>
        <w:spacing w:line="480" w:lineRule="auto"/>
        <w:ind w:firstLine="720"/>
      </w:pPr>
      <w:r>
        <w:t xml:space="preserve">Upon generating the goal constellation, each goal is checked for </w:t>
      </w:r>
      <w:r w:rsidR="00FA0B5C">
        <w:t>collisions with the robot’s footprint against a 2D obstacle map of 2.5cm.  G</w:t>
      </w:r>
      <w:r>
        <w:t xml:space="preserve">oals in collision are removed.  To keep planning time reasonable, </w:t>
      </w:r>
      <w:r w:rsidR="003278A0">
        <w:t xml:space="preserve">only </w:t>
      </w:r>
      <w:r>
        <w:t xml:space="preserve">the first </w:t>
      </w:r>
      <w:r w:rsidR="003278A0">
        <w:t>several</w:t>
      </w:r>
      <w:r>
        <w:t xml:space="preserve"> cleared goals are passed to planning.  </w:t>
      </w:r>
      <w:r w:rsidR="00243D25">
        <w:t xml:space="preserve">If a full replan is being </w:t>
      </w:r>
      <w:r w:rsidR="003278A0">
        <w:t>performed, all goals are kept.</w:t>
      </w:r>
    </w:p>
    <w:p w:rsidR="0095394F" w:rsidRDefault="003278A0" w:rsidP="003278A0">
      <w:pPr>
        <w:spacing w:line="480" w:lineRule="auto"/>
        <w:ind w:firstLine="720"/>
      </w:pPr>
      <w:r>
        <w:lastRenderedPageBreak/>
        <w:t xml:space="preserve">As a special case when the target is close, less than 1m away, </w:t>
      </w:r>
      <w:proofErr w:type="gramStart"/>
      <w:r>
        <w:t>the</w:t>
      </w:r>
      <w:proofErr w:type="gramEnd"/>
      <w:r>
        <w:t xml:space="preserve"> robot bypasses planning altogether, and simply generates a turn-in-place path segment to rotate and face the target.</w:t>
      </w:r>
    </w:p>
    <w:p w:rsidR="00AF3C43" w:rsidRDefault="00AF3C43" w:rsidP="00AF3C43">
      <w:pPr>
        <w:pStyle w:val="Heading2"/>
      </w:pPr>
      <w:bookmarkStart w:id="487" w:name="_Toc323406143"/>
      <w:r>
        <w:t>Future Work</w:t>
      </w:r>
      <w:bookmarkEnd w:id="487"/>
    </w:p>
    <w:p w:rsid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p w:rsidR="003278A0" w:rsidRDefault="003278A0">
      <w:r>
        <w:br w:type="page"/>
      </w:r>
    </w:p>
    <w:p w:rsidR="003278A0" w:rsidRDefault="003278A0" w:rsidP="003278A0">
      <w:pPr>
        <w:pStyle w:val="MinorHeading"/>
        <w:rPr>
          <w:ins w:id="488" w:author="Bill" w:date="2012-04-28T17:14:00Z"/>
        </w:rPr>
      </w:pPr>
      <w:r>
        <w:lastRenderedPageBreak/>
        <w:t>Works Cited</w:t>
      </w:r>
    </w:p>
    <w:p w:rsidR="00F17FBE" w:rsidRDefault="00C17AD4" w:rsidP="00C17AD4">
      <w:pPr>
        <w:rPr>
          <w:rFonts w:asciiTheme="minorHAnsi" w:hAnsiTheme="minorHAnsi"/>
          <w:noProof/>
          <w:sz w:val="22"/>
        </w:rPr>
      </w:pPr>
      <w:ins w:id="489" w:author="Bill" w:date="2012-04-28T17:14:00Z">
        <w:r>
          <w:fldChar w:fldCharType="begin"/>
        </w:r>
        <w:r>
          <w:instrText xml:space="preserve"> BIBLIOGRAPHY  \l 1033 </w:instrText>
        </w:r>
      </w:ins>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9"/>
        <w:gridCol w:w="8331"/>
      </w:tblGrid>
      <w:tr w:rsidR="00F17FBE">
        <w:trPr>
          <w:divId w:val="769014027"/>
          <w:tblCellSpacing w:w="15" w:type="dxa"/>
          <w:ins w:id="490" w:author="Bill" w:date="2012-04-28T19:53:00Z"/>
        </w:trPr>
        <w:tc>
          <w:tcPr>
            <w:tcW w:w="50" w:type="pct"/>
            <w:hideMark/>
          </w:tcPr>
          <w:p w:rsidR="00F17FBE" w:rsidRDefault="00F17FBE">
            <w:pPr>
              <w:pStyle w:val="Bibliography"/>
              <w:rPr>
                <w:ins w:id="491" w:author="Bill" w:date="2012-04-28T19:53:00Z"/>
                <w:noProof/>
              </w:rPr>
            </w:pPr>
            <w:ins w:id="492" w:author="Bill" w:date="2012-04-28T19:53:00Z">
              <w:r>
                <w:rPr>
                  <w:noProof/>
                </w:rPr>
                <w:t xml:space="preserve">[1] </w:t>
              </w:r>
            </w:ins>
          </w:p>
        </w:tc>
        <w:tc>
          <w:tcPr>
            <w:tcW w:w="0" w:type="auto"/>
            <w:hideMark/>
          </w:tcPr>
          <w:p w:rsidR="00F17FBE" w:rsidRDefault="00F17FBE">
            <w:pPr>
              <w:pStyle w:val="Bibliography"/>
              <w:rPr>
                <w:ins w:id="493" w:author="Bill" w:date="2012-04-28T19:53:00Z"/>
                <w:noProof/>
              </w:rPr>
            </w:pPr>
            <w:ins w:id="494" w:author="Bill" w:date="2012-04-28T19:53:00Z">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ins>
          </w:p>
        </w:tc>
      </w:tr>
      <w:tr w:rsidR="00F17FBE">
        <w:trPr>
          <w:divId w:val="769014027"/>
          <w:tblCellSpacing w:w="15" w:type="dxa"/>
          <w:ins w:id="495" w:author="Bill" w:date="2012-04-28T19:53:00Z"/>
        </w:trPr>
        <w:tc>
          <w:tcPr>
            <w:tcW w:w="50" w:type="pct"/>
            <w:hideMark/>
          </w:tcPr>
          <w:p w:rsidR="00F17FBE" w:rsidRDefault="00F17FBE">
            <w:pPr>
              <w:pStyle w:val="Bibliography"/>
              <w:rPr>
                <w:ins w:id="496" w:author="Bill" w:date="2012-04-28T19:53:00Z"/>
                <w:noProof/>
              </w:rPr>
            </w:pPr>
            <w:ins w:id="497" w:author="Bill" w:date="2012-04-28T19:53:00Z">
              <w:r>
                <w:rPr>
                  <w:noProof/>
                </w:rPr>
                <w:t xml:space="preserve">[2] </w:t>
              </w:r>
            </w:ins>
          </w:p>
        </w:tc>
        <w:tc>
          <w:tcPr>
            <w:tcW w:w="0" w:type="auto"/>
            <w:hideMark/>
          </w:tcPr>
          <w:p w:rsidR="00F17FBE" w:rsidRDefault="00F17FBE">
            <w:pPr>
              <w:pStyle w:val="Bibliography"/>
              <w:rPr>
                <w:ins w:id="498" w:author="Bill" w:date="2012-04-28T19:53:00Z"/>
                <w:noProof/>
              </w:rPr>
            </w:pPr>
            <w:ins w:id="499" w:author="Bill" w:date="2012-04-28T19:53:00Z">
              <w:r>
                <w:rPr>
                  <w:noProof/>
                </w:rPr>
                <w:t xml:space="preserve">P. Viola and M. J. Jones, "Robust Real-Time Face Detection," </w:t>
              </w:r>
              <w:r>
                <w:rPr>
                  <w:i/>
                  <w:iCs/>
                  <w:noProof/>
                </w:rPr>
                <w:t xml:space="preserve">International Journal of Computer Vision, </w:t>
              </w:r>
              <w:r>
                <w:rPr>
                  <w:noProof/>
                </w:rPr>
                <w:t xml:space="preserve">vol. 57, no. 2, pp. 137-154, 2004. </w:t>
              </w:r>
            </w:ins>
          </w:p>
        </w:tc>
      </w:tr>
      <w:tr w:rsidR="00F17FBE">
        <w:trPr>
          <w:divId w:val="769014027"/>
          <w:tblCellSpacing w:w="15" w:type="dxa"/>
          <w:ins w:id="500" w:author="Bill" w:date="2012-04-28T19:53:00Z"/>
        </w:trPr>
        <w:tc>
          <w:tcPr>
            <w:tcW w:w="50" w:type="pct"/>
            <w:hideMark/>
          </w:tcPr>
          <w:p w:rsidR="00F17FBE" w:rsidRDefault="00F17FBE">
            <w:pPr>
              <w:pStyle w:val="Bibliography"/>
              <w:rPr>
                <w:ins w:id="501" w:author="Bill" w:date="2012-04-28T19:53:00Z"/>
                <w:noProof/>
              </w:rPr>
            </w:pPr>
            <w:ins w:id="502" w:author="Bill" w:date="2012-04-28T19:53:00Z">
              <w:r>
                <w:rPr>
                  <w:noProof/>
                </w:rPr>
                <w:t xml:space="preserve">[3] </w:t>
              </w:r>
            </w:ins>
          </w:p>
        </w:tc>
        <w:tc>
          <w:tcPr>
            <w:tcW w:w="0" w:type="auto"/>
            <w:hideMark/>
          </w:tcPr>
          <w:p w:rsidR="00F17FBE" w:rsidRDefault="00F17FBE">
            <w:pPr>
              <w:pStyle w:val="Bibliography"/>
              <w:rPr>
                <w:ins w:id="503" w:author="Bill" w:date="2012-04-28T19:53:00Z"/>
                <w:noProof/>
              </w:rPr>
            </w:pPr>
            <w:ins w:id="504" w:author="Bill" w:date="2012-04-28T19:53:00Z">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ins>
          </w:p>
        </w:tc>
      </w:tr>
      <w:tr w:rsidR="00F17FBE">
        <w:trPr>
          <w:divId w:val="769014027"/>
          <w:tblCellSpacing w:w="15" w:type="dxa"/>
          <w:ins w:id="505" w:author="Bill" w:date="2012-04-28T19:53:00Z"/>
        </w:trPr>
        <w:tc>
          <w:tcPr>
            <w:tcW w:w="50" w:type="pct"/>
            <w:hideMark/>
          </w:tcPr>
          <w:p w:rsidR="00F17FBE" w:rsidRDefault="00F17FBE">
            <w:pPr>
              <w:pStyle w:val="Bibliography"/>
              <w:rPr>
                <w:ins w:id="506" w:author="Bill" w:date="2012-04-28T19:53:00Z"/>
                <w:noProof/>
              </w:rPr>
            </w:pPr>
            <w:ins w:id="507" w:author="Bill" w:date="2012-04-28T19:53:00Z">
              <w:r>
                <w:rPr>
                  <w:noProof/>
                </w:rPr>
                <w:t xml:space="preserve">[4] </w:t>
              </w:r>
            </w:ins>
          </w:p>
        </w:tc>
        <w:tc>
          <w:tcPr>
            <w:tcW w:w="0" w:type="auto"/>
            <w:hideMark/>
          </w:tcPr>
          <w:p w:rsidR="00F17FBE" w:rsidRDefault="00F17FBE">
            <w:pPr>
              <w:pStyle w:val="Bibliography"/>
              <w:rPr>
                <w:ins w:id="508" w:author="Bill" w:date="2012-04-28T19:53:00Z"/>
                <w:noProof/>
              </w:rPr>
            </w:pPr>
            <w:ins w:id="509" w:author="Bill" w:date="2012-04-28T19:53:00Z">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ins>
          </w:p>
        </w:tc>
      </w:tr>
      <w:tr w:rsidR="00F17FBE">
        <w:trPr>
          <w:divId w:val="769014027"/>
          <w:tblCellSpacing w:w="15" w:type="dxa"/>
          <w:ins w:id="510" w:author="Bill" w:date="2012-04-28T19:53:00Z"/>
        </w:trPr>
        <w:tc>
          <w:tcPr>
            <w:tcW w:w="50" w:type="pct"/>
            <w:hideMark/>
          </w:tcPr>
          <w:p w:rsidR="00F17FBE" w:rsidRDefault="00F17FBE">
            <w:pPr>
              <w:pStyle w:val="Bibliography"/>
              <w:rPr>
                <w:ins w:id="511" w:author="Bill" w:date="2012-04-28T19:53:00Z"/>
                <w:noProof/>
              </w:rPr>
            </w:pPr>
            <w:ins w:id="512" w:author="Bill" w:date="2012-04-28T19:53:00Z">
              <w:r>
                <w:rPr>
                  <w:noProof/>
                </w:rPr>
                <w:t xml:space="preserve">[5] </w:t>
              </w:r>
            </w:ins>
          </w:p>
        </w:tc>
        <w:tc>
          <w:tcPr>
            <w:tcW w:w="0" w:type="auto"/>
            <w:hideMark/>
          </w:tcPr>
          <w:p w:rsidR="00F17FBE" w:rsidRDefault="00F17FBE">
            <w:pPr>
              <w:pStyle w:val="Bibliography"/>
              <w:rPr>
                <w:ins w:id="513" w:author="Bill" w:date="2012-04-28T19:53:00Z"/>
                <w:noProof/>
              </w:rPr>
            </w:pPr>
            <w:ins w:id="514" w:author="Bill" w:date="2012-04-28T19:53:00Z">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ins>
          </w:p>
        </w:tc>
      </w:tr>
      <w:tr w:rsidR="00F17FBE">
        <w:trPr>
          <w:divId w:val="769014027"/>
          <w:tblCellSpacing w:w="15" w:type="dxa"/>
          <w:ins w:id="515" w:author="Bill" w:date="2012-04-28T19:53:00Z"/>
        </w:trPr>
        <w:tc>
          <w:tcPr>
            <w:tcW w:w="50" w:type="pct"/>
            <w:hideMark/>
          </w:tcPr>
          <w:p w:rsidR="00F17FBE" w:rsidRDefault="00F17FBE">
            <w:pPr>
              <w:pStyle w:val="Bibliography"/>
              <w:rPr>
                <w:ins w:id="516" w:author="Bill" w:date="2012-04-28T19:53:00Z"/>
                <w:noProof/>
              </w:rPr>
            </w:pPr>
            <w:ins w:id="517" w:author="Bill" w:date="2012-04-28T19:53:00Z">
              <w:r>
                <w:rPr>
                  <w:noProof/>
                </w:rPr>
                <w:t xml:space="preserve">[6] </w:t>
              </w:r>
            </w:ins>
          </w:p>
        </w:tc>
        <w:tc>
          <w:tcPr>
            <w:tcW w:w="0" w:type="auto"/>
            <w:hideMark/>
          </w:tcPr>
          <w:p w:rsidR="00F17FBE" w:rsidRDefault="00F17FBE">
            <w:pPr>
              <w:pStyle w:val="Bibliography"/>
              <w:rPr>
                <w:ins w:id="518" w:author="Bill" w:date="2012-04-28T19:53:00Z"/>
                <w:noProof/>
              </w:rPr>
            </w:pPr>
            <w:ins w:id="519" w:author="Bill" w:date="2012-04-28T19:53:00Z">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ins>
          </w:p>
        </w:tc>
      </w:tr>
      <w:tr w:rsidR="00F17FBE">
        <w:trPr>
          <w:divId w:val="769014027"/>
          <w:tblCellSpacing w:w="15" w:type="dxa"/>
          <w:ins w:id="520" w:author="Bill" w:date="2012-04-28T19:53:00Z"/>
        </w:trPr>
        <w:tc>
          <w:tcPr>
            <w:tcW w:w="50" w:type="pct"/>
            <w:hideMark/>
          </w:tcPr>
          <w:p w:rsidR="00F17FBE" w:rsidRDefault="00F17FBE">
            <w:pPr>
              <w:pStyle w:val="Bibliography"/>
              <w:rPr>
                <w:ins w:id="521" w:author="Bill" w:date="2012-04-28T19:53:00Z"/>
                <w:noProof/>
              </w:rPr>
            </w:pPr>
            <w:ins w:id="522" w:author="Bill" w:date="2012-04-28T19:53:00Z">
              <w:r>
                <w:rPr>
                  <w:noProof/>
                </w:rPr>
                <w:t xml:space="preserve">[7] </w:t>
              </w:r>
            </w:ins>
          </w:p>
        </w:tc>
        <w:tc>
          <w:tcPr>
            <w:tcW w:w="0" w:type="auto"/>
            <w:hideMark/>
          </w:tcPr>
          <w:p w:rsidR="00F17FBE" w:rsidRDefault="00F17FBE">
            <w:pPr>
              <w:pStyle w:val="Bibliography"/>
              <w:rPr>
                <w:ins w:id="523" w:author="Bill" w:date="2012-04-28T19:53:00Z"/>
                <w:noProof/>
              </w:rPr>
            </w:pPr>
            <w:ins w:id="524" w:author="Bill" w:date="2012-04-28T19:53:00Z">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ins>
          </w:p>
        </w:tc>
      </w:tr>
      <w:tr w:rsidR="00F17FBE">
        <w:trPr>
          <w:divId w:val="769014027"/>
          <w:tblCellSpacing w:w="15" w:type="dxa"/>
          <w:ins w:id="525" w:author="Bill" w:date="2012-04-28T19:53:00Z"/>
        </w:trPr>
        <w:tc>
          <w:tcPr>
            <w:tcW w:w="50" w:type="pct"/>
            <w:hideMark/>
          </w:tcPr>
          <w:p w:rsidR="00F17FBE" w:rsidRDefault="00F17FBE">
            <w:pPr>
              <w:pStyle w:val="Bibliography"/>
              <w:rPr>
                <w:ins w:id="526" w:author="Bill" w:date="2012-04-28T19:53:00Z"/>
                <w:noProof/>
              </w:rPr>
            </w:pPr>
            <w:ins w:id="527" w:author="Bill" w:date="2012-04-28T19:53:00Z">
              <w:r>
                <w:rPr>
                  <w:noProof/>
                </w:rPr>
                <w:t xml:space="preserve">[8] </w:t>
              </w:r>
            </w:ins>
          </w:p>
        </w:tc>
        <w:tc>
          <w:tcPr>
            <w:tcW w:w="0" w:type="auto"/>
            <w:hideMark/>
          </w:tcPr>
          <w:p w:rsidR="00F17FBE" w:rsidRDefault="00F17FBE">
            <w:pPr>
              <w:pStyle w:val="Bibliography"/>
              <w:rPr>
                <w:ins w:id="528" w:author="Bill" w:date="2012-04-28T19:53:00Z"/>
                <w:noProof/>
              </w:rPr>
            </w:pPr>
            <w:ins w:id="529" w:author="Bill" w:date="2012-04-28T19:53:00Z">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ins>
          </w:p>
        </w:tc>
      </w:tr>
    </w:tbl>
    <w:p w:rsidR="00F17FBE" w:rsidRDefault="00F17FBE">
      <w:pPr>
        <w:divId w:val="769014027"/>
        <w:rPr>
          <w:ins w:id="530" w:author="Bill" w:date="2012-04-28T19:53:00Z"/>
          <w:rFonts w:eastAsia="Times New Roman"/>
          <w:noProof/>
        </w:rPr>
      </w:pPr>
    </w:p>
    <w:p w:rsidR="00D971A3" w:rsidDel="00F17FBE" w:rsidRDefault="00D971A3" w:rsidP="00C17AD4">
      <w:pPr>
        <w:rPr>
          <w:del w:id="531" w:author="Bill" w:date="2012-04-28T19:53:00Z"/>
          <w:rFonts w:asciiTheme="minorHAnsi" w:hAnsiTheme="minorHAnsi"/>
          <w:noProof/>
          <w:sz w:val="22"/>
        </w:rPr>
      </w:pPr>
    </w:p>
    <w:p w:rsidR="00DE34F8" w:rsidDel="00D971A3" w:rsidRDefault="00DE34F8" w:rsidP="00C17AD4">
      <w:pPr>
        <w:rPr>
          <w:del w:id="532" w:author="Bill" w:date="2012-04-28T19:45:00Z"/>
          <w:rFonts w:asciiTheme="minorHAnsi" w:hAnsiTheme="minorHAnsi"/>
          <w:noProof/>
          <w:sz w:val="22"/>
        </w:rPr>
      </w:pPr>
    </w:p>
    <w:p w:rsidR="00C51337" w:rsidDel="00DE34F8" w:rsidRDefault="00C51337" w:rsidP="00C17AD4">
      <w:pPr>
        <w:rPr>
          <w:del w:id="533" w:author="Bill" w:date="2012-04-28T19:33:00Z"/>
          <w:rFonts w:asciiTheme="minorHAnsi" w:hAnsiTheme="minorHAnsi"/>
          <w:noProof/>
          <w:sz w:val="22"/>
        </w:rPr>
      </w:pPr>
    </w:p>
    <w:p w:rsidR="00943DAB" w:rsidDel="00C51337" w:rsidRDefault="00943DAB" w:rsidP="00C17AD4">
      <w:pPr>
        <w:rPr>
          <w:del w:id="534" w:author="Bill" w:date="2012-04-28T17:42:00Z"/>
          <w:rFonts w:asciiTheme="minorHAnsi" w:hAnsiTheme="minorHAnsi"/>
          <w:noProof/>
          <w:sz w:val="22"/>
        </w:rPr>
      </w:pPr>
    </w:p>
    <w:p w:rsidR="00C17AD4" w:rsidDel="00943DAB" w:rsidRDefault="00C17AD4" w:rsidP="00C17AD4">
      <w:pPr>
        <w:rPr>
          <w:del w:id="535" w:author="Bill" w:date="2012-04-28T17:30:00Z"/>
          <w:rFonts w:asciiTheme="minorHAnsi" w:hAnsiTheme="minorHAnsi"/>
          <w:noProof/>
          <w:sz w:val="22"/>
        </w:rPr>
      </w:pPr>
    </w:p>
    <w:p w:rsidR="00D971A3" w:rsidRPr="00AF3C43" w:rsidRDefault="00C17AD4" w:rsidP="00C17AD4">
      <w:pPr>
        <w:pPrChange w:id="536" w:author="Bill" w:date="2012-04-28T17:14:00Z">
          <w:pPr>
            <w:pStyle w:val="MinorHeading"/>
          </w:pPr>
        </w:pPrChange>
      </w:pPr>
      <w:ins w:id="537" w:author="Bill" w:date="2012-04-28T17:14:00Z">
        <w:r>
          <w:fldChar w:fldCharType="end"/>
        </w:r>
      </w:ins>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03F" w:rsidRDefault="00F6603F" w:rsidP="000F6971">
      <w:pPr>
        <w:spacing w:after="0" w:line="240" w:lineRule="auto"/>
      </w:pPr>
      <w:r>
        <w:separator/>
      </w:r>
    </w:p>
  </w:endnote>
  <w:endnote w:type="continuationSeparator" w:id="0">
    <w:p w:rsidR="00F6603F" w:rsidRDefault="00F6603F"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A0789" w:rsidRDefault="008A0789">
        <w:pPr>
          <w:pStyle w:val="Footer"/>
          <w:jc w:val="right"/>
        </w:pPr>
        <w:r>
          <w:fldChar w:fldCharType="begin"/>
        </w:r>
        <w:r>
          <w:instrText xml:space="preserve"> PAGE   \* MERGEFORMAT </w:instrText>
        </w:r>
        <w:r>
          <w:fldChar w:fldCharType="separate"/>
        </w:r>
        <w:r w:rsidR="00F27991">
          <w:rPr>
            <w:noProof/>
          </w:rPr>
          <w:t>2</w:t>
        </w:r>
        <w:r>
          <w:rPr>
            <w:noProof/>
          </w:rPr>
          <w:fldChar w:fldCharType="end"/>
        </w:r>
      </w:p>
    </w:sdtContent>
  </w:sdt>
  <w:p w:rsidR="008A0789" w:rsidRDefault="008A0789"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0789" w:rsidRDefault="008A0789">
    <w:pPr>
      <w:pStyle w:val="Footer"/>
      <w:jc w:val="right"/>
    </w:pPr>
  </w:p>
  <w:p w:rsidR="008A0789" w:rsidRDefault="008A0789"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03F" w:rsidRDefault="00F6603F" w:rsidP="000F6971">
      <w:pPr>
        <w:spacing w:after="0" w:line="240" w:lineRule="auto"/>
      </w:pPr>
      <w:r>
        <w:separator/>
      </w:r>
    </w:p>
  </w:footnote>
  <w:footnote w:type="continuationSeparator" w:id="0">
    <w:p w:rsidR="00F6603F" w:rsidRDefault="00F6603F"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1587"/>
    <w:rsid w:val="0002548B"/>
    <w:rsid w:val="000320BD"/>
    <w:rsid w:val="000330C7"/>
    <w:rsid w:val="00044FAA"/>
    <w:rsid w:val="000522CB"/>
    <w:rsid w:val="0005382D"/>
    <w:rsid w:val="000844BB"/>
    <w:rsid w:val="00087149"/>
    <w:rsid w:val="000923B3"/>
    <w:rsid w:val="0009323F"/>
    <w:rsid w:val="000C0ADD"/>
    <w:rsid w:val="000F6971"/>
    <w:rsid w:val="00115579"/>
    <w:rsid w:val="00144948"/>
    <w:rsid w:val="001625DD"/>
    <w:rsid w:val="001639A4"/>
    <w:rsid w:val="001653C3"/>
    <w:rsid w:val="00165CE3"/>
    <w:rsid w:val="0017223D"/>
    <w:rsid w:val="001805A0"/>
    <w:rsid w:val="0018125C"/>
    <w:rsid w:val="001852AA"/>
    <w:rsid w:val="00190309"/>
    <w:rsid w:val="001940DD"/>
    <w:rsid w:val="001B3B6D"/>
    <w:rsid w:val="001D4F8F"/>
    <w:rsid w:val="002012DB"/>
    <w:rsid w:val="00212636"/>
    <w:rsid w:val="00236B40"/>
    <w:rsid w:val="0024185E"/>
    <w:rsid w:val="00243D25"/>
    <w:rsid w:val="00266623"/>
    <w:rsid w:val="00281685"/>
    <w:rsid w:val="00287B9D"/>
    <w:rsid w:val="002C1BDA"/>
    <w:rsid w:val="002F1992"/>
    <w:rsid w:val="00300267"/>
    <w:rsid w:val="00301726"/>
    <w:rsid w:val="00304B61"/>
    <w:rsid w:val="003060D6"/>
    <w:rsid w:val="00326A3B"/>
    <w:rsid w:val="003278A0"/>
    <w:rsid w:val="00371F78"/>
    <w:rsid w:val="003D17C6"/>
    <w:rsid w:val="003F62D4"/>
    <w:rsid w:val="004026C5"/>
    <w:rsid w:val="00416EEF"/>
    <w:rsid w:val="00430ECB"/>
    <w:rsid w:val="00485793"/>
    <w:rsid w:val="004A44C1"/>
    <w:rsid w:val="004C3013"/>
    <w:rsid w:val="004C459C"/>
    <w:rsid w:val="004E4B19"/>
    <w:rsid w:val="00521E0F"/>
    <w:rsid w:val="00523AC0"/>
    <w:rsid w:val="00537568"/>
    <w:rsid w:val="00540AEA"/>
    <w:rsid w:val="005479D3"/>
    <w:rsid w:val="00573238"/>
    <w:rsid w:val="00575D0E"/>
    <w:rsid w:val="005844FD"/>
    <w:rsid w:val="005858FB"/>
    <w:rsid w:val="00592D14"/>
    <w:rsid w:val="005A7D17"/>
    <w:rsid w:val="005B1D8B"/>
    <w:rsid w:val="005C05ED"/>
    <w:rsid w:val="005D45C2"/>
    <w:rsid w:val="005D71AF"/>
    <w:rsid w:val="005F74E0"/>
    <w:rsid w:val="00610DD8"/>
    <w:rsid w:val="006432F5"/>
    <w:rsid w:val="006556D0"/>
    <w:rsid w:val="00663205"/>
    <w:rsid w:val="00691CA2"/>
    <w:rsid w:val="006D67DB"/>
    <w:rsid w:val="007019C4"/>
    <w:rsid w:val="007138C2"/>
    <w:rsid w:val="00714596"/>
    <w:rsid w:val="00716208"/>
    <w:rsid w:val="00724C1A"/>
    <w:rsid w:val="00726CBE"/>
    <w:rsid w:val="00733B86"/>
    <w:rsid w:val="00735B7C"/>
    <w:rsid w:val="00737F59"/>
    <w:rsid w:val="00750DAF"/>
    <w:rsid w:val="007546AF"/>
    <w:rsid w:val="007722EA"/>
    <w:rsid w:val="0077556F"/>
    <w:rsid w:val="007B5EC1"/>
    <w:rsid w:val="007C11F5"/>
    <w:rsid w:val="007E7C2A"/>
    <w:rsid w:val="007F1955"/>
    <w:rsid w:val="007F319B"/>
    <w:rsid w:val="007F5E7A"/>
    <w:rsid w:val="00810CA6"/>
    <w:rsid w:val="00822E1C"/>
    <w:rsid w:val="00825EC4"/>
    <w:rsid w:val="00830530"/>
    <w:rsid w:val="00841EDF"/>
    <w:rsid w:val="008621F7"/>
    <w:rsid w:val="008A0789"/>
    <w:rsid w:val="008A5AD7"/>
    <w:rsid w:val="008B310C"/>
    <w:rsid w:val="008C29A6"/>
    <w:rsid w:val="008C55FD"/>
    <w:rsid w:val="008D1973"/>
    <w:rsid w:val="00903499"/>
    <w:rsid w:val="009145F0"/>
    <w:rsid w:val="009208C7"/>
    <w:rsid w:val="00934B3D"/>
    <w:rsid w:val="00943DAB"/>
    <w:rsid w:val="0095394F"/>
    <w:rsid w:val="00956182"/>
    <w:rsid w:val="009B0251"/>
    <w:rsid w:val="009B5486"/>
    <w:rsid w:val="009B71CC"/>
    <w:rsid w:val="009C137C"/>
    <w:rsid w:val="009D5B4A"/>
    <w:rsid w:val="009F249C"/>
    <w:rsid w:val="00A02D08"/>
    <w:rsid w:val="00A07F11"/>
    <w:rsid w:val="00A16215"/>
    <w:rsid w:val="00A23C15"/>
    <w:rsid w:val="00A4281A"/>
    <w:rsid w:val="00A574EB"/>
    <w:rsid w:val="00A655A3"/>
    <w:rsid w:val="00A9149F"/>
    <w:rsid w:val="00AA203C"/>
    <w:rsid w:val="00AE267A"/>
    <w:rsid w:val="00AE3349"/>
    <w:rsid w:val="00AF1B00"/>
    <w:rsid w:val="00AF35B7"/>
    <w:rsid w:val="00AF3C43"/>
    <w:rsid w:val="00B426CB"/>
    <w:rsid w:val="00B437E1"/>
    <w:rsid w:val="00B618B1"/>
    <w:rsid w:val="00B979F9"/>
    <w:rsid w:val="00BC00C4"/>
    <w:rsid w:val="00BD2662"/>
    <w:rsid w:val="00BD5B74"/>
    <w:rsid w:val="00BE05DB"/>
    <w:rsid w:val="00C17AD4"/>
    <w:rsid w:val="00C240F1"/>
    <w:rsid w:val="00C25EB1"/>
    <w:rsid w:val="00C2731F"/>
    <w:rsid w:val="00C32542"/>
    <w:rsid w:val="00C43F4F"/>
    <w:rsid w:val="00C51337"/>
    <w:rsid w:val="00C517ED"/>
    <w:rsid w:val="00C56540"/>
    <w:rsid w:val="00C65818"/>
    <w:rsid w:val="00C6715A"/>
    <w:rsid w:val="00C679DD"/>
    <w:rsid w:val="00CA22A6"/>
    <w:rsid w:val="00CB0BB1"/>
    <w:rsid w:val="00CC7B62"/>
    <w:rsid w:val="00CD27EC"/>
    <w:rsid w:val="00CD361A"/>
    <w:rsid w:val="00CD5161"/>
    <w:rsid w:val="00D05AF7"/>
    <w:rsid w:val="00D069EB"/>
    <w:rsid w:val="00D1117B"/>
    <w:rsid w:val="00D22590"/>
    <w:rsid w:val="00D22E10"/>
    <w:rsid w:val="00D36F52"/>
    <w:rsid w:val="00D46031"/>
    <w:rsid w:val="00D473DC"/>
    <w:rsid w:val="00D57445"/>
    <w:rsid w:val="00D84068"/>
    <w:rsid w:val="00D843D7"/>
    <w:rsid w:val="00D91C5E"/>
    <w:rsid w:val="00D944A5"/>
    <w:rsid w:val="00D971A3"/>
    <w:rsid w:val="00DD387E"/>
    <w:rsid w:val="00DD788F"/>
    <w:rsid w:val="00DE34F8"/>
    <w:rsid w:val="00DE6500"/>
    <w:rsid w:val="00DE6503"/>
    <w:rsid w:val="00E13430"/>
    <w:rsid w:val="00E70CFF"/>
    <w:rsid w:val="00E73285"/>
    <w:rsid w:val="00E75416"/>
    <w:rsid w:val="00EA2C8A"/>
    <w:rsid w:val="00ED68F9"/>
    <w:rsid w:val="00EF3858"/>
    <w:rsid w:val="00F01CA9"/>
    <w:rsid w:val="00F17FBE"/>
    <w:rsid w:val="00F27991"/>
    <w:rsid w:val="00F324C7"/>
    <w:rsid w:val="00F445CD"/>
    <w:rsid w:val="00F4648D"/>
    <w:rsid w:val="00F46792"/>
    <w:rsid w:val="00F6072C"/>
    <w:rsid w:val="00F6603F"/>
    <w:rsid w:val="00F8651A"/>
    <w:rsid w:val="00F91C31"/>
    <w:rsid w:val="00F94ED7"/>
    <w:rsid w:val="00F96D1D"/>
    <w:rsid w:val="00FA0B5C"/>
    <w:rsid w:val="00FB5F83"/>
    <w:rsid w:val="00FD4F07"/>
    <w:rsid w:val="00FD5A7F"/>
    <w:rsid w:val="00FE05A2"/>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6</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3</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5</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4</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8</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7</b:RefOrder>
  </b:Source>
</b:Sources>
</file>

<file path=customXml/itemProps1.xml><?xml version="1.0" encoding="utf-8"?>
<ds:datastoreItem xmlns:ds="http://schemas.openxmlformats.org/officeDocument/2006/customXml" ds:itemID="{E4B4683C-8B9A-4BAB-AC6F-C450730D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6964</Words>
  <Characters>39695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15</cp:revision>
  <dcterms:created xsi:type="dcterms:W3CDTF">2012-04-28T21:19:00Z</dcterms:created>
  <dcterms:modified xsi:type="dcterms:W3CDTF">2012-04-29T00:13:00Z</dcterms:modified>
</cp:coreProperties>
</file>