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549510" w:history="1">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1C1618">
      <w:pPr>
        <w:pStyle w:val="TOC2"/>
        <w:tabs>
          <w:tab w:val="left" w:pos="880"/>
          <w:tab w:val="right" w:leader="dot" w:pos="8630"/>
        </w:tabs>
        <w:rPr>
          <w:rFonts w:asciiTheme="minorHAnsi" w:hAnsiTheme="minorHAnsi"/>
          <w:noProof/>
          <w:sz w:val="22"/>
        </w:rPr>
      </w:pPr>
      <w:hyperlink w:anchor="_Toc323549511" w:history="1">
        <w:r w:rsidR="00BF40CE" w:rsidRPr="00E23EEC">
          <w:rPr>
            <w:rStyle w:val="Hyperlink"/>
            <w:noProof/>
          </w:rPr>
          <w:t>1.1</w:t>
        </w:r>
        <w:r w:rsidR="00BF40CE">
          <w:rPr>
            <w:rFonts w:asciiTheme="minorHAnsi" w:hAnsiTheme="minorHAnsi"/>
            <w:noProof/>
            <w:sz w:val="22"/>
          </w:rPr>
          <w:tab/>
        </w:r>
        <w:r w:rsidR="00BF40CE" w:rsidRPr="00E23EEC">
          <w:rPr>
            <w:rStyle w:val="Hyperlink"/>
            <w:noProof/>
          </w:rPr>
          <w:t>Computer Vision</w:t>
        </w:r>
        <w:r w:rsidR="00BF40CE">
          <w:rPr>
            <w:noProof/>
            <w:webHidden/>
          </w:rPr>
          <w:tab/>
        </w:r>
        <w:r w:rsidR="00BF40CE">
          <w:rPr>
            <w:noProof/>
            <w:webHidden/>
          </w:rPr>
          <w:fldChar w:fldCharType="begin"/>
        </w:r>
        <w:r w:rsidR="00BF40CE">
          <w:rPr>
            <w:noProof/>
            <w:webHidden/>
          </w:rPr>
          <w:instrText xml:space="preserve"> PAGEREF _Toc323549511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"_Toc323549512"</w:instrText>
      </w:r>
      <w:r w:rsidRPr="00E23EEC">
        <w:rPr>
          <w:rStyle w:val="Hyperlink"/>
          <w:noProof/>
        </w:rPr>
        <w:instrText xml:space="preserve"> </w:instrText>
      </w:r>
      <w:r w:rsidRPr="00E23EEC">
        <w:rPr>
          <w:rStyle w:val="Hyperlink"/>
          <w:noProof/>
        </w:rPr>
        <w:fldChar w:fldCharType="separate"/>
      </w:r>
      <w:r w:rsidRPr="00E23EEC">
        <w:rPr>
          <w:rStyle w:val="Hyperlink"/>
          <w:noProof/>
        </w:rPr>
        <w:t>1.2</w:t>
      </w:r>
      <w:r>
        <w:rPr>
          <w:rFonts w:asciiTheme="minorHAnsi" w:hAnsiTheme="minorHAnsi"/>
          <w:noProof/>
          <w:sz w:val="22"/>
        </w:rPr>
        <w:tab/>
      </w:r>
      <w:r w:rsidRPr="00E23EEC">
        <w:rPr>
          <w:rStyle w:val="Hyperlink"/>
          <w:noProof/>
        </w:rPr>
        <w:t>Other sensors</w:t>
      </w:r>
      <w:r>
        <w:rPr>
          <w:noProof/>
          <w:webHidden/>
        </w:rPr>
        <w:tab/>
      </w:r>
      <w:r>
        <w:rPr>
          <w:noProof/>
          <w:webHidden/>
        </w:rPr>
        <w:fldChar w:fldCharType="begin"/>
      </w:r>
      <w:r>
        <w:rPr>
          <w:noProof/>
          <w:webHidden/>
        </w:rPr>
        <w:instrText xml:space="preserve"> PAGEREF _Toc323549512 \h </w:instrText>
      </w:r>
      <w:r>
        <w:rPr>
          <w:noProof/>
          <w:webHidden/>
        </w:rPr>
      </w:r>
      <w:r>
        <w:rPr>
          <w:noProof/>
          <w:webHidden/>
        </w:rPr>
        <w:fldChar w:fldCharType="separate"/>
      </w:r>
      <w:ins w:id="0" w:author="Bill" w:date="2012-04-30T17:31:00Z">
        <w:r w:rsidR="009F31EA">
          <w:rPr>
            <w:noProof/>
            <w:webHidden/>
          </w:rPr>
          <w:t>5</w:t>
        </w:r>
      </w:ins>
      <w:del w:id="1" w:author="Bill" w:date="2012-04-30T17:29:00Z">
        <w:r w:rsidR="00F647A3" w:rsidDel="009F31EA">
          <w:rPr>
            <w:noProof/>
            <w:webHidden/>
          </w:rPr>
          <w:delText>4</w:delText>
        </w:r>
      </w:del>
      <w:r>
        <w:rPr>
          <w:noProof/>
          <w:webHidden/>
        </w:rPr>
        <w:fldChar w:fldCharType="end"/>
      </w:r>
      <w:r w:rsidRPr="00E23EEC">
        <w:rPr>
          <w:rStyle w:val="Hyperlink"/>
          <w:noProof/>
        </w:rPr>
        <w:fldChar w:fldCharType="end"/>
      </w:r>
    </w:p>
    <w:p w:rsidR="00BF40CE" w:rsidRDefault="001C1618">
      <w:pPr>
        <w:pStyle w:val="TOC2"/>
        <w:tabs>
          <w:tab w:val="left" w:pos="880"/>
          <w:tab w:val="right" w:leader="dot" w:pos="8630"/>
        </w:tabs>
        <w:rPr>
          <w:rFonts w:asciiTheme="minorHAnsi" w:hAnsiTheme="minorHAnsi"/>
          <w:noProof/>
          <w:sz w:val="22"/>
        </w:rPr>
      </w:pPr>
      <w:hyperlink w:anchor="_Toc323549513" w:history="1">
        <w:r w:rsidR="00BF40CE" w:rsidRPr="00E23EEC">
          <w:rPr>
            <w:rStyle w:val="Hyperlink"/>
            <w:noProof/>
          </w:rPr>
          <w:t>1.3</w:t>
        </w:r>
        <w:r w:rsidR="00BF40CE">
          <w:rPr>
            <w:rFonts w:asciiTheme="minorHAnsi" w:hAnsiTheme="minorHAnsi"/>
            <w:noProof/>
            <w:sz w:val="22"/>
          </w:rPr>
          <w:tab/>
        </w:r>
        <w:r w:rsidR="00BF40CE" w:rsidRPr="00E23EEC">
          <w:rPr>
            <w:rStyle w:val="Hyperlink"/>
            <w:noProof/>
          </w:rPr>
          <w:t>Sensor fusion</w:t>
        </w:r>
        <w:r w:rsidR="00BF40CE">
          <w:rPr>
            <w:noProof/>
            <w:webHidden/>
          </w:rPr>
          <w:tab/>
        </w:r>
        <w:r w:rsidR="00BF40CE">
          <w:rPr>
            <w:noProof/>
            <w:webHidden/>
          </w:rPr>
          <w:fldChar w:fldCharType="begin"/>
        </w:r>
        <w:r w:rsidR="00BF40CE">
          <w:rPr>
            <w:noProof/>
            <w:webHidden/>
          </w:rPr>
          <w:instrText xml:space="preserve"> PAGEREF _Toc323549513 \h </w:instrText>
        </w:r>
        <w:r w:rsidR="00BF40CE">
          <w:rPr>
            <w:noProof/>
            <w:webHidden/>
          </w:rPr>
        </w:r>
        <w:r w:rsidR="00BF40CE">
          <w:rPr>
            <w:noProof/>
            <w:webHidden/>
          </w:rPr>
          <w:fldChar w:fldCharType="separate"/>
        </w:r>
        <w:r w:rsidR="009F31EA">
          <w:rPr>
            <w:noProof/>
            <w:webHidden/>
          </w:rPr>
          <w:t>6</w:t>
        </w:r>
        <w:r w:rsidR="00BF40CE">
          <w:rPr>
            <w:noProof/>
            <w:webHidden/>
          </w:rPr>
          <w:fldChar w:fldCharType="end"/>
        </w:r>
      </w:hyperlink>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"_Toc323549514"</w:instrText>
      </w:r>
      <w:r w:rsidRPr="00E23EEC">
        <w:rPr>
          <w:rStyle w:val="Hyperlink"/>
          <w:noProof/>
        </w:rPr>
        <w:instrText xml:space="preserve"> </w:instrText>
      </w:r>
      <w:r w:rsidRPr="00E23EEC">
        <w:rPr>
          <w:rStyle w:val="Hyperlink"/>
          <w:noProof/>
        </w:rPr>
        <w:fldChar w:fldCharType="separate"/>
      </w:r>
      <w:r w:rsidRPr="00E23EEC">
        <w:rPr>
          <w:rStyle w:val="Hyperlink"/>
          <w:noProof/>
        </w:rPr>
        <w:t>1.4</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_Toc323549514 \h </w:instrText>
      </w:r>
      <w:r>
        <w:rPr>
          <w:noProof/>
          <w:webHidden/>
        </w:rPr>
      </w:r>
      <w:r>
        <w:rPr>
          <w:noProof/>
          <w:webHidden/>
        </w:rPr>
        <w:fldChar w:fldCharType="separate"/>
      </w:r>
      <w:ins w:id="2" w:author="Bill" w:date="2012-04-30T17:31:00Z">
        <w:r w:rsidR="009F31EA">
          <w:rPr>
            <w:noProof/>
            <w:webHidden/>
          </w:rPr>
          <w:t>7</w:t>
        </w:r>
      </w:ins>
      <w:del w:id="3" w:author="Bill" w:date="2012-04-30T17:29:00Z">
        <w:r w:rsidR="00F647A3" w:rsidDel="009F31EA">
          <w:rPr>
            <w:noProof/>
            <w:webHidden/>
          </w:rPr>
          <w:delText>6</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"_Toc323549515"</w:instrText>
      </w:r>
      <w:r w:rsidRPr="00E23EEC">
        <w:rPr>
          <w:rStyle w:val="Hyperlink"/>
          <w:noProof/>
        </w:rPr>
        <w:instrText xml:space="preserve"> </w:instrText>
      </w:r>
      <w:r w:rsidRPr="00E23EEC">
        <w:rPr>
          <w:rStyle w:val="Hyperlink"/>
          <w:noProof/>
        </w:rPr>
        <w:fldChar w:fldCharType="separate"/>
      </w:r>
      <w:r w:rsidRPr="00E23EEC">
        <w:rPr>
          <w:rStyle w:val="Hyperlink"/>
          <w:noProof/>
        </w:rPr>
        <w:t>2</w:t>
      </w:r>
      <w:r>
        <w:rPr>
          <w:rFonts w:asciiTheme="minorHAnsi" w:hAnsiTheme="minorHAnsi"/>
          <w:noProof/>
          <w:sz w:val="22"/>
        </w:rPr>
        <w:tab/>
      </w:r>
      <w:r w:rsidRPr="00E23EEC">
        <w:rPr>
          <w:rStyle w:val="Hyperlink"/>
          <w:noProof/>
        </w:rPr>
        <w:t>Harlie</w:t>
      </w:r>
      <w:r>
        <w:rPr>
          <w:noProof/>
          <w:webHidden/>
        </w:rPr>
        <w:tab/>
      </w:r>
      <w:r>
        <w:rPr>
          <w:noProof/>
          <w:webHidden/>
        </w:rPr>
        <w:fldChar w:fldCharType="begin"/>
      </w:r>
      <w:r>
        <w:rPr>
          <w:noProof/>
          <w:webHidden/>
        </w:rPr>
        <w:instrText xml:space="preserve"> PAGEREF _Toc323549515 \h </w:instrText>
      </w:r>
      <w:r>
        <w:rPr>
          <w:noProof/>
          <w:webHidden/>
        </w:rPr>
      </w:r>
      <w:r>
        <w:rPr>
          <w:noProof/>
          <w:webHidden/>
        </w:rPr>
        <w:fldChar w:fldCharType="separate"/>
      </w:r>
      <w:ins w:id="4" w:author="Bill" w:date="2012-04-30T17:31:00Z">
        <w:r w:rsidR="009F31EA">
          <w:rPr>
            <w:noProof/>
            <w:webHidden/>
          </w:rPr>
          <w:t>9</w:t>
        </w:r>
      </w:ins>
      <w:del w:id="5" w:author="Bill" w:date="2012-04-30T17:29:00Z">
        <w:r w:rsidR="00F647A3" w:rsidDel="009F31EA">
          <w:rPr>
            <w:noProof/>
            <w:webHidden/>
          </w:rPr>
          <w:delText>8</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"_Toc323549516"</w:instrText>
      </w:r>
      <w:r w:rsidRPr="00E23EEC">
        <w:rPr>
          <w:rStyle w:val="Hyperlink"/>
          <w:noProof/>
        </w:rPr>
        <w:instrText xml:space="preserve"> </w:instrText>
      </w:r>
      <w:r w:rsidRPr="00E23EEC">
        <w:rPr>
          <w:rStyle w:val="Hyperlink"/>
          <w:noProof/>
        </w:rPr>
        <w:fldChar w:fldCharType="separate"/>
      </w:r>
      <w:r w:rsidRPr="00E23EEC">
        <w:rPr>
          <w:rStyle w:val="Hyperlink"/>
          <w:noProof/>
        </w:rPr>
        <w:t>3</w:t>
      </w:r>
      <w:r>
        <w:rPr>
          <w:rFonts w:asciiTheme="minorHAnsi" w:hAnsiTheme="minorHAnsi"/>
          <w:noProof/>
          <w:sz w:val="22"/>
        </w:rPr>
        <w:tab/>
      </w:r>
      <w:r w:rsidRPr="00E23EEC">
        <w:rPr>
          <w:rStyle w:val="Hyperlink"/>
          <w:noProof/>
        </w:rPr>
        <w:t>Evaluation of the Microsoft Kinect</w:t>
      </w:r>
      <w:r>
        <w:rPr>
          <w:noProof/>
          <w:webHidden/>
        </w:rPr>
        <w:tab/>
      </w:r>
      <w:r>
        <w:rPr>
          <w:noProof/>
          <w:webHidden/>
        </w:rPr>
        <w:fldChar w:fldCharType="begin"/>
      </w:r>
      <w:r>
        <w:rPr>
          <w:noProof/>
          <w:webHidden/>
        </w:rPr>
        <w:instrText xml:space="preserve"> PAGEREF _Toc323549516 \h </w:instrText>
      </w:r>
      <w:r>
        <w:rPr>
          <w:noProof/>
          <w:webHidden/>
        </w:rPr>
      </w:r>
      <w:r>
        <w:rPr>
          <w:noProof/>
          <w:webHidden/>
        </w:rPr>
        <w:fldChar w:fldCharType="separate"/>
      </w:r>
      <w:ins w:id="6" w:author="Bill" w:date="2012-04-30T17:31:00Z">
        <w:r w:rsidR="009F31EA">
          <w:rPr>
            <w:noProof/>
            <w:webHidden/>
          </w:rPr>
          <w:t>10</w:t>
        </w:r>
      </w:ins>
      <w:del w:id="7" w:author="Bill" w:date="2012-04-30T17:29:00Z">
        <w:r w:rsidR="00F647A3" w:rsidDel="009F31EA">
          <w:rPr>
            <w:noProof/>
            <w:webHidden/>
          </w:rPr>
          <w:delText>9</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"_Toc323549517"</w:instrText>
      </w:r>
      <w:r w:rsidRPr="00E23EEC">
        <w:rPr>
          <w:rStyle w:val="Hyperlink"/>
          <w:noProof/>
        </w:rPr>
        <w:instrText xml:space="preserve"> </w:instrText>
      </w:r>
      <w:r w:rsidRPr="00E23EEC">
        <w:rPr>
          <w:rStyle w:val="Hyperlink"/>
          <w:noProof/>
        </w:rPr>
        <w:fldChar w:fldCharType="separate"/>
      </w:r>
      <w:r w:rsidRPr="00E23EEC">
        <w:rPr>
          <w:rStyle w:val="Hyperlink"/>
          <w:noProof/>
        </w:rPr>
        <w:t>3.1</w:t>
      </w:r>
      <w:r>
        <w:rPr>
          <w:rFonts w:asciiTheme="minorHAnsi" w:hAnsiTheme="minorHAnsi"/>
          <w:noProof/>
          <w:sz w:val="22"/>
        </w:rPr>
        <w:tab/>
      </w:r>
      <w:r w:rsidRPr="00E23EEC">
        <w:rPr>
          <w:rStyle w:val="Hyperlink"/>
          <w:noProof/>
        </w:rPr>
        <w:t>Discrimination Between Users</w:t>
      </w:r>
      <w:r>
        <w:rPr>
          <w:noProof/>
          <w:webHidden/>
        </w:rPr>
        <w:tab/>
      </w:r>
      <w:r>
        <w:rPr>
          <w:noProof/>
          <w:webHidden/>
        </w:rPr>
        <w:fldChar w:fldCharType="begin"/>
      </w:r>
      <w:r>
        <w:rPr>
          <w:noProof/>
          <w:webHidden/>
        </w:rPr>
        <w:instrText xml:space="preserve"> PAGEREF _Toc323549517 \h </w:instrText>
      </w:r>
      <w:r>
        <w:rPr>
          <w:noProof/>
          <w:webHidden/>
        </w:rPr>
      </w:r>
      <w:r>
        <w:rPr>
          <w:noProof/>
          <w:webHidden/>
        </w:rPr>
        <w:fldChar w:fldCharType="separate"/>
      </w:r>
      <w:ins w:id="8" w:author="Bill" w:date="2012-04-30T17:31:00Z">
        <w:r w:rsidR="009F31EA">
          <w:rPr>
            <w:noProof/>
            <w:webHidden/>
          </w:rPr>
          <w:t>11</w:t>
        </w:r>
      </w:ins>
      <w:del w:id="9" w:author="Bill" w:date="2012-04-30T17:29:00Z">
        <w:r w:rsidR="00F647A3" w:rsidDel="009F31EA">
          <w:rPr>
            <w:noProof/>
            <w:webHidden/>
          </w:rPr>
          <w:delText>10</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"_Toc323549518"</w:instrText>
      </w:r>
      <w:r w:rsidRPr="00E23EEC">
        <w:rPr>
          <w:rStyle w:val="Hyperlink"/>
          <w:noProof/>
        </w:rPr>
        <w:instrText xml:space="preserve"> </w:instrText>
      </w:r>
      <w:r w:rsidRPr="00E23EEC">
        <w:rPr>
          <w:rStyle w:val="Hyperlink"/>
          <w:noProof/>
        </w:rPr>
        <w:fldChar w:fldCharType="separate"/>
      </w:r>
      <w:r w:rsidRPr="00E23EEC">
        <w:rPr>
          <w:rStyle w:val="Hyperlink"/>
          <w:noProof/>
        </w:rPr>
        <w:t>3.2</w:t>
      </w:r>
      <w:r>
        <w:rPr>
          <w:rFonts w:asciiTheme="minorHAnsi" w:hAnsiTheme="minorHAnsi"/>
          <w:noProof/>
          <w:sz w:val="22"/>
        </w:rPr>
        <w:tab/>
      </w:r>
      <w:r w:rsidRPr="00E23EEC">
        <w:rPr>
          <w:rStyle w:val="Hyperlink"/>
          <w:noProof/>
        </w:rPr>
        <w:t>Calibration of Users</w:t>
      </w:r>
      <w:r>
        <w:rPr>
          <w:noProof/>
          <w:webHidden/>
        </w:rPr>
        <w:tab/>
      </w:r>
      <w:r>
        <w:rPr>
          <w:noProof/>
          <w:webHidden/>
        </w:rPr>
        <w:fldChar w:fldCharType="begin"/>
      </w:r>
      <w:r>
        <w:rPr>
          <w:noProof/>
          <w:webHidden/>
        </w:rPr>
        <w:instrText xml:space="preserve"> PAGEREF _Toc323549518 \h </w:instrText>
      </w:r>
      <w:r>
        <w:rPr>
          <w:noProof/>
          <w:webHidden/>
        </w:rPr>
      </w:r>
      <w:r>
        <w:rPr>
          <w:noProof/>
          <w:webHidden/>
        </w:rPr>
        <w:fldChar w:fldCharType="separate"/>
      </w:r>
      <w:ins w:id="10" w:author="Bill" w:date="2012-04-30T17:31:00Z">
        <w:r w:rsidR="009F31EA">
          <w:rPr>
            <w:noProof/>
            <w:webHidden/>
          </w:rPr>
          <w:t>12</w:t>
        </w:r>
      </w:ins>
      <w:del w:id="11" w:author="Bill" w:date="2012-04-30T17:29:00Z">
        <w:r w:rsidR="00F647A3" w:rsidDel="009F31EA">
          <w:rPr>
            <w:noProof/>
            <w:webHidden/>
          </w:rPr>
          <w:delText>11</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"_Toc323549519"</w:instrText>
      </w:r>
      <w:r w:rsidRPr="00E23EEC">
        <w:rPr>
          <w:rStyle w:val="Hyperlink"/>
          <w:noProof/>
        </w:rPr>
        <w:instrText xml:space="preserve"> </w:instrText>
      </w:r>
      <w:r w:rsidRPr="00E23EEC">
        <w:rPr>
          <w:rStyle w:val="Hyperlink"/>
          <w:noProof/>
        </w:rPr>
        <w:fldChar w:fldCharType="separate"/>
      </w:r>
      <w:r w:rsidRPr="00E23EEC">
        <w:rPr>
          <w:rStyle w:val="Hyperlink"/>
          <w:noProof/>
        </w:rPr>
        <w:t>3.3</w:t>
      </w:r>
      <w:r>
        <w:rPr>
          <w:rFonts w:asciiTheme="minorHAnsi" w:hAnsiTheme="minorHAnsi"/>
          <w:noProof/>
          <w:sz w:val="22"/>
        </w:rPr>
        <w:tab/>
      </w:r>
      <w:r w:rsidRPr="00E23EEC">
        <w:rPr>
          <w:rStyle w:val="Hyperlink"/>
          <w:noProof/>
        </w:rPr>
        <w:t>Limited Field of View</w:t>
      </w:r>
      <w:r>
        <w:rPr>
          <w:noProof/>
          <w:webHidden/>
        </w:rPr>
        <w:tab/>
      </w:r>
      <w:r>
        <w:rPr>
          <w:noProof/>
          <w:webHidden/>
        </w:rPr>
        <w:fldChar w:fldCharType="begin"/>
      </w:r>
      <w:r>
        <w:rPr>
          <w:noProof/>
          <w:webHidden/>
        </w:rPr>
        <w:instrText xml:space="preserve"> PAGEREF _Toc323549519 \h </w:instrText>
      </w:r>
      <w:r>
        <w:rPr>
          <w:noProof/>
          <w:webHidden/>
        </w:rPr>
      </w:r>
      <w:r>
        <w:rPr>
          <w:noProof/>
          <w:webHidden/>
        </w:rPr>
        <w:fldChar w:fldCharType="separate"/>
      </w:r>
      <w:ins w:id="12" w:author="Bill" w:date="2012-04-30T17:31:00Z">
        <w:r w:rsidR="009F31EA">
          <w:rPr>
            <w:noProof/>
            <w:webHidden/>
          </w:rPr>
          <w:t>14</w:t>
        </w:r>
      </w:ins>
      <w:del w:id="13" w:author="Bill" w:date="2012-04-30T17:29:00Z">
        <w:r w:rsidR="00F647A3" w:rsidDel="009F31EA">
          <w:rPr>
            <w:noProof/>
            <w:webHidden/>
          </w:rPr>
          <w:delText>13</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"_Toc323549520"</w:instrText>
      </w:r>
      <w:r w:rsidRPr="00E23EEC">
        <w:rPr>
          <w:rStyle w:val="Hyperlink"/>
          <w:noProof/>
        </w:rPr>
        <w:instrText xml:space="preserve"> </w:instrText>
      </w:r>
      <w:r w:rsidRPr="00E23EEC">
        <w:rPr>
          <w:rStyle w:val="Hyperlink"/>
          <w:noProof/>
        </w:rPr>
        <w:fldChar w:fldCharType="separate"/>
      </w:r>
      <w:r w:rsidRPr="00E23EEC">
        <w:rPr>
          <w:rStyle w:val="Hyperlink"/>
          <w:noProof/>
        </w:rPr>
        <w:t>3.4</w:t>
      </w:r>
      <w:r>
        <w:rPr>
          <w:rFonts w:asciiTheme="minorHAnsi" w:hAnsiTheme="minorHAnsi"/>
          <w:noProof/>
          <w:sz w:val="22"/>
        </w:rPr>
        <w:tab/>
      </w:r>
      <w:r w:rsidRPr="00E23EEC">
        <w:rPr>
          <w:rStyle w:val="Hyperlink"/>
          <w:noProof/>
        </w:rPr>
        <w:t>Moving Base Problem</w:t>
      </w:r>
      <w:r>
        <w:rPr>
          <w:noProof/>
          <w:webHidden/>
        </w:rPr>
        <w:tab/>
      </w:r>
      <w:r>
        <w:rPr>
          <w:noProof/>
          <w:webHidden/>
        </w:rPr>
        <w:fldChar w:fldCharType="begin"/>
      </w:r>
      <w:r>
        <w:rPr>
          <w:noProof/>
          <w:webHidden/>
        </w:rPr>
        <w:instrText xml:space="preserve"> PAGEREF _Toc323549520 \h </w:instrText>
      </w:r>
      <w:r>
        <w:rPr>
          <w:noProof/>
          <w:webHidden/>
        </w:rPr>
      </w:r>
      <w:r>
        <w:rPr>
          <w:noProof/>
          <w:webHidden/>
        </w:rPr>
        <w:fldChar w:fldCharType="separate"/>
      </w:r>
      <w:ins w:id="14" w:author="Bill" w:date="2012-04-30T17:31:00Z">
        <w:r w:rsidR="009F31EA">
          <w:rPr>
            <w:noProof/>
            <w:webHidden/>
          </w:rPr>
          <w:t>17</w:t>
        </w:r>
      </w:ins>
      <w:del w:id="15" w:author="Bill" w:date="2012-04-30T17:29:00Z">
        <w:r w:rsidR="00F647A3" w:rsidDel="009F31EA">
          <w:rPr>
            <w:noProof/>
            <w:webHidden/>
          </w:rPr>
          <w:delText>16</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"_Toc323549521"</w:instrText>
      </w:r>
      <w:r w:rsidRPr="00E23EEC">
        <w:rPr>
          <w:rStyle w:val="Hyperlink"/>
          <w:noProof/>
        </w:rPr>
        <w:instrText xml:space="preserve"> </w:instrText>
      </w:r>
      <w:r w:rsidRPr="00E23EEC">
        <w:rPr>
          <w:rStyle w:val="Hyperlink"/>
          <w:noProof/>
        </w:rPr>
        <w:fldChar w:fldCharType="separate"/>
      </w:r>
      <w:r w:rsidRPr="00E23EEC">
        <w:rPr>
          <w:rStyle w:val="Hyperlink"/>
          <w:noProof/>
        </w:rPr>
        <w:t>3.5</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_Toc323549521 \h </w:instrText>
      </w:r>
      <w:r>
        <w:rPr>
          <w:noProof/>
          <w:webHidden/>
        </w:rPr>
      </w:r>
      <w:r>
        <w:rPr>
          <w:noProof/>
          <w:webHidden/>
        </w:rPr>
        <w:fldChar w:fldCharType="separate"/>
      </w:r>
      <w:ins w:id="16" w:author="Bill" w:date="2012-04-30T17:31:00Z">
        <w:r w:rsidR="009F31EA">
          <w:rPr>
            <w:noProof/>
            <w:webHidden/>
          </w:rPr>
          <w:t>19</w:t>
        </w:r>
      </w:ins>
      <w:del w:id="17" w:author="Bill" w:date="2012-04-30T17:29:00Z">
        <w:r w:rsidR="00F647A3" w:rsidDel="009F31EA">
          <w:rPr>
            <w:noProof/>
            <w:webHidden/>
          </w:rPr>
          <w:delText>18</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"_Toc323549522"</w:instrText>
      </w:r>
      <w:r w:rsidRPr="00E23EEC">
        <w:rPr>
          <w:rStyle w:val="Hyperlink"/>
          <w:noProof/>
        </w:rPr>
        <w:instrText xml:space="preserve"> </w:instrText>
      </w:r>
      <w:r w:rsidRPr="00E23EEC">
        <w:rPr>
          <w:rStyle w:val="Hyperlink"/>
          <w:noProof/>
        </w:rPr>
        <w:fldChar w:fldCharType="separate"/>
      </w:r>
      <w:r w:rsidRPr="00E23EEC">
        <w:rPr>
          <w:rStyle w:val="Hyperlink"/>
          <w:noProof/>
        </w:rPr>
        <w:t>4</w:t>
      </w:r>
      <w:r>
        <w:rPr>
          <w:rFonts w:asciiTheme="minorHAnsi" w:hAnsiTheme="minorHAnsi"/>
          <w:noProof/>
          <w:sz w:val="22"/>
        </w:rPr>
        <w:tab/>
      </w:r>
      <w:r w:rsidRPr="00E23EEC">
        <w:rPr>
          <w:rStyle w:val="Hyperlink"/>
          <w:noProof/>
        </w:rPr>
        <w:t>Pan Mount</w:t>
      </w:r>
      <w:r>
        <w:rPr>
          <w:noProof/>
          <w:webHidden/>
        </w:rPr>
        <w:tab/>
      </w:r>
      <w:r>
        <w:rPr>
          <w:noProof/>
          <w:webHidden/>
        </w:rPr>
        <w:fldChar w:fldCharType="begin"/>
      </w:r>
      <w:r>
        <w:rPr>
          <w:noProof/>
          <w:webHidden/>
        </w:rPr>
        <w:instrText xml:space="preserve"> PAGEREF _Toc323549522 \h </w:instrText>
      </w:r>
      <w:r>
        <w:rPr>
          <w:noProof/>
          <w:webHidden/>
        </w:rPr>
      </w:r>
      <w:r>
        <w:rPr>
          <w:noProof/>
          <w:webHidden/>
        </w:rPr>
        <w:fldChar w:fldCharType="separate"/>
      </w:r>
      <w:ins w:id="18" w:author="Bill" w:date="2012-04-30T17:31:00Z">
        <w:r w:rsidR="009F31EA">
          <w:rPr>
            <w:noProof/>
            <w:webHidden/>
          </w:rPr>
          <w:t>20</w:t>
        </w:r>
      </w:ins>
      <w:del w:id="19" w:author="Bill" w:date="2012-04-30T17:29:00Z">
        <w:r w:rsidR="00F647A3" w:rsidDel="009F31EA">
          <w:rPr>
            <w:noProof/>
            <w:webHidden/>
          </w:rPr>
          <w:delText>19</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"_Toc323549523"</w:instrText>
      </w:r>
      <w:r w:rsidRPr="00E23EEC">
        <w:rPr>
          <w:rStyle w:val="Hyperlink"/>
          <w:noProof/>
        </w:rPr>
        <w:instrText xml:space="preserve"> </w:instrText>
      </w:r>
      <w:r w:rsidRPr="00E23EEC">
        <w:rPr>
          <w:rStyle w:val="Hyperlink"/>
          <w:noProof/>
        </w:rPr>
        <w:fldChar w:fldCharType="separate"/>
      </w:r>
      <w:r w:rsidRPr="00E23EEC">
        <w:rPr>
          <w:rStyle w:val="Hyperlink"/>
          <w:noProof/>
        </w:rPr>
        <w:t>4.1</w:t>
      </w:r>
      <w:r>
        <w:rPr>
          <w:rFonts w:asciiTheme="minorHAnsi" w:hAnsiTheme="minorHAnsi"/>
          <w:noProof/>
          <w:sz w:val="22"/>
        </w:rPr>
        <w:tab/>
      </w:r>
      <w:r w:rsidRPr="00E23EEC">
        <w:rPr>
          <w:rStyle w:val="Hyperlink"/>
          <w:noProof/>
        </w:rPr>
        <w:t>Performance</w:t>
      </w:r>
      <w:r>
        <w:rPr>
          <w:noProof/>
          <w:webHidden/>
        </w:rPr>
        <w:tab/>
      </w:r>
      <w:r>
        <w:rPr>
          <w:noProof/>
          <w:webHidden/>
        </w:rPr>
        <w:fldChar w:fldCharType="begin"/>
      </w:r>
      <w:r>
        <w:rPr>
          <w:noProof/>
          <w:webHidden/>
        </w:rPr>
        <w:instrText xml:space="preserve"> PAGEREF _Toc323549523 \h </w:instrText>
      </w:r>
      <w:r>
        <w:rPr>
          <w:noProof/>
          <w:webHidden/>
        </w:rPr>
      </w:r>
      <w:r>
        <w:rPr>
          <w:noProof/>
          <w:webHidden/>
        </w:rPr>
        <w:fldChar w:fldCharType="separate"/>
      </w:r>
      <w:ins w:id="20" w:author="Bill" w:date="2012-04-30T17:31:00Z">
        <w:r w:rsidR="009F31EA">
          <w:rPr>
            <w:noProof/>
            <w:webHidden/>
          </w:rPr>
          <w:t>22</w:t>
        </w:r>
      </w:ins>
      <w:del w:id="21" w:author="Bill" w:date="2012-04-30T17:29:00Z">
        <w:r w:rsidR="00F647A3" w:rsidDel="009F31EA">
          <w:rPr>
            <w:noProof/>
            <w:webHidden/>
          </w:rPr>
          <w:delText>21</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"_Toc323549524"</w:instrText>
      </w:r>
      <w:r w:rsidRPr="00E23EEC">
        <w:rPr>
          <w:rStyle w:val="Hyperlink"/>
          <w:noProof/>
        </w:rPr>
        <w:instrText xml:space="preserve"> </w:instrText>
      </w:r>
      <w:r w:rsidRPr="00E23EEC">
        <w:rPr>
          <w:rStyle w:val="Hyperlink"/>
          <w:noProof/>
        </w:rPr>
        <w:fldChar w:fldCharType="separate"/>
      </w:r>
      <w:r w:rsidRPr="00E23EEC">
        <w:rPr>
          <w:rStyle w:val="Hyperlink"/>
          <w:noProof/>
        </w:rPr>
        <w:t>4.2</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_Toc323549524 \h </w:instrText>
      </w:r>
      <w:r>
        <w:rPr>
          <w:noProof/>
          <w:webHidden/>
        </w:rPr>
      </w:r>
      <w:r>
        <w:rPr>
          <w:noProof/>
          <w:webHidden/>
        </w:rPr>
        <w:fldChar w:fldCharType="separate"/>
      </w:r>
      <w:ins w:id="22" w:author="Bill" w:date="2012-04-30T17:31:00Z">
        <w:r w:rsidR="009F31EA">
          <w:rPr>
            <w:noProof/>
            <w:webHidden/>
          </w:rPr>
          <w:t>25</w:t>
        </w:r>
      </w:ins>
      <w:del w:id="23" w:author="Bill" w:date="2012-04-30T17:29:00Z">
        <w:r w:rsidR="00F647A3" w:rsidDel="009F31EA">
          <w:rPr>
            <w:noProof/>
            <w:webHidden/>
          </w:rPr>
          <w:delText>24</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"_Toc323549525"</w:instrText>
      </w:r>
      <w:r w:rsidRPr="00E23EEC">
        <w:rPr>
          <w:rStyle w:val="Hyperlink"/>
          <w:noProof/>
        </w:rPr>
        <w:instrText xml:space="preserve"> </w:instrText>
      </w:r>
      <w:r w:rsidRPr="00E23EEC">
        <w:rPr>
          <w:rStyle w:val="Hyperlink"/>
          <w:noProof/>
        </w:rPr>
        <w:fldChar w:fldCharType="separate"/>
      </w:r>
      <w:r w:rsidRPr="00E23EEC">
        <w:rPr>
          <w:rStyle w:val="Hyperlink"/>
          <w:noProof/>
        </w:rPr>
        <w:t>5</w:t>
      </w:r>
      <w:r>
        <w:rPr>
          <w:rFonts w:asciiTheme="minorHAnsi" w:hAnsiTheme="minorHAnsi"/>
          <w:noProof/>
          <w:sz w:val="22"/>
        </w:rPr>
        <w:tab/>
      </w:r>
      <w:r w:rsidRPr="00E23EEC">
        <w:rPr>
          <w:rStyle w:val="Hyperlink"/>
          <w:noProof/>
        </w:rPr>
        <w:t>Person Tracking</w:t>
      </w:r>
      <w:r>
        <w:rPr>
          <w:noProof/>
          <w:webHidden/>
        </w:rPr>
        <w:tab/>
      </w:r>
      <w:r>
        <w:rPr>
          <w:noProof/>
          <w:webHidden/>
        </w:rPr>
        <w:fldChar w:fldCharType="begin"/>
      </w:r>
      <w:r>
        <w:rPr>
          <w:noProof/>
          <w:webHidden/>
        </w:rPr>
        <w:instrText xml:space="preserve"> PAGEREF _Toc323549525 \h </w:instrText>
      </w:r>
      <w:r>
        <w:rPr>
          <w:noProof/>
          <w:webHidden/>
        </w:rPr>
      </w:r>
      <w:r>
        <w:rPr>
          <w:noProof/>
          <w:webHidden/>
        </w:rPr>
        <w:fldChar w:fldCharType="separate"/>
      </w:r>
      <w:ins w:id="24" w:author="Bill" w:date="2012-04-30T17:31:00Z">
        <w:r w:rsidR="009F31EA">
          <w:rPr>
            <w:noProof/>
            <w:webHidden/>
          </w:rPr>
          <w:t>27</w:t>
        </w:r>
      </w:ins>
      <w:del w:id="25" w:author="Bill" w:date="2012-04-30T17:29:00Z">
        <w:r w:rsidR="00F647A3" w:rsidDel="009F31EA">
          <w:rPr>
            <w:noProof/>
            <w:webHidden/>
          </w:rPr>
          <w:delText>26</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"_Toc323549526"</w:instrText>
      </w:r>
      <w:r w:rsidRPr="00E23EEC">
        <w:rPr>
          <w:rStyle w:val="Hyperlink"/>
          <w:noProof/>
        </w:rPr>
        <w:instrText xml:space="preserve"> </w:instrText>
      </w:r>
      <w:r w:rsidRPr="00E23EEC">
        <w:rPr>
          <w:rStyle w:val="Hyperlink"/>
          <w:noProof/>
        </w:rPr>
        <w:fldChar w:fldCharType="separate"/>
      </w:r>
      <w:r w:rsidRPr="00E23EEC">
        <w:rPr>
          <w:rStyle w:val="Hyperlink"/>
          <w:noProof/>
        </w:rPr>
        <w:t>5.1</w:t>
      </w:r>
      <w:r>
        <w:rPr>
          <w:rFonts w:asciiTheme="minorHAnsi" w:hAnsiTheme="minorHAnsi"/>
          <w:noProof/>
          <w:sz w:val="22"/>
        </w:rPr>
        <w:tab/>
      </w:r>
      <w:r w:rsidRPr="00E23EEC">
        <w:rPr>
          <w:rStyle w:val="Hyperlink"/>
          <w:noProof/>
        </w:rPr>
        <w:t>Face Detector Node</w:t>
      </w:r>
      <w:r>
        <w:rPr>
          <w:noProof/>
          <w:webHidden/>
        </w:rPr>
        <w:tab/>
      </w:r>
      <w:r>
        <w:rPr>
          <w:noProof/>
          <w:webHidden/>
        </w:rPr>
        <w:fldChar w:fldCharType="begin"/>
      </w:r>
      <w:r>
        <w:rPr>
          <w:noProof/>
          <w:webHidden/>
        </w:rPr>
        <w:instrText xml:space="preserve"> PAGEREF _Toc323549526 \h </w:instrText>
      </w:r>
      <w:r>
        <w:rPr>
          <w:noProof/>
          <w:webHidden/>
        </w:rPr>
      </w:r>
      <w:r>
        <w:rPr>
          <w:noProof/>
          <w:webHidden/>
        </w:rPr>
        <w:fldChar w:fldCharType="separate"/>
      </w:r>
      <w:ins w:id="26" w:author="Bill" w:date="2012-04-30T17:31:00Z">
        <w:r w:rsidR="009F31EA">
          <w:rPr>
            <w:noProof/>
            <w:webHidden/>
          </w:rPr>
          <w:t>27</w:t>
        </w:r>
      </w:ins>
      <w:del w:id="27" w:author="Bill" w:date="2012-04-30T17:29:00Z">
        <w:r w:rsidR="00F647A3" w:rsidDel="009F31EA">
          <w:rPr>
            <w:noProof/>
            <w:webHidden/>
          </w:rPr>
          <w:delText>26</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"_Toc323549527"</w:instrText>
      </w:r>
      <w:r w:rsidRPr="00E23EEC">
        <w:rPr>
          <w:rStyle w:val="Hyperlink"/>
          <w:noProof/>
        </w:rPr>
        <w:instrText xml:space="preserve"> </w:instrText>
      </w:r>
      <w:r w:rsidRPr="00E23EEC">
        <w:rPr>
          <w:rStyle w:val="Hyperlink"/>
          <w:noProof/>
        </w:rPr>
        <w:fldChar w:fldCharType="separate"/>
      </w:r>
      <w:r w:rsidRPr="00E23EEC">
        <w:rPr>
          <w:rStyle w:val="Hyperlink"/>
          <w:noProof/>
        </w:rPr>
        <w:t>5.2</w:t>
      </w:r>
      <w:r>
        <w:rPr>
          <w:rFonts w:asciiTheme="minorHAnsi" w:hAnsiTheme="minorHAnsi"/>
          <w:noProof/>
          <w:sz w:val="22"/>
        </w:rPr>
        <w:tab/>
      </w:r>
      <w:r w:rsidRPr="00E23EEC">
        <w:rPr>
          <w:rStyle w:val="Hyperlink"/>
          <w:noProof/>
        </w:rPr>
        <w:t>Leg Detector Node</w:t>
      </w:r>
      <w:r>
        <w:rPr>
          <w:noProof/>
          <w:webHidden/>
        </w:rPr>
        <w:tab/>
      </w:r>
      <w:r>
        <w:rPr>
          <w:noProof/>
          <w:webHidden/>
        </w:rPr>
        <w:fldChar w:fldCharType="begin"/>
      </w:r>
      <w:r>
        <w:rPr>
          <w:noProof/>
          <w:webHidden/>
        </w:rPr>
        <w:instrText xml:space="preserve"> PAGEREF _Toc323549527 \h </w:instrText>
      </w:r>
      <w:r>
        <w:rPr>
          <w:noProof/>
          <w:webHidden/>
        </w:rPr>
      </w:r>
      <w:r>
        <w:rPr>
          <w:noProof/>
          <w:webHidden/>
        </w:rPr>
        <w:fldChar w:fldCharType="separate"/>
      </w:r>
      <w:ins w:id="28" w:author="Bill" w:date="2012-04-30T17:31:00Z">
        <w:r w:rsidR="009F31EA">
          <w:rPr>
            <w:noProof/>
            <w:webHidden/>
          </w:rPr>
          <w:t>28</w:t>
        </w:r>
      </w:ins>
      <w:del w:id="29" w:author="Bill" w:date="2012-04-30T17:29:00Z">
        <w:r w:rsidR="00F647A3" w:rsidDel="009F31EA">
          <w:rPr>
            <w:noProof/>
            <w:webHidden/>
          </w:rPr>
          <w:delText>27</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"_Toc323549528"</w:instrText>
      </w:r>
      <w:r w:rsidRPr="00E23EEC">
        <w:rPr>
          <w:rStyle w:val="Hyperlink"/>
          <w:noProof/>
        </w:rPr>
        <w:instrText xml:space="preserve"> </w:instrText>
      </w:r>
      <w:r w:rsidRPr="00E23EEC">
        <w:rPr>
          <w:rStyle w:val="Hyperlink"/>
          <w:noProof/>
        </w:rPr>
        <w:fldChar w:fldCharType="separate"/>
      </w:r>
      <w:r w:rsidRPr="00E23EEC">
        <w:rPr>
          <w:rStyle w:val="Hyperlink"/>
          <w:noProof/>
        </w:rPr>
        <w:t>5.3</w:t>
      </w:r>
      <w:r>
        <w:rPr>
          <w:rFonts w:asciiTheme="minorHAnsi" w:hAnsiTheme="minorHAnsi"/>
          <w:noProof/>
          <w:sz w:val="22"/>
        </w:rPr>
        <w:tab/>
      </w:r>
      <w:r w:rsidRPr="00E23EEC">
        <w:rPr>
          <w:rStyle w:val="Hyperlink"/>
          <w:noProof/>
        </w:rPr>
        <w:t>Kinect Body-Detector Node</w:t>
      </w:r>
      <w:r>
        <w:rPr>
          <w:noProof/>
          <w:webHidden/>
        </w:rPr>
        <w:tab/>
      </w:r>
      <w:r>
        <w:rPr>
          <w:noProof/>
          <w:webHidden/>
        </w:rPr>
        <w:fldChar w:fldCharType="begin"/>
      </w:r>
      <w:r>
        <w:rPr>
          <w:noProof/>
          <w:webHidden/>
        </w:rPr>
        <w:instrText xml:space="preserve"> PAGEREF _Toc323549528 \h </w:instrText>
      </w:r>
      <w:r>
        <w:rPr>
          <w:noProof/>
          <w:webHidden/>
        </w:rPr>
      </w:r>
      <w:r>
        <w:rPr>
          <w:noProof/>
          <w:webHidden/>
        </w:rPr>
        <w:fldChar w:fldCharType="separate"/>
      </w:r>
      <w:ins w:id="30" w:author="Bill" w:date="2012-04-30T17:31:00Z">
        <w:r w:rsidR="009F31EA">
          <w:rPr>
            <w:noProof/>
            <w:webHidden/>
          </w:rPr>
          <w:t>29</w:t>
        </w:r>
      </w:ins>
      <w:del w:id="31" w:author="Bill" w:date="2012-04-30T17:29:00Z">
        <w:r w:rsidR="00F647A3" w:rsidDel="009F31EA">
          <w:rPr>
            <w:noProof/>
            <w:webHidden/>
          </w:rPr>
          <w:delText>28</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"_Toc323549529"</w:instrText>
      </w:r>
      <w:r w:rsidRPr="00E23EEC">
        <w:rPr>
          <w:rStyle w:val="Hyperlink"/>
          <w:noProof/>
        </w:rPr>
        <w:instrText xml:space="preserve"> </w:instrText>
      </w:r>
      <w:r w:rsidRPr="00E23EEC">
        <w:rPr>
          <w:rStyle w:val="Hyperlink"/>
          <w:noProof/>
        </w:rPr>
        <w:fldChar w:fldCharType="separate"/>
      </w:r>
      <w:r w:rsidRPr="00E23EEC">
        <w:rPr>
          <w:rStyle w:val="Hyperlink"/>
          <w:noProof/>
        </w:rPr>
        <w:t>6</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_Toc323549529 \h </w:instrText>
      </w:r>
      <w:r>
        <w:rPr>
          <w:noProof/>
          <w:webHidden/>
        </w:rPr>
      </w:r>
      <w:r>
        <w:rPr>
          <w:noProof/>
          <w:webHidden/>
        </w:rPr>
        <w:fldChar w:fldCharType="separate"/>
      </w:r>
      <w:ins w:id="32" w:author="Bill" w:date="2012-04-30T17:31:00Z">
        <w:r w:rsidR="009F31EA">
          <w:rPr>
            <w:noProof/>
            <w:webHidden/>
          </w:rPr>
          <w:t>33</w:t>
        </w:r>
      </w:ins>
      <w:del w:id="33" w:author="Bill" w:date="2012-04-30T17:29:00Z">
        <w:r w:rsidR="00F647A3" w:rsidDel="009F31EA">
          <w:rPr>
            <w:noProof/>
            <w:webHidden/>
          </w:rPr>
          <w:delText>32</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"_Toc323549530"</w:instrText>
      </w:r>
      <w:r w:rsidRPr="00E23EEC">
        <w:rPr>
          <w:rStyle w:val="Hyperlink"/>
          <w:noProof/>
        </w:rPr>
        <w:instrText xml:space="preserve"> </w:instrText>
      </w:r>
      <w:r w:rsidRPr="00E23EEC">
        <w:rPr>
          <w:rStyle w:val="Hyperlink"/>
          <w:noProof/>
        </w:rPr>
        <w:fldChar w:fldCharType="separate"/>
      </w:r>
      <w:r w:rsidRPr="00E23EEC">
        <w:rPr>
          <w:rStyle w:val="Hyperlink"/>
          <w:noProof/>
        </w:rPr>
        <w:t>6.1</w:t>
      </w:r>
      <w:r>
        <w:rPr>
          <w:rFonts w:asciiTheme="minorHAnsi" w:hAnsiTheme="minorHAnsi"/>
          <w:noProof/>
          <w:sz w:val="22"/>
        </w:rPr>
        <w:tab/>
      </w:r>
      <w:r w:rsidRPr="00E23EEC">
        <w:rPr>
          <w:rStyle w:val="Hyperlink"/>
          <w:noProof/>
        </w:rPr>
        <w:t>Point-point planner</w:t>
      </w:r>
      <w:r>
        <w:rPr>
          <w:noProof/>
          <w:webHidden/>
        </w:rPr>
        <w:tab/>
      </w:r>
      <w:r>
        <w:rPr>
          <w:noProof/>
          <w:webHidden/>
        </w:rPr>
        <w:fldChar w:fldCharType="begin"/>
      </w:r>
      <w:r>
        <w:rPr>
          <w:noProof/>
          <w:webHidden/>
        </w:rPr>
        <w:instrText xml:space="preserve"> PAGEREF _Toc323549530 \h </w:instrText>
      </w:r>
      <w:r>
        <w:rPr>
          <w:noProof/>
          <w:webHidden/>
        </w:rPr>
      </w:r>
      <w:r>
        <w:rPr>
          <w:noProof/>
          <w:webHidden/>
        </w:rPr>
        <w:fldChar w:fldCharType="separate"/>
      </w:r>
      <w:ins w:id="34" w:author="Bill" w:date="2012-04-30T17:31:00Z">
        <w:r w:rsidR="009F31EA">
          <w:rPr>
            <w:noProof/>
            <w:webHidden/>
          </w:rPr>
          <w:t>33</w:t>
        </w:r>
      </w:ins>
      <w:del w:id="35" w:author="Bill" w:date="2012-04-30T17:29:00Z">
        <w:r w:rsidR="00F647A3" w:rsidDel="009F31EA">
          <w:rPr>
            <w:noProof/>
            <w:webHidden/>
          </w:rPr>
          <w:delText>32</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"_Toc323549531"</w:instrText>
      </w:r>
      <w:r w:rsidRPr="00E23EEC">
        <w:rPr>
          <w:rStyle w:val="Hyperlink"/>
          <w:noProof/>
        </w:rPr>
        <w:instrText xml:space="preserve"> </w:instrText>
      </w:r>
      <w:r w:rsidRPr="00E23EEC">
        <w:rPr>
          <w:rStyle w:val="Hyperlink"/>
          <w:noProof/>
        </w:rPr>
        <w:fldChar w:fldCharType="separate"/>
      </w:r>
      <w:r w:rsidRPr="00E23EEC">
        <w:rPr>
          <w:rStyle w:val="Hyperlink"/>
          <w:noProof/>
        </w:rPr>
        <w:t>6.2</w:t>
      </w:r>
      <w:r>
        <w:rPr>
          <w:rFonts w:asciiTheme="minorHAnsi" w:hAnsiTheme="minorHAnsi"/>
          <w:noProof/>
          <w:sz w:val="22"/>
        </w:rPr>
        <w:tab/>
      </w:r>
      <w:r w:rsidRPr="00E23EEC">
        <w:rPr>
          <w:rStyle w:val="Hyperlink"/>
          <w:noProof/>
        </w:rPr>
        <w:t>Dynamic Planning</w:t>
      </w:r>
      <w:r>
        <w:rPr>
          <w:noProof/>
          <w:webHidden/>
        </w:rPr>
        <w:tab/>
      </w:r>
      <w:r>
        <w:rPr>
          <w:noProof/>
          <w:webHidden/>
        </w:rPr>
        <w:fldChar w:fldCharType="begin"/>
      </w:r>
      <w:r>
        <w:rPr>
          <w:noProof/>
          <w:webHidden/>
        </w:rPr>
        <w:instrText xml:space="preserve"> PAGEREF _Toc323549531 \h </w:instrText>
      </w:r>
      <w:r>
        <w:rPr>
          <w:noProof/>
          <w:webHidden/>
        </w:rPr>
      </w:r>
      <w:r>
        <w:rPr>
          <w:noProof/>
          <w:webHidden/>
        </w:rPr>
        <w:fldChar w:fldCharType="separate"/>
      </w:r>
      <w:ins w:id="36" w:author="Bill" w:date="2012-04-30T17:31:00Z">
        <w:r w:rsidR="009F31EA">
          <w:rPr>
            <w:noProof/>
            <w:webHidden/>
          </w:rPr>
          <w:t>36</w:t>
        </w:r>
      </w:ins>
      <w:del w:id="37" w:author="Bill" w:date="2012-04-30T17:29:00Z">
        <w:r w:rsidR="00F647A3" w:rsidDel="009F31EA">
          <w:rPr>
            <w:noProof/>
            <w:webHidden/>
          </w:rPr>
          <w:delText>35</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"_Toc323549532"</w:instrText>
      </w:r>
      <w:r w:rsidRPr="00E23EEC">
        <w:rPr>
          <w:rStyle w:val="Hyperlink"/>
          <w:noProof/>
        </w:rPr>
        <w:instrText xml:space="preserve"> </w:instrText>
      </w:r>
      <w:r w:rsidRPr="00E23EEC">
        <w:rPr>
          <w:rStyle w:val="Hyperlink"/>
          <w:noProof/>
        </w:rPr>
        <w:fldChar w:fldCharType="separate"/>
      </w:r>
      <w:r w:rsidRPr="00E23EEC">
        <w:rPr>
          <w:rStyle w:val="Hyperlink"/>
          <w:noProof/>
        </w:rPr>
        <w:t>6.3</w:t>
      </w:r>
      <w:r>
        <w:rPr>
          <w:rFonts w:asciiTheme="minorHAnsi" w:hAnsiTheme="minorHAnsi"/>
          <w:noProof/>
          <w:sz w:val="22"/>
        </w:rPr>
        <w:tab/>
      </w:r>
      <w:r w:rsidRPr="00E23EEC">
        <w:rPr>
          <w:rStyle w:val="Hyperlink"/>
          <w:noProof/>
        </w:rPr>
        <w:t>Goal Generation</w:t>
      </w:r>
      <w:r>
        <w:rPr>
          <w:noProof/>
          <w:webHidden/>
        </w:rPr>
        <w:tab/>
      </w:r>
      <w:r>
        <w:rPr>
          <w:noProof/>
          <w:webHidden/>
        </w:rPr>
        <w:fldChar w:fldCharType="begin"/>
      </w:r>
      <w:r>
        <w:rPr>
          <w:noProof/>
          <w:webHidden/>
        </w:rPr>
        <w:instrText xml:space="preserve"> PAGEREF _Toc323549532 \h </w:instrText>
      </w:r>
      <w:r>
        <w:rPr>
          <w:noProof/>
          <w:webHidden/>
        </w:rPr>
      </w:r>
      <w:r>
        <w:rPr>
          <w:noProof/>
          <w:webHidden/>
        </w:rPr>
        <w:fldChar w:fldCharType="separate"/>
      </w:r>
      <w:ins w:id="38" w:author="Bill" w:date="2012-04-30T17:31:00Z">
        <w:r w:rsidR="009F31EA">
          <w:rPr>
            <w:noProof/>
            <w:webHidden/>
          </w:rPr>
          <w:t>38</w:t>
        </w:r>
      </w:ins>
      <w:del w:id="39" w:author="Bill" w:date="2012-04-30T17:29:00Z">
        <w:r w:rsidR="00F647A3" w:rsidDel="009F31EA">
          <w:rPr>
            <w:noProof/>
            <w:webHidden/>
          </w:rPr>
          <w:delText>37</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"_Toc323549533"</w:instrText>
      </w:r>
      <w:r w:rsidRPr="00E23EEC">
        <w:rPr>
          <w:rStyle w:val="Hyperlink"/>
          <w:noProof/>
        </w:rPr>
        <w:instrText xml:space="preserve"> </w:instrText>
      </w:r>
      <w:r w:rsidRPr="00E23EEC">
        <w:rPr>
          <w:rStyle w:val="Hyperlink"/>
          <w:noProof/>
        </w:rPr>
        <w:fldChar w:fldCharType="separate"/>
      </w:r>
      <w:r w:rsidRPr="00E23EEC">
        <w:rPr>
          <w:rStyle w:val="Hyperlink"/>
          <w:noProof/>
        </w:rPr>
        <w:t>6.4</w:t>
      </w:r>
      <w:r>
        <w:rPr>
          <w:rFonts w:asciiTheme="minorHAnsi" w:hAnsiTheme="minorHAnsi"/>
          <w:noProof/>
          <w:sz w:val="22"/>
        </w:rPr>
        <w:tab/>
      </w:r>
      <w:r w:rsidRPr="00E23EEC">
        <w:rPr>
          <w:rStyle w:val="Hyperlink"/>
          <w:noProof/>
        </w:rPr>
        <w:t>Future Work</w:t>
      </w:r>
      <w:r>
        <w:rPr>
          <w:noProof/>
          <w:webHidden/>
        </w:rPr>
        <w:tab/>
      </w:r>
      <w:r>
        <w:rPr>
          <w:noProof/>
          <w:webHidden/>
        </w:rPr>
        <w:fldChar w:fldCharType="begin"/>
      </w:r>
      <w:r>
        <w:rPr>
          <w:noProof/>
          <w:webHidden/>
        </w:rPr>
        <w:instrText xml:space="preserve"> PAGEREF _Toc323549533 \h </w:instrText>
      </w:r>
      <w:r>
        <w:rPr>
          <w:noProof/>
          <w:webHidden/>
        </w:rPr>
      </w:r>
      <w:r>
        <w:rPr>
          <w:noProof/>
          <w:webHidden/>
        </w:rPr>
        <w:fldChar w:fldCharType="separate"/>
      </w:r>
      <w:ins w:id="40" w:author="Bill" w:date="2012-04-30T17:31:00Z">
        <w:r w:rsidR="009F31EA">
          <w:rPr>
            <w:noProof/>
            <w:webHidden/>
          </w:rPr>
          <w:t>40</w:t>
        </w:r>
      </w:ins>
      <w:del w:id="41" w:author="Bill" w:date="2012-04-30T17:29:00Z">
        <w:r w:rsidR="00F647A3" w:rsidDel="009F31EA">
          <w:rPr>
            <w:noProof/>
            <w:webHidden/>
          </w:rPr>
          <w:delText>39</w:delText>
        </w:r>
      </w:del>
      <w:r>
        <w:rPr>
          <w:noProof/>
          <w:webHidden/>
        </w:rPr>
        <w:fldChar w:fldCharType="end"/>
      </w:r>
      <w:r w:rsidRPr="00E23EEC">
        <w:rPr>
          <w:rStyle w:val="Hyperlink"/>
          <w:noProof/>
        </w:rPr>
        <w:fldChar w:fldCharType="end"/>
      </w:r>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r w:rsidR="00BF40CE" w:rsidRPr="00D51318">
        <w:rPr>
          <w:rStyle w:val="Hyperlink"/>
          <w:noProof/>
        </w:rPr>
        <w:fldChar w:fldCharType="begin"/>
      </w:r>
      <w:r w:rsidR="00BF40CE" w:rsidRPr="00D51318">
        <w:rPr>
          <w:rStyle w:val="Hyperlink"/>
          <w:noProof/>
        </w:rPr>
        <w:instrText xml:space="preserve"> </w:instrText>
      </w:r>
      <w:r w:rsidR="00BF40CE">
        <w:rPr>
          <w:noProof/>
        </w:rPr>
        <w:instrText>HYPERLINK "C:\\Users\\Bill\\Documents\\_School\\_Spring 2012\\thesis\\Document\\Bill_Kulp_Thesis_2012_04_28.docx" \l "_Toc323549534"</w:instrText>
      </w:r>
      <w:r w:rsidR="00BF40CE" w:rsidRPr="00D51318">
        <w:rPr>
          <w:rStyle w:val="Hyperlink"/>
          <w:noProof/>
        </w:rPr>
        <w:instrText xml:space="preserve"> </w:instrText>
      </w:r>
      <w:r w:rsidR="00BF40CE" w:rsidRPr="00D51318">
        <w:rPr>
          <w:rStyle w:val="Hyperlink"/>
          <w:noProof/>
        </w:rPr>
        <w:fldChar w:fldCharType="separate"/>
      </w:r>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r w:rsidR="00BF40CE">
        <w:rPr>
          <w:noProof/>
          <w:webHidden/>
        </w:rPr>
        <w:fldChar w:fldCharType="separate"/>
      </w:r>
      <w:ins w:id="42" w:author="Bill" w:date="2012-04-30T17:31:00Z">
        <w:r w:rsidR="009F31EA">
          <w:rPr>
            <w:noProof/>
            <w:webHidden/>
          </w:rPr>
          <w:t>37</w:t>
        </w:r>
      </w:ins>
      <w:del w:id="43" w:author="Bill" w:date="2012-04-30T17:29:00Z">
        <w:r w:rsidR="00F647A3" w:rsidDel="009F31EA">
          <w:rPr>
            <w:noProof/>
            <w:webHidden/>
          </w:rPr>
          <w:delText>36</w:delText>
        </w:r>
      </w:del>
      <w:r w:rsidR="00BF40CE">
        <w:rPr>
          <w:noProof/>
          <w:webHidden/>
        </w:rPr>
        <w:fldChar w:fldCharType="end"/>
      </w:r>
      <w:r w:rsidR="00BF40CE" w:rsidRPr="00D51318">
        <w:rPr>
          <w:rStyle w:val="Hyperlink"/>
          <w:noProof/>
        </w:rPr>
        <w:fldChar w:fldCharType="end"/>
      </w:r>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r w:rsidR="00BF40CE" w:rsidRPr="00FC415D">
        <w:rPr>
          <w:rStyle w:val="Hyperlink"/>
          <w:noProof/>
        </w:rPr>
        <w:fldChar w:fldCharType="begin"/>
      </w:r>
      <w:r w:rsidR="00BF40CE" w:rsidRPr="00FC415D">
        <w:rPr>
          <w:rStyle w:val="Hyperlink"/>
          <w:noProof/>
        </w:rPr>
        <w:instrText xml:space="preserve"> </w:instrText>
      </w:r>
      <w:r w:rsidR="00BF40CE">
        <w:rPr>
          <w:noProof/>
        </w:rPr>
        <w:instrText>HYPERLINK \l "_Toc323549535"</w:instrText>
      </w:r>
      <w:r w:rsidR="00BF40CE" w:rsidRPr="00FC415D">
        <w:rPr>
          <w:rStyle w:val="Hyperlink"/>
          <w:noProof/>
        </w:rPr>
        <w:instrText xml:space="preserve"> </w:instrText>
      </w:r>
      <w:r w:rsidR="00BF40CE" w:rsidRPr="00FC415D">
        <w:rPr>
          <w:rStyle w:val="Hyperlink"/>
          <w:noProof/>
        </w:rPr>
        <w:fldChar w:fldCharType="separate"/>
      </w:r>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r w:rsidR="00BF40CE">
        <w:rPr>
          <w:noProof/>
          <w:webHidden/>
        </w:rPr>
        <w:fldChar w:fldCharType="separate"/>
      </w:r>
      <w:ins w:id="44" w:author="Bill" w:date="2012-04-30T17:31:00Z">
        <w:r w:rsidR="009F31EA">
          <w:rPr>
            <w:noProof/>
            <w:webHidden/>
          </w:rPr>
          <w:t>13</w:t>
        </w:r>
      </w:ins>
      <w:del w:id="45" w:author="Bill" w:date="2012-04-30T17:29:00Z">
        <w:r w:rsidR="00F647A3" w:rsidDel="009F31EA">
          <w:rPr>
            <w:noProof/>
            <w:webHidden/>
          </w:rPr>
          <w:delText>12</w:delText>
        </w:r>
      </w:del>
      <w:r w:rsidR="00BF40CE">
        <w:rPr>
          <w:noProof/>
          <w:webHidden/>
        </w:rPr>
        <w:fldChar w:fldCharType="end"/>
      </w:r>
      <w:r w:rsidR="00BF40CE"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"_Toc323549536"</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_Toc323549536 \h </w:instrText>
      </w:r>
      <w:r>
        <w:rPr>
          <w:noProof/>
          <w:webHidden/>
        </w:rPr>
      </w:r>
      <w:r>
        <w:rPr>
          <w:noProof/>
          <w:webHidden/>
        </w:rPr>
        <w:fldChar w:fldCharType="separate"/>
      </w:r>
      <w:ins w:id="46" w:author="Bill" w:date="2012-04-30T17:31:00Z">
        <w:r w:rsidR="009F31EA">
          <w:rPr>
            <w:noProof/>
            <w:webHidden/>
          </w:rPr>
          <w:t>15</w:t>
        </w:r>
      </w:ins>
      <w:del w:id="47" w:author="Bill" w:date="2012-04-30T17:29:00Z">
        <w:r w:rsidR="00F647A3" w:rsidDel="009F31EA">
          <w:rPr>
            <w:noProof/>
            <w:webHidden/>
          </w:rPr>
          <w:delText>14</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"_Toc323549537"</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_Toc323549537 \h </w:instrText>
      </w:r>
      <w:r>
        <w:rPr>
          <w:noProof/>
          <w:webHidden/>
        </w:rPr>
      </w:r>
      <w:r>
        <w:rPr>
          <w:noProof/>
          <w:webHidden/>
        </w:rPr>
        <w:fldChar w:fldCharType="separate"/>
      </w:r>
      <w:ins w:id="48" w:author="Bill" w:date="2012-04-30T17:31:00Z">
        <w:r w:rsidR="009F31EA">
          <w:rPr>
            <w:noProof/>
            <w:webHidden/>
          </w:rPr>
          <w:t>17</w:t>
        </w:r>
      </w:ins>
      <w:del w:id="49" w:author="Bill" w:date="2012-04-30T17:29:00Z">
        <w:r w:rsidR="00F647A3" w:rsidDel="009F31EA">
          <w:rPr>
            <w:noProof/>
            <w:webHidden/>
          </w:rPr>
          <w:delText>16</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"_Toc323549538"</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_Toc323549538 \h </w:instrText>
      </w:r>
      <w:r>
        <w:rPr>
          <w:noProof/>
          <w:webHidden/>
        </w:rPr>
      </w:r>
      <w:r>
        <w:rPr>
          <w:noProof/>
          <w:webHidden/>
        </w:rPr>
        <w:fldChar w:fldCharType="separate"/>
      </w:r>
      <w:ins w:id="50" w:author="Bill" w:date="2012-04-30T17:31:00Z">
        <w:r w:rsidR="009F31EA">
          <w:rPr>
            <w:noProof/>
            <w:webHidden/>
          </w:rPr>
          <w:t>18</w:t>
        </w:r>
      </w:ins>
      <w:del w:id="51" w:author="Bill" w:date="2012-04-30T17:29:00Z">
        <w:r w:rsidR="00F647A3" w:rsidDel="009F31EA">
          <w:rPr>
            <w:noProof/>
            <w:webHidden/>
          </w:rPr>
          <w:delText>17</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"_Toc323549539"</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_Toc323549539 \h </w:instrText>
      </w:r>
      <w:r>
        <w:rPr>
          <w:noProof/>
          <w:webHidden/>
        </w:rPr>
      </w:r>
      <w:r>
        <w:rPr>
          <w:noProof/>
          <w:webHidden/>
        </w:rPr>
        <w:fldChar w:fldCharType="separate"/>
      </w:r>
      <w:ins w:id="52" w:author="Bill" w:date="2012-04-30T17:31:00Z">
        <w:r w:rsidR="009F31EA">
          <w:rPr>
            <w:noProof/>
            <w:webHidden/>
          </w:rPr>
          <w:t>21</w:t>
        </w:r>
      </w:ins>
      <w:del w:id="53" w:author="Bill" w:date="2012-04-30T17:29:00Z">
        <w:r w:rsidR="00F647A3" w:rsidDel="009F31EA">
          <w:rPr>
            <w:noProof/>
            <w:webHidden/>
          </w:rPr>
          <w:delText>20</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"_Toc323549540"</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_Toc323549540 \h </w:instrText>
      </w:r>
      <w:r>
        <w:rPr>
          <w:noProof/>
          <w:webHidden/>
        </w:rPr>
      </w:r>
      <w:r>
        <w:rPr>
          <w:noProof/>
          <w:webHidden/>
        </w:rPr>
        <w:fldChar w:fldCharType="separate"/>
      </w:r>
      <w:ins w:id="54" w:author="Bill" w:date="2012-04-30T17:31:00Z">
        <w:r w:rsidR="009F31EA">
          <w:rPr>
            <w:noProof/>
            <w:webHidden/>
          </w:rPr>
          <w:t>22</w:t>
        </w:r>
      </w:ins>
      <w:del w:id="55" w:author="Bill" w:date="2012-04-30T17:29:00Z">
        <w:r w:rsidR="00F647A3" w:rsidDel="009F31EA">
          <w:rPr>
            <w:noProof/>
            <w:webHidden/>
          </w:rPr>
          <w:delText>21</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"_Toc323549541"</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_Toc323549541 \h </w:instrText>
      </w:r>
      <w:r>
        <w:rPr>
          <w:noProof/>
          <w:webHidden/>
        </w:rPr>
      </w:r>
      <w:r>
        <w:rPr>
          <w:noProof/>
          <w:webHidden/>
        </w:rPr>
        <w:fldChar w:fldCharType="separate"/>
      </w:r>
      <w:ins w:id="56" w:author="Bill" w:date="2012-04-30T17:31:00Z">
        <w:r w:rsidR="009F31EA">
          <w:rPr>
            <w:noProof/>
            <w:webHidden/>
          </w:rPr>
          <w:t>23</w:t>
        </w:r>
      </w:ins>
      <w:del w:id="57" w:author="Bill" w:date="2012-04-30T17:29:00Z">
        <w:r w:rsidR="00F647A3" w:rsidDel="009F31EA">
          <w:rPr>
            <w:noProof/>
            <w:webHidden/>
          </w:rPr>
          <w:delText>22</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"_Toc323549542"</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_Toc323549542 \h </w:instrText>
      </w:r>
      <w:r>
        <w:rPr>
          <w:noProof/>
          <w:webHidden/>
        </w:rPr>
      </w:r>
      <w:r>
        <w:rPr>
          <w:noProof/>
          <w:webHidden/>
        </w:rPr>
        <w:fldChar w:fldCharType="separate"/>
      </w:r>
      <w:ins w:id="58" w:author="Bill" w:date="2012-04-30T17:31:00Z">
        <w:r w:rsidR="009F31EA">
          <w:rPr>
            <w:noProof/>
            <w:webHidden/>
          </w:rPr>
          <w:t>24</w:t>
        </w:r>
      </w:ins>
      <w:del w:id="59" w:author="Bill" w:date="2012-04-30T17:29:00Z">
        <w:r w:rsidR="00F647A3" w:rsidDel="009F31EA">
          <w:rPr>
            <w:noProof/>
            <w:webHidden/>
          </w:rPr>
          <w:delText>23</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"_Toc323549543"</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_Toc323549543 \h </w:instrText>
      </w:r>
      <w:r>
        <w:rPr>
          <w:noProof/>
          <w:webHidden/>
        </w:rPr>
      </w:r>
      <w:r>
        <w:rPr>
          <w:noProof/>
          <w:webHidden/>
        </w:rPr>
        <w:fldChar w:fldCharType="separate"/>
      </w:r>
      <w:ins w:id="60" w:author="Bill" w:date="2012-04-30T17:31:00Z">
        <w:r w:rsidR="009F31EA">
          <w:rPr>
            <w:noProof/>
            <w:webHidden/>
          </w:rPr>
          <w:t>25</w:t>
        </w:r>
      </w:ins>
      <w:del w:id="61" w:author="Bill" w:date="2012-04-30T17:29:00Z">
        <w:r w:rsidR="00F647A3" w:rsidDel="009F31EA">
          <w:rPr>
            <w:noProof/>
            <w:webHidden/>
          </w:rPr>
          <w:delText>24</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"_Toc323549544"</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_Toc323549544 \h </w:instrText>
      </w:r>
      <w:r>
        <w:rPr>
          <w:noProof/>
          <w:webHidden/>
        </w:rPr>
      </w:r>
      <w:r>
        <w:rPr>
          <w:noProof/>
          <w:webHidden/>
        </w:rPr>
        <w:fldChar w:fldCharType="separate"/>
      </w:r>
      <w:ins w:id="62" w:author="Bill" w:date="2012-04-30T17:31:00Z">
        <w:r w:rsidR="009F31EA">
          <w:rPr>
            <w:noProof/>
            <w:webHidden/>
          </w:rPr>
          <w:t>30</w:t>
        </w:r>
      </w:ins>
      <w:del w:id="63" w:author="Bill" w:date="2012-04-30T17:29:00Z">
        <w:r w:rsidR="00F647A3" w:rsidDel="009F31EA">
          <w:rPr>
            <w:noProof/>
            <w:webHidden/>
          </w:rPr>
          <w:delText>29</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"_Toc323549545"</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_Toc323549545 \h </w:instrText>
      </w:r>
      <w:r>
        <w:rPr>
          <w:noProof/>
          <w:webHidden/>
        </w:rPr>
      </w:r>
      <w:r>
        <w:rPr>
          <w:noProof/>
          <w:webHidden/>
        </w:rPr>
        <w:fldChar w:fldCharType="separate"/>
      </w:r>
      <w:ins w:id="64" w:author="Bill" w:date="2012-04-30T17:31:00Z">
        <w:r w:rsidR="009F31EA">
          <w:rPr>
            <w:noProof/>
            <w:webHidden/>
          </w:rPr>
          <w:t>30</w:t>
        </w:r>
      </w:ins>
      <w:del w:id="65" w:author="Bill" w:date="2012-04-30T17:29:00Z">
        <w:r w:rsidR="00F647A3" w:rsidDel="009F31EA">
          <w:rPr>
            <w:noProof/>
            <w:webHidden/>
          </w:rPr>
          <w:delText>29</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"_Toc323549546"</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_Toc323549546 \h </w:instrText>
      </w:r>
      <w:r>
        <w:rPr>
          <w:noProof/>
          <w:webHidden/>
        </w:rPr>
      </w:r>
      <w:r>
        <w:rPr>
          <w:noProof/>
          <w:webHidden/>
        </w:rPr>
        <w:fldChar w:fldCharType="separate"/>
      </w:r>
      <w:ins w:id="66" w:author="Bill" w:date="2012-04-30T17:31:00Z">
        <w:r w:rsidR="009F31EA">
          <w:rPr>
            <w:noProof/>
            <w:webHidden/>
          </w:rPr>
          <w:t>35</w:t>
        </w:r>
      </w:ins>
      <w:del w:id="67" w:author="Bill" w:date="2012-04-30T17:29:00Z">
        <w:r w:rsidR="00F647A3" w:rsidDel="009F31EA">
          <w:rPr>
            <w:noProof/>
            <w:webHidden/>
          </w:rPr>
          <w:delText>34</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"_Toc323549547"</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13: Harlie's motion primitives</w:t>
      </w:r>
      <w:r>
        <w:rPr>
          <w:noProof/>
          <w:webHidden/>
        </w:rPr>
        <w:tab/>
      </w:r>
      <w:r>
        <w:rPr>
          <w:noProof/>
          <w:webHidden/>
        </w:rPr>
        <w:fldChar w:fldCharType="begin"/>
      </w:r>
      <w:r>
        <w:rPr>
          <w:noProof/>
          <w:webHidden/>
        </w:rPr>
        <w:instrText xml:space="preserve"> PAGEREF _Toc323549547 \h </w:instrText>
      </w:r>
      <w:r>
        <w:rPr>
          <w:noProof/>
          <w:webHidden/>
        </w:rPr>
      </w:r>
      <w:r>
        <w:rPr>
          <w:noProof/>
          <w:webHidden/>
        </w:rPr>
        <w:fldChar w:fldCharType="separate"/>
      </w:r>
      <w:ins w:id="68" w:author="Bill" w:date="2012-04-30T17:31:00Z">
        <w:r w:rsidR="009F31EA">
          <w:rPr>
            <w:noProof/>
            <w:webHidden/>
          </w:rPr>
          <w:t>36</w:t>
        </w:r>
      </w:ins>
      <w:del w:id="69" w:author="Bill" w:date="2012-04-30T17:29:00Z">
        <w:r w:rsidR="00F647A3" w:rsidDel="009F31EA">
          <w:rPr>
            <w:noProof/>
            <w:webHidden/>
          </w:rPr>
          <w:delText>35</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"_Toc323549548"</w:instrText>
      </w:r>
      <w:r w:rsidRPr="00FC415D">
        <w:rPr>
          <w:rStyle w:val="Hyperlink"/>
          <w:noProof/>
        </w:rPr>
        <w:instrText xml:space="preserve"> </w:instrText>
      </w:r>
      <w:r w:rsidRPr="00FC415D">
        <w:rPr>
          <w:rStyle w:val="Hyperlink"/>
          <w:noProof/>
        </w:rPr>
        <w:fldChar w:fldCharType="separate"/>
      </w:r>
      <w:r w:rsidRPr="00FC415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_Toc323549548 \h </w:instrText>
      </w:r>
      <w:r>
        <w:rPr>
          <w:noProof/>
          <w:webHidden/>
        </w:rPr>
      </w:r>
      <w:r>
        <w:rPr>
          <w:noProof/>
          <w:webHidden/>
        </w:rPr>
        <w:fldChar w:fldCharType="separate"/>
      </w:r>
      <w:ins w:id="70" w:author="Bill" w:date="2012-04-30T17:31:00Z">
        <w:r w:rsidR="009F31EA">
          <w:rPr>
            <w:noProof/>
            <w:webHidden/>
          </w:rPr>
          <w:t>39</w:t>
        </w:r>
      </w:ins>
      <w:del w:id="71" w:author="Bill" w:date="2012-04-30T17:29:00Z">
        <w:r w:rsidR="00F647A3" w:rsidDel="009F31EA">
          <w:rPr>
            <w:noProof/>
            <w:webHidden/>
          </w:rPr>
          <w:delText>38</w:delText>
        </w:r>
      </w:del>
      <w:r>
        <w:rPr>
          <w:noProof/>
          <w:webHidden/>
        </w:rPr>
        <w:fldChar w:fldCharType="end"/>
      </w:r>
      <w:r w:rsidRPr="00FC415D">
        <w:rPr>
          <w:rStyle w:val="Hyperlink"/>
          <w:noProof/>
        </w:rPr>
        <w:fldChar w:fldCharType="end"/>
      </w:r>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72" w:name="_Toc323549510"/>
      <w:r>
        <w:lastRenderedPageBreak/>
        <w:t>Introduction</w:t>
      </w:r>
      <w:r w:rsidR="00236A08">
        <w:t xml:space="preserve"> and Background</w:t>
      </w:r>
      <w:bookmarkEnd w:id="72"/>
    </w:p>
    <w:p w:rsidR="005C05ED" w:rsidDel="00B85BF1" w:rsidRDefault="00AF35B7">
      <w:pPr>
        <w:spacing w:line="480" w:lineRule="auto"/>
        <w:ind w:firstLine="720"/>
        <w:rPr>
          <w:del w:id="73" w:author="Bill" w:date="2012-04-30T17:01:00Z"/>
        </w:rPr>
      </w:pPr>
      <w:r>
        <w:t>Human-machine interaction is a highly active area of res</w:t>
      </w:r>
      <w:r w:rsidR="00523AC0">
        <w:t>earch in the field of robotics</w:t>
      </w:r>
      <w:r w:rsidR="005209F2">
        <w:t>.</w:t>
      </w:r>
      <w:r w:rsidR="00523AC0">
        <w:t xml:space="preserve"> </w:t>
      </w:r>
      <w:ins w:id="74" w:author="Bill" w:date="2012-05-02T21:01:00Z">
        <w:r w:rsidR="00FC59E7">
          <w:t xml:space="preserve"> A</w:t>
        </w:r>
      </w:ins>
      <w:del w:id="75" w:author="Bill" w:date="2012-05-02T21:01:00Z">
        <w:r w:rsidR="00523AC0" w:rsidDel="00FC59E7">
          <w:delText xml:space="preserve"> </w:delText>
        </w:r>
      </w:del>
      <w:ins w:id="76" w:author="Bill" w:date="2012-04-30T21:10:00Z">
        <w:r w:rsidR="00710F25">
          <w:t xml:space="preserve"> fundamental </w:t>
        </w:r>
      </w:ins>
      <w:ins w:id="77" w:author="Bill" w:date="2012-05-02T21:01:00Z">
        <w:r w:rsidR="00FC59E7">
          <w:t>task</w:t>
        </w:r>
      </w:ins>
      <w:ins w:id="78" w:author="Bill" w:date="2012-04-30T21:07:00Z">
        <w:r w:rsidR="00FC59E7">
          <w:t xml:space="preserve"> is the ability to detect and follow a human</w:t>
        </w:r>
      </w:ins>
      <w:ins w:id="79" w:author="Bill" w:date="2012-04-30T21:05:00Z">
        <w:r w:rsidR="00710F25">
          <w:t>.</w:t>
        </w:r>
      </w:ins>
      <w:ins w:id="80" w:author="Bill" w:date="2012-04-30T21:07:00Z">
        <w:r w:rsidR="00710F25">
          <w:t xml:space="preserve">  This </w:t>
        </w:r>
      </w:ins>
      <w:ins w:id="81" w:author="Bill" w:date="2012-04-30T21:11:00Z">
        <w:r w:rsidR="00710F25">
          <w:t>deceptively</w:t>
        </w:r>
      </w:ins>
      <w:ins w:id="82" w:author="Bill" w:date="2012-04-30T21:07:00Z">
        <w:r w:rsidR="00710F25">
          <w:t xml:space="preserve"> simple task could open a huge range of possibilities</w:t>
        </w:r>
      </w:ins>
      <w:del w:id="83" w:author="Bill" w:date="2012-04-30T21:06:00Z">
        <w:r w:rsidR="00523AC0" w:rsidDel="00710F25">
          <w:delText xml:space="preserve">Being able to </w:delText>
        </w:r>
      </w:del>
      <w:del w:id="84" w:author="Bill" w:date="2012-04-30T21:05:00Z">
        <w:r w:rsidR="00523AC0" w:rsidDel="00710F25">
          <w:delText xml:space="preserve">seamlessly </w:delText>
        </w:r>
      </w:del>
      <w:del w:id="85" w:author="Bill" w:date="2012-04-30T21:06:00Z">
        <w:r w:rsidR="00523AC0" w:rsidDel="00710F25">
          <w:delText xml:space="preserve">interact with humans </w:delText>
        </w:r>
      </w:del>
      <w:del w:id="86" w:author="Bill" w:date="2012-04-30T21:05:00Z">
        <w:r w:rsidR="00523AC0" w:rsidDel="00710F25">
          <w:delText xml:space="preserve">opens </w:delText>
        </w:r>
      </w:del>
      <w:del w:id="87" w:author="Bill" w:date="2012-04-30T21:06:00Z">
        <w:r w:rsidR="00523AC0" w:rsidDel="00710F25">
          <w:delText xml:space="preserve">up a whole range of </w:delText>
        </w:r>
      </w:del>
      <w:del w:id="88" w:author="Bill" w:date="2012-04-30T16:52:00Z">
        <w:r w:rsidR="00523AC0" w:rsidDel="002713AF">
          <w:delText xml:space="preserve">possible </w:delText>
        </w:r>
      </w:del>
      <w:del w:id="89" w:author="Bill" w:date="2012-04-30T21:06:00Z">
        <w:r w:rsidR="00523AC0" w:rsidDel="00710F25">
          <w:delText>applications</w:delText>
        </w:r>
        <w:r w:rsidR="00FB5F83" w:rsidDel="00710F25">
          <w:delText>.</w:delText>
        </w:r>
        <w:r w:rsidR="005209F2" w:rsidDel="00710F25">
          <w:delText xml:space="preserve">  </w:delText>
        </w:r>
      </w:del>
      <w:del w:id="90" w:author="Bill" w:date="2012-04-30T16:53:00Z">
        <w:r w:rsidR="00FB5F83" w:rsidDel="002713AF">
          <w:delText>One concept f</w:delText>
        </w:r>
      </w:del>
      <w:del w:id="91" w:author="Bill" w:date="2012-04-30T21:06:00Z">
        <w:r w:rsidR="00FB5F83" w:rsidDel="00710F25">
          <w:delText xml:space="preserve">undamental to human-machine interaction is the ability to </w:delText>
        </w:r>
        <w:r w:rsidR="005C05ED" w:rsidDel="00710F25">
          <w:delText xml:space="preserve">track and </w:delText>
        </w:r>
        <w:r w:rsidR="00FB5F83" w:rsidDel="00710F25">
          <w:delText xml:space="preserve">follow a </w:delText>
        </w:r>
        <w:r w:rsidR="005C05ED" w:rsidDel="00710F25">
          <w:delText>certain</w:delText>
        </w:r>
        <w:r w:rsidR="00FB5F83" w:rsidDel="00710F25">
          <w:delText xml:space="preserve"> user</w:delText>
        </w:r>
      </w:del>
      <w:del w:id="92" w:author="Bill" w:date="2012-04-30T21:07:00Z">
        <w:r w:rsidR="00FB5F83" w:rsidDel="00710F25">
          <w:delText>.</w:delText>
        </w:r>
      </w:del>
      <w:ins w:id="93" w:author="Bill" w:date="2012-04-30T21:07:00Z">
        <w:r w:rsidR="00710F25">
          <w:t>.</w:t>
        </w:r>
      </w:ins>
      <w:r w:rsidR="00FB5F83">
        <w:t xml:space="preserve">  </w:t>
      </w:r>
      <w:r w:rsidR="00523AC0">
        <w:t>A smart wheelchair could automatically follow a nurse through a hallway [site Chad’s thesis].  A pack robot could follow a soldier into combat</w:t>
      </w:r>
      <w:r w:rsidR="00825C2A">
        <w:t>, or a tourguide robot could intelligently lead a group of people</w:t>
      </w:r>
      <w:ins w:id="94" w:author="Bill" w:date="2012-04-30T16:53:00Z">
        <w:r w:rsidR="002713AF">
          <w:t xml:space="preserve"> through a museum.</w:t>
        </w:r>
      </w:ins>
      <w:del w:id="95" w:author="Bill" w:date="2012-04-30T16:53:00Z">
        <w:r w:rsidR="00825C2A" w:rsidDel="002713AF">
          <w:delText>.</w:delText>
        </w:r>
      </w:del>
    </w:p>
    <w:p w:rsidR="00B85BF1" w:rsidRDefault="00F324C7">
      <w:pPr>
        <w:spacing w:line="480" w:lineRule="auto"/>
        <w:ind w:firstLine="720"/>
        <w:rPr>
          <w:ins w:id="96" w:author="Bill" w:date="2012-04-30T17:01:00Z"/>
        </w:rPr>
      </w:pPr>
      <w:del w:id="97" w:author="Bill" w:date="2012-04-30T17:01:00Z">
        <w:r w:rsidDel="00B85BF1">
          <w:delText xml:space="preserve"> </w:delText>
        </w:r>
      </w:del>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del w:id="98" w:author="Bill" w:date="2012-04-30T21:11:00Z">
        <w:r w:rsidR="00D22590" w:rsidDel="00710F25">
          <w:delText xml:space="preserve">and </w:delText>
        </w:r>
      </w:del>
      <w:ins w:id="99" w:author="Bill" w:date="2012-04-30T21:11:00Z">
        <w:r w:rsidR="00710F25">
          <w:t>and their appearances change over time with</w:t>
        </w:r>
      </w:ins>
      <w:del w:id="100" w:author="Bill" w:date="2012-04-30T21:12:00Z">
        <w:r w:rsidR="00D22590" w:rsidDel="00710F25">
          <w:delText>their appearance changes over time with</w:delText>
        </w:r>
      </w:del>
      <w:r w:rsidR="00D22590">
        <w:t xml:space="preserve"> changes in posture and </w:t>
      </w:r>
      <w:del w:id="101" w:author="Bill" w:date="2012-05-02T21:01:00Z">
        <w:r w:rsidR="00D22590" w:rsidDel="00FC59E7">
          <w:delText>picking up objects</w:delText>
        </w:r>
      </w:del>
      <w:ins w:id="102" w:author="Bill" w:date="2012-05-02T21:01:00Z">
        <w:r w:rsidR="00FC59E7">
          <w:t>lighting</w:t>
        </w:r>
      </w:ins>
      <w:r w:rsidR="00D22590">
        <w:t xml:space="preserve">.  </w:t>
      </w:r>
      <w:r w:rsidR="00333C89">
        <w:t xml:space="preserve">The background of a real-world scene contains a great deal of </w:t>
      </w:r>
      <w:proofErr w:type="spellStart"/>
      <w:r w:rsidR="00333C89">
        <w:t>clutter</w:t>
      </w:r>
      <w:ins w:id="103" w:author="Bill" w:date="2012-05-02T21:02:00Z">
        <w:r w:rsidR="00FC59E7">
          <w:t>ring</w:t>
        </w:r>
      </w:ins>
      <w:proofErr w:type="spellEnd"/>
      <w:del w:id="104" w:author="Bill" w:date="2012-05-02T21:02:00Z">
        <w:r w:rsidR="00333C89" w:rsidDel="00FC59E7">
          <w:delText xml:space="preserve"> in</w:delText>
        </w:r>
      </w:del>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ins w:id="105" w:author="Bill" w:date="2012-05-02T21:02:00Z">
        <w:r w:rsidR="00FC59E7">
          <w:t xml:space="preserve">  Recently, much research has focused on the task of person following from a mobile robot.  The remainder of this chapter will provide an overview of the current technologies.</w:t>
        </w:r>
      </w:ins>
    </w:p>
    <w:p w:rsidR="00236A08" w:rsidRDefault="00236A08" w:rsidP="00193048">
      <w:pPr>
        <w:pStyle w:val="Heading2"/>
      </w:pPr>
      <w:bookmarkStart w:id="106" w:name="_Toc323549511"/>
      <w:r>
        <w:t>Computer Vision</w:t>
      </w:r>
      <w:bookmarkEnd w:id="106"/>
    </w:p>
    <w:p w:rsidR="00520ED1" w:rsidRDefault="00DF2C28" w:rsidP="00281685">
      <w:pPr>
        <w:spacing w:line="480" w:lineRule="auto"/>
        <w:ind w:firstLine="720"/>
        <w:rPr>
          <w:ins w:id="107" w:author="Bill" w:date="2012-04-30T16:57:00Z"/>
        </w:rPr>
      </w:pPr>
      <w:r>
        <w:t xml:space="preserve">Of all the various sensors available to mobile robots, cameras </w:t>
      </w:r>
      <w:ins w:id="108" w:author="Bill" w:date="2012-04-30T18:02:00Z">
        <w:r w:rsidR="00AF4EAC">
          <w:t xml:space="preserve">are </w:t>
        </w:r>
      </w:ins>
      <w:del w:id="109" w:author="Bill" w:date="2012-04-30T18:02:00Z">
        <w:r w:rsidDel="00AF4EAC">
          <w:delText>with computer vision algorithms are</w:delText>
        </w:r>
        <w:r w:rsidR="005844FD" w:rsidDel="00AF4EAC">
          <w:delText xml:space="preserve"> </w:delText>
        </w:r>
      </w:del>
      <w:r w:rsidR="005844FD">
        <w:t xml:space="preserve">most often used for person tracking.  </w:t>
      </w:r>
      <w:r>
        <w:t>High-resolution color cameras are inexpensive</w:t>
      </w:r>
      <w:del w:id="110" w:author="Bill" w:date="2012-05-02T21:13:00Z">
        <w:r w:rsidDel="00FC59E7">
          <w:delText>,</w:delText>
        </w:r>
      </w:del>
      <w:r>
        <w:t xml:space="preserve"> </w:t>
      </w:r>
      <w:r>
        <w:lastRenderedPageBreak/>
        <w:t>and vision-based tracking is intuitive to us as humans.</w:t>
      </w:r>
      <w:ins w:id="111" w:author="Bill" w:date="2012-04-30T18:02:00Z">
        <w:r w:rsidR="00583590">
          <w:t xml:space="preserve">  Computer vision algorithms are very diverse, and this section will </w:t>
        </w:r>
      </w:ins>
      <w:ins w:id="112" w:author="Bill" w:date="2012-04-30T18:03:00Z">
        <w:r w:rsidR="00583590">
          <w:t>touch</w:t>
        </w:r>
      </w:ins>
      <w:ins w:id="113" w:author="Bill" w:date="2012-04-30T18:02:00Z">
        <w:r w:rsidR="00583590">
          <w:t xml:space="preserve"> </w:t>
        </w:r>
      </w:ins>
      <w:ins w:id="114" w:author="Bill" w:date="2012-04-30T18:03:00Z">
        <w:r w:rsidR="00583590">
          <w:t>on the most popular approaches.</w:t>
        </w:r>
      </w:ins>
    </w:p>
    <w:p w:rsidR="005844FD" w:rsidDel="00520ED1" w:rsidRDefault="00DF2C28">
      <w:pPr>
        <w:spacing w:line="480" w:lineRule="auto"/>
        <w:ind w:firstLine="720"/>
        <w:rPr>
          <w:del w:id="115" w:author="Bill" w:date="2012-04-30T16:57:00Z"/>
        </w:rPr>
      </w:pPr>
      <w:del w:id="116" w:author="Bill" w:date="2012-04-30T16:57:00Z">
        <w:r w:rsidDel="00520ED1">
          <w:delText xml:space="preserve">  </w:delText>
        </w:r>
        <w:r w:rsidR="005844FD" w:rsidDel="00520ED1">
          <w:delText xml:space="preserve">Binocular </w:delText>
        </w:r>
      </w:del>
      <w:del w:id="117" w:author="Bill" w:date="2012-04-30T16:54:00Z">
        <w:r w:rsidR="005844FD" w:rsidDel="002713AF">
          <w:delText>and monocular cameras are inexpensive and common on mobile robots</w:delText>
        </w:r>
      </w:del>
      <w:del w:id="118" w:author="Bill" w:date="2012-04-30T16:57:00Z">
        <w:r w:rsidR="00825C2A" w:rsidDel="00520ED1">
          <w:delText xml:space="preserve">.  </w:delText>
        </w:r>
      </w:del>
      <w:moveFromRangeStart w:id="119" w:author="Bill" w:date="2012-04-30T16:57:00Z" w:name="move323568352"/>
      <w:moveFrom w:id="120" w:author="Bill" w:date="2012-04-30T16:57:00Z">
        <w:r w:rsidR="00825C2A" w:rsidDel="00520ED1">
          <w:t xml:space="preserve">Omnidirectional cameras are sometimes used, as in </w:t>
        </w:r>
        <w:r w:rsidR="00825C2A" w:rsidRPr="00825C2A" w:rsidDel="00520ED1">
          <w:t>Kobilarov</w:t>
        </w:r>
        <w:r w:rsidR="00825C2A" w:rsidDel="00520ED1">
          <w:t xml:space="preserve"> et. al. </w:t>
        </w:r>
        <w:r w:rsidR="006D75F8" w:rsidDel="00520ED1">
          <w:t xml:space="preserve">with the advantage of being aware of targets all around the robot, although omnidirectional cameras often have issues with distortion and limited resolution </w:t>
        </w:r>
      </w:moveFrom>
      <w:sdt>
        <w:sdtPr>
          <w:id w:val="875422656"/>
          <w:citation/>
        </w:sdtPr>
        <w:sdtContent>
          <w:moveFrom w:id="121" w:author="Bill" w:date="2012-04-30T16:57:00Z">
            <w:r w:rsidR="00825C2A" w:rsidDel="00520ED1">
              <w:fldChar w:fldCharType="begin"/>
            </w:r>
            <w:r w:rsidR="00825C2A" w:rsidDel="00520ED1">
              <w:instrText xml:space="preserve"> CITATION Kob06 \l 1033 </w:instrText>
            </w:r>
            <w:r w:rsidR="00825C2A" w:rsidDel="00520ED1">
              <w:fldChar w:fldCharType="separate"/>
            </w:r>
            <w:r w:rsidR="00345E51" w:rsidRPr="00193048" w:rsidDel="00F647A3">
              <w:rPr>
                <w:noProof/>
              </w:rPr>
              <w:t>[1]</w:t>
            </w:r>
            <w:r w:rsidR="00825C2A" w:rsidDel="00520ED1">
              <w:fldChar w:fldCharType="end"/>
            </w:r>
          </w:moveFrom>
        </w:sdtContent>
      </w:sdt>
      <w:moveFrom w:id="122" w:author="Bill" w:date="2012-04-30T16:57:00Z">
        <w:r w:rsidR="00825C2A" w:rsidDel="00520ED1">
          <w:t>.</w:t>
        </w:r>
      </w:moveFrom>
      <w:moveFromRangeEnd w:id="119"/>
    </w:p>
    <w:p w:rsidR="00281685" w:rsidRDefault="00281685" w:rsidP="00281685">
      <w:pPr>
        <w:spacing w:line="480" w:lineRule="auto"/>
        <w:ind w:firstLine="720"/>
      </w:pPr>
      <w:del w:id="123" w:author="Bill" w:date="2012-04-30T16:57:00Z">
        <w:r w:rsidDel="00520ED1">
          <w:delText>Many</w:delText>
        </w:r>
      </w:del>
      <w:ins w:id="124" w:author="Bill" w:date="2012-04-30T16:57:00Z">
        <w:r w:rsidR="00520ED1">
          <w:t>Some</w:t>
        </w:r>
      </w:ins>
      <w:r>
        <w:t xml:space="preserve"> vision systems require the user to face the camera to provide a consistent view or to allow face detection.  Face detection is </w:t>
      </w:r>
      <w:del w:id="125" w:author="Bill" w:date="2012-04-30T16:54:00Z">
        <w:r w:rsidR="008C55FD" w:rsidDel="002713AF">
          <w:delText xml:space="preserve">often </w:delText>
        </w:r>
      </w:del>
      <w:ins w:id="126" w:author="Bill" w:date="2012-04-30T16:58:00Z">
        <w:r w:rsidR="00B85BF1">
          <w:t>sometimes</w:t>
        </w:r>
      </w:ins>
      <w:ins w:id="127" w:author="Bill" w:date="2012-04-30T16:54:00Z">
        <w:r w:rsidR="002713AF">
          <w:t xml:space="preserve"> </w:t>
        </w:r>
      </w:ins>
      <w:r w:rsidR="008C55FD">
        <w:t>used</w:t>
      </w:r>
      <w:r>
        <w:t xml:space="preserve"> to re-initialize </w:t>
      </w:r>
      <w:del w:id="128" w:author="Bill" w:date="2012-04-30T16:54:00Z">
        <w:r w:rsidDel="002713AF">
          <w:delText xml:space="preserve">the </w:delText>
        </w:r>
      </w:del>
      <w:ins w:id="129" w:author="Bill" w:date="2012-04-30T16:54:00Z">
        <w:r w:rsidR="002713AF">
          <w:t xml:space="preserve">a </w:t>
        </w:r>
      </w:ins>
      <w:r>
        <w:t xml:space="preserve">tracker after occlusion or target loss </w:t>
      </w:r>
      <w:sdt>
        <w:sdtPr>
          <w:id w:val="1711687456"/>
          <w:citation/>
        </w:sdtPr>
        <w:sdtContent>
          <w:r>
            <w:fldChar w:fldCharType="begin"/>
          </w:r>
          <w:r>
            <w:instrText xml:space="preserve"> CITATION Ger09 \l 1033 </w:instrText>
          </w:r>
          <w:r>
            <w:fldChar w:fldCharType="separate"/>
          </w:r>
          <w:ins w:id="130" w:author="Bill" w:date="2012-04-30T17:31:00Z">
            <w:r w:rsidR="009F31EA" w:rsidRPr="009F31EA">
              <w:rPr>
                <w:noProof/>
                <w:rPrChange w:id="131" w:author="Bill" w:date="2012-04-30T17:31:00Z">
                  <w:rPr>
                    <w:rFonts w:eastAsia="Times New Roman"/>
                  </w:rPr>
                </w:rPrChange>
              </w:rPr>
              <w:t>[2]</w:t>
            </w:r>
          </w:ins>
          <w:del w:id="132" w:author="Bill" w:date="2012-04-30T13:22:00Z">
            <w:r w:rsidR="00345E51" w:rsidRPr="00193048" w:rsidDel="00F647A3">
              <w:rPr>
                <w:noProof/>
              </w:rPr>
              <w:delText>[2]</w:delText>
            </w:r>
          </w:del>
          <w:r>
            <w:fldChar w:fldCharType="end"/>
          </w:r>
        </w:sdtContent>
      </w:sdt>
      <w:r w:rsidR="008C55FD">
        <w:t xml:space="preserve"> because human faces are highly distinctive</w:t>
      </w:r>
      <w:ins w:id="133" w:author="Bill" w:date="2012-04-30T16:57:00Z">
        <w:r w:rsidR="00520ED1">
          <w:t xml:space="preserve"> </w:t>
        </w:r>
      </w:ins>
      <w:del w:id="134" w:author="Bill" w:date="2012-04-30T16:57:00Z">
        <w:r w:rsidR="00014CD6" w:rsidDel="00520ED1">
          <w:delText xml:space="preserve">, </w:delText>
        </w:r>
      </w:del>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ins w:id="135" w:author="Bill" w:date="2012-04-30T17:31:00Z">
            <w:r w:rsidR="009F31EA" w:rsidRPr="009F31EA">
              <w:rPr>
                <w:noProof/>
                <w:rPrChange w:id="136" w:author="Bill" w:date="2012-04-30T17:31:00Z">
                  <w:rPr>
                    <w:rFonts w:eastAsia="Times New Roman"/>
                  </w:rPr>
                </w:rPrChange>
              </w:rPr>
              <w:t>[3]</w:t>
            </w:r>
          </w:ins>
          <w:del w:id="137" w:author="Bill" w:date="2012-04-30T13:22:00Z">
            <w:r w:rsidR="00345E51" w:rsidRPr="00193048" w:rsidDel="00F647A3">
              <w:rPr>
                <w:noProof/>
              </w:rPr>
              <w:delText>[3]</w:delText>
            </w:r>
          </w:del>
          <w:r w:rsidR="006D75F8">
            <w:fldChar w:fldCharType="end"/>
          </w:r>
        </w:sdtContent>
      </w:sdt>
      <w:r>
        <w:t>.</w:t>
      </w:r>
      <w:ins w:id="138" w:author="Bill" w:date="2012-04-30T16:57:00Z">
        <w:r w:rsidR="00520ED1">
          <w:t xml:space="preserve">  </w:t>
        </w:r>
      </w:ins>
      <w:ins w:id="139" w:author="Bill" w:date="2012-04-30T16:58:00Z">
        <w:r w:rsidR="00520ED1">
          <w:t>While requiring the target to face the robot may work for applications such as a tourguide, it is</w:t>
        </w:r>
      </w:ins>
      <w:ins w:id="140" w:author="Bill" w:date="2012-04-30T16:57:00Z">
        <w:r w:rsidR="00520ED1">
          <w:t xml:space="preserve"> an inconvenient </w:t>
        </w:r>
      </w:ins>
      <w:ins w:id="141" w:author="Bill" w:date="2012-04-30T16:58:00Z">
        <w:r w:rsidR="00520ED1">
          <w:t>burden to place on a person following system.</w:t>
        </w:r>
      </w:ins>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ins w:id="142" w:author="Bill" w:date="2012-04-30T17:31:00Z">
            <w:r w:rsidR="009F31EA" w:rsidRPr="009F31EA">
              <w:rPr>
                <w:noProof/>
                <w:rPrChange w:id="143" w:author="Bill" w:date="2012-04-30T17:31:00Z">
                  <w:rPr>
                    <w:rFonts w:eastAsia="Times New Roman"/>
                  </w:rPr>
                </w:rPrChange>
              </w:rPr>
              <w:t>[4]</w:t>
            </w:r>
          </w:ins>
          <w:del w:id="144" w:author="Bill" w:date="2012-04-30T13:22:00Z">
            <w:r w:rsidR="00345E51" w:rsidRPr="00193048" w:rsidDel="00F647A3">
              <w:rPr>
                <w:noProof/>
              </w:rPr>
              <w:delText>[4]</w:delText>
            </w:r>
          </w:del>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ins w:id="145" w:author="Bill" w:date="2012-04-30T16:55:00Z">
        <w:r w:rsidR="002713AF">
          <w:t xml:space="preserve">approaches </w:t>
        </w:r>
      </w:ins>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ins w:id="146" w:author="Bill" w:date="2012-04-30T17:31:00Z">
            <w:r w:rsidR="009F31EA" w:rsidRPr="009F31EA">
              <w:rPr>
                <w:noProof/>
                <w:rPrChange w:id="147" w:author="Bill" w:date="2012-04-30T17:31:00Z">
                  <w:rPr>
                    <w:rFonts w:eastAsia="Times New Roman"/>
                  </w:rPr>
                </w:rPrChange>
              </w:rPr>
              <w:t>[5]</w:t>
            </w:r>
          </w:ins>
          <w:del w:id="148" w:author="Bill" w:date="2012-04-30T13:22:00Z">
            <w:r w:rsidR="00345E51" w:rsidRPr="00193048" w:rsidDel="00F647A3">
              <w:rPr>
                <w:noProof/>
              </w:rPr>
              <w:delText>[5]</w:delText>
            </w:r>
          </w:del>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ins w:id="149" w:author="Bill" w:date="2012-04-30T17:03:00Z">
        <w:r w:rsidR="00AE71DF">
          <w:t xml:space="preserve">  </w:t>
        </w:r>
      </w:ins>
      <w:ins w:id="150" w:author="Bill" w:date="2012-04-30T17:04:00Z">
        <w:r w:rsidR="00AE71DF">
          <w:t>More complicated approaches may track areas of multiple colors, or compute a color histogram for a</w:t>
        </w:r>
      </w:ins>
      <w:ins w:id="151" w:author="Bill" w:date="2012-05-02T21:14:00Z">
        <w:r w:rsidR="00580F65">
          <w:t>n area of interest</w:t>
        </w:r>
      </w:ins>
      <w:ins w:id="152" w:author="Bill" w:date="2012-04-30T17:04:00Z">
        <w:r w:rsidR="00AE71DF">
          <w:t xml:space="preserve">.  </w:t>
        </w:r>
      </w:ins>
      <w:ins w:id="153" w:author="Bill" w:date="2012-04-30T17:03:00Z">
        <w:r w:rsidR="00AE71DF">
          <w:t>Skin colors are also frequently tracked.</w:t>
        </w:r>
      </w:ins>
    </w:p>
    <w:p w:rsidR="00D05AF7" w:rsidRDefault="003964F8">
      <w:pPr>
        <w:spacing w:line="480" w:lineRule="auto"/>
        <w:ind w:firstLine="720"/>
      </w:pPr>
      <w:r>
        <w:t xml:space="preserve">Going beyond color, </w:t>
      </w:r>
      <w:del w:id="154" w:author="Bill" w:date="2012-05-02T21:14:00Z">
        <w:r w:rsidDel="00580F65">
          <w:delText>another common approach</w:delText>
        </w:r>
      </w:del>
      <w:ins w:id="155" w:author="Bill" w:date="2012-05-02T21:14:00Z">
        <w:r w:rsidR="00580F65">
          <w:t xml:space="preserve">many authors have </w:t>
        </w:r>
      </w:ins>
      <w:del w:id="156" w:author="Bill" w:date="2012-05-02T21:14:00Z">
        <w:r w:rsidDel="00580F65">
          <w:delText xml:space="preserve"> is to </w:delText>
        </w:r>
      </w:del>
      <w:ins w:id="157" w:author="Bill" w:date="2012-05-02T21:14:00Z">
        <w:r w:rsidR="00580F65">
          <w:t>taken the approach of identifying</w:t>
        </w:r>
      </w:ins>
      <w:del w:id="158" w:author="Bill" w:date="2012-05-02T21:14:00Z">
        <w:r w:rsidDel="00580F65">
          <w:delText>identify</w:delText>
        </w:r>
      </w:del>
      <w:r>
        <w:t xml:space="preserve"> certain shape</w:t>
      </w:r>
      <w:ins w:id="159" w:author="Bill" w:date="2012-04-30T16:55:00Z">
        <w:r w:rsidR="002713AF">
          <w:t>s</w:t>
        </w:r>
      </w:ins>
      <w:r>
        <w:t xml:space="preserve"> </w:t>
      </w:r>
      <w:r w:rsidR="009224AA">
        <w:t>relating to human bodies</w:t>
      </w:r>
      <w:del w:id="160" w:author="Bill" w:date="2012-04-30T16:55:00Z">
        <w:r w:rsidR="009224AA" w:rsidDel="002713AF">
          <w:delText xml:space="preserve">, </w:delText>
        </w:r>
        <w:r w:rsidDel="002713AF">
          <w:delText xml:space="preserve">often using cascades of </w:delText>
        </w:r>
        <w:r w:rsidR="00C6715A" w:rsidDel="002713AF">
          <w:delText>Haar-like features</w:delText>
        </w:r>
        <w:r w:rsidR="00C6715A" w:rsidRPr="00C6715A" w:rsidDel="002713AF">
          <w:delText xml:space="preserve"> </w:delText>
        </w:r>
      </w:del>
      <w:customXmlDelRangeStart w:id="161" w:author="Bill" w:date="2012-04-30T16:55:00Z"/>
      <w:sdt>
        <w:sdtPr>
          <w:id w:val="-1297836388"/>
          <w:citation/>
        </w:sdtPr>
        <w:sdtContent>
          <w:customXmlDelRangeEnd w:id="161"/>
          <w:del w:id="162" w:author="Bill" w:date="2012-04-30T16:55:00Z">
            <w:r w:rsidR="00C6715A" w:rsidDel="002713AF">
              <w:fldChar w:fldCharType="begin"/>
            </w:r>
            <w:r w:rsidR="00C6715A" w:rsidDel="002713AF">
              <w:delInstrText xml:space="preserve"> CITATION Vio01 \l 1033 </w:delInstrText>
            </w:r>
            <w:r w:rsidR="00C6715A" w:rsidDel="002713AF">
              <w:fldChar w:fldCharType="separate"/>
            </w:r>
          </w:del>
          <w:del w:id="163" w:author="Bill" w:date="2012-04-30T13:22:00Z">
            <w:r w:rsidR="00345E51" w:rsidRPr="00193048" w:rsidDel="00F647A3">
              <w:rPr>
                <w:noProof/>
              </w:rPr>
              <w:delText>[6]</w:delText>
            </w:r>
          </w:del>
          <w:del w:id="164" w:author="Bill" w:date="2012-04-30T16:55:00Z">
            <w:r w:rsidR="00C6715A" w:rsidDel="002713AF">
              <w:fldChar w:fldCharType="end"/>
            </w:r>
          </w:del>
          <w:customXmlDelRangeStart w:id="165" w:author="Bill" w:date="2012-04-30T16:55:00Z"/>
        </w:sdtContent>
      </w:sdt>
      <w:customXmlDelRangeEnd w:id="165"/>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ins w:id="166" w:author="Bill" w:date="2012-04-30T17:31:00Z">
            <w:r w:rsidR="009F31EA" w:rsidRPr="009F31EA">
              <w:rPr>
                <w:noProof/>
                <w:rPrChange w:id="167" w:author="Bill" w:date="2012-04-30T17:31:00Z">
                  <w:rPr>
                    <w:rFonts w:eastAsia="Times New Roman"/>
                  </w:rPr>
                </w:rPrChange>
              </w:rPr>
              <w:t>[7]</w:t>
            </w:r>
          </w:ins>
          <w:del w:id="168" w:author="Bill" w:date="2012-04-30T13:22:00Z">
            <w:r w:rsidR="00345E51" w:rsidRPr="00193048" w:rsidDel="00F647A3">
              <w:rPr>
                <w:noProof/>
              </w:rPr>
              <w:delText>[7]</w:delText>
            </w:r>
          </w:del>
          <w:r w:rsidR="006211C8">
            <w:fldChar w:fldCharType="end"/>
          </w:r>
        </w:sdtContent>
      </w:sdt>
      <w:ins w:id="169" w:author="Bill" w:date="2012-04-30T16:55:00Z">
        <w:r w:rsidR="002713AF">
          <w:t>, and is often done using cascades of Haar-like features</w:t>
        </w:r>
        <w:r w:rsidR="002713AF" w:rsidRPr="00C6715A">
          <w:t xml:space="preserve"> </w:t>
        </w:r>
      </w:ins>
      <w:customXmlInsRangeStart w:id="170" w:author="Bill" w:date="2012-04-30T16:55:00Z"/>
      <w:sdt>
        <w:sdtPr>
          <w:id w:val="1203749177"/>
          <w:citation/>
        </w:sdtPr>
        <w:sdtContent>
          <w:customXmlInsRangeEnd w:id="170"/>
          <w:ins w:id="171" w:author="Bill" w:date="2012-04-30T16:55:00Z">
            <w:r w:rsidR="002713AF">
              <w:fldChar w:fldCharType="begin"/>
            </w:r>
            <w:r w:rsidR="002713AF">
              <w:instrText xml:space="preserve"> CITATION Vio01 \l 1033 </w:instrText>
            </w:r>
            <w:r w:rsidR="002713AF">
              <w:fldChar w:fldCharType="separate"/>
            </w:r>
          </w:ins>
          <w:ins w:id="172" w:author="Bill" w:date="2012-04-30T17:31:00Z">
            <w:r w:rsidR="009F31EA" w:rsidRPr="009F31EA">
              <w:rPr>
                <w:noProof/>
                <w:rPrChange w:id="173" w:author="Bill" w:date="2012-04-30T17:31:00Z">
                  <w:rPr>
                    <w:rFonts w:eastAsia="Times New Roman"/>
                  </w:rPr>
                </w:rPrChange>
              </w:rPr>
              <w:t>[6]</w:t>
            </w:r>
          </w:ins>
          <w:ins w:id="174" w:author="Bill" w:date="2012-04-30T16:55:00Z">
            <w:r w:rsidR="002713AF">
              <w:fldChar w:fldCharType="end"/>
            </w:r>
          </w:ins>
          <w:customXmlInsRangeStart w:id="175" w:author="Bill" w:date="2012-04-30T16:55:00Z"/>
        </w:sdtContent>
      </w:sdt>
      <w:customXmlInsRangeEnd w:id="175"/>
      <w:r w:rsidR="006211C8">
        <w:t xml:space="preserve">.  </w:t>
      </w:r>
      <w:r w:rsidR="00FE35B7">
        <w:t>S</w:t>
      </w:r>
      <w:r w:rsidR="00C6715A">
        <w:t xml:space="preserve">ome </w:t>
      </w:r>
      <w:del w:id="176" w:author="Bill" w:date="2012-04-30T16:55:00Z">
        <w:r w:rsidR="00C6715A" w:rsidDel="002713AF">
          <w:delText xml:space="preserve">methods </w:delText>
        </w:r>
      </w:del>
      <w:ins w:id="177" w:author="Bill" w:date="2012-04-30T16:55:00Z">
        <w:r w:rsidR="002713AF">
          <w:t xml:space="preserve">authors </w:t>
        </w:r>
      </w:ins>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ins w:id="178" w:author="Bill" w:date="2012-04-30T17:31:00Z">
            <w:r w:rsidR="009F31EA" w:rsidRPr="009F31EA">
              <w:rPr>
                <w:noProof/>
                <w:rPrChange w:id="179" w:author="Bill" w:date="2012-04-30T17:31:00Z">
                  <w:rPr>
                    <w:rFonts w:eastAsia="Times New Roman"/>
                  </w:rPr>
                </w:rPrChange>
              </w:rPr>
              <w:t>[8]</w:t>
            </w:r>
          </w:ins>
          <w:del w:id="180" w:author="Bill" w:date="2012-04-30T13:22:00Z">
            <w:r w:rsidR="00345E51" w:rsidRPr="00193048" w:rsidDel="00F647A3">
              <w:rPr>
                <w:noProof/>
              </w:rPr>
              <w:delText>[8]</w:delText>
            </w:r>
          </w:del>
          <w:r w:rsidR="00C6715A">
            <w:fldChar w:fldCharType="end"/>
          </w:r>
        </w:sdtContent>
      </w:sdt>
      <w:r w:rsidR="00C6715A">
        <w:t>.  Such systems combine many weak classifiers to create a strong classifier, using a training algorithm such as AdaBoost.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ins w:id="181" w:author="Bill" w:date="2012-05-02T21:15:00Z">
        <w:r w:rsidR="00196B8C">
          <w:t>,</w:t>
        </w:r>
      </w:ins>
      <w:r w:rsidR="00CA22C5">
        <w:t xml:space="preserve"> </w:t>
      </w:r>
      <w:r>
        <w:t xml:space="preserve">geometric </w:t>
      </w:r>
      <w:r w:rsidR="00CA22C5">
        <w:t xml:space="preserve">feature.  A number of popular algorithms including </w:t>
      </w:r>
      <w:r w:rsidR="00A67241">
        <w:t xml:space="preserve">SIFT </w:t>
      </w:r>
      <w:sdt>
        <w:sdtPr>
          <w:id w:val="532237605"/>
          <w:citation/>
        </w:sdtPr>
        <w:sdtContent>
          <w:r w:rsidR="00A67241">
            <w:fldChar w:fldCharType="begin"/>
          </w:r>
          <w:r w:rsidR="00A67241">
            <w:instrText xml:space="preserve"> CITATION Low041 \l 1033 </w:instrText>
          </w:r>
          <w:r w:rsidR="00A67241">
            <w:fldChar w:fldCharType="separate"/>
          </w:r>
          <w:ins w:id="182" w:author="Bill" w:date="2012-04-30T17:31:00Z">
            <w:r w:rsidR="009F31EA" w:rsidRPr="009F31EA">
              <w:rPr>
                <w:noProof/>
                <w:rPrChange w:id="183" w:author="Bill" w:date="2012-04-30T17:31:00Z">
                  <w:rPr>
                    <w:rFonts w:eastAsia="Times New Roman"/>
                  </w:rPr>
                </w:rPrChange>
              </w:rPr>
              <w:t>[9]</w:t>
            </w:r>
          </w:ins>
          <w:del w:id="184" w:author="Bill" w:date="2012-04-30T13:22:00Z">
            <w:r w:rsidR="00345E51" w:rsidRPr="00193048" w:rsidDel="00F647A3">
              <w:rPr>
                <w:noProof/>
              </w:rPr>
              <w:delText>[9]</w:delText>
            </w:r>
          </w:del>
          <w:r w:rsidR="00A67241">
            <w:fldChar w:fldCharType="end"/>
          </w:r>
        </w:sdtContent>
      </w:sdt>
      <w:r w:rsidR="008301E4">
        <w:t xml:space="preserve">, </w:t>
      </w:r>
      <w:r w:rsidR="00CA22C5">
        <w:t>SURF</w:t>
      </w:r>
      <w:r w:rsidR="008301E4">
        <w:t>, and HOG</w:t>
      </w:r>
      <w:r w:rsidR="002A5E26">
        <w:t xml:space="preserve"> </w:t>
      </w:r>
      <w:sdt>
        <w:sdtPr>
          <w:id w:val="612178255"/>
          <w:citation/>
        </w:sdtPr>
        <w:sdtContent>
          <w:r w:rsidR="002A5E26">
            <w:fldChar w:fldCharType="begin"/>
          </w:r>
          <w:r w:rsidR="002A5E26">
            <w:instrText xml:space="preserve"> CITATION Mit11 \l 1033 </w:instrText>
          </w:r>
          <w:r w:rsidR="002A5E26">
            <w:fldChar w:fldCharType="separate"/>
          </w:r>
          <w:ins w:id="185" w:author="Bill" w:date="2012-04-30T17:31:00Z">
            <w:r w:rsidR="009F31EA" w:rsidRPr="009F31EA">
              <w:rPr>
                <w:noProof/>
                <w:rPrChange w:id="186" w:author="Bill" w:date="2012-04-30T17:31:00Z">
                  <w:rPr>
                    <w:rFonts w:eastAsia="Times New Roman"/>
                  </w:rPr>
                </w:rPrChange>
              </w:rPr>
              <w:t>[7]</w:t>
            </w:r>
          </w:ins>
          <w:del w:id="187" w:author="Bill" w:date="2012-04-30T13:22:00Z">
            <w:r w:rsidR="00345E51" w:rsidRPr="00193048" w:rsidDel="00F647A3">
              <w:rPr>
                <w:noProof/>
              </w:rPr>
              <w:delText>[7]</w:delText>
            </w:r>
          </w:del>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These algorithms are commonly used for object detection</w:t>
      </w:r>
      <w:del w:id="188" w:author="Bill" w:date="2012-04-30T16:56:00Z">
        <w:r w:rsidR="00D559B8" w:rsidDel="002713AF">
          <w:delText>,</w:delText>
        </w:r>
      </w:del>
      <w:r w:rsidR="00D559B8">
        <w:t xml:space="preserve"> and prove </w:t>
      </w:r>
      <w:r w:rsidR="00CA22C5">
        <w:t xml:space="preserve">useful in real-world scenes </w:t>
      </w:r>
      <w:r w:rsidR="00D559B8">
        <w:t>where</w:t>
      </w:r>
      <w:r w:rsidR="00CA22C5">
        <w:t xml:space="preserve"> people appear at multiple ranges and orientations.  </w:t>
      </w:r>
      <w:del w:id="189" w:author="Bill" w:date="2012-04-30T16:56:00Z">
        <w:r w:rsidR="00635D8F" w:rsidDel="002713AF">
          <w:delText xml:space="preserve">These </w:delText>
        </w:r>
      </w:del>
      <w:ins w:id="190" w:author="Bill" w:date="2012-04-30T16:56:00Z">
        <w:r w:rsidR="002713AF">
          <w:t>K</w:t>
        </w:r>
      </w:ins>
      <w:del w:id="191" w:author="Bill" w:date="2012-04-30T16:56:00Z">
        <w:r w:rsidR="00635D8F" w:rsidDel="002713AF">
          <w:delText>k</w:delText>
        </w:r>
      </w:del>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ins w:id="192" w:author="Bill" w:date="2012-05-02T21:15:00Z">
        <w:r w:rsidR="00196B8C">
          <w:t>.</w:t>
        </w:r>
      </w:ins>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ins w:id="193" w:author="Bill" w:date="2012-04-30T17:31:00Z">
            <w:r w:rsidR="009F31EA" w:rsidRPr="009F31EA">
              <w:rPr>
                <w:noProof/>
                <w:rPrChange w:id="194" w:author="Bill" w:date="2012-04-30T17:31:00Z">
                  <w:rPr>
                    <w:rFonts w:eastAsia="Times New Roman"/>
                  </w:rPr>
                </w:rPrChange>
              </w:rPr>
              <w:t>[10]</w:t>
            </w:r>
          </w:ins>
          <w:del w:id="195" w:author="Bill" w:date="2012-04-30T13:22:00Z">
            <w:r w:rsidR="00345E51" w:rsidRPr="00193048" w:rsidDel="00F647A3">
              <w:rPr>
                <w:noProof/>
              </w:rPr>
              <w:delText>[10]</w:delText>
            </w:r>
          </w:del>
          <w:r w:rsidR="00CA22C5">
            <w:fldChar w:fldCharType="end"/>
          </w:r>
        </w:sdtContent>
      </w:sdt>
      <w:r w:rsidR="00CA22C5">
        <w:t>.</w:t>
      </w:r>
      <w:r w:rsidR="00825C2A">
        <w:t xml:space="preserve">  </w:t>
      </w:r>
    </w:p>
    <w:p w:rsidR="00520ED1" w:rsidDel="00520ED1" w:rsidRDefault="00DF2C28" w:rsidP="00520ED1">
      <w:pPr>
        <w:spacing w:line="480" w:lineRule="auto"/>
        <w:ind w:firstLine="720"/>
        <w:rPr>
          <w:del w:id="196" w:author="Bill" w:date="2012-04-30T16:57:00Z"/>
        </w:rPr>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ins w:id="197" w:author="Bill" w:date="2012-04-30T17:31:00Z">
            <w:r w:rsidR="009F31EA" w:rsidRPr="009F31EA">
              <w:rPr>
                <w:noProof/>
                <w:rPrChange w:id="198" w:author="Bill" w:date="2012-04-30T17:31:00Z">
                  <w:rPr>
                    <w:rFonts w:eastAsia="Times New Roman"/>
                  </w:rPr>
                </w:rPrChange>
              </w:rPr>
              <w:t>[7]</w:t>
            </w:r>
          </w:ins>
          <w:del w:id="199" w:author="Bill" w:date="2012-04-30T13:22:00Z">
            <w:r w:rsidR="00345E51" w:rsidRPr="00193048" w:rsidDel="00F647A3">
              <w:rPr>
                <w:noProof/>
              </w:rPr>
              <w:delText>[7]</w:delText>
            </w:r>
          </w:del>
          <w:r w:rsidR="006211C8">
            <w:fldChar w:fldCharType="end"/>
          </w:r>
        </w:sdtContent>
      </w:sdt>
      <w:r w:rsidR="00D41CF1">
        <w:t>.</w:t>
      </w:r>
      <w:ins w:id="200" w:author="Bill" w:date="2012-04-30T16:57:00Z">
        <w:r w:rsidR="00520ED1">
          <w:t xml:space="preserve">  </w:t>
        </w:r>
      </w:ins>
      <w:moveToRangeStart w:id="201" w:author="Bill" w:date="2012-04-30T16:57:00Z" w:name="move323568352"/>
      <w:moveTo w:id="202" w:author="Bill" w:date="2012-04-30T16:57:00Z">
        <w:r w:rsidR="00520ED1">
          <w:t xml:space="preserve">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al</w:t>
        </w:r>
        <w:proofErr w:type="gramEnd"/>
        <w:r w:rsidR="00520ED1">
          <w:t xml:space="preserve">. with the advantage of being aware of targets all around the robot, although omnidirectional cameras often have issues with distortion and limited resolution </w:t>
        </w:r>
      </w:moveTo>
      <w:sdt>
        <w:sdtPr>
          <w:id w:val="774827365"/>
          <w:citation/>
        </w:sdtPr>
        <w:sdtContent>
          <w:moveTo w:id="203" w:author="Bill" w:date="2012-04-30T16:57:00Z">
            <w:r w:rsidR="00520ED1">
              <w:fldChar w:fldCharType="begin"/>
            </w:r>
            <w:r w:rsidR="00520ED1">
              <w:instrText xml:space="preserve"> CITATION Kob06 \l 1033 </w:instrText>
            </w:r>
            <w:r w:rsidR="00520ED1">
              <w:fldChar w:fldCharType="separate"/>
            </w:r>
          </w:moveTo>
          <w:ins w:id="204" w:author="Bill" w:date="2012-04-30T17:31:00Z">
            <w:r w:rsidR="009F31EA" w:rsidRPr="009F31EA">
              <w:rPr>
                <w:noProof/>
                <w:rPrChange w:id="205" w:author="Bill" w:date="2012-04-30T17:31:00Z">
                  <w:rPr>
                    <w:rFonts w:eastAsia="Times New Roman"/>
                  </w:rPr>
                </w:rPrChange>
              </w:rPr>
              <w:t>[1]</w:t>
            </w:r>
          </w:ins>
          <w:moveTo w:id="206" w:author="Bill" w:date="2012-04-30T16:57:00Z">
            <w:del w:id="207" w:author="Bill" w:date="2012-04-30T17:29:00Z">
              <w:r w:rsidR="00520ED1" w:rsidRPr="000A76CA" w:rsidDel="009F31EA">
                <w:rPr>
                  <w:noProof/>
                </w:rPr>
                <w:delText>[1]</w:delText>
              </w:r>
            </w:del>
            <w:r w:rsidR="00520ED1">
              <w:fldChar w:fldCharType="end"/>
            </w:r>
          </w:moveTo>
        </w:sdtContent>
      </w:sdt>
      <w:moveTo w:id="208" w:author="Bill" w:date="2012-04-30T16:57:00Z">
        <w:r w:rsidR="00520ED1">
          <w:t>.</w:t>
        </w:r>
      </w:moveTo>
    </w:p>
    <w:moveToRangeEnd w:id="201"/>
    <w:p w:rsidR="00D41CF1" w:rsidRDefault="00D41CF1">
      <w:pPr>
        <w:spacing w:line="480" w:lineRule="auto"/>
        <w:ind w:firstLine="720"/>
      </w:pPr>
    </w:p>
    <w:p w:rsidR="005844FD" w:rsidRDefault="00A16B73">
      <w:pPr>
        <w:spacing w:line="480" w:lineRule="auto"/>
        <w:ind w:firstLine="720"/>
        <w:rPr>
          <w:ins w:id="209" w:author="Bill" w:date="2012-04-30T17:39:00Z"/>
        </w:rPr>
      </w:pPr>
      <w:proofErr w:type="spellStart"/>
      <w:r>
        <w:t>Bajracharya</w:t>
      </w:r>
      <w:proofErr w:type="spellEnd"/>
      <w:r>
        <w:t xml:space="preserve"> </w:t>
      </w:r>
      <w:proofErr w:type="gramStart"/>
      <w:r>
        <w:t>et</w:t>
      </w:r>
      <w:proofErr w:type="gramEnd"/>
      <w:r>
        <w:t xml:space="preserve">. </w:t>
      </w:r>
      <w:proofErr w:type="gramStart"/>
      <w:r>
        <w:t>al</w:t>
      </w:r>
      <w:proofErr w:type="gramEnd"/>
      <w:r>
        <w:t xml:space="preserve">. segmented pedestrians based on range data from a stereo camera setup.  </w:t>
      </w:r>
      <w:r w:rsidR="00D41CF1">
        <w:t xml:space="preserve">They down-projected 3D range data onto a 2D ground plane, looking for large accumulations of pixels which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sdt>
        <w:sdtPr>
          <w:id w:val="1526444793"/>
          <w:citation/>
        </w:sdtPr>
        <w:sdtContent>
          <w:r w:rsidR="00A5597E">
            <w:fldChar w:fldCharType="begin"/>
          </w:r>
          <w:r w:rsidR="00A5597E">
            <w:instrText xml:space="preserve"> CITATION Baj09 \l 1033 </w:instrText>
          </w:r>
          <w:r w:rsidR="00A5597E">
            <w:fldChar w:fldCharType="separate"/>
          </w:r>
          <w:ins w:id="210" w:author="Bill" w:date="2012-04-30T17:31:00Z">
            <w:r w:rsidR="009F31EA" w:rsidRPr="009F31EA">
              <w:rPr>
                <w:noProof/>
                <w:rPrChange w:id="211" w:author="Bill" w:date="2012-04-30T17:31:00Z">
                  <w:rPr>
                    <w:rFonts w:eastAsia="Times New Roman"/>
                  </w:rPr>
                </w:rPrChange>
              </w:rPr>
              <w:t>[11]</w:t>
            </w:r>
          </w:ins>
          <w:del w:id="212" w:author="Bill" w:date="2012-04-30T13:22:00Z">
            <w:r w:rsidR="00345E51" w:rsidRPr="00193048" w:rsidDel="00F647A3">
              <w:rPr>
                <w:noProof/>
              </w:rPr>
              <w:delText>[11]</w:delText>
            </w:r>
          </w:del>
          <w:r w:rsidR="00A5597E">
            <w:fldChar w:fldCharType="end"/>
          </w:r>
        </w:sdtContent>
      </w:sdt>
      <w:r>
        <w:t>.</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635D8F">
        <w:t xml:space="preserve"> </w:t>
      </w:r>
      <w:sdt>
        <w:sdtPr>
          <w:id w:val="-2140801037"/>
          <w:citation/>
        </w:sdtPr>
        <w:sdtContent>
          <w:r w:rsidR="00A5597E">
            <w:fldChar w:fldCharType="begin"/>
          </w:r>
          <w:r w:rsidR="00A5597E">
            <w:instrText xml:space="preserve"> CITATION Sat09 \l 1033 </w:instrText>
          </w:r>
          <w:r w:rsidR="00A5597E">
            <w:fldChar w:fldCharType="separate"/>
          </w:r>
          <w:ins w:id="213" w:author="Bill" w:date="2012-04-30T17:31:00Z">
            <w:r w:rsidR="009F31EA" w:rsidRPr="009F31EA">
              <w:rPr>
                <w:noProof/>
                <w:rPrChange w:id="214" w:author="Bill" w:date="2012-04-30T17:31:00Z">
                  <w:rPr>
                    <w:rFonts w:eastAsia="Times New Roman"/>
                  </w:rPr>
                </w:rPrChange>
              </w:rPr>
              <w:t>[12]</w:t>
            </w:r>
          </w:ins>
          <w:del w:id="215" w:author="Bill" w:date="2012-04-30T13:22:00Z">
            <w:r w:rsidR="00345E51" w:rsidRPr="00193048" w:rsidDel="00F647A3">
              <w:rPr>
                <w:noProof/>
              </w:rPr>
              <w:delText>[12]</w:delText>
            </w:r>
          </w:del>
          <w:r w:rsidR="00A5597E">
            <w:fldChar w:fldCharType="end"/>
          </w:r>
        </w:sdtContent>
      </w:sdt>
      <w:r w:rsidR="005D71AF">
        <w:t>.</w:t>
      </w:r>
    </w:p>
    <w:p w:rsidR="00960273" w:rsidRDefault="00960273">
      <w:pPr>
        <w:spacing w:line="480" w:lineRule="auto"/>
        <w:ind w:firstLine="720"/>
      </w:pPr>
      <w:ins w:id="216" w:author="Bill" w:date="2012-04-30T17:39:00Z">
        <w:r>
          <w:t xml:space="preserve">Optical flow is sometimes used for person tracking </w:t>
        </w:r>
      </w:ins>
      <w:customXmlInsRangeStart w:id="217" w:author="Bill" w:date="2012-04-30T17:39:00Z"/>
      <w:sdt>
        <w:sdtPr>
          <w:id w:val="-977914859"/>
          <w:citation/>
        </w:sdtPr>
        <w:sdtContent>
          <w:customXmlInsRangeEnd w:id="217"/>
          <w:ins w:id="218" w:author="Bill" w:date="2012-04-30T17:39:00Z">
            <w:r>
              <w:fldChar w:fldCharType="begin"/>
            </w:r>
            <w:r>
              <w:instrText xml:space="preserve"> CITATION Nak08 \l 1033 </w:instrText>
            </w:r>
            <w:r>
              <w:fldChar w:fldCharType="separate"/>
            </w:r>
            <w:r w:rsidRPr="000A76CA">
              <w:rPr>
                <w:noProof/>
              </w:rPr>
              <w:t>[16]</w:t>
            </w:r>
            <w:r>
              <w:fldChar w:fldCharType="end"/>
            </w:r>
          </w:ins>
          <w:customXmlInsRangeStart w:id="219" w:author="Bill" w:date="2012-04-30T17:39:00Z"/>
        </w:sdtContent>
      </w:sdt>
      <w:customXmlInsRangeEnd w:id="219"/>
      <w:ins w:id="220" w:author="Bill" w:date="2012-04-30T17:39:00Z">
        <w:r>
          <w:t xml:space="preserve">, although it is very difficult to calculate optical flow while compensating for the motion of a mobile robot.  Jung and </w:t>
        </w:r>
        <w:proofErr w:type="spellStart"/>
        <w:r>
          <w:t>Sukhatme</w:t>
        </w:r>
        <w:proofErr w:type="spellEnd"/>
        <w:r>
          <w:t xml:space="preserve"> </w:t>
        </w:r>
      </w:ins>
      <w:customXmlInsRangeStart w:id="221" w:author="Bill" w:date="2012-04-30T17:39:00Z"/>
      <w:sdt>
        <w:sdtPr>
          <w:id w:val="1767421998"/>
          <w:citation/>
        </w:sdtPr>
        <w:sdtContent>
          <w:customXmlInsRangeEnd w:id="221"/>
          <w:ins w:id="222" w:author="Bill" w:date="2012-04-30T17:39:00Z">
            <w:r>
              <w:fldChar w:fldCharType="begin"/>
            </w:r>
            <w:r>
              <w:instrText xml:space="preserve"> CITATION Jun04 \l 1033 </w:instrText>
            </w:r>
            <w:r>
              <w:fldChar w:fldCharType="separate"/>
            </w:r>
            <w:r w:rsidRPr="000A76CA">
              <w:rPr>
                <w:noProof/>
              </w:rPr>
              <w:t>[17]</w:t>
            </w:r>
            <w:r>
              <w:fldChar w:fldCharType="end"/>
            </w:r>
          </w:ins>
          <w:customXmlInsRangeStart w:id="223" w:author="Bill" w:date="2012-04-30T17:39:00Z"/>
        </w:sdtContent>
      </w:sdt>
      <w:customXmlInsRangeEnd w:id="223"/>
      <w:ins w:id="224" w:author="Bill" w:date="2012-04-30T17:39:00Z">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ins>
    </w:p>
    <w:p w:rsidR="00960273" w:rsidRDefault="003D17C6">
      <w:pPr>
        <w:spacing w:line="480" w:lineRule="auto"/>
        <w:ind w:firstLine="720"/>
        <w:rPr>
          <w:ins w:id="225" w:author="Bill" w:date="2012-04-30T17:38:00Z"/>
        </w:rPr>
      </w:pPr>
      <w:r>
        <w:t xml:space="preserve">The Microsoft Kinect is a more recent innovation that </w:t>
      </w:r>
      <w:ins w:id="226" w:author="Bill" w:date="2012-04-30T17:00:00Z">
        <w:r w:rsidR="00B85BF1">
          <w:t xml:space="preserve">combines a traditional RGB camera with </w:t>
        </w:r>
      </w:ins>
      <w:ins w:id="227" w:author="Bill" w:date="2012-04-30T17:25:00Z">
        <w:r w:rsidR="001F7A85">
          <w:t xml:space="preserve">an IR </w:t>
        </w:r>
      </w:ins>
      <w:ins w:id="228" w:author="Bill" w:date="2012-04-30T17:00:00Z">
        <w:r w:rsidR="00B85BF1">
          <w:t xml:space="preserve">depth </w:t>
        </w:r>
      </w:ins>
      <w:ins w:id="229" w:author="Bill" w:date="2012-04-30T17:25:00Z">
        <w:r w:rsidR="001F7A85">
          <w:t>camera</w:t>
        </w:r>
      </w:ins>
      <w:ins w:id="230" w:author="Bill" w:date="2012-04-30T17:00:00Z">
        <w:r w:rsidR="00B85BF1">
          <w:t>.</w:t>
        </w:r>
      </w:ins>
      <w:ins w:id="231" w:author="Bill" w:date="2012-04-30T17:21:00Z">
        <w:r w:rsidR="00E412C2">
          <w:t xml:space="preserve">  The Kinect provides the capabilities of a high-end stereo vision system </w:t>
        </w:r>
      </w:ins>
      <w:customXmlInsRangeStart w:id="232" w:author="Bill" w:date="2012-04-30T17:23:00Z"/>
      <w:sdt>
        <w:sdtPr>
          <w:id w:val="-1042280787"/>
          <w:citation/>
        </w:sdtPr>
        <w:sdtContent>
          <w:customXmlInsRangeEnd w:id="232"/>
          <w:ins w:id="233" w:author="Bill" w:date="2012-04-30T17:23:00Z">
            <w:r w:rsidR="00E412C2">
              <w:fldChar w:fldCharType="begin"/>
            </w:r>
            <w:r w:rsidR="00E412C2">
              <w:instrText xml:space="preserve"> CITATION Gil11 \l 1033 </w:instrText>
            </w:r>
          </w:ins>
          <w:r w:rsidR="00E412C2">
            <w:fldChar w:fldCharType="separate"/>
          </w:r>
          <w:ins w:id="234" w:author="Bill" w:date="2012-04-30T17:31:00Z">
            <w:r w:rsidR="009F31EA" w:rsidRPr="009F31EA">
              <w:rPr>
                <w:noProof/>
                <w:rPrChange w:id="235" w:author="Bill" w:date="2012-04-30T17:31:00Z">
                  <w:rPr>
                    <w:rFonts w:eastAsia="Times New Roman"/>
                  </w:rPr>
                </w:rPrChange>
              </w:rPr>
              <w:t>[13]</w:t>
            </w:r>
          </w:ins>
          <w:ins w:id="236" w:author="Bill" w:date="2012-04-30T17:23:00Z">
            <w:r w:rsidR="00E412C2">
              <w:fldChar w:fldCharType="end"/>
            </w:r>
          </w:ins>
          <w:customXmlInsRangeStart w:id="237" w:author="Bill" w:date="2012-04-30T17:23:00Z"/>
        </w:sdtContent>
      </w:sdt>
      <w:customXmlInsRangeEnd w:id="237"/>
      <w:ins w:id="238" w:author="Bill" w:date="2012-04-30T17:22:00Z">
        <w:r w:rsidR="00E412C2">
          <w:t xml:space="preserve"> at a fraction of the cost.</w:t>
        </w:r>
      </w:ins>
      <w:ins w:id="239" w:author="Bill" w:date="2012-04-30T17:38:00Z">
        <w:r w:rsidR="00960273">
          <w:t xml:space="preserve">  </w:t>
        </w:r>
      </w:ins>
      <w:ins w:id="240" w:author="Bill" w:date="2012-04-30T17:23:00Z">
        <w:r w:rsidR="00E412C2">
          <w:t xml:space="preserve">Numerous </w:t>
        </w:r>
      </w:ins>
      <w:ins w:id="241" w:author="Bill" w:date="2012-04-30T17:25:00Z">
        <w:r w:rsidR="00E412C2">
          <w:t xml:space="preserve">authors </w:t>
        </w:r>
      </w:ins>
      <w:ins w:id="242" w:author="Bill" w:date="2012-04-30T17:24:00Z">
        <w:r w:rsidR="00E412C2">
          <w:t>have used the Kinect</w:t>
        </w:r>
      </w:ins>
      <w:ins w:id="243" w:author="Bill" w:date="2012-04-30T17:26:00Z">
        <w:r w:rsidR="009F31EA">
          <w:t>’s depth sensing capabilities</w:t>
        </w:r>
      </w:ins>
      <w:ins w:id="244" w:author="Bill" w:date="2012-04-30T17:38:00Z">
        <w:r w:rsidR="00960273">
          <w:t xml:space="preserve"> as a replacement for a stereo camera</w:t>
        </w:r>
      </w:ins>
      <w:ins w:id="245" w:author="Bill" w:date="2012-04-30T17:26:00Z">
        <w:r w:rsidR="009F31EA">
          <w:t>,</w:t>
        </w:r>
      </w:ins>
      <w:ins w:id="246" w:author="Bill" w:date="2012-04-30T17:24:00Z">
        <w:r w:rsidR="00E412C2">
          <w:t xml:space="preserve"> </w:t>
        </w:r>
      </w:ins>
      <w:ins w:id="247" w:author="Bill" w:date="2012-04-30T17:25:00Z">
        <w:r w:rsidR="00E412C2">
          <w:t xml:space="preserve">for static surveillance </w:t>
        </w:r>
      </w:ins>
      <w:customXmlInsRangeStart w:id="248" w:author="Bill" w:date="2012-04-30T17:25:00Z"/>
      <w:sdt>
        <w:sdtPr>
          <w:id w:val="1247615665"/>
          <w:citation/>
        </w:sdtPr>
        <w:sdtContent>
          <w:customXmlInsRangeEnd w:id="248"/>
          <w:ins w:id="249" w:author="Bill" w:date="2012-04-30T17:25:00Z">
            <w:r w:rsidR="00E412C2">
              <w:fldChar w:fldCharType="begin"/>
            </w:r>
            <w:r w:rsidR="00E412C2">
              <w:instrText xml:space="preserve"> CITATION Gil11 \l 1033 </w:instrText>
            </w:r>
            <w:r w:rsidR="00E412C2">
              <w:fldChar w:fldCharType="separate"/>
            </w:r>
          </w:ins>
          <w:ins w:id="250" w:author="Bill" w:date="2012-04-30T17:31:00Z">
            <w:r w:rsidR="009F31EA" w:rsidRPr="009F31EA">
              <w:rPr>
                <w:noProof/>
                <w:rPrChange w:id="251" w:author="Bill" w:date="2012-04-30T17:31:00Z">
                  <w:rPr>
                    <w:rFonts w:eastAsia="Times New Roman"/>
                  </w:rPr>
                </w:rPrChange>
              </w:rPr>
              <w:t>[13]</w:t>
            </w:r>
          </w:ins>
          <w:ins w:id="252" w:author="Bill" w:date="2012-04-30T17:25:00Z">
            <w:r w:rsidR="00E412C2">
              <w:fldChar w:fldCharType="end"/>
            </w:r>
          </w:ins>
          <w:customXmlInsRangeStart w:id="253" w:author="Bill" w:date="2012-04-30T17:25:00Z"/>
        </w:sdtContent>
      </w:sdt>
      <w:customXmlInsRangeEnd w:id="253"/>
      <w:ins w:id="254" w:author="Bill" w:date="2012-04-30T17:25:00Z">
        <w:r w:rsidR="00E412C2">
          <w:t xml:space="preserve"> </w:t>
        </w:r>
      </w:ins>
      <w:customXmlInsRangeStart w:id="255" w:author="Bill" w:date="2012-04-30T17:31:00Z"/>
      <w:sdt>
        <w:sdtPr>
          <w:id w:val="-704018550"/>
          <w:citation/>
        </w:sdtPr>
        <w:sdtContent>
          <w:customXmlInsRangeEnd w:id="255"/>
          <w:ins w:id="256" w:author="Bill" w:date="2012-04-30T17:31:00Z">
            <w:r w:rsidR="009F31EA">
              <w:fldChar w:fldCharType="begin"/>
            </w:r>
            <w:r w:rsidR="009F31EA">
              <w:instrText xml:space="preserve"> CITATION Gul11 \l 1033 </w:instrText>
            </w:r>
            <w:r w:rsidR="009F31EA">
              <w:fldChar w:fldCharType="separate"/>
            </w:r>
            <w:r w:rsidR="009F31EA" w:rsidRPr="009F31EA">
              <w:rPr>
                <w:noProof/>
                <w:rPrChange w:id="257" w:author="Bill" w:date="2012-04-30T17:31:00Z">
                  <w:rPr>
                    <w:rFonts w:eastAsia="Times New Roman"/>
                  </w:rPr>
                </w:rPrChange>
              </w:rPr>
              <w:t>[14]</w:t>
            </w:r>
            <w:r w:rsidR="009F31EA">
              <w:fldChar w:fldCharType="end"/>
            </w:r>
          </w:ins>
          <w:customXmlInsRangeStart w:id="258" w:author="Bill" w:date="2012-04-30T17:31:00Z"/>
        </w:sdtContent>
      </w:sdt>
      <w:customXmlInsRangeEnd w:id="258"/>
      <w:ins w:id="259" w:author="Bill" w:date="2012-04-30T17:31:00Z">
        <w:r w:rsidR="009F31EA">
          <w:t xml:space="preserve"> </w:t>
        </w:r>
      </w:ins>
      <w:ins w:id="260" w:author="Bill" w:date="2012-04-30T17:38:00Z">
        <w:r w:rsidR="00960273">
          <w:t>or</w:t>
        </w:r>
      </w:ins>
      <w:ins w:id="261" w:author="Bill" w:date="2012-04-30T17:25:00Z">
        <w:r w:rsidR="00E412C2">
          <w:t xml:space="preserve"> as a depth sensor from a mobile robot.</w:t>
        </w:r>
      </w:ins>
    </w:p>
    <w:p w:rsidR="007354BD" w:rsidDel="00960273" w:rsidRDefault="00E412C2">
      <w:pPr>
        <w:spacing w:line="480" w:lineRule="auto"/>
        <w:ind w:firstLine="720"/>
        <w:rPr>
          <w:del w:id="262" w:author="Bill" w:date="2012-04-30T17:39:00Z"/>
        </w:rPr>
      </w:pPr>
      <w:ins w:id="263" w:author="Bill" w:date="2012-04-30T17:24:00Z">
        <w:r>
          <w:t xml:space="preserve">The Kinect also comes with </w:t>
        </w:r>
      </w:ins>
      <w:ins w:id="264" w:author="Bill" w:date="2012-04-30T17:38:00Z">
        <w:r w:rsidR="00960273">
          <w:t xml:space="preserve">built-in </w:t>
        </w:r>
      </w:ins>
      <w:ins w:id="265" w:author="Bill" w:date="2012-04-30T17:24:00Z">
        <w:r>
          <w:t xml:space="preserve">skeleton tracking software </w:t>
        </w:r>
      </w:ins>
      <w:ins w:id="266" w:author="Bill" w:date="2012-04-30T17:38:00Z">
        <w:r w:rsidR="00960273">
          <w:t xml:space="preserve">designed to track users from a fixed position, </w:t>
        </w:r>
      </w:ins>
      <w:ins w:id="267" w:author="Bill" w:date="2012-05-02T21:16:00Z">
        <w:r w:rsidR="00196B8C">
          <w:t>enabling</w:t>
        </w:r>
      </w:ins>
      <w:ins w:id="268" w:author="Bill" w:date="2012-04-30T17:38:00Z">
        <w:r w:rsidR="00960273">
          <w:t xml:space="preserve"> the Kinect</w:t>
        </w:r>
      </w:ins>
      <w:ins w:id="269" w:author="Bill" w:date="2012-04-30T17:39:00Z">
        <w:r w:rsidR="00960273">
          <w:t xml:space="preserve">’s </w:t>
        </w:r>
      </w:ins>
      <w:ins w:id="270" w:author="Bill" w:date="2012-05-02T21:16:00Z">
        <w:r w:rsidR="00196B8C">
          <w:t>use</w:t>
        </w:r>
      </w:ins>
      <w:ins w:id="271" w:author="Bill" w:date="2012-04-30T17:39:00Z">
        <w:r w:rsidR="00960273">
          <w:t xml:space="preserve"> as a game controller.  </w:t>
        </w:r>
      </w:ins>
      <w:ins w:id="272" w:author="Bill" w:date="2012-04-30T17:25:00Z">
        <w:r w:rsidR="001F7A85">
          <w:t>Some</w:t>
        </w:r>
      </w:ins>
      <w:ins w:id="273" w:author="Bill" w:date="2012-04-30T17:18:00Z">
        <w:r>
          <w:t xml:space="preserve"> papers have e</w:t>
        </w:r>
        <w:r w:rsidR="00960273">
          <w:t>xplored the</w:t>
        </w:r>
      </w:ins>
      <w:ins w:id="274" w:author="Bill" w:date="2012-04-30T17:39:00Z">
        <w:r w:rsidR="00960273">
          <w:t xml:space="preserve">se </w:t>
        </w:r>
      </w:ins>
      <w:ins w:id="275" w:author="Bill" w:date="2012-04-30T17:27:00Z">
        <w:r w:rsidR="009F31EA">
          <w:t xml:space="preserve">built-in </w:t>
        </w:r>
      </w:ins>
      <w:ins w:id="276" w:author="Bill" w:date="2012-04-30T17:19:00Z">
        <w:r>
          <w:t xml:space="preserve">skeleton tracking abilities from a static </w:t>
        </w:r>
        <w:r>
          <w:lastRenderedPageBreak/>
          <w:t xml:space="preserve">viewpoint </w:t>
        </w:r>
      </w:ins>
      <w:customXmlInsRangeStart w:id="277" w:author="Bill" w:date="2012-04-30T17:19:00Z"/>
      <w:sdt>
        <w:sdtPr>
          <w:id w:val="-900202078"/>
          <w:citation/>
        </w:sdtPr>
        <w:sdtContent>
          <w:customXmlInsRangeEnd w:id="277"/>
          <w:ins w:id="278" w:author="Bill" w:date="2012-04-30T17:19:00Z">
            <w:r>
              <w:fldChar w:fldCharType="begin"/>
            </w:r>
            <w:r>
              <w:instrText xml:space="preserve"> CITATION Liv12 \l 1033 </w:instrText>
            </w:r>
          </w:ins>
          <w:r>
            <w:fldChar w:fldCharType="separate"/>
          </w:r>
          <w:ins w:id="279" w:author="Bill" w:date="2012-04-30T17:31:00Z">
            <w:r w:rsidR="009F31EA" w:rsidRPr="009F31EA">
              <w:rPr>
                <w:noProof/>
                <w:rPrChange w:id="280" w:author="Bill" w:date="2012-04-30T17:31:00Z">
                  <w:rPr>
                    <w:rFonts w:eastAsia="Times New Roman"/>
                  </w:rPr>
                </w:rPrChange>
              </w:rPr>
              <w:t>[15]</w:t>
            </w:r>
          </w:ins>
          <w:ins w:id="281" w:author="Bill" w:date="2012-04-30T17:19:00Z">
            <w:r>
              <w:fldChar w:fldCharType="end"/>
            </w:r>
          </w:ins>
          <w:customXmlInsRangeStart w:id="282" w:author="Bill" w:date="2012-04-30T17:19:00Z"/>
        </w:sdtContent>
      </w:sdt>
      <w:customXmlInsRangeEnd w:id="282"/>
      <w:ins w:id="283" w:author="Bill" w:date="2012-04-30T17:20:00Z">
        <w:r>
          <w:t>.  F</w:t>
        </w:r>
      </w:ins>
      <w:ins w:id="284" w:author="Bill" w:date="2012-04-30T17:18:00Z">
        <w:r>
          <w:t xml:space="preserve">ew attempts have been made </w:t>
        </w:r>
      </w:ins>
      <w:ins w:id="285" w:author="Bill" w:date="2012-04-30T17:26:00Z">
        <w:r w:rsidR="001F7A85">
          <w:t>in the literature</w:t>
        </w:r>
      </w:ins>
      <w:ins w:id="286" w:author="Bill" w:date="2012-04-30T17:21:00Z">
        <w:r>
          <w:t xml:space="preserve"> </w:t>
        </w:r>
      </w:ins>
      <w:ins w:id="287" w:author="Bill" w:date="2012-04-30T17:18:00Z">
        <w:r>
          <w:t xml:space="preserve">to </w:t>
        </w:r>
      </w:ins>
      <w:ins w:id="288" w:author="Bill" w:date="2012-04-30T17:35:00Z">
        <w:r w:rsidR="009F31EA">
          <w:t>evaluate</w:t>
        </w:r>
      </w:ins>
      <w:ins w:id="289" w:author="Bill" w:date="2012-04-30T17:18:00Z">
        <w:r>
          <w:t xml:space="preserve"> the Kinect’s person tracking capabilities from a mobile robot.</w:t>
        </w:r>
      </w:ins>
      <w:ins w:id="290" w:author="Bill" w:date="2012-04-30T17:39:00Z">
        <w:r w:rsidR="00960273" w:rsidDel="00960273">
          <w:t xml:space="preserve"> </w:t>
        </w:r>
      </w:ins>
    </w:p>
    <w:p w:rsidR="006D67DB" w:rsidDel="00960273" w:rsidRDefault="006D67DB">
      <w:pPr>
        <w:spacing w:line="480" w:lineRule="auto"/>
        <w:ind w:firstLine="720"/>
        <w:rPr>
          <w:del w:id="291" w:author="Bill" w:date="2012-04-30T17:39:00Z"/>
        </w:rPr>
      </w:pPr>
      <w:del w:id="292" w:author="Bill" w:date="2012-04-30T17:39:00Z">
        <w:r w:rsidDel="00960273">
          <w:delText>[</w:delText>
        </w:r>
        <w:r w:rsidRPr="006D67DB" w:rsidDel="00960273">
          <w:delText>Real-Time Multi-Person Tracking with Time-Constrained Detection</w:delText>
        </w:r>
        <w:r w:rsidDel="00960273">
          <w:delText>] uses the Kinect sensor’s depth map to identify regions of interest, and a HOG detector to detect pedestrians.</w:delText>
        </w:r>
      </w:del>
    </w:p>
    <w:p w:rsidR="006D75F8" w:rsidRDefault="006D75F8">
      <w:pPr>
        <w:spacing w:line="480" w:lineRule="auto"/>
        <w:ind w:firstLine="720"/>
      </w:pPr>
    </w:p>
    <w:p w:rsidR="00D05AF7" w:rsidDel="00960273" w:rsidRDefault="00891478">
      <w:pPr>
        <w:spacing w:line="480" w:lineRule="auto"/>
        <w:ind w:firstLine="720"/>
        <w:rPr>
          <w:del w:id="293" w:author="Bill" w:date="2012-04-30T17:39:00Z"/>
        </w:rPr>
      </w:pPr>
      <w:del w:id="294" w:author="Bill" w:date="2012-04-30T17:39:00Z">
        <w:r w:rsidDel="00960273">
          <w:delText xml:space="preserve">Optical flow is sometimes used for person tracking </w:delText>
        </w:r>
      </w:del>
      <w:customXmlDelRangeStart w:id="295" w:author="Bill" w:date="2012-04-30T17:39:00Z"/>
      <w:sdt>
        <w:sdtPr>
          <w:id w:val="-804926851"/>
          <w:citation/>
        </w:sdtPr>
        <w:sdtContent>
          <w:customXmlDelRangeEnd w:id="295"/>
          <w:del w:id="296" w:author="Bill" w:date="2012-04-30T17:39:00Z">
            <w:r w:rsidDel="00960273">
              <w:fldChar w:fldCharType="begin"/>
            </w:r>
            <w:r w:rsidDel="00960273">
              <w:delInstrText xml:space="preserve"> CITATION Nak08 \l 1033 </w:delInstrText>
            </w:r>
            <w:r w:rsidDel="00960273">
              <w:fldChar w:fldCharType="separate"/>
            </w:r>
          </w:del>
          <w:del w:id="297" w:author="Bill" w:date="2012-04-30T13:22:00Z">
            <w:r w:rsidR="00345E51" w:rsidRPr="00193048" w:rsidDel="00F647A3">
              <w:rPr>
                <w:noProof/>
              </w:rPr>
              <w:delText>[13]</w:delText>
            </w:r>
          </w:del>
          <w:del w:id="298" w:author="Bill" w:date="2012-04-30T17:39:00Z">
            <w:r w:rsidDel="00960273">
              <w:fldChar w:fldCharType="end"/>
            </w:r>
          </w:del>
          <w:customXmlDelRangeStart w:id="299" w:author="Bill" w:date="2012-04-30T17:39:00Z"/>
        </w:sdtContent>
      </w:sdt>
      <w:customXmlDelRangeEnd w:id="299"/>
      <w:del w:id="300" w:author="Bill" w:date="2012-04-30T17:39:00Z">
        <w:r w:rsidDel="00960273">
          <w:delText xml:space="preserve">, although it is very difficult to calculate optical flow while compensating for the motion of a mobile robot.  </w:delText>
        </w:r>
        <w:r w:rsidR="006551D7" w:rsidDel="00960273">
          <w:delText xml:space="preserve">Jung and Sukhatme </w:delText>
        </w:r>
      </w:del>
      <w:customXmlDelRangeStart w:id="301" w:author="Bill" w:date="2012-04-30T17:39:00Z"/>
      <w:sdt>
        <w:sdtPr>
          <w:id w:val="-696305393"/>
          <w:citation/>
        </w:sdtPr>
        <w:sdtContent>
          <w:customXmlDelRangeEnd w:id="301"/>
          <w:del w:id="302" w:author="Bill" w:date="2012-04-30T17:39:00Z">
            <w:r w:rsidR="006551D7" w:rsidDel="00960273">
              <w:fldChar w:fldCharType="begin"/>
            </w:r>
            <w:r w:rsidR="006551D7" w:rsidDel="00960273">
              <w:delInstrText xml:space="preserve"> CITATION Jun04 \l 1033 </w:delInstrText>
            </w:r>
            <w:r w:rsidR="006551D7" w:rsidDel="00960273">
              <w:fldChar w:fldCharType="separate"/>
            </w:r>
          </w:del>
          <w:del w:id="303" w:author="Bill" w:date="2012-04-30T13:22:00Z">
            <w:r w:rsidR="00345E51" w:rsidRPr="00193048" w:rsidDel="00F647A3">
              <w:rPr>
                <w:noProof/>
              </w:rPr>
              <w:delText>[14]</w:delText>
            </w:r>
          </w:del>
          <w:del w:id="304" w:author="Bill" w:date="2012-04-30T17:39:00Z">
            <w:r w:rsidR="006551D7" w:rsidDel="00960273">
              <w:fldChar w:fldCharType="end"/>
            </w:r>
          </w:del>
          <w:customXmlDelRangeStart w:id="305" w:author="Bill" w:date="2012-04-30T17:39:00Z"/>
        </w:sdtContent>
      </w:sdt>
      <w:customXmlDelRangeEnd w:id="305"/>
      <w:del w:id="306" w:author="Bill" w:date="2012-04-30T17:39:00Z">
        <w:r w:rsidR="006551D7" w:rsidDel="00960273">
          <w:delText xml:space="preserve"> </w:delText>
        </w:r>
        <w:r w:rsidDel="00960273">
          <w:delText>attempted to do so by e</w:delText>
        </w:r>
        <w:r w:rsidR="006551D7" w:rsidDel="00960273">
          <w:delText>stimating the egomotion of the robot and compensating for this frame-to-frame by using a projective transform</w:delText>
        </w:r>
        <w:r w:rsidDel="00960273">
          <w:delText>, although this method breaks down if the robot moves quickly or if the robot’s motion is not bump-free.</w:delText>
        </w:r>
      </w:del>
    </w:p>
    <w:p w:rsidR="009C1594" w:rsidRDefault="009C1594" w:rsidP="00193048">
      <w:pPr>
        <w:pStyle w:val="Heading2"/>
      </w:pPr>
      <w:bookmarkStart w:id="307" w:name="_Toc323549512"/>
      <w:r>
        <w:t>Other sensors</w:t>
      </w:r>
      <w:bookmarkEnd w:id="307"/>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ins w:id="308" w:author="Bill" w:date="2012-04-30T17:31:00Z">
            <w:r w:rsidR="009F31EA" w:rsidRPr="009F31EA">
              <w:rPr>
                <w:noProof/>
                <w:rPrChange w:id="309" w:author="Bill" w:date="2012-04-30T17:31:00Z">
                  <w:rPr>
                    <w:rFonts w:eastAsia="Times New Roman"/>
                  </w:rPr>
                </w:rPrChange>
              </w:rPr>
              <w:t>[2]</w:t>
            </w:r>
          </w:ins>
          <w:del w:id="310" w:author="Bill" w:date="2012-04-30T13:22:00Z">
            <w:r w:rsidR="00345E51" w:rsidRPr="00193048" w:rsidDel="00F647A3">
              <w:rPr>
                <w:noProof/>
              </w:rPr>
              <w:delText>[2]</w:delText>
            </w:r>
          </w:del>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4303D8">
        <w:t>the sensors most often used for person tracking.  LIDAR units work by measuring the time of flight of a laser beam</w:t>
      </w:r>
      <w:ins w:id="311" w:author="Bill" w:date="2012-05-02T21:16:00Z">
        <w:r w:rsidR="00FC5EAA">
          <w:t xml:space="preserve"> swept in an arc</w:t>
        </w:r>
      </w:ins>
      <w:r w:rsidR="004303D8">
        <w:t>,</w:t>
      </w:r>
      <w:r w:rsidR="00DE61FF">
        <w:t xml:space="preserve"> producing </w:t>
      </w:r>
      <w:ins w:id="312" w:author="Bill" w:date="2012-05-02T21:17:00Z">
        <w:r w:rsidR="00FC5EAA">
          <w:t xml:space="preserve">a </w:t>
        </w:r>
      </w:ins>
      <w:r w:rsidR="00DE61FF">
        <w:t xml:space="preserve">precise 2-dimensional </w:t>
      </w:r>
      <w:r w:rsidR="004303D8">
        <w:t>polar slice</w:t>
      </w:r>
      <w:del w:id="313" w:author="Bill" w:date="2012-05-02T21:17:00Z">
        <w:r w:rsidR="004303D8" w:rsidDel="00FC5EAA">
          <w:delText>s</w:delText>
        </w:r>
      </w:del>
      <w:r w:rsidR="004303D8">
        <w:t xml:space="preserve"> </w:t>
      </w:r>
      <w:r w:rsidR="00DE61FF">
        <w:t>of ob</w:t>
      </w:r>
      <w:r w:rsidR="005844FD">
        <w:t xml:space="preserve">stacles </w:t>
      </w:r>
      <w:r w:rsidR="00DE61FF">
        <w:t>around</w:t>
      </w:r>
      <w:r w:rsidR="005844FD">
        <w:t xml:space="preserve"> the robot.  </w:t>
      </w:r>
      <w:moveToRangeStart w:id="314" w:author="Bill" w:date="2012-05-02T21:17:00Z" w:name="move323756805"/>
      <w:moveTo w:id="315" w:author="Bill" w:date="2012-05-02T21:17:00Z">
        <w:r w:rsidR="00083B1E">
          <w:t xml:space="preserve">LIDAR units, such as those made by the German company SICK tend to be expensive,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[chad].</w:t>
        </w:r>
      </w:moveTo>
    </w:p>
    <w:moveToRangeEnd w:id="314"/>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ins w:id="316" w:author="Bill" w:date="2012-05-02T21:17:00Z">
        <w:r w:rsidR="00083B1E">
          <w:t xml:space="preserve">more often </w:t>
        </w:r>
      </w:ins>
      <w:r w:rsidR="008A0789">
        <w:t>below knee height</w:t>
      </w:r>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ins w:id="317" w:author="Bill" w:date="2012-04-30T17:31:00Z">
            <w:r w:rsidR="009F31EA" w:rsidRPr="009F31EA">
              <w:rPr>
                <w:noProof/>
                <w:rPrChange w:id="318" w:author="Bill" w:date="2012-04-30T17:31:00Z">
                  <w:rPr>
                    <w:rFonts w:eastAsia="Times New Roman"/>
                  </w:rPr>
                </w:rPrChange>
              </w:rPr>
              <w:t>[18]</w:t>
            </w:r>
          </w:ins>
          <w:del w:id="319" w:author="Bill" w:date="2012-04-30T13:22:00Z">
            <w:r w:rsidR="00345E51" w:rsidRPr="00193048" w:rsidDel="00F647A3">
              <w:rPr>
                <w:noProof/>
              </w:rPr>
              <w:delText>[15]</w:delText>
            </w:r>
          </w:del>
          <w:r w:rsidR="00485793">
            <w:fldChar w:fldCharType="end"/>
          </w:r>
        </w:sdtContent>
      </w:sdt>
      <w:r w:rsidR="00485793">
        <w:t xml:space="preserve">.  Using an adaptive algorithm such as AdaBoost, such a classifier can automatically </w:t>
      </w:r>
      <w:r w:rsidR="00485793">
        <w:lastRenderedPageBreak/>
        <w:t xml:space="preserve">be created from scan data </w:t>
      </w:r>
      <w:sdt>
        <w:sdtPr>
          <w:id w:val="555511444"/>
          <w:citation/>
        </w:sdtPr>
        <w:sdtContent>
          <w:r w:rsidR="00485793">
            <w:fldChar w:fldCharType="begin"/>
          </w:r>
          <w:r w:rsidR="00485793">
            <w:instrText xml:space="preserve"> CITATION Arr08 \l 1033 </w:instrText>
          </w:r>
          <w:r w:rsidR="00485793">
            <w:fldChar w:fldCharType="separate"/>
          </w:r>
          <w:ins w:id="320" w:author="Bill" w:date="2012-04-30T17:31:00Z">
            <w:r w:rsidR="009F31EA" w:rsidRPr="009F31EA">
              <w:rPr>
                <w:noProof/>
                <w:rPrChange w:id="321" w:author="Bill" w:date="2012-04-30T17:31:00Z">
                  <w:rPr>
                    <w:rFonts w:eastAsia="Times New Roman"/>
                  </w:rPr>
                </w:rPrChange>
              </w:rPr>
              <w:t>[19]</w:t>
            </w:r>
          </w:ins>
          <w:del w:id="322" w:author="Bill" w:date="2012-04-30T13:22:00Z">
            <w:r w:rsidR="00345E51" w:rsidRPr="00193048" w:rsidDel="00F647A3">
              <w:rPr>
                <w:noProof/>
              </w:rPr>
              <w:delText>[16]</w:delText>
            </w:r>
          </w:del>
          <w:r w:rsidR="00485793">
            <w:fldChar w:fldCharType="end"/>
          </w:r>
        </w:sdtContent>
      </w:sdt>
      <w:r w:rsidR="00485793">
        <w:t>.</w:t>
      </w:r>
      <w:r w:rsidR="00DE61FF">
        <w:t xml:space="preserve">  LIDAR units have been used both for person detection from a mobile robot</w:t>
      </w:r>
      <w:del w:id="323" w:author="Bill" w:date="2012-05-02T21:17:00Z">
        <w:r w:rsidR="00DE61FF" w:rsidDel="00083B1E">
          <w:delText>,</w:delText>
        </w:r>
      </w:del>
      <w:r w:rsidR="00DE61FF">
        <w:t xml:space="preserve"> and for static surveillance from a fixed point.</w:t>
      </w:r>
    </w:p>
    <w:p w:rsidR="002C3A90" w:rsidDel="00083B1E" w:rsidRDefault="002C3A90">
      <w:pPr>
        <w:spacing w:line="480" w:lineRule="auto"/>
        <w:ind w:firstLine="720"/>
      </w:pPr>
      <w:moveFromRangeStart w:id="324" w:author="Bill" w:date="2012-05-02T21:17:00Z" w:name="move323756805"/>
      <w:moveFrom w:id="325" w:author="Bill" w:date="2012-05-02T21:17:00Z">
        <w:r w:rsidDel="00083B1E">
          <w:t xml:space="preserve">LIDAR units, such as those made by the German company SICK tend to be expensive, on the order of several thousand dollars.  Recently, efforts have been made to </w:t>
        </w:r>
        <w:r w:rsidR="000A1CEA" w:rsidDel="00083B1E">
          <w:t>reduce price, such as reverse engineering the LIDAR used on the Neato XV-11 vacuum cleaner [chad].</w:t>
        </w:r>
      </w:moveFrom>
    </w:p>
    <w:moveFromRangeEnd w:id="324"/>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del w:id="326" w:author="Bill" w:date="2012-05-02T21:18:00Z">
        <w:r w:rsidR="00485793" w:rsidDel="00083B1E">
          <w:delText xml:space="preserve">very </w:delText>
        </w:r>
      </w:del>
      <w:ins w:id="327" w:author="Bill" w:date="2012-05-02T21:18:00Z">
        <w:r w:rsidR="00083B1E">
          <w:t>best</w:t>
        </w:r>
      </w:ins>
      <w:del w:id="328" w:author="Bill" w:date="2012-05-02T21:18:00Z">
        <w:r w:rsidR="00F17FBE" w:rsidDel="00083B1E">
          <w:delText>well</w:delText>
        </w:r>
      </w:del>
      <w:r w:rsidR="00F17FBE">
        <w:t xml:space="preserve"> when the person is up close</w:t>
      </w:r>
      <w:r w:rsidR="00485793">
        <w:t xml:space="preserve"> and the unit can record many laser returns per leg.</w:t>
      </w:r>
      <w:r w:rsidR="00F17FBE">
        <w:t xml:space="preserve">  </w:t>
      </w:r>
      <w:ins w:id="329" w:author="Bill" w:date="2012-05-02T21:18:00Z">
        <w:r w:rsidR="00083B1E">
          <w:t xml:space="preserve">More laser returns result in a more accurate calculation of geometric features.  </w:t>
        </w:r>
      </w:ins>
      <w:ins w:id="330" w:author="Bill" w:date="2012-05-02T21:19:00Z">
        <w:r w:rsidR="00083B1E">
          <w:t>The</w:t>
        </w:r>
      </w:ins>
      <w:del w:id="331" w:author="Bill" w:date="2012-05-02T21:19:00Z">
        <w:r w:rsidR="00F17FBE" w:rsidDel="00083B1E">
          <w:delText>Their</w:delText>
        </w:r>
      </w:del>
      <w:r w:rsidR="00F17FBE">
        <w:t xml:space="preserve"> performance drops off with distance: after several meters, </w:t>
      </w:r>
      <w:r w:rsidR="00485793">
        <w:t xml:space="preserve">a human leg may only </w:t>
      </w:r>
      <w:del w:id="332" w:author="Bill" w:date="2012-05-02T21:18:00Z">
        <w:r w:rsidR="00485793" w:rsidDel="00083B1E">
          <w:delText xml:space="preserve">get </w:delText>
        </w:r>
      </w:del>
      <w:ins w:id="333" w:author="Bill" w:date="2012-05-02T21:18:00Z">
        <w:r w:rsidR="00083B1E">
          <w:t>register</w:t>
        </w:r>
      </w:ins>
      <w:del w:id="334" w:author="Bill" w:date="2012-05-02T21:18:00Z">
        <w:r w:rsidR="00485793" w:rsidDel="00083B1E">
          <w:delText>only</w:delText>
        </w:r>
      </w:del>
      <w:r w:rsidR="00485793">
        <w:t xml:space="preserve"> several laser returns, in which case classification is highly error-prone.</w:t>
      </w:r>
      <w:r w:rsidR="00DE61FF">
        <w:t xml:space="preserve">  </w:t>
      </w:r>
      <w:ins w:id="335" w:author="Bill" w:date="2012-05-02T21:19:00Z">
        <w:r w:rsidR="00205FE5">
          <w:t xml:space="preserve">Additionally, </w:t>
        </w:r>
      </w:ins>
      <w:r w:rsidR="00DE61FF">
        <w:t xml:space="preserve">2D range sensors </w:t>
      </w:r>
      <w:ins w:id="336" w:author="Bill" w:date="2012-05-02T21:19:00Z">
        <w:r w:rsidR="00205FE5">
          <w:t>have no way of distinguishing one person from another.</w:t>
        </w:r>
      </w:ins>
      <w:del w:id="337" w:author="Bill" w:date="2012-05-02T21:19:00Z">
        <w:r w:rsidR="00523A51" w:rsidDel="00205FE5">
          <w:delText xml:space="preserve">also cannot find </w:delText>
        </w:r>
        <w:r w:rsidR="00521E0F" w:rsidDel="00205FE5">
          <w:delText>distinguishing characteristics about the user</w:delText>
        </w:r>
        <w:r w:rsidR="00DE61FF" w:rsidDel="00205FE5">
          <w:delText xml:space="preserve"> such as appearance or color</w:delText>
        </w:r>
        <w:r w:rsidR="00521E0F" w:rsidDel="00205FE5">
          <w:delText xml:space="preserve">. </w:delText>
        </w:r>
      </w:del>
      <w:r w:rsidR="00521E0F">
        <w:t xml:space="preserve"> </w:t>
      </w:r>
      <w:ins w:id="338" w:author="Bill" w:date="2012-05-02T21:19:00Z">
        <w:r w:rsidR="00205FE5">
          <w:t xml:space="preserve"> </w:t>
        </w:r>
      </w:ins>
      <w:r w:rsidR="00521E0F">
        <w:t xml:space="preserve">Therefore 2D range sensors are </w:t>
      </w:r>
      <w:ins w:id="339" w:author="Bill" w:date="2012-05-02T21:19:00Z">
        <w:r w:rsidR="00205FE5">
          <w:t xml:space="preserve">rarely used on their own, and </w:t>
        </w:r>
      </w:ins>
      <w:r w:rsidR="00521E0F">
        <w:t xml:space="preserve">usually </w:t>
      </w:r>
      <w:del w:id="340" w:author="Bill" w:date="2012-05-02T21:19:00Z">
        <w:r w:rsidR="00521E0F" w:rsidDel="00205FE5">
          <w:delText xml:space="preserve">used </w:delText>
        </w:r>
        <w:r w:rsidR="00DE61FF" w:rsidDel="00205FE5">
          <w:delText xml:space="preserve">to </w:delText>
        </w:r>
      </w:del>
      <w:bookmarkStart w:id="341" w:name="_GoBack"/>
      <w:bookmarkEnd w:id="341"/>
      <w:r w:rsidR="00DE61FF">
        <w:t>augment vision</w:t>
      </w:r>
      <w:del w:id="342" w:author="Bill" w:date="2012-05-02T21:19:00Z">
        <w:r w:rsidR="00DE61FF" w:rsidDel="00205FE5">
          <w:delText xml:space="preserve"> </w:delText>
        </w:r>
      </w:del>
      <w:r w:rsidR="00521E0F">
        <w:t>-based methods.</w:t>
      </w:r>
    </w:p>
    <w:p w:rsidR="009C1594" w:rsidRDefault="009C1594" w:rsidP="00193048">
      <w:pPr>
        <w:pStyle w:val="Heading2"/>
      </w:pPr>
      <w:bookmarkStart w:id="343" w:name="_Toc323549513"/>
      <w:r>
        <w:t>Sensor fusion</w:t>
      </w:r>
      <w:bookmarkEnd w:id="34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ins w:id="344" w:author="Bill" w:date="2012-04-30T17:31:00Z">
            <w:r w:rsidR="009F31EA" w:rsidRPr="009F31EA">
              <w:rPr>
                <w:noProof/>
                <w:rPrChange w:id="345" w:author="Bill" w:date="2012-04-30T17:31:00Z">
                  <w:rPr>
                    <w:rFonts w:eastAsia="Times New Roman"/>
                  </w:rPr>
                </w:rPrChange>
              </w:rPr>
              <w:t>[8]</w:t>
            </w:r>
          </w:ins>
          <w:del w:id="346" w:author="Bill" w:date="2012-04-30T13:22:00Z">
            <w:r w:rsidR="00345E51" w:rsidRPr="00193048" w:rsidDel="00F647A3">
              <w:rPr>
                <w:noProof/>
              </w:rPr>
              <w:delText>[8]</w:delText>
            </w:r>
          </w:del>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ins w:id="347" w:author="Bill" w:date="2012-04-30T17:31:00Z">
            <w:r w:rsidR="009F31EA" w:rsidRPr="009F31EA">
              <w:rPr>
                <w:noProof/>
                <w:rPrChange w:id="348" w:author="Bill" w:date="2012-04-30T17:31:00Z">
                  <w:rPr>
                    <w:rFonts w:eastAsia="Times New Roman"/>
                  </w:rPr>
                </w:rPrChange>
              </w:rPr>
              <w:t>[12]</w:t>
            </w:r>
          </w:ins>
          <w:del w:id="349" w:author="Bill" w:date="2012-04-30T13:22:00Z">
            <w:r w:rsidR="00345E51" w:rsidRPr="00193048" w:rsidDel="00F647A3">
              <w:rPr>
                <w:noProof/>
              </w:rPr>
              <w:delText>[12]</w:delText>
            </w:r>
          </w:del>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ins w:id="350" w:author="Bill" w:date="2012-04-30T17:31:00Z">
            <w:r w:rsidR="009F31EA" w:rsidRPr="009F31EA">
              <w:rPr>
                <w:noProof/>
                <w:rPrChange w:id="351" w:author="Bill" w:date="2012-04-30T17:31:00Z">
                  <w:rPr>
                    <w:rFonts w:eastAsia="Times New Roman"/>
                  </w:rPr>
                </w:rPrChange>
              </w:rPr>
              <w:t>[20]</w:t>
            </w:r>
          </w:ins>
          <w:del w:id="352" w:author="Bill" w:date="2012-04-30T13:22:00Z">
            <w:r w:rsidR="00345E51" w:rsidRPr="00193048" w:rsidDel="00F647A3">
              <w:rPr>
                <w:noProof/>
              </w:rPr>
              <w:delText>[17]</w:delText>
            </w:r>
          </w:del>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ins w:id="353" w:author="Bill" w:date="2012-04-30T17:31:00Z">
            <w:r w:rsidR="009F31EA" w:rsidRPr="009F31EA">
              <w:rPr>
                <w:noProof/>
                <w:rPrChange w:id="354" w:author="Bill" w:date="2012-04-30T17:31:00Z">
                  <w:rPr>
                    <w:rFonts w:eastAsia="Times New Roman"/>
                  </w:rPr>
                </w:rPrChange>
              </w:rPr>
              <w:t>[20]</w:t>
            </w:r>
          </w:ins>
          <w:del w:id="355" w:author="Bill" w:date="2012-04-30T13:22:00Z">
            <w:r w:rsidR="00345E51" w:rsidRPr="00193048" w:rsidDel="00F647A3">
              <w:rPr>
                <w:noProof/>
              </w:rPr>
              <w:delText>[17]</w:delText>
            </w:r>
          </w:del>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ins w:id="356" w:author="Bill" w:date="2012-04-30T17:31:00Z">
            <w:r w:rsidR="009F31EA" w:rsidRPr="009F31EA">
              <w:rPr>
                <w:noProof/>
                <w:rPrChange w:id="357" w:author="Bill" w:date="2012-04-30T17:31:00Z">
                  <w:rPr>
                    <w:rFonts w:eastAsia="Times New Roman"/>
                  </w:rPr>
                </w:rPrChange>
              </w:rPr>
              <w:t>[7]</w:t>
            </w:r>
          </w:ins>
          <w:del w:id="358" w:author="Bill" w:date="2012-04-30T13:22:00Z">
            <w:r w:rsidR="00345E51" w:rsidRPr="00193048" w:rsidDel="00F647A3">
              <w:rPr>
                <w:noProof/>
              </w:rPr>
              <w:delText>[7]</w:delText>
            </w:r>
          </w:del>
          <w:r w:rsidR="00BF40CE">
            <w:fldChar w:fldCharType="end"/>
          </w:r>
        </w:sdtContent>
      </w:sdt>
      <w:r w:rsidR="00BF40CE">
        <w:t>.</w:t>
      </w:r>
    </w:p>
    <w:p w:rsidR="006551D7" w:rsidRDefault="00BF40CE" w:rsidP="00193048">
      <w:pPr>
        <w:pStyle w:val="Heading2"/>
      </w:pPr>
      <w:bookmarkStart w:id="359" w:name="_Toc323549514"/>
      <w:r>
        <w:t>Planning</w:t>
      </w:r>
      <w:bookmarkEnd w:id="359"/>
    </w:p>
    <w:p w:rsidR="00DD387E" w:rsidRDefault="006551D7">
      <w:pPr>
        <w:spacing w:line="480" w:lineRule="auto"/>
        <w:ind w:firstLine="720"/>
        <w:rPr>
          <w:ins w:id="360" w:author="Bill" w:date="2012-04-30T13:12:00Z"/>
        </w:rPr>
      </w:pPr>
      <w:r>
        <w:t xml:space="preserve">Many person-following algorithms </w:t>
      </w:r>
      <w:ins w:id="361" w:author="Bill" w:date="2012-04-30T13:12:00Z">
        <w:r w:rsidR="00193048">
          <w:t xml:space="preserve">do not use planning at all, but </w:t>
        </w:r>
      </w:ins>
      <w:r>
        <w:t xml:space="preserve">use simple controllers based on minimizing bearing between the robot and the target, and maintaining a following distance </w:t>
      </w:r>
      <w:sdt>
        <w:sdtPr>
          <w:id w:val="95069016"/>
          <w:citation/>
        </w:sdtPr>
        <w:sdtContent>
          <w:r>
            <w:fldChar w:fldCharType="begin"/>
          </w:r>
          <w:r>
            <w:instrText xml:space="preserve"> CITATION Kob06 \l 1033 </w:instrText>
          </w:r>
          <w:r>
            <w:fldChar w:fldCharType="separate"/>
          </w:r>
          <w:ins w:id="362" w:author="Bill" w:date="2012-04-30T17:31:00Z">
            <w:r w:rsidR="009F31EA" w:rsidRPr="009F31EA">
              <w:rPr>
                <w:noProof/>
                <w:rPrChange w:id="363" w:author="Bill" w:date="2012-04-30T17:31:00Z">
                  <w:rPr>
                    <w:rFonts w:eastAsia="Times New Roman"/>
                  </w:rPr>
                </w:rPrChange>
              </w:rPr>
              <w:t>[1]</w:t>
            </w:r>
          </w:ins>
          <w:del w:id="364" w:author="Bill" w:date="2012-04-30T13:22:00Z">
            <w:r w:rsidR="00345E51" w:rsidRPr="00193048" w:rsidDel="00F647A3">
              <w:rPr>
                <w:noProof/>
              </w:rPr>
              <w:delText>[1]</w:delText>
            </w:r>
          </w:del>
          <w:r>
            <w:fldChar w:fldCharType="end"/>
          </w:r>
        </w:sdtContent>
      </w:sdt>
      <w:r>
        <w:t xml:space="preserve">. </w:t>
      </w:r>
    </w:p>
    <w:p w:rsidR="00F647A3" w:rsidRDefault="00193048">
      <w:pPr>
        <w:spacing w:line="480" w:lineRule="auto"/>
        <w:ind w:firstLine="720"/>
        <w:rPr>
          <w:ins w:id="365" w:author="Bill" w:date="2012-04-30T13:26:00Z"/>
        </w:rPr>
      </w:pPr>
      <w:ins w:id="366" w:author="Bill" w:date="2012-04-30T13:12:00Z">
        <w:r>
          <w:t xml:space="preserve">The simplest planning algorithms </w:t>
        </w:r>
      </w:ins>
      <w:ins w:id="367" w:author="Bill" w:date="2012-04-30T13:20:00Z">
        <w:r>
          <w:t xml:space="preserve">involve gradient descent </w:t>
        </w:r>
      </w:ins>
      <w:ins w:id="368" w:author="Bill" w:date="2012-04-30T13:22:00Z">
        <w:r w:rsidR="00F647A3">
          <w:t xml:space="preserve">such as the </w:t>
        </w:r>
        <w:proofErr w:type="spellStart"/>
        <w:r w:rsidR="00F647A3">
          <w:t>wavefront</w:t>
        </w:r>
        <w:proofErr w:type="spellEnd"/>
        <w:r w:rsidR="00F647A3">
          <w:t xml:space="preserve"> algorithm, </w:t>
        </w:r>
      </w:ins>
      <w:ins w:id="369" w:author="Bill" w:date="2012-04-30T13:21:00Z">
        <w:r w:rsidR="00F647A3">
          <w:t>and force-based techniques</w:t>
        </w:r>
      </w:ins>
      <w:ins w:id="370" w:author="Bill" w:date="2012-04-30T13:22:00Z">
        <w:r w:rsidR="00F647A3">
          <w:t xml:space="preserve"> where obstacles exert </w:t>
        </w:r>
      </w:ins>
      <w:ins w:id="371" w:author="Bill" w:date="2012-04-30T13:23:00Z">
        <w:r w:rsidR="00F647A3">
          <w:t xml:space="preserve">simulated </w:t>
        </w:r>
      </w:ins>
      <w:ins w:id="372" w:author="Bill" w:date="2012-04-30T13:22:00Z">
        <w:r w:rsidR="00F647A3">
          <w:t>repulsive forces</w:t>
        </w:r>
      </w:ins>
      <w:ins w:id="373" w:author="Bill" w:date="2012-04-30T13:21:00Z">
        <w:r w:rsidR="00F647A3">
          <w:t xml:space="preserve"> </w:t>
        </w:r>
      </w:ins>
      <w:customXmlInsRangeStart w:id="374" w:author="Bill" w:date="2012-04-30T13:22:00Z"/>
      <w:sdt>
        <w:sdtPr>
          <w:id w:val="732278856"/>
          <w:citation/>
        </w:sdtPr>
        <w:sdtContent>
          <w:customXmlInsRangeEnd w:id="374"/>
          <w:ins w:id="375" w:author="Bill" w:date="2012-04-30T13:22:00Z">
            <w:r w:rsidR="00F647A3">
              <w:fldChar w:fldCharType="begin"/>
            </w:r>
            <w:r w:rsidR="00F647A3">
              <w:instrText xml:space="preserve"> CITATION Lik091 \l 1033 </w:instrText>
            </w:r>
          </w:ins>
          <w:r w:rsidR="00F647A3">
            <w:fldChar w:fldCharType="separate"/>
          </w:r>
          <w:ins w:id="376" w:author="Bill" w:date="2012-04-30T17:31:00Z">
            <w:r w:rsidR="009F31EA" w:rsidRPr="009F31EA">
              <w:rPr>
                <w:noProof/>
                <w:rPrChange w:id="377" w:author="Bill" w:date="2012-04-30T17:31:00Z">
                  <w:rPr>
                    <w:rFonts w:eastAsia="Times New Roman"/>
                  </w:rPr>
                </w:rPrChange>
              </w:rPr>
              <w:t>[21]</w:t>
            </w:r>
          </w:ins>
          <w:ins w:id="378" w:author="Bill" w:date="2012-04-30T13:22:00Z">
            <w:r w:rsidR="00F647A3">
              <w:fldChar w:fldCharType="end"/>
            </w:r>
          </w:ins>
          <w:customXmlInsRangeStart w:id="379" w:author="Bill" w:date="2012-04-30T13:22:00Z"/>
        </w:sdtContent>
      </w:sdt>
      <w:customXmlInsRangeEnd w:id="379"/>
      <w:ins w:id="380" w:author="Bill" w:date="2012-04-30T13:21:00Z">
        <w:r w:rsidR="00F647A3">
          <w:t>.</w:t>
        </w:r>
      </w:ins>
      <w:ins w:id="381" w:author="Bill" w:date="2012-04-30T13:23:00Z">
        <w:r w:rsidR="00F647A3">
          <w:t xml:space="preserve">  Rolling-window approaches </w:t>
        </w:r>
      </w:ins>
      <w:ins w:id="382" w:author="Bill" w:date="2012-04-30T13:25:00Z">
        <w:r w:rsidR="00F647A3">
          <w:t>examine potential trajectories for obstacles.</w:t>
        </w:r>
      </w:ins>
      <w:ins w:id="383" w:author="Bill" w:date="2012-04-30T13:26:00Z">
        <w:r w:rsidR="00F647A3">
          <w:t xml:space="preserve">  </w:t>
        </w:r>
      </w:ins>
      <w:ins w:id="384" w:author="Bill" w:date="2012-04-30T13:23:00Z">
        <w:r w:rsidR="00F647A3">
          <w:t xml:space="preserve">These simple planners are unable to perform complex, multi-stage moves such as </w:t>
        </w:r>
      </w:ins>
      <w:ins w:id="385" w:author="Bill" w:date="2012-04-30T13:25:00Z">
        <w:r w:rsidR="00F647A3">
          <w:t>three-point-turns, or backing up to get out of tight corners</w:t>
        </w:r>
      </w:ins>
      <w:ins w:id="386" w:author="Bill" w:date="2012-04-30T13:24:00Z">
        <w:r w:rsidR="00F647A3">
          <w:t>.  They especially fail for non-</w:t>
        </w:r>
        <w:proofErr w:type="spellStart"/>
        <w:r w:rsidR="00F647A3">
          <w:t>holonomic</w:t>
        </w:r>
        <w:proofErr w:type="spellEnd"/>
        <w:r w:rsidR="00F647A3">
          <w:t xml:space="preserve"> robots</w:t>
        </w:r>
      </w:ins>
      <w:ins w:id="387" w:author="Bill" w:date="2012-04-30T13:28:00Z">
        <w:r w:rsidR="00F647A3">
          <w:t xml:space="preserve"> such as Harlie</w:t>
        </w:r>
      </w:ins>
      <w:ins w:id="388" w:author="Bill" w:date="2012-04-30T13:24:00Z">
        <w:r w:rsidR="00F647A3">
          <w:t>.</w:t>
        </w:r>
      </w:ins>
    </w:p>
    <w:p w:rsidR="00F647A3" w:rsidRDefault="00F647A3">
      <w:pPr>
        <w:spacing w:line="480" w:lineRule="auto"/>
        <w:ind w:firstLine="720"/>
        <w:rPr>
          <w:ins w:id="389" w:author="Bill" w:date="2012-04-30T13:28:00Z"/>
        </w:rPr>
      </w:pPr>
      <w:ins w:id="390" w:author="Bill" w:date="2012-04-30T13:26:00Z">
        <w:r>
          <w:t xml:space="preserve">Work has been done in supplementing these local planning methods with global planning, </w:t>
        </w:r>
      </w:ins>
    </w:p>
    <w:p w:rsidR="00BB4CD3" w:rsidRDefault="00BB4CD3">
      <w:pPr>
        <w:spacing w:line="480" w:lineRule="auto"/>
        <w:ind w:firstLine="720"/>
      </w:pPr>
      <w:ins w:id="391" w:author="Bill" w:date="2012-04-30T13:28:00Z">
        <w:r>
          <w:t>Many recent attempts have focused on search-based planning.</w:t>
        </w:r>
      </w:ins>
    </w:p>
    <w:p w:rsidR="008D1973" w:rsidRDefault="00F94ED7" w:rsidP="00F94ED7">
      <w:pPr>
        <w:pStyle w:val="Heading1"/>
      </w:pPr>
      <w:bookmarkStart w:id="392" w:name="_Toc323549515"/>
      <w:r>
        <w:lastRenderedPageBreak/>
        <w:t>Harlie</w:t>
      </w:r>
      <w:bookmarkEnd w:id="392"/>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 xml:space="preserve">tracking software was run on a laptop connected to Harlie via Ethernet.  The laptop was a Dell Latitude E6510 </w:t>
      </w:r>
      <w:del w:id="393" w:author="Bill" w:date="2012-04-30T17:58:00Z">
        <w:r w:rsidDel="002F4BFC">
          <w:delText xml:space="preserve">laptop </w:delText>
        </w:r>
      </w:del>
      <w:r>
        <w:t>with a 2.67GHz Intel Core i5 CPU and 4GB of RAM.</w:t>
      </w:r>
    </w:p>
    <w:p w:rsidR="007138C2" w:rsidRDefault="00750DAF" w:rsidP="00F91C31">
      <w:pPr>
        <w:pStyle w:val="Heading1"/>
      </w:pPr>
      <w:bookmarkStart w:id="394" w:name="_Ref322950030"/>
      <w:bookmarkStart w:id="395" w:name="_Toc323549516"/>
      <w:r>
        <w:lastRenderedPageBreak/>
        <w:t xml:space="preserve">Evaluation of </w:t>
      </w:r>
      <w:r w:rsidR="00691CA2">
        <w:t xml:space="preserve">the </w:t>
      </w:r>
      <w:r>
        <w:t xml:space="preserve">Microsoft </w:t>
      </w:r>
      <w:r w:rsidR="00115579">
        <w:t>Kinect</w:t>
      </w:r>
      <w:bookmarkEnd w:id="394"/>
      <w:bookmarkEnd w:id="395"/>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rPr>
          <w:ins w:id="396" w:author="Bill" w:date="2012-04-30T17:40:00Z"/>
        </w:rPr>
      </w:pPr>
      <w:r>
        <w:rPr>
          <w:rFonts w:cs="Calibri"/>
          <w:szCs w:val="24"/>
        </w:rPr>
        <w:t xml:space="preserve"> </w:t>
      </w:r>
      <w:r w:rsidR="00A07F11">
        <w:rPr>
          <w:rFonts w:cs="Calibri"/>
          <w:szCs w:val="24"/>
        </w:rPr>
        <w:t xml:space="preserve">The Kinect has a 640x480 RGB camera as well as a 640x480 IR camera.  An infrared projector shines a </w:t>
      </w:r>
      <w:ins w:id="397" w:author="Bill" w:date="2012-04-30T17:06:00Z">
        <w:r w:rsidR="00AE71DF">
          <w:rPr>
            <w:rFonts w:cs="Calibri"/>
            <w:szCs w:val="24"/>
          </w:rPr>
          <w:t xml:space="preserve">known </w:t>
        </w:r>
      </w:ins>
      <w:del w:id="398" w:author="Bill" w:date="2012-04-30T17:05:00Z">
        <w:r w:rsidR="00A07F11" w:rsidDel="00AE71DF">
          <w:rPr>
            <w:rFonts w:cs="Calibri"/>
            <w:szCs w:val="24"/>
          </w:rPr>
          <w:delText xml:space="preserve">known </w:delText>
        </w:r>
      </w:del>
      <w:ins w:id="399" w:author="Bill" w:date="2012-04-30T17:05:00Z">
        <w:r w:rsidR="00AE71DF">
          <w:rPr>
            <w:rFonts w:cs="Calibri"/>
            <w:szCs w:val="24"/>
          </w:rPr>
          <w:t>pattern through a diffraction grating,</w:t>
        </w:r>
      </w:ins>
      <w:del w:id="400" w:author="Bill" w:date="2012-04-30T17:06:00Z">
        <w:r w:rsidR="00A07F11" w:rsidDel="00AE71DF">
          <w:rPr>
            <w:rFonts w:cs="Calibri"/>
            <w:szCs w:val="24"/>
          </w:rPr>
          <w:delText xml:space="preserve">dot pattern </w:delText>
        </w:r>
      </w:del>
      <w:ins w:id="401" w:author="Bill" w:date="2012-04-30T17:06:00Z">
        <w:r w:rsidR="00AE71DF">
          <w:rPr>
            <w:rFonts w:cs="Calibri"/>
            <w:szCs w:val="24"/>
          </w:rPr>
          <w:t xml:space="preserve"> </w:t>
        </w:r>
      </w:ins>
      <w:del w:id="402" w:author="Bill" w:date="2012-04-30T17:58:00Z">
        <w:r w:rsidR="00A07F11" w:rsidDel="00DB7416">
          <w:rPr>
            <w:rFonts w:cs="Calibri"/>
            <w:szCs w:val="24"/>
          </w:rPr>
          <w:delText xml:space="preserve">on the scene, </w:delText>
        </w:r>
      </w:del>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 xml:space="preserve">price of </w:t>
      </w:r>
      <w:del w:id="403" w:author="Bill" w:date="2012-04-30T17:59:00Z">
        <w:r w:rsidR="00F6072C" w:rsidDel="00DB7416">
          <w:rPr>
            <w:rFonts w:cs="Calibri"/>
            <w:szCs w:val="24"/>
          </w:rPr>
          <w:delText xml:space="preserve">under </w:delText>
        </w:r>
      </w:del>
      <w:r w:rsidR="00F6072C">
        <w:rPr>
          <w:rFonts w:cs="Calibri"/>
          <w:szCs w:val="24"/>
        </w:rPr>
        <w:t>$150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ins w:id="404" w:author="Bill" w:date="2012-04-30T17:40:00Z">
        <w:r w:rsidR="00960273" w:rsidRPr="00960273">
          <w:t xml:space="preserve"> </w:t>
        </w:r>
        <w:r w:rsidR="00960273">
          <w:t xml:space="preserve"> The Kinect provides the capabilities of </w:t>
        </w:r>
        <w:r w:rsidR="00DB7416">
          <w:t>a high-end stereo vision system</w:t>
        </w:r>
        <w:r w:rsidR="00960273">
          <w:t xml:space="preserve"> at a fraction of the cost</w:t>
        </w:r>
      </w:ins>
      <w:ins w:id="405" w:author="Bill" w:date="2012-04-30T17:59:00Z">
        <w:r w:rsidR="00DB7416" w:rsidRPr="00DB7416">
          <w:t xml:space="preserve"> </w:t>
        </w:r>
      </w:ins>
      <w:customXmlInsRangeStart w:id="406" w:author="Bill" w:date="2012-04-30T17:59:00Z"/>
      <w:sdt>
        <w:sdtPr>
          <w:id w:val="-1186598732"/>
          <w:citation/>
        </w:sdtPr>
        <w:sdtContent>
          <w:customXmlInsRangeEnd w:id="406"/>
          <w:ins w:id="407" w:author="Bill" w:date="2012-04-30T17:59:00Z">
            <w:r w:rsidR="00DB7416">
              <w:fldChar w:fldCharType="begin"/>
            </w:r>
            <w:r w:rsidR="00DB7416">
              <w:instrText xml:space="preserve"> CITATION Gil11 \l 1033 </w:instrText>
            </w:r>
            <w:r w:rsidR="00DB7416">
              <w:fldChar w:fldCharType="separate"/>
            </w:r>
            <w:r w:rsidR="00DB7416" w:rsidRPr="000A76CA">
              <w:rPr>
                <w:noProof/>
              </w:rPr>
              <w:t>[13]</w:t>
            </w:r>
            <w:r w:rsidR="00DB7416">
              <w:fldChar w:fldCharType="end"/>
            </w:r>
          </w:ins>
          <w:customXmlInsRangeStart w:id="408" w:author="Bill" w:date="2012-04-30T17:59:00Z"/>
        </w:sdtContent>
      </w:sdt>
      <w:customXmlInsRangeEnd w:id="408"/>
      <w:ins w:id="409" w:author="Bill" w:date="2012-04-30T17:40:00Z">
        <w:r w:rsidR="00960273">
          <w:t xml:space="preserve">.  </w:t>
        </w:r>
      </w:ins>
    </w:p>
    <w:p w:rsidR="00960273" w:rsidRPr="00AF4EAC" w:rsidDel="00960273" w:rsidRDefault="00960273">
      <w:pPr>
        <w:spacing w:line="480" w:lineRule="auto"/>
        <w:ind w:firstLine="720"/>
        <w:rPr>
          <w:del w:id="410" w:author="Bill" w:date="2012-04-30T17:41:00Z"/>
        </w:rPr>
      </w:pPr>
    </w:p>
    <w:p w:rsidR="008621F7" w:rsidRDefault="00F6072C">
      <w:pPr>
        <w:spacing w:line="480" w:lineRule="auto"/>
        <w:ind w:firstLine="720"/>
        <w:rPr>
          <w:ins w:id="411" w:author="Bill" w:date="2012-04-30T17:12:00Z"/>
          <w:rFonts w:cs="Calibri"/>
          <w:szCs w:val="24"/>
        </w:rPr>
      </w:pPr>
      <w:r>
        <w:rPr>
          <w:rFonts w:cs="Calibri"/>
          <w:szCs w:val="24"/>
        </w:rPr>
        <w:t>PrimeSense, the makers of the Kinect’s software, has released an open-source API called OpenNI (Open Natural Inte</w:t>
      </w:r>
      <w:del w:id="412" w:author="Bill" w:date="2012-04-30T17:41:00Z">
        <w:r w:rsidDel="00960273">
          <w:rPr>
            <w:rFonts w:cs="Calibri"/>
            <w:szCs w:val="24"/>
          </w:rPr>
          <w:delText>r</w:delText>
        </w:r>
      </w:del>
      <w:r>
        <w:rPr>
          <w:rFonts w:cs="Calibri"/>
          <w:szCs w:val="24"/>
        </w:rPr>
        <w:t xml:space="preserve">raction) to allow developers to tap into the Kinect’s functionality.  In addition to accessing the depth and RGB camera feeds, </w:t>
      </w:r>
      <w:del w:id="413" w:author="Bill" w:date="2012-04-30T17:59:00Z">
        <w:r w:rsidDel="00DB7416">
          <w:rPr>
            <w:rFonts w:cs="Calibri"/>
            <w:szCs w:val="24"/>
          </w:rPr>
          <w:delText xml:space="preserve">OpenNI </w:delText>
        </w:r>
      </w:del>
      <w:proofErr w:type="spellStart"/>
      <w:ins w:id="414" w:author="Bill" w:date="2012-04-30T17:59:00Z">
        <w:r w:rsidR="00DB7416">
          <w:rPr>
            <w:rFonts w:cs="Calibri"/>
            <w:szCs w:val="24"/>
          </w:rPr>
          <w:t>Primesense</w:t>
        </w:r>
        <w:proofErr w:type="spellEnd"/>
        <w:r w:rsidR="00DB7416">
          <w:rPr>
            <w:rFonts w:cs="Calibri"/>
            <w:szCs w:val="24"/>
          </w:rPr>
          <w:t xml:space="preserve"> </w:t>
        </w:r>
      </w:ins>
      <w:del w:id="415" w:author="Bill" w:date="2012-04-30T17:09:00Z">
        <w:r w:rsidR="00C517ED" w:rsidDel="00AE71DF">
          <w:rPr>
            <w:rFonts w:cs="Calibri"/>
            <w:szCs w:val="24"/>
          </w:rPr>
          <w:delText>prdeso</w:delText>
        </w:r>
        <w:r w:rsidDel="00AE71DF">
          <w:rPr>
            <w:rFonts w:cs="Calibri"/>
            <w:szCs w:val="24"/>
          </w:rPr>
          <w:delText xml:space="preserve"> </w:delText>
        </w:r>
      </w:del>
      <w:ins w:id="416" w:author="Bill" w:date="2012-04-30T17:09:00Z">
        <w:r w:rsidR="00AE71DF">
          <w:rPr>
            <w:rFonts w:cs="Calibri"/>
            <w:szCs w:val="24"/>
          </w:rPr>
          <w:t xml:space="preserve">provides </w:t>
        </w:r>
      </w:ins>
      <w:r w:rsidR="00841EDF">
        <w:rPr>
          <w:rFonts w:cs="Calibri"/>
          <w:szCs w:val="24"/>
        </w:rPr>
        <w:t>high-level functionality for tracking user</w:t>
      </w:r>
      <w:del w:id="417" w:author="Bill" w:date="2012-04-30T17:09:00Z">
        <w:r w:rsidR="00841EDF" w:rsidDel="00AE71DF">
          <w:rPr>
            <w:rFonts w:cs="Calibri"/>
            <w:szCs w:val="24"/>
          </w:rPr>
          <w:delText>s’</w:delText>
        </w:r>
      </w:del>
      <w:r w:rsidR="00841EDF">
        <w:rPr>
          <w:rFonts w:cs="Calibri"/>
          <w:szCs w:val="24"/>
        </w:rPr>
        <w:t xml:space="preserve">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ins w:id="418" w:author="Bill" w:date="2012-04-30T17:40:00Z"/>
          <w:rFonts w:cs="Calibri"/>
          <w:szCs w:val="24"/>
        </w:rPr>
      </w:pPr>
      <w:ins w:id="419" w:author="Bill" w:date="2012-04-30T17:13:00Z">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ins>
      <w:customXmlInsRangeStart w:id="420" w:author="Bill" w:date="2012-04-30T17:14:00Z"/>
      <w:sdt>
        <w:sdtPr>
          <w:rPr>
            <w:rFonts w:cs="Calibri"/>
            <w:szCs w:val="24"/>
          </w:rPr>
          <w:id w:val="1757024317"/>
          <w:citation/>
        </w:sdtPr>
        <w:sdtContent>
          <w:customXmlInsRangeEnd w:id="420"/>
          <w:ins w:id="421" w:author="Bill" w:date="2012-04-30T17:14:00Z">
            <w:r>
              <w:rPr>
                <w:rFonts w:cs="Calibri"/>
                <w:szCs w:val="24"/>
              </w:rPr>
              <w:fldChar w:fldCharType="begin"/>
            </w:r>
            <w:r>
              <w:rPr>
                <w:rFonts w:cs="Calibri"/>
                <w:szCs w:val="24"/>
              </w:rPr>
              <w:instrText xml:space="preserve"> CITATION Liv12 \l 1033 </w:instrText>
            </w:r>
          </w:ins>
          <w:r>
            <w:rPr>
              <w:rFonts w:cs="Calibri"/>
              <w:szCs w:val="24"/>
            </w:rPr>
            <w:fldChar w:fldCharType="separate"/>
          </w:r>
          <w:ins w:id="422" w:author="Bill" w:date="2012-04-30T17:31:00Z">
            <w:r w:rsidR="009F31EA" w:rsidRPr="009F31EA">
              <w:rPr>
                <w:rFonts w:cs="Calibri"/>
                <w:noProof/>
                <w:szCs w:val="24"/>
                <w:rPrChange w:id="423" w:author="Bill" w:date="2012-04-30T17:31:00Z">
                  <w:rPr>
                    <w:rFonts w:eastAsia="Times New Roman"/>
                  </w:rPr>
                </w:rPrChange>
              </w:rPr>
              <w:t>[15]</w:t>
            </w:r>
          </w:ins>
          <w:ins w:id="424" w:author="Bill" w:date="2012-04-30T17:14:00Z">
            <w:r>
              <w:rPr>
                <w:rFonts w:cs="Calibri"/>
                <w:szCs w:val="24"/>
              </w:rPr>
              <w:fldChar w:fldCharType="end"/>
            </w:r>
          </w:ins>
          <w:customXmlInsRangeStart w:id="425" w:author="Bill" w:date="2012-04-30T17:14:00Z"/>
        </w:sdtContent>
      </w:sdt>
      <w:customXmlInsRangeEnd w:id="425"/>
      <w:ins w:id="426" w:author="Bill" w:date="2012-04-30T17:13:00Z">
        <w:r>
          <w:rPr>
            <w:rFonts w:cs="Calibri"/>
            <w:szCs w:val="24"/>
          </w:rPr>
          <w:t>.</w:t>
        </w:r>
      </w:ins>
      <w:ins w:id="427" w:author="Bill" w:date="2012-04-30T17:14:00Z">
        <w:r>
          <w:rPr>
            <w:rFonts w:cs="Calibri"/>
            <w:szCs w:val="24"/>
          </w:rPr>
          <w:t xml:space="preserve">  They found that </w:t>
        </w:r>
      </w:ins>
      <w:ins w:id="428" w:author="Bill" w:date="2012-04-30T17:15:00Z">
        <w:r>
          <w:rPr>
            <w:rFonts w:cs="Calibri"/>
            <w:szCs w:val="24"/>
          </w:rPr>
          <w:t xml:space="preserve">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ins>
      <w:ins w:id="429" w:author="Bill" w:date="2012-04-30T17:41:00Z">
        <w:r w:rsidR="00960273">
          <w:rPr>
            <w:rFonts w:cs="Calibri"/>
            <w:szCs w:val="24"/>
          </w:rPr>
          <w:t>erratic</w:t>
        </w:r>
      </w:ins>
      <w:ins w:id="430" w:author="Bill" w:date="2012-04-30T17:15:00Z">
        <w:r w:rsidR="00E412C2">
          <w:rPr>
            <w:rFonts w:cs="Calibri"/>
            <w:szCs w:val="24"/>
          </w:rPr>
          <w:t>.</w:t>
        </w:r>
      </w:ins>
      <w:ins w:id="431" w:author="Bill" w:date="2012-04-30T17:16:00Z">
        <w:r w:rsidR="00E412C2">
          <w:rPr>
            <w:rFonts w:cs="Calibri"/>
            <w:szCs w:val="24"/>
          </w:rPr>
          <w:t xml:space="preserve">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ins>
      <w:ins w:id="432" w:author="Bill" w:date="2012-04-30T18:00:00Z">
        <w:r w:rsidR="00DB7416">
          <w:rPr>
            <w:rFonts w:cs="Calibri"/>
            <w:szCs w:val="24"/>
          </w:rPr>
          <w:t>.</w:t>
        </w:r>
      </w:ins>
    </w:p>
    <w:p w:rsidR="00960273" w:rsidDel="00960273" w:rsidRDefault="00960273">
      <w:pPr>
        <w:spacing w:line="480" w:lineRule="auto"/>
        <w:ind w:firstLine="720"/>
        <w:rPr>
          <w:del w:id="433" w:author="Bill" w:date="2012-04-30T17:41:00Z"/>
          <w:rFonts w:cs="Calibri"/>
          <w:szCs w:val="24"/>
        </w:rPr>
      </w:pPr>
      <w:ins w:id="434" w:author="Bill" w:date="2012-04-30T17:40:00Z">
        <w:r>
          <w:rPr>
            <w:rFonts w:cs="Calibri"/>
            <w:szCs w:val="24"/>
          </w:rPr>
          <w:t>Few attempts have been made in the literature to evaluate the Kinect</w:t>
        </w:r>
      </w:ins>
      <w:ins w:id="435" w:author="Bill" w:date="2012-04-30T17:41:00Z">
        <w:r>
          <w:rPr>
            <w:rFonts w:cs="Calibri"/>
            <w:szCs w:val="24"/>
          </w:rPr>
          <w:t xml:space="preserve">’s person tracking capabilities from a mobile robot.  </w:t>
        </w:r>
      </w:ins>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ins w:id="436" w:author="Bill" w:date="2012-04-30T17:09:00Z">
        <w:r w:rsidR="00AE71DF">
          <w:rPr>
            <w:rFonts w:cs="Calibri"/>
            <w:szCs w:val="24"/>
          </w:rPr>
          <w:t>Also</w:t>
        </w:r>
      </w:ins>
      <w:del w:id="437" w:author="Bill" w:date="2012-04-30T17:09:00Z">
        <w:r w:rsidR="007C11F5" w:rsidDel="00AE71DF">
          <w:rPr>
            <w:rFonts w:cs="Calibri"/>
            <w:szCs w:val="24"/>
          </w:rPr>
          <w:delText>Normally</w:delText>
        </w:r>
      </w:del>
      <w:r w:rsidR="007C11F5">
        <w:rPr>
          <w:rFonts w:cs="Calibri"/>
          <w:szCs w:val="24"/>
        </w:rPr>
        <w:t xml:space="preserve">, when a new user enters the scene, the user must make a calibration pose before tracking can begin.  By default, the Kinect has no means of </w:t>
      </w:r>
      <w:del w:id="438" w:author="Bill" w:date="2012-04-30T17:09:00Z">
        <w:r w:rsidR="007C11F5" w:rsidDel="00AE71DF">
          <w:rPr>
            <w:rFonts w:cs="Calibri"/>
            <w:szCs w:val="24"/>
          </w:rPr>
          <w:delText xml:space="preserve">recognizing </w:delText>
        </w:r>
      </w:del>
      <w:ins w:id="439" w:author="Bill" w:date="2012-04-30T17:09:00Z">
        <w:r w:rsidR="00AE71DF">
          <w:rPr>
            <w:rFonts w:cs="Calibri"/>
            <w:szCs w:val="24"/>
          </w:rPr>
          <w:t>telling one</w:t>
        </w:r>
      </w:ins>
      <w:del w:id="440" w:author="Bill" w:date="2012-04-30T17:09:00Z">
        <w:r w:rsidR="007C11F5" w:rsidDel="00AE71DF">
          <w:rPr>
            <w:rFonts w:cs="Calibri"/>
            <w:szCs w:val="24"/>
          </w:rPr>
          <w:delText>a</w:delText>
        </w:r>
      </w:del>
      <w:r w:rsidR="007C11F5">
        <w:rPr>
          <w:rFonts w:cs="Calibri"/>
          <w:szCs w:val="24"/>
        </w:rPr>
        <w:t xml:space="preserve"> specific user from another, relying on spatial and temporal continuity to tell users apart.  Finally, the Kinect has </w:t>
      </w:r>
      <w:del w:id="441" w:author="Bill" w:date="2012-04-30T17:10:00Z">
        <w:r w:rsidR="007C11F5" w:rsidDel="00AE71DF">
          <w:rPr>
            <w:rFonts w:cs="Calibri"/>
            <w:szCs w:val="24"/>
          </w:rPr>
          <w:delText xml:space="preserve">trouble </w:delText>
        </w:r>
      </w:del>
      <w:ins w:id="442" w:author="Bill" w:date="2012-04-30T17:10:00Z">
        <w:r w:rsidR="00AE71DF">
          <w:rPr>
            <w:rFonts w:cs="Calibri"/>
            <w:szCs w:val="24"/>
          </w:rPr>
          <w:t xml:space="preserve">difficulties </w:t>
        </w:r>
      </w:ins>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ins w:id="443" w:author="Bill" w:date="2012-04-30T17:10:00Z">
        <w:r w:rsidR="00AE71DF">
          <w:rPr>
            <w:rFonts w:cs="Calibri"/>
            <w:szCs w:val="24"/>
          </w:rPr>
          <w:t xml:space="preserve">have </w:t>
        </w:r>
      </w:ins>
      <w:r>
        <w:rPr>
          <w:rFonts w:cs="Calibri"/>
          <w:szCs w:val="24"/>
        </w:rPr>
        <w:t>be</w:t>
      </w:r>
      <w:ins w:id="444" w:author="Bill" w:date="2012-04-30T17:10:00Z">
        <w:r w:rsidR="00AE71DF">
          <w:rPr>
            <w:rFonts w:cs="Calibri"/>
            <w:szCs w:val="24"/>
          </w:rPr>
          <w:t>en</w:t>
        </w:r>
      </w:ins>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ins w:id="445" w:author="Bill" w:date="2012-04-30T18:00:00Z">
        <w:r w:rsidR="007E079C">
          <w:rPr>
            <w:rFonts w:cs="Calibri"/>
            <w:szCs w:val="24"/>
          </w:rPr>
          <w:t>NiTE</w:t>
        </w:r>
      </w:ins>
      <w:del w:id="446" w:author="Bill" w:date="2012-04-30T18:00:00Z">
        <w:r w:rsidDel="007E079C">
          <w:rPr>
            <w:rFonts w:cs="Calibri"/>
            <w:szCs w:val="24"/>
          </w:rPr>
          <w:delText>the Kinect</w:delText>
        </w:r>
      </w:del>
      <w:r w:rsidR="00C517ED">
        <w:rPr>
          <w:rFonts w:cs="Calibri"/>
          <w:szCs w:val="24"/>
        </w:rPr>
        <w:t>,</w:t>
      </w:r>
      <w:r>
        <w:rPr>
          <w:rFonts w:cs="Calibri"/>
          <w:szCs w:val="24"/>
        </w:rPr>
        <w:t xml:space="preserve"> </w:t>
      </w:r>
      <w:del w:id="447" w:author="Bill" w:date="2012-04-30T17:10:00Z">
        <w:r w:rsidDel="00D10050">
          <w:rPr>
            <w:rFonts w:cs="Calibri"/>
            <w:szCs w:val="24"/>
          </w:rPr>
          <w:delText xml:space="preserve">largely </w:delText>
        </w:r>
      </w:del>
      <w:ins w:id="448" w:author="Bill" w:date="2012-04-30T17:10:00Z">
        <w:r w:rsidR="00D10050">
          <w:rPr>
            <w:rFonts w:cs="Calibri"/>
            <w:szCs w:val="24"/>
          </w:rPr>
          <w:t xml:space="preserve">mostly </w:t>
        </w:r>
      </w:ins>
      <w:r>
        <w:rPr>
          <w:rFonts w:cs="Calibri"/>
          <w:szCs w:val="24"/>
        </w:rPr>
        <w:t xml:space="preserve">due to </w:t>
      </w:r>
      <w:del w:id="449" w:author="Bill" w:date="2012-04-30T18:00:00Z">
        <w:r w:rsidDel="007E079C">
          <w:rPr>
            <w:rFonts w:cs="Calibri"/>
            <w:szCs w:val="24"/>
          </w:rPr>
          <w:delText xml:space="preserve">the </w:delText>
        </w:r>
      </w:del>
      <w:ins w:id="450" w:author="Bill" w:date="2012-04-30T18:00:00Z">
        <w:r w:rsidR="007E079C">
          <w:rPr>
            <w:rFonts w:cs="Calibri"/>
            <w:szCs w:val="24"/>
          </w:rPr>
          <w:t xml:space="preserve">its </w:t>
        </w:r>
      </w:ins>
      <w:r>
        <w:rPr>
          <w:rFonts w:cs="Calibri"/>
          <w:szCs w:val="24"/>
        </w:rPr>
        <w:t>closed-source</w:t>
      </w:r>
      <w:del w:id="451" w:author="Bill" w:date="2012-04-30T18:01:00Z">
        <w:r w:rsidDel="007E079C">
          <w:rPr>
            <w:rFonts w:cs="Calibri"/>
            <w:szCs w:val="24"/>
          </w:rPr>
          <w:delText xml:space="preserve"> nature of NiTE</w:delText>
        </w:r>
      </w:del>
      <w:ins w:id="452" w:author="Bill" w:date="2012-04-30T18:01:00Z">
        <w:r w:rsidR="007E079C">
          <w:rPr>
            <w:rFonts w:cs="Calibri"/>
            <w:szCs w:val="24"/>
          </w:rPr>
          <w:t xml:space="preserve"> nature</w:t>
        </w:r>
      </w:ins>
      <w:r>
        <w:rPr>
          <w:rFonts w:cs="Calibri"/>
          <w:szCs w:val="24"/>
        </w:rPr>
        <w:t>.</w:t>
      </w:r>
    </w:p>
    <w:p w:rsidR="009B5486" w:rsidRDefault="009B5486" w:rsidP="009B5486">
      <w:pPr>
        <w:pStyle w:val="Heading2"/>
      </w:pPr>
      <w:bookmarkStart w:id="453" w:name="_Ref323129706"/>
      <w:bookmarkStart w:id="454" w:name="_Toc323549517"/>
      <w:r>
        <w:t>Discrimination Betw</w:t>
      </w:r>
      <w:ins w:id="455" w:author="Bill" w:date="2012-04-30T17:42:00Z">
        <w:r w:rsidR="00960273">
          <w:t>e</w:t>
        </w:r>
      </w:ins>
      <w:del w:id="456" w:author="Bill" w:date="2012-04-30T17:42:00Z">
        <w:r w:rsidDel="00960273">
          <w:delText>e</w:delText>
        </w:r>
      </w:del>
      <w:r>
        <w:t>en Users</w:t>
      </w:r>
      <w:bookmarkEnd w:id="453"/>
      <w:bookmarkEnd w:id="454"/>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9F31E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457" w:name="_Ref322980249"/>
      <w:bookmarkStart w:id="458" w:name="_Ref322980256"/>
      <w:bookmarkStart w:id="459" w:name="_Toc323549518"/>
      <w:r>
        <w:t>Calibration</w:t>
      </w:r>
      <w:bookmarkEnd w:id="457"/>
      <w:bookmarkEnd w:id="458"/>
      <w:r w:rsidR="004E4B19">
        <w:t xml:space="preserve"> of Users</w:t>
      </w:r>
      <w:bookmarkEnd w:id="459"/>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2512EF3" wp14:editId="7F82DC8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460" w:name="_Toc323549535"/>
      <w:r>
        <w:t xml:space="preserve">Figure </w:t>
      </w:r>
      <w:r w:rsidR="001C1618">
        <w:fldChar w:fldCharType="begin"/>
      </w:r>
      <w:r w:rsidR="001C1618">
        <w:instrText xml:space="preserve"> SEQ Figure \* ARABIC </w:instrText>
      </w:r>
      <w:r w:rsidR="001C1618">
        <w:fldChar w:fldCharType="separate"/>
      </w:r>
      <w:r w:rsidR="001C1618">
        <w:rPr>
          <w:noProof/>
        </w:rPr>
        <w:t>1</w:t>
      </w:r>
      <w:r w:rsidR="001C1618">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460"/>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9F31E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461" w:name="_Toc323549519"/>
      <w:r>
        <w:t>L</w:t>
      </w:r>
      <w:r w:rsidR="00115579">
        <w:t>imited Field of View</w:t>
      </w:r>
      <w:bookmarkEnd w:id="461"/>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5A52B5A8" wp14:editId="320FC89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462" w:name="_Toc323549536"/>
      <w:r>
        <w:t xml:space="preserve">Figure </w:t>
      </w:r>
      <w:r w:rsidR="001C1618">
        <w:fldChar w:fldCharType="begin"/>
      </w:r>
      <w:r w:rsidR="001C1618">
        <w:instrText xml:space="preserve"> SEQ Figure \* ARABIC </w:instrText>
      </w:r>
      <w:r w:rsidR="001C1618">
        <w:fldChar w:fldCharType="separate"/>
      </w:r>
      <w:r w:rsidR="001C1618">
        <w:rPr>
          <w:noProof/>
        </w:rPr>
        <w:t>2</w:t>
      </w:r>
      <w:r w:rsidR="001C1618">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462"/>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2904664" wp14:editId="13E940E0">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463" w:name="_Toc323549537"/>
      <w:r>
        <w:t xml:space="preserve">Figure </w:t>
      </w:r>
      <w:r w:rsidR="001C1618">
        <w:fldChar w:fldCharType="begin"/>
      </w:r>
      <w:r w:rsidR="001C1618">
        <w:instrText xml:space="preserve"> SEQ Figure \* ARABIC </w:instrText>
      </w:r>
      <w:r w:rsidR="001C1618">
        <w:fldChar w:fldCharType="separate"/>
      </w:r>
      <w:r w:rsidR="001C1618">
        <w:rPr>
          <w:noProof/>
        </w:rPr>
        <w:t>3</w:t>
      </w:r>
      <w:r w:rsidR="001C1618">
        <w:rPr>
          <w:noProof/>
        </w:rPr>
        <w:fldChar w:fldCharType="end"/>
      </w:r>
      <w:r>
        <w:t>:</w:t>
      </w:r>
      <w:r w:rsidRPr="00EA62EC">
        <w:t xml:space="preserve"> Difficulties arise in tracking a user in contact with a chair</w:t>
      </w:r>
      <w:bookmarkEnd w:id="463"/>
    </w:p>
    <w:p w:rsidR="009B5486" w:rsidRDefault="009B5486">
      <w:pPr>
        <w:spacing w:line="480" w:lineRule="auto"/>
        <w:ind w:firstLine="720"/>
      </w:pPr>
    </w:p>
    <w:p w:rsidR="007138C2" w:rsidRDefault="00A07F11" w:rsidP="00115579">
      <w:pPr>
        <w:pStyle w:val="Heading2"/>
      </w:pPr>
      <w:bookmarkStart w:id="464" w:name="_Toc323549520"/>
      <w:r>
        <w:t>M</w:t>
      </w:r>
      <w:r w:rsidR="00115579">
        <w:t>oving Base Problem</w:t>
      </w:r>
      <w:bookmarkEnd w:id="464"/>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766A7CFB" wp14:editId="6E499E72">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465" w:name="_Ref322513446"/>
      <w:bookmarkStart w:id="466" w:name="_Toc323549538"/>
      <w:r>
        <w:t xml:space="preserve">Figure </w:t>
      </w:r>
      <w:r w:rsidR="001C1618">
        <w:fldChar w:fldCharType="begin"/>
      </w:r>
      <w:r w:rsidR="001C1618">
        <w:instrText xml:space="preserve"> SEQ Figure \* ARABIC </w:instrText>
      </w:r>
      <w:r w:rsidR="001C1618">
        <w:fldChar w:fldCharType="separate"/>
      </w:r>
      <w:r w:rsidR="001C1618">
        <w:rPr>
          <w:noProof/>
        </w:rPr>
        <w:t>4</w:t>
      </w:r>
      <w:r w:rsidR="001C1618">
        <w:rPr>
          <w:noProof/>
        </w:rPr>
        <w:fldChar w:fldCharType="end"/>
      </w:r>
      <w:bookmarkEnd w:id="465"/>
      <w:r>
        <w:t>: Tracking performance of Kinect under motion</w:t>
      </w:r>
      <w:bookmarkEnd w:id="46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467" w:name="_Toc323549521"/>
      <w:r>
        <w:t>Summary</w:t>
      </w:r>
      <w:bookmarkEnd w:id="467"/>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ins w:id="468" w:author="Bill" w:date="2012-04-30T17:42:00Z">
        <w:r w:rsidR="00960273">
          <w:rPr>
            <w:rFonts w:cs="Calibri"/>
            <w:szCs w:val="24"/>
          </w:rPr>
          <w:t>t</w:t>
        </w:r>
      </w:ins>
      <w:del w:id="469" w:author="Bill" w:date="2012-04-30T17:42:00Z">
        <w:r w:rsidDel="00960273">
          <w:rPr>
            <w:rFonts w:cs="Calibri"/>
            <w:szCs w:val="24"/>
          </w:rPr>
          <w:delText>T</w:delText>
        </w:r>
      </w:del>
      <w:r>
        <w:rPr>
          <w:rFonts w:cs="Calibri"/>
          <w:szCs w:val="24"/>
        </w:rPr>
        <w: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470" w:name="_Toc323549522"/>
      <w:r>
        <w:lastRenderedPageBreak/>
        <w:t>Pan Mount</w:t>
      </w:r>
      <w:bookmarkEnd w:id="470"/>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ins w:id="471" w:author="Bill" w:date="2012-04-30T17:42:00Z">
        <w:r w:rsidR="00960273">
          <w:rPr>
            <w:rFonts w:cs="Calibri"/>
            <w:szCs w:val="24"/>
          </w:rPr>
          <w:t>t</w:t>
        </w:r>
      </w:ins>
      <w:r>
        <w:rPr>
          <w:rFonts w:cs="Calibri"/>
          <w:szCs w:val="24"/>
        </w:rPr>
        <w:t xml:space="preserve">er.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F31EA">
        <w:t xml:space="preserve">Figure </w:t>
      </w:r>
      <w:r w:rsidR="009F31E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19505F99" wp14:editId="3B701E84">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574F6EB1" wp14:editId="1D5653B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472" w:name="_Ref322513798"/>
      <w:bookmarkStart w:id="473" w:name="_Toc323549539"/>
      <w:r>
        <w:t xml:space="preserve">Figure </w:t>
      </w:r>
      <w:r w:rsidR="001C1618">
        <w:fldChar w:fldCharType="begin"/>
      </w:r>
      <w:r w:rsidR="001C1618">
        <w:instrText xml:space="preserve"> SEQ Figure \* ARABIC </w:instrText>
      </w:r>
      <w:r w:rsidR="001C1618">
        <w:fldChar w:fldCharType="separate"/>
      </w:r>
      <w:r w:rsidR="001C1618">
        <w:rPr>
          <w:noProof/>
        </w:rPr>
        <w:t>5</w:t>
      </w:r>
      <w:r w:rsidR="001C1618">
        <w:rPr>
          <w:noProof/>
        </w:rPr>
        <w:fldChar w:fldCharType="end"/>
      </w:r>
      <w:bookmarkEnd w:id="472"/>
      <w:r>
        <w:t xml:space="preserve">: DP155 Base Pan (left), </w:t>
      </w:r>
      <w:r w:rsidR="00C679DD">
        <w:t xml:space="preserve">    </w:t>
      </w:r>
      <w:r>
        <w:t xml:space="preserve"> Phidgets 1066_0 Servo Controller (right)</w:t>
      </w:r>
      <w:bookmarkEnd w:id="47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F31EA">
        <w:t xml:space="preserve">Figure </w:t>
      </w:r>
      <w:r w:rsidR="009F31E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3D778E4" wp14:editId="4C4586A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474" w:name="_Ref323044753"/>
      <w:bookmarkStart w:id="475" w:name="_Toc323549540"/>
      <w:r>
        <w:t xml:space="preserve">Figure </w:t>
      </w:r>
      <w:r w:rsidR="001C1618">
        <w:fldChar w:fldCharType="begin"/>
      </w:r>
      <w:r w:rsidR="001C1618">
        <w:instrText xml:space="preserve"> SEQ Figure \* ARABIC </w:instrText>
      </w:r>
      <w:r w:rsidR="001C1618">
        <w:fldChar w:fldCharType="separate"/>
      </w:r>
      <w:r w:rsidR="001C1618">
        <w:rPr>
          <w:noProof/>
        </w:rPr>
        <w:t>6</w:t>
      </w:r>
      <w:r w:rsidR="001C1618">
        <w:rPr>
          <w:noProof/>
        </w:rPr>
        <w:fldChar w:fldCharType="end"/>
      </w:r>
      <w:bookmarkEnd w:id="474"/>
      <w:r>
        <w:t>: Output from Phidgets 1066_0, showing position command and open-loop feedback</w:t>
      </w:r>
      <w:r w:rsidR="00C679DD">
        <w:t xml:space="preserve"> for position and velocity</w:t>
      </w:r>
      <w:bookmarkEnd w:id="47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476" w:name="_Toc323549523"/>
      <w:r>
        <w:t>Performance</w:t>
      </w:r>
      <w:bookmarkEnd w:id="47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224B03D1" wp14:editId="32DE3248">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477" w:name="_Toc323549541"/>
      <w:r>
        <w:t xml:space="preserve">Figure </w:t>
      </w:r>
      <w:r w:rsidR="001C1618">
        <w:fldChar w:fldCharType="begin"/>
      </w:r>
      <w:r w:rsidR="001C1618">
        <w:instrText xml:space="preserve"> SEQ Figure \* ARABIC </w:instrText>
      </w:r>
      <w:r w:rsidR="001C1618">
        <w:fldChar w:fldCharType="separate"/>
      </w:r>
      <w:r w:rsidR="001C1618">
        <w:rPr>
          <w:noProof/>
        </w:rPr>
        <w:t>7</w:t>
      </w:r>
      <w:r w:rsidR="001C1618">
        <w:rPr>
          <w:noProof/>
        </w:rPr>
        <w:fldChar w:fldCharType="end"/>
      </w:r>
      <w:r>
        <w:t xml:space="preserve">: Kinect's effective FOV without (left) and with (right) pan </w:t>
      </w:r>
      <w:r w:rsidR="000F6971">
        <w:t>mount</w:t>
      </w:r>
      <w:bookmarkEnd w:id="47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F31EA">
        <w:t xml:space="preserve">Figure </w:t>
      </w:r>
      <w:r w:rsidR="009F31E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13BC754" wp14:editId="3D5AACD2">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478" w:name="_Ref322019798"/>
      <w:bookmarkStart w:id="479" w:name="_Toc323549542"/>
      <w:r>
        <w:t xml:space="preserve">Figure </w:t>
      </w:r>
      <w:r w:rsidR="001C1618">
        <w:fldChar w:fldCharType="begin"/>
      </w:r>
      <w:r w:rsidR="001C1618">
        <w:instrText xml:space="preserve"> SEQ Figure \* ARABIC </w:instrText>
      </w:r>
      <w:r w:rsidR="001C1618">
        <w:fldChar w:fldCharType="separate"/>
      </w:r>
      <w:r w:rsidR="001C1618">
        <w:rPr>
          <w:noProof/>
        </w:rPr>
        <w:t>8</w:t>
      </w:r>
      <w:r w:rsidR="001C1618">
        <w:rPr>
          <w:noProof/>
        </w:rPr>
        <w:fldChar w:fldCharType="end"/>
      </w:r>
      <w:bookmarkEnd w:id="478"/>
      <w:r>
        <w:t>: Performance of pan mount in detecting a stationary face</w:t>
      </w:r>
      <w:bookmarkEnd w:id="47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F31EA">
        <w:t xml:space="preserve">Figure </w:t>
      </w:r>
      <w:r w:rsidR="009F31E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F31EA">
        <w:t xml:space="preserve">Figure </w:t>
      </w:r>
      <w:r w:rsidR="009F31E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AA4BCD1" wp14:editId="7CEC9788">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480" w:name="_Ref322511744"/>
      <w:bookmarkStart w:id="481" w:name="_Toc323549543"/>
      <w:r>
        <w:t xml:space="preserve">Figure </w:t>
      </w:r>
      <w:r w:rsidR="001C1618">
        <w:fldChar w:fldCharType="begin"/>
      </w:r>
      <w:r w:rsidR="001C1618">
        <w:instrText xml:space="preserve"> SEQ Figure \* ARABIC </w:instrText>
      </w:r>
      <w:r w:rsidR="001C1618">
        <w:fldChar w:fldCharType="separate"/>
      </w:r>
      <w:r w:rsidR="001C1618">
        <w:rPr>
          <w:noProof/>
        </w:rPr>
        <w:t>9</w:t>
      </w:r>
      <w:r w:rsidR="001C1618">
        <w:rPr>
          <w:noProof/>
        </w:rPr>
        <w:fldChar w:fldCharType="end"/>
      </w:r>
      <w:bookmarkEnd w:id="480"/>
      <w:r w:rsidR="00A655A3">
        <w:t>: Tracking performance of Kinect with pan compensation</w:t>
      </w:r>
      <w:bookmarkEnd w:id="481"/>
    </w:p>
    <w:p w:rsidR="009B0251" w:rsidRDefault="009B0251" w:rsidP="009B0251">
      <w:pPr>
        <w:spacing w:line="480" w:lineRule="auto"/>
        <w:rPr>
          <w:rFonts w:cs="Calibri"/>
          <w:szCs w:val="24"/>
        </w:rPr>
      </w:pPr>
    </w:p>
    <w:p w:rsidR="0005382D" w:rsidRDefault="0005382D" w:rsidP="0005382D">
      <w:pPr>
        <w:pStyle w:val="Heading2"/>
      </w:pPr>
      <w:bookmarkStart w:id="482" w:name="_Toc323549524"/>
      <w:r>
        <w:t>Summary</w:t>
      </w:r>
      <w:bookmarkEnd w:id="48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F31EA">
        <w:t xml:space="preserve">Figure </w:t>
      </w:r>
      <w:r w:rsidR="009F31E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9F31EA">
        <w:t xml:space="preserve">Figure </w:t>
      </w:r>
      <w:r w:rsidR="009F31E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483" w:name="_Ref323045519"/>
      <w:bookmarkStart w:id="484" w:name="_Toc323549525"/>
      <w:r>
        <w:lastRenderedPageBreak/>
        <w:t>Person Tracking</w:t>
      </w:r>
      <w:bookmarkEnd w:id="483"/>
      <w:bookmarkEnd w:id="484"/>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9F31E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85" w:name="_Ref323131019"/>
      <w:bookmarkStart w:id="486" w:name="_Toc323549526"/>
      <w:r>
        <w:t>Face Detector Node</w:t>
      </w:r>
      <w:bookmarkEnd w:id="485"/>
      <w:bookmarkEnd w:id="486"/>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ins w:id="487" w:author="Bill" w:date="2012-04-30T17:31:00Z">
            <w:r w:rsidR="009F31EA" w:rsidRPr="009F31EA">
              <w:rPr>
                <w:noProof/>
                <w:rPrChange w:id="488" w:author="Bill" w:date="2012-04-30T17:31:00Z">
                  <w:rPr>
                    <w:rFonts w:eastAsia="Times New Roman"/>
                  </w:rPr>
                </w:rPrChange>
              </w:rPr>
              <w:t>[3]</w:t>
            </w:r>
          </w:ins>
          <w:del w:id="489" w:author="Bill" w:date="2012-04-30T13:22:00Z">
            <w:r w:rsidR="00345E51" w:rsidRPr="00193048" w:rsidDel="00F647A3">
              <w:rPr>
                <w:noProof/>
              </w:rPr>
              <w:delText>[3]</w:delText>
            </w:r>
          </w:del>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lastRenderedPageBreak/>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90" w:name="_Toc323549527"/>
      <w:r>
        <w:t>Leg Detector Node</w:t>
      </w:r>
      <w:bookmarkEnd w:id="490"/>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ins w:id="491" w:author="Bill" w:date="2012-04-30T17:31:00Z">
            <w:r w:rsidR="009F31EA" w:rsidRPr="009F31EA">
              <w:rPr>
                <w:noProof/>
                <w:rPrChange w:id="492" w:author="Bill" w:date="2012-04-30T17:31:00Z">
                  <w:rPr>
                    <w:rFonts w:eastAsia="Times New Roman"/>
                  </w:rPr>
                </w:rPrChange>
              </w:rPr>
              <w:t>[18]</w:t>
            </w:r>
          </w:ins>
          <w:del w:id="493" w:author="Bill" w:date="2012-04-30T13:22:00Z">
            <w:r w:rsidR="00345E51" w:rsidRPr="00193048" w:rsidDel="00F647A3">
              <w:rPr>
                <w:noProof/>
              </w:rPr>
              <w:delText>[15]</w:delText>
            </w:r>
          </w:del>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ins w:id="494" w:author="Bill" w:date="2012-04-30T17:31:00Z">
            <w:r w:rsidR="009F31EA">
              <w:rPr>
                <w:noProof/>
              </w:rPr>
              <w:t xml:space="preserve"> </w:t>
            </w:r>
            <w:r w:rsidR="009F31EA" w:rsidRPr="009F31EA">
              <w:rPr>
                <w:noProof/>
                <w:rPrChange w:id="495" w:author="Bill" w:date="2012-04-30T17:31:00Z">
                  <w:rPr>
                    <w:rFonts w:eastAsia="Times New Roman"/>
                  </w:rPr>
                </w:rPrChange>
              </w:rPr>
              <w:t>[19]</w:t>
            </w:r>
          </w:ins>
          <w:del w:id="496" w:author="Bill" w:date="2012-04-30T13:22:00Z">
            <w:r w:rsidR="00345E51" w:rsidDel="00F647A3">
              <w:rPr>
                <w:noProof/>
              </w:rPr>
              <w:delText xml:space="preserve"> </w:delText>
            </w:r>
            <w:r w:rsidR="00345E51" w:rsidRPr="00193048" w:rsidDel="00F647A3">
              <w:rPr>
                <w:noProof/>
              </w:rPr>
              <w:delText>[16]</w:delText>
            </w:r>
          </w:del>
          <w:r w:rsidR="008A0789">
            <w:fldChar w:fldCharType="end"/>
          </w:r>
        </w:sdtContent>
      </w:sdt>
      <w:r w:rsidR="00934B3D">
        <w:t>.  The leg detector performs best at close ranges where a large number of las</w:t>
      </w:r>
      <w:r w:rsidR="001805A0">
        <w:t>er returns are recorded per leg.  Its performance drops off with distance.</w:t>
      </w:r>
      <w:r w:rsidR="00F17FBE">
        <w:t xml:space="preserve"> (</w:t>
      </w:r>
      <w:proofErr w:type="gramStart"/>
      <w:r w:rsidR="00F17FBE">
        <w:t>go</w:t>
      </w:r>
      <w:proofErr w:type="gramEnd"/>
      <w:r w:rsidR="00F17FBE">
        <w:t xml:space="preserve"> into boosting from these papers)</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97" w:name="_Ref323045443"/>
      <w:bookmarkStart w:id="498" w:name="_Toc323549528"/>
      <w:r>
        <w:t xml:space="preserve">Kinect </w:t>
      </w:r>
      <w:del w:id="499" w:author="Bill" w:date="2012-04-30T20:35:00Z">
        <w:r w:rsidDel="00A60026">
          <w:delText>Body</w:delText>
        </w:r>
      </w:del>
      <w:ins w:id="500" w:author="Bill" w:date="2012-04-30T20:35:00Z">
        <w:r w:rsidR="00A60026">
          <w:t xml:space="preserve">Person </w:t>
        </w:r>
      </w:ins>
      <w:del w:id="501" w:author="Bill" w:date="2012-04-30T20:35:00Z">
        <w:r w:rsidDel="00A60026">
          <w:delText>-</w:delText>
        </w:r>
      </w:del>
      <w:r>
        <w:t>Detector Node</w:t>
      </w:r>
      <w:bookmarkEnd w:id="497"/>
      <w:bookmarkEnd w:id="498"/>
    </w:p>
    <w:p w:rsidR="00C56540" w:rsidRDefault="00B437E1" w:rsidP="00B437E1">
      <w:pPr>
        <w:spacing w:line="480" w:lineRule="auto"/>
        <w:ind w:firstLine="720"/>
      </w:pPr>
      <w:r>
        <w:t xml:space="preserve">The final source of observation </w:t>
      </w:r>
      <w:r w:rsidR="00C56540">
        <w:t xml:space="preserve">for the Kalman filter </w:t>
      </w:r>
      <w:r>
        <w:t xml:space="preserve">is a </w:t>
      </w:r>
      <w:ins w:id="502" w:author="Bill" w:date="2012-04-30T20:35:00Z">
        <w:r w:rsidR="00A60026">
          <w:t>person</w:t>
        </w:r>
      </w:ins>
      <w:del w:id="503" w:author="Bill" w:date="2012-04-30T20:35:00Z">
        <w:r w:rsidDel="00A60026">
          <w:delText>custom body</w:delText>
        </w:r>
      </w:del>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ins w:id="504" w:author="Bill" w:date="2012-04-30T17:31:00Z">
            <w:r w:rsidR="009F31EA" w:rsidRPr="009F31EA">
              <w:rPr>
                <w:noProof/>
                <w:rPrChange w:id="505" w:author="Bill" w:date="2012-04-30T17:31:00Z">
                  <w:rPr>
                    <w:rFonts w:eastAsia="Times New Roman"/>
                  </w:rPr>
                </w:rPrChange>
              </w:rPr>
              <w:t>[1]</w:t>
            </w:r>
          </w:ins>
          <w:del w:id="506" w:author="Bill" w:date="2012-04-30T13:22:00Z">
            <w:r w:rsidR="00345E51" w:rsidRPr="00193048" w:rsidDel="00F647A3">
              <w:rPr>
                <w:noProof/>
              </w:rPr>
              <w:delText>[1]</w:delText>
            </w:r>
          </w:del>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ins w:id="507" w:author="Bill" w:date="2012-04-30T20:36:00Z">
        <w:r w:rsidR="00A60026">
          <w:t>represent color information while protecting</w:t>
        </w:r>
      </w:ins>
      <w:del w:id="508" w:author="Bill" w:date="2012-04-30T20:36:00Z">
        <w:r w:rsidR="008A5AD7" w:rsidDel="00A60026">
          <w:delText>protect</w:delText>
        </w:r>
      </w:del>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9F31EA">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9F31EA">
        <w:t xml:space="preserve">Figure </w:t>
      </w:r>
      <w:r w:rsidR="009F31E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9F31EA">
        <w:t xml:space="preserve">Figure </w:t>
      </w:r>
      <w:r w:rsidR="009F31EA">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20B1829" wp14:editId="6EAAB8C1">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rPr>
          <w:ins w:id="509" w:author="Bill" w:date="2012-04-30T20:28:00Z"/>
        </w:rPr>
      </w:pPr>
      <w:bookmarkStart w:id="510" w:name="_Ref322980214"/>
      <w:bookmarkStart w:id="511" w:name="_Toc323549544"/>
      <w:r>
        <w:t xml:space="preserve">Figure </w:t>
      </w:r>
      <w:r w:rsidR="001C1618">
        <w:fldChar w:fldCharType="begin"/>
      </w:r>
      <w:r w:rsidR="001C1618">
        <w:instrText xml:space="preserve"> SEQ Figure \* ARABIC </w:instrText>
      </w:r>
      <w:r w:rsidR="001C1618">
        <w:fldChar w:fldCharType="separate"/>
      </w:r>
      <w:r w:rsidR="001C1618">
        <w:rPr>
          <w:noProof/>
        </w:rPr>
        <w:t>10</w:t>
      </w:r>
      <w:r w:rsidR="001C1618">
        <w:rPr>
          <w:noProof/>
        </w:rPr>
        <w:fldChar w:fldCharType="end"/>
      </w:r>
      <w:bookmarkEnd w:id="510"/>
      <w:r>
        <w:t xml:space="preserve">: Kinect’s RGB image masked for </w:t>
      </w:r>
      <w:r w:rsidR="008A5AD7">
        <w:t>a</w:t>
      </w:r>
      <w:r>
        <w:t xml:space="preserve"> user</w:t>
      </w:r>
      <w:r w:rsidR="00C56540">
        <w:t>, right after calibration</w:t>
      </w:r>
      <w:bookmarkEnd w:id="511"/>
    </w:p>
    <w:p w:rsidR="00930501" w:rsidRDefault="00930501" w:rsidP="000923B3">
      <w:pPr>
        <w:pStyle w:val="Caption1"/>
        <w:rPr>
          <w:ins w:id="512" w:author="Bill" w:date="2012-04-30T20:21:00Z"/>
        </w:rPr>
      </w:pPr>
    </w:p>
    <w:tbl>
      <w:tblPr>
        <w:tblStyle w:val="TableGrid"/>
        <w:tblW w:w="0" w:type="auto"/>
        <w:tblLook w:val="04A0" w:firstRow="1" w:lastRow="0" w:firstColumn="1" w:lastColumn="0" w:noHBand="0" w:noVBand="1"/>
      </w:tblPr>
      <w:tblGrid>
        <w:gridCol w:w="3900"/>
        <w:gridCol w:w="4956"/>
      </w:tblGrid>
      <w:tr w:rsidR="00621E13" w:rsidTr="00621E13">
        <w:trPr>
          <w:ins w:id="513" w:author="Bill" w:date="2012-04-30T20:27:00Z"/>
        </w:trPr>
        <w:tc>
          <w:tcPr>
            <w:tcW w:w="4428" w:type="dxa"/>
          </w:tcPr>
          <w:p w:rsidR="00621E13" w:rsidRDefault="00621E13" w:rsidP="00621E13">
            <w:pPr>
              <w:pStyle w:val="Caption1"/>
              <w:rPr>
                <w:ins w:id="514" w:author="Bill" w:date="2012-04-30T20:27:00Z"/>
              </w:rPr>
            </w:pPr>
            <w:moveToRangeStart w:id="515" w:author="Bill" w:date="2012-04-30T20:27:00Z" w:name="move323580956"/>
            <w:moveTo w:id="516" w:author="Bill" w:date="2012-04-30T20:27:00Z">
              <w:r>
                <w:rPr>
                  <w:noProof/>
                </w:rPr>
                <w:drawing>
                  <wp:inline distT="0" distB="0" distL="0" distR="0" wp14:anchorId="6A1BB359" wp14:editId="43BC40E9">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moveTo>
            <w:moveToRangeEnd w:id="515"/>
            <w:ins w:id="517" w:author="Bill" w:date="2012-04-30T20:27:00Z">
              <w:r>
                <w:t xml:space="preserve"> Figure </w:t>
              </w:r>
              <w:r>
                <w:fldChar w:fldCharType="begin"/>
              </w:r>
              <w:r>
                <w:instrText xml:space="preserve"> SEQ Figure \* ARABIC </w:instrText>
              </w:r>
              <w:r>
                <w:fldChar w:fldCharType="separate"/>
              </w:r>
            </w:ins>
            <w:ins w:id="518" w:author="Bill" w:date="2012-05-02T20:23:00Z">
              <w:r w:rsidR="001C1618">
                <w:rPr>
                  <w:noProof/>
                </w:rPr>
                <w:t>11</w:t>
              </w:r>
            </w:ins>
            <w:ins w:id="519" w:author="Bill" w:date="2012-04-30T20:27:00Z">
              <w:r>
                <w:rPr>
                  <w:noProof/>
                </w:rPr>
                <w:fldChar w:fldCharType="end"/>
              </w:r>
              <w:r>
                <w:t xml:space="preserve">: Histogram of </w:t>
              </w:r>
              <w:r>
                <w:fldChar w:fldCharType="begin"/>
              </w:r>
              <w:r>
                <w:instrText xml:space="preserve"> REF _Ref322980214 \h </w:instrText>
              </w:r>
            </w:ins>
            <w:ins w:id="520" w:author="Bill" w:date="2012-04-30T20:27:00Z">
              <w:r>
                <w:fldChar w:fldCharType="separate"/>
              </w:r>
              <w:r>
                <w:t xml:space="preserve">Figure </w:t>
              </w:r>
              <w:r>
                <w:rPr>
                  <w:noProof/>
                </w:rPr>
                <w:t>10</w:t>
              </w:r>
              <w:r>
                <w:fldChar w:fldCharType="end"/>
              </w:r>
              <w:r>
                <w:t>: hue on horizontal axis, saturation on vertical axis, brightness represents to histogram value.</w:t>
              </w:r>
            </w:ins>
          </w:p>
          <w:p w:rsidR="00621E13" w:rsidRDefault="00621E13" w:rsidP="000923B3">
            <w:pPr>
              <w:pStyle w:val="Caption1"/>
              <w:rPr>
                <w:ins w:id="521" w:author="Bill" w:date="2012-04-30T20:27:00Z"/>
              </w:rPr>
            </w:pPr>
          </w:p>
        </w:tc>
        <w:tc>
          <w:tcPr>
            <w:tcW w:w="4428" w:type="dxa"/>
          </w:tcPr>
          <w:p w:rsidR="00621E13" w:rsidRDefault="00621E13" w:rsidP="00621E13">
            <w:pPr>
              <w:pStyle w:val="Caption1"/>
              <w:rPr>
                <w:ins w:id="522" w:author="Bill" w:date="2012-04-30T20:27:00Z"/>
              </w:rPr>
            </w:pPr>
            <w:ins w:id="523" w:author="Bill" w:date="2012-04-30T20:27:00Z">
              <w:r>
                <w:rPr>
                  <w:noProof/>
                </w:rPr>
                <w:drawing>
                  <wp:inline distT="0" distB="0" distL="0" distR="0" wp14:anchorId="36A0E5EA" wp14:editId="55A11447">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r>
                <w:fldChar w:fldCharType="begin"/>
              </w:r>
              <w:r>
                <w:instrText xml:space="preserve"> SEQ Figure \* ARABIC </w:instrText>
              </w:r>
              <w:r>
                <w:fldChar w:fldCharType="separate"/>
              </w:r>
            </w:ins>
            <w:ins w:id="524" w:author="Bill" w:date="2012-05-02T20:23:00Z">
              <w:r w:rsidR="001C1618">
                <w:rPr>
                  <w:noProof/>
                </w:rPr>
                <w:t>12</w:t>
              </w:r>
            </w:ins>
            <w:ins w:id="525" w:author="Bill" w:date="2012-04-30T20:27:00Z">
              <w:r>
                <w:fldChar w:fldCharType="end"/>
              </w:r>
              <w:r>
                <w:t xml:space="preserve">: Alternate view of </w:t>
              </w:r>
              <w:r>
                <w:fldChar w:fldCharType="begin"/>
              </w:r>
              <w:r>
                <w:instrText xml:space="preserve"> REF _Ref322980389 \h </w:instrText>
              </w:r>
            </w:ins>
            <w:ins w:id="526" w:author="Bill" w:date="2012-04-30T20:27:00Z">
              <w:r>
                <w:fldChar w:fldCharType="separate"/>
              </w:r>
              <w:r>
                <w:t xml:space="preserve">Figure </w:t>
              </w:r>
              <w:r>
                <w:rPr>
                  <w:noProof/>
                </w:rPr>
                <w:t>11</w:t>
              </w:r>
              <w:r>
                <w:fldChar w:fldCharType="end"/>
              </w:r>
              <w:r w:rsidR="00930501">
                <w:t xml:space="preserve"> as </w:t>
              </w:r>
            </w:ins>
            <w:ins w:id="527" w:author="Bill" w:date="2012-04-30T20:32:00Z">
              <w:r w:rsidR="00930501">
                <w:t>3</w:t>
              </w:r>
            </w:ins>
            <w:ins w:id="528" w:author="Bill" w:date="2012-04-30T20:27:00Z">
              <w:r>
                <w:t>D surface plot</w:t>
              </w:r>
            </w:ins>
          </w:p>
          <w:p w:rsidR="00621E13" w:rsidRDefault="00621E13" w:rsidP="000923B3">
            <w:pPr>
              <w:pStyle w:val="Caption1"/>
              <w:rPr>
                <w:ins w:id="529" w:author="Bill" w:date="2012-04-30T20:27:00Z"/>
              </w:rPr>
            </w:pPr>
          </w:p>
        </w:tc>
      </w:tr>
    </w:tbl>
    <w:p w:rsidR="00621E13" w:rsidRDefault="00621E13" w:rsidP="000923B3">
      <w:pPr>
        <w:pStyle w:val="Caption1"/>
      </w:pPr>
    </w:p>
    <w:p w:rsidR="000923B3" w:rsidRDefault="000923B3" w:rsidP="000923B3">
      <w:pPr>
        <w:pStyle w:val="NoSpacing"/>
      </w:pPr>
      <w:moveFromRangeStart w:id="530" w:author="Bill" w:date="2012-04-30T20:27:00Z" w:name="move323580956"/>
      <w:moveFrom w:id="531" w:author="Bill" w:date="2012-04-30T20:27:00Z">
        <w:r w:rsidDel="00621E13">
          <w:rPr>
            <w:noProof/>
          </w:rPr>
          <w:lastRenderedPageBreak/>
          <w:drawing>
            <wp:inline distT="0" distB="0" distL="0" distR="0" wp14:anchorId="13DAD9F3" wp14:editId="4DE7EBB6">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moveFrom>
      <w:moveFromRangeEnd w:id="530"/>
    </w:p>
    <w:p w:rsidR="000923B3" w:rsidDel="00621E13" w:rsidRDefault="000923B3" w:rsidP="000923B3">
      <w:pPr>
        <w:pStyle w:val="Caption1"/>
        <w:rPr>
          <w:del w:id="532" w:author="Bill" w:date="2012-04-30T20:27:00Z"/>
        </w:rPr>
      </w:pPr>
      <w:bookmarkStart w:id="533" w:name="_Ref322980389"/>
      <w:bookmarkStart w:id="534" w:name="_Toc323549545"/>
      <w:del w:id="535" w:author="Bill" w:date="2012-04-30T20:27:00Z">
        <w:r w:rsidDel="00621E13">
          <w:delText xml:space="preserve">Figure </w:delText>
        </w:r>
        <w:r w:rsidR="00B75E60" w:rsidDel="00621E13">
          <w:rPr>
            <w:b w:val="0"/>
            <w:bCs w:val="0"/>
          </w:rPr>
          <w:fldChar w:fldCharType="begin"/>
        </w:r>
        <w:r w:rsidR="00B75E60" w:rsidDel="00621E13">
          <w:delInstrText xml:space="preserve"> SEQ Figure \* ARABIC </w:delInstrText>
        </w:r>
        <w:r w:rsidR="00B75E60" w:rsidDel="00621E13">
          <w:rPr>
            <w:b w:val="0"/>
            <w:bCs w:val="0"/>
          </w:rPr>
          <w:fldChar w:fldCharType="separate"/>
        </w:r>
        <w:r w:rsidR="00621E13" w:rsidDel="00621E13">
          <w:rPr>
            <w:noProof/>
          </w:rPr>
          <w:delText>11</w:delText>
        </w:r>
        <w:r w:rsidR="00B75E60" w:rsidDel="00621E13">
          <w:rPr>
            <w:b w:val="0"/>
            <w:bCs w:val="0"/>
            <w:noProof/>
          </w:rPr>
          <w:fldChar w:fldCharType="end"/>
        </w:r>
        <w:bookmarkEnd w:id="533"/>
        <w:r w:rsidDel="00621E13">
          <w:delText>:</w:delText>
        </w:r>
      </w:del>
      <w:del w:id="536" w:author="Bill" w:date="2012-04-30T20:20:00Z">
        <w:r w:rsidDel="00621E13">
          <w:delText xml:space="preserve"> User's h</w:delText>
        </w:r>
      </w:del>
      <w:del w:id="537" w:author="Bill" w:date="2012-04-30T20:27:00Z">
        <w:r w:rsidDel="00621E13">
          <w:delText>istogram</w:delText>
        </w:r>
      </w:del>
      <w:del w:id="538" w:author="Bill" w:date="2012-04-30T20:20:00Z">
        <w:r w:rsidDel="00621E13">
          <w:delText xml:space="preserve"> in hue-saturation space</w:delText>
        </w:r>
      </w:del>
      <w:del w:id="539" w:author="Bill" w:date="2012-04-30T20:27:00Z">
        <w:r w:rsidR="00D473DC" w:rsidDel="00621E13">
          <w:delText>: h</w:delText>
        </w:r>
        <w:r w:rsidDel="00621E13">
          <w:delText xml:space="preserve">ue on horizontal axis, saturation on vertical axis, brightness </w:delText>
        </w:r>
        <w:r w:rsidR="00724C1A" w:rsidDel="00621E13">
          <w:delText>represents</w:delText>
        </w:r>
        <w:r w:rsidR="00D473DC" w:rsidDel="00621E13">
          <w:delText xml:space="preserve"> to</w:delText>
        </w:r>
        <w:r w:rsidDel="00621E13">
          <w:delText xml:space="preserve"> histogram value.</w:delText>
        </w:r>
        <w:bookmarkEnd w:id="534"/>
      </w:del>
    </w:p>
    <w:p w:rsidR="000923B3" w:rsidDel="00621E13" w:rsidRDefault="000923B3">
      <w:pPr>
        <w:pStyle w:val="Caption1"/>
        <w:rPr>
          <w:del w:id="540" w:author="Bill" w:date="2012-04-30T20:27:00Z"/>
        </w:rPr>
        <w:pPrChange w:id="541" w:author="Bill" w:date="2012-04-30T20:18:00Z">
          <w:pPr>
            <w:spacing w:line="480" w:lineRule="auto"/>
            <w:ind w:firstLine="720"/>
          </w:pPr>
        </w:pPrChange>
      </w:pPr>
    </w:p>
    <w:p w:rsidR="00621E13" w:rsidRDefault="00621E13" w:rsidP="00371F78">
      <w:pPr>
        <w:spacing w:line="480" w:lineRule="auto"/>
        <w:ind w:firstLine="720"/>
        <w:rPr>
          <w:ins w:id="542" w:author="Bill" w:date="2012-04-30T20:18:00Z"/>
        </w:rPr>
      </w:pPr>
    </w:p>
    <w:p w:rsidR="00B618B1" w:rsidRDefault="008A5AD7" w:rsidP="00371F78">
      <w:pPr>
        <w:spacing w:line="480" w:lineRule="auto"/>
        <w:ind w:firstLine="720"/>
      </w:pPr>
      <w:r>
        <w:t xml:space="preserve">The program maintains an idea of the user’s current histogram, and uses </w:t>
      </w:r>
      <w:del w:id="543" w:author="Bill" w:date="2012-04-30T20:36:00Z">
        <w:r w:rsidDel="00A60026">
          <w:delText xml:space="preserve">this </w:delText>
        </w:r>
      </w:del>
      <w:ins w:id="544" w:author="Bill" w:date="2012-04-30T20:36:00Z">
        <w:r w:rsidR="00A60026">
          <w:t xml:space="preserve">it </w:t>
        </w:r>
      </w:ins>
      <w:r>
        <w:t xml:space="preserve">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9F31EA">
        <w:t xml:space="preserve">Figure </w:t>
      </w:r>
      <w:r w:rsidR="009F31E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del w:id="545" w:author="Bill" w:date="2012-04-30T20:34:00Z">
        <w:r w:rsidR="00371F78" w:rsidDel="00A60026">
          <w:delText xml:space="preserve"> </w:delText>
        </w:r>
      </w:del>
      <w:ins w:id="546" w:author="Bill" w:date="2012-04-30T20:34:00Z">
        <w:r w:rsidR="00A60026">
          <w:t xml:space="preserve"> </w:t>
        </w:r>
      </w:ins>
      <w:r w:rsidR="00371F78">
        <w:t xml:space="preserve">the correlation will equal 1.0 when the histograms are identical, and will </w:t>
      </w:r>
      <w:del w:id="547" w:author="Bill" w:date="2012-04-30T20:32:00Z">
        <w:r w:rsidR="00371F78" w:rsidDel="00A60026">
          <w:delText xml:space="preserve">drop </w:delText>
        </w:r>
      </w:del>
      <w:ins w:id="548" w:author="Bill" w:date="2012-04-30T20:32:00Z">
        <w:r w:rsidR="00A60026">
          <w:t>equal zero for two ran</w:t>
        </w:r>
      </w:ins>
      <w:ins w:id="549" w:author="Bill" w:date="2012-04-30T20:33:00Z">
        <w:r w:rsidR="00A60026">
          <w:t xml:space="preserve">dom </w:t>
        </w:r>
      </w:ins>
      <w:ins w:id="550" w:author="Bill" w:date="2012-04-30T20:32:00Z">
        <w:r w:rsidR="00A60026">
          <w:t>histogra</w:t>
        </w:r>
      </w:ins>
      <w:ins w:id="551" w:author="Bill" w:date="2012-04-30T20:33:00Z">
        <w:r w:rsidR="00A60026">
          <w:t>ms.</w:t>
        </w:r>
      </w:ins>
      <w:del w:id="552" w:author="Bill" w:date="2012-04-30T20:33:00Z">
        <w:r w:rsidR="00371F78" w:rsidDel="00A60026">
          <w:delText>down to zero as differences increase.</w:delText>
        </w:r>
      </w:del>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1C1618"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1C1618" w:rsidRDefault="001C1618" w:rsidP="001C1618">
      <w:pPr>
        <w:spacing w:line="480" w:lineRule="auto"/>
        <w:ind w:firstLine="720"/>
        <w:rPr>
          <w:b/>
          <w:rPrChange w:id="553" w:author="Bill" w:date="2012-05-02T20:23:00Z">
            <w:rPr/>
          </w:rPrChange>
        </w:rPr>
        <w:pPrChange w:id="554" w:author="Bill" w:date="2012-05-02T20:23:00Z">
          <w:pPr>
            <w:spacing w:line="480" w:lineRule="auto"/>
            <w:ind w:firstLine="720"/>
          </w:pPr>
        </w:pPrChange>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1C1618" w:rsidP="00C56240">
      <w:pPr>
        <w:spacing w:line="480" w:lineRule="auto"/>
        <w:rPr>
          <w:ins w:id="555" w:author="Bill" w:date="2012-05-02T20:24:00Z"/>
          <w:rPrChange w:id="556" w:author="Bill" w:date="2012-05-02T20:41:00Z">
            <w:rPr>
              <w:ins w:id="557" w:author="Bill" w:date="2012-05-02T20:24:00Z"/>
            </w:rPr>
          </w:rPrChange>
        </w:rPr>
        <w:pPrChange w:id="558" w:author="Bill" w:date="2012-05-02T20:39:00Z">
          <w:pPr/>
        </w:pPrChange>
      </w:pPr>
      <w:bookmarkStart w:id="559" w:name="_Toc323549529"/>
      <w:ins w:id="560" w:author="Bill" w:date="2012-05-02T20:23:00Z">
        <w:r>
          <w:tab/>
        </w:r>
      </w:ins>
      <w:ins w:id="561" w:author="Bill" w:date="2012-05-02T20:24:00Z">
        <w:r>
          <w:fldChar w:fldCharType="begin"/>
        </w:r>
        <w:r>
          <w:instrText xml:space="preserve"> REF _Ref322950225 \h </w:instrText>
        </w:r>
      </w:ins>
      <w:r>
        <w:fldChar w:fldCharType="separate"/>
      </w:r>
      <w:ins w:id="562" w:author="Bill" w:date="2012-05-02T20:24:00Z">
        <w:r>
          <w:t xml:space="preserve">Figure </w:t>
        </w:r>
        <w:r>
          <w:rPr>
            <w:noProof/>
          </w:rPr>
          <w:t>13</w:t>
        </w:r>
        <w:r>
          <w:fldChar w:fldCharType="end"/>
        </w:r>
        <w:r>
          <w:t xml:space="preserve"> illustrates the </w:t>
        </w:r>
        <w:r w:rsidRPr="001C1618">
          <w:rPr>
            <w:rPrChange w:id="563" w:author="Bill" w:date="2012-05-02T20:26:00Z">
              <w:rPr/>
            </w:rPrChange>
          </w:rPr>
          <w:t xml:space="preserve">ability </w:t>
        </w:r>
      </w:ins>
      <w:ins w:id="564" w:author="Bill" w:date="2012-05-02T20:25:00Z">
        <w:r w:rsidRPr="001C1618">
          <w:rPr>
            <w:rPrChange w:id="565" w:author="Bill" w:date="2012-05-02T20:26:00Z">
              <w:rPr/>
            </w:rPrChange>
          </w:rPr>
          <w:t xml:space="preserve">of the histogram to adapt </w:t>
        </w:r>
      </w:ins>
      <w:ins w:id="566" w:author="Bill" w:date="2012-05-02T20:26:00Z">
        <w:r w:rsidRPr="001C1618">
          <w:rPr>
            <w:rPrChange w:id="567" w:author="Bill" w:date="2012-05-02T20:26:00Z">
              <w:rPr/>
            </w:rPrChange>
          </w:rPr>
          <w:t xml:space="preserve">to </w:t>
        </w:r>
      </w:ins>
      <w:ins w:id="568" w:author="Bill" w:date="2012-05-02T20:27:00Z">
        <w:r>
          <w:t xml:space="preserve">the </w:t>
        </w:r>
      </w:ins>
      <w:ins w:id="569" w:author="Bill" w:date="2012-05-02T20:26:00Z">
        <w:r w:rsidRPr="001C1618">
          <w:rPr>
            <w:rPrChange w:id="570" w:author="Bill" w:date="2012-05-02T20:26:00Z">
              <w:rPr/>
            </w:rPrChange>
          </w:rPr>
          <w:t xml:space="preserve">changing </w:t>
        </w:r>
        <w:r>
          <w:t xml:space="preserve">appearance of </w:t>
        </w:r>
      </w:ins>
      <w:ins w:id="571" w:author="Bill" w:date="2012-05-02T20:36:00Z">
        <w:r w:rsidR="00C56240">
          <w:t>a</w:t>
        </w:r>
      </w:ins>
      <w:ins w:id="572" w:author="Bill" w:date="2012-05-02T20:26:00Z">
        <w:r>
          <w:t xml:space="preserve"> </w:t>
        </w:r>
      </w:ins>
      <w:ins w:id="573" w:author="Bill" w:date="2012-05-02T20:27:00Z">
        <w:r>
          <w:t xml:space="preserve">tracked </w:t>
        </w:r>
      </w:ins>
      <w:ins w:id="574" w:author="Bill" w:date="2012-05-02T20:26:00Z">
        <w:r>
          <w:t>user</w:t>
        </w:r>
      </w:ins>
      <w:ins w:id="575" w:author="Bill" w:date="2012-05-02T20:27:00Z">
        <w:r>
          <w:t xml:space="preserve">.  With the Kinect in a fixed position, the user walked around the room for </w:t>
        </w:r>
      </w:ins>
      <w:ins w:id="576" w:author="Bill" w:date="2012-05-02T20:29:00Z">
        <w:r>
          <w:t>fifteen seconds</w:t>
        </w:r>
      </w:ins>
      <w:ins w:id="577" w:author="Bill" w:date="2012-05-02T20:37:00Z">
        <w:r w:rsidR="00C56240">
          <w:t>.  The correlation of</w:t>
        </w:r>
      </w:ins>
      <w:ins w:id="578" w:author="Bill" w:date="2012-05-02T20:34:00Z">
        <w:r w:rsidR="00C56240">
          <w:t xml:space="preserve">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ins>
      <w:ins w:id="579" w:author="Bill" w:date="2012-05-02T20:37:00Z">
        <w:r w:rsidR="00C56240">
          <w:t xml:space="preserve"> was recorded and plotted</w:t>
        </w:r>
      </w:ins>
      <w:ins w:id="580" w:author="Bill" w:date="2012-05-02T20:29:00Z">
        <w:r>
          <w:t>.</w:t>
        </w:r>
      </w:ins>
      <w:ins w:id="581" w:author="Bill" w:date="2012-05-02T20:34:00Z">
        <w:r w:rsidR="00C56240">
          <w:t xml:space="preserve">  </w:t>
        </w:r>
      </w:ins>
      <w:ins w:id="582" w:author="Bill" w:date="2012-05-02T20:39:00Z">
        <w:r w:rsidR="00C56240">
          <w:t>T</w:t>
        </w:r>
      </w:ins>
      <w:ins w:id="583" w:author="Bill" w:date="2012-05-02T20:35:00Z">
        <w:r w:rsidR="00C56240">
          <w:t xml:space="preserve">he </w:t>
        </w:r>
      </w:ins>
      <w:ins w:id="584" w:author="Bill" w:date="2012-05-02T20:34:00Z">
        <w:r w:rsidR="00C56240">
          <w:t>user</w:t>
        </w:r>
      </w:ins>
      <w:ins w:id="585" w:author="Bill" w:date="2012-05-02T20:35:00Z">
        <w:r w:rsidR="00C56240">
          <w:t xml:space="preserve">’s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ins>
      <w:proofErr w:type="gramStart"/>
      <w:ins w:id="586" w:author="Bill" w:date="2012-05-02T20:38:00Z">
        <w:r w:rsidR="00C56240">
          <w:t>is</w:t>
        </w:r>
        <w:proofErr w:type="gramEnd"/>
        <w:r w:rsidR="00C56240">
          <w:t xml:space="preserve"> inconsistent and it </w:t>
        </w:r>
      </w:ins>
      <w:ins w:id="587" w:author="Bill" w:date="2012-05-02T20:35:00Z">
        <w:r w:rsidR="00C56240">
          <w:t>drops below 0.7</w:t>
        </w:r>
      </w:ins>
      <w:ins w:id="588" w:author="Bill" w:date="2012-05-02T20:38:00Z">
        <w:r w:rsidR="00C56240">
          <w:t xml:space="preserve"> in places</w:t>
        </w:r>
      </w:ins>
      <w:ins w:id="589" w:author="Bill" w:date="2012-05-02T20:39:00Z">
        <w:r w:rsidR="00C56240">
          <w:t>.  This is d</w:t>
        </w:r>
        <w:r w:rsidR="00C56240">
          <w:t>ue to variations in room lighting and the different body silhouettes that the user exposed to the camera</w:t>
        </w:r>
        <w:r w:rsidR="00C56240">
          <w:t xml:space="preserve">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6240">
          <w:rPr>
            <w:rPrChange w:id="590" w:author="Bill" w:date="2012-05-02T20:39:00Z">
              <w:rPr>
                <w:b/>
              </w:rPr>
            </w:rPrChange>
          </w:rPr>
          <w:t xml:space="preserve"> </w:t>
        </w:r>
      </w:ins>
      <w:ins w:id="591" w:author="Bill" w:date="2012-05-02T20:40:00Z">
        <w:r w:rsidR="00C56240">
          <w:t>remains above 0.9 for the entire duration of the test.</w:t>
        </w:r>
        <w:proofErr w:type="gramEnd"/>
        <w:r w:rsidR="00C56240">
          <w:t xml:space="preserve">  Thus, it is concluded that the l</w:t>
        </w:r>
      </w:ins>
      <w:ins w:id="592" w:author="Bill" w:date="2012-05-02T20:41:00Z">
        <w:r w:rsidR="00A543C4">
          <w:t>ow-pass filter is helpful in adapting to the changing appearance of the user.</w:t>
        </w:r>
      </w:ins>
    </w:p>
    <w:p w:rsidR="001C1618" w:rsidRDefault="001C1618" w:rsidP="00E57938">
      <w:pPr>
        <w:pStyle w:val="NoSpacing"/>
        <w:rPr>
          <w:ins w:id="593" w:author="Bill" w:date="2012-05-02T20:23:00Z"/>
        </w:rPr>
        <w:pPrChange w:id="594" w:author="Bill" w:date="2012-05-02T20:41:00Z">
          <w:pPr/>
        </w:pPrChange>
      </w:pPr>
      <w:ins w:id="595" w:author="Bill" w:date="2012-05-02T20:33:00Z">
        <w:r w:rsidRPr="00E57938">
          <w:rPr>
            <w:rPrChange w:id="596" w:author="Bill" w:date="2012-05-02T20:41:00Z">
              <w:rPr>
                <w:noProof/>
              </w:rPr>
            </w:rPrChange>
          </w:rPr>
          <w:lastRenderedPageBreak/>
          <w:drawing>
            <wp:inline distT="0" distB="0" distL="0" distR="0" wp14:anchorId="693E246F" wp14:editId="100895C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ins>
    </w:p>
    <w:p w:rsidR="001C1618" w:rsidRDefault="001C1618" w:rsidP="001C1618">
      <w:pPr>
        <w:pStyle w:val="Caption1"/>
        <w:rPr>
          <w:ins w:id="597" w:author="Bill" w:date="2012-05-02T20:23:00Z"/>
        </w:rPr>
        <w:pPrChange w:id="598" w:author="Bill" w:date="2012-05-02T20:23:00Z">
          <w:pPr>
            <w:pStyle w:val="Heading1"/>
          </w:pPr>
        </w:pPrChange>
      </w:pPr>
      <w:ins w:id="599" w:author="Bill" w:date="2012-05-02T20:23:00Z">
        <w:r>
          <w:t xml:space="preserve">Figure </w:t>
        </w:r>
        <w:r>
          <w:fldChar w:fldCharType="begin"/>
        </w:r>
        <w:r>
          <w:instrText xml:space="preserve"> SEQ Figure \* ARABIC </w:instrText>
        </w:r>
      </w:ins>
      <w:r>
        <w:fldChar w:fldCharType="separate"/>
      </w:r>
      <w:ins w:id="600" w:author="Bill" w:date="2012-05-02T20:23:00Z">
        <w:r>
          <w:rPr>
            <w:noProof/>
          </w:rPr>
          <w:t>13</w:t>
        </w:r>
        <w:r>
          <w:fldChar w:fldCharType="end"/>
        </w:r>
        <w:r>
          <w:t xml:space="preserve">: Correlation </w:t>
        </w:r>
      </w:ins>
      <w:ins w:id="601" w:author="Bill" w:date="2012-05-02T20:41:00Z">
        <w:r w:rsidR="00E57938">
          <w:t xml:space="preserve">over time </w:t>
        </w:r>
      </w:ins>
      <w:ins w:id="602" w:author="Bill" w:date="2012-05-02T20:23:00Z">
        <w:r>
          <w:t xml:space="preserve">of user's histogram </w:t>
        </w:r>
      </w:ins>
      <w:ins w:id="603" w:author="Bill" w:date="2012-05-02T20:25:00Z">
        <w:r>
          <w:t xml:space="preserve">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w:t>
        </w:r>
      </w:ins>
      <w:ins w:id="604" w:author="Bill" w:date="2012-05-02T20:26:00Z">
        <w:r>
          <w:t xml:space="preserve"> </w:t>
        </w:r>
      </w:ins>
      <w:ins w:id="605" w:author="Bill" w:date="2012-05-02T20:25:00Z">
        <w:r>
          <w:t>(blue)</w:t>
        </w:r>
      </w:ins>
    </w:p>
    <w:p w:rsidR="009B0251" w:rsidRDefault="00A07F11" w:rsidP="00724C1A">
      <w:pPr>
        <w:pStyle w:val="Heading1"/>
      </w:pPr>
      <w:r>
        <w:lastRenderedPageBreak/>
        <w:t>Planning</w:t>
      </w:r>
      <w:bookmarkEnd w:id="559"/>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606" w:name="_Toc323549530"/>
      <w:r>
        <w:t>Point-point planner</w:t>
      </w:r>
      <w:bookmarkEnd w:id="606"/>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del w:id="607" w:author="Bill" w:date="2012-04-30T20:58:00Z">
        <w:r w:rsidR="00D069EB" w:rsidDel="00CB65C8">
          <w:delText xml:space="preserve">This </w:delText>
        </w:r>
      </w:del>
      <w:ins w:id="608" w:author="Bill" w:date="2012-04-30T20:58:00Z">
        <w:r w:rsidR="00CB65C8">
          <w:t xml:space="preserve">The SBPL </w:t>
        </w:r>
      </w:ins>
      <w:r w:rsidR="00345E51">
        <w:t xml:space="preserve">software </w:t>
      </w:r>
      <w:r w:rsidR="00D069EB">
        <w:t xml:space="preserve">was </w:t>
      </w:r>
      <w:r w:rsidR="006556D0">
        <w:t xml:space="preserve">developed </w:t>
      </w:r>
      <w:del w:id="609" w:author="Bill" w:date="2012-04-30T20:58:00Z">
        <w:r w:rsidR="006556D0" w:rsidDel="00CB65C8">
          <w:delText xml:space="preserve">jointly by </w:delText>
        </w:r>
        <w:r w:rsidR="006556D0" w:rsidRPr="006556D0" w:rsidDel="00CB65C8">
          <w:delText xml:space="preserve">developed </w:delText>
        </w:r>
      </w:del>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ins w:id="610" w:author="Bill" w:date="2012-04-30T13:13:00Z">
        <w:r w:rsidR="00193048">
          <w:t xml:space="preserve"> </w:t>
        </w:r>
      </w:ins>
      <w:customXmlInsRangeStart w:id="611" w:author="Bill" w:date="2012-04-30T13:18:00Z"/>
      <w:sdt>
        <w:sdtPr>
          <w:id w:val="-931507777"/>
          <w:citation/>
        </w:sdtPr>
        <w:sdtContent>
          <w:customXmlInsRangeEnd w:id="611"/>
          <w:ins w:id="612" w:author="Bill" w:date="2012-04-30T13:18:00Z">
            <w:r w:rsidR="00193048">
              <w:fldChar w:fldCharType="begin"/>
            </w:r>
            <w:r w:rsidR="00193048">
              <w:instrText xml:space="preserve"> CITATION Lik091 \l 1033 </w:instrText>
            </w:r>
          </w:ins>
          <w:r w:rsidR="00193048">
            <w:fldChar w:fldCharType="separate"/>
          </w:r>
          <w:ins w:id="613" w:author="Bill" w:date="2012-04-30T17:31:00Z">
            <w:r w:rsidR="009F31EA" w:rsidRPr="009F31EA">
              <w:rPr>
                <w:noProof/>
                <w:rPrChange w:id="614" w:author="Bill" w:date="2012-04-30T17:31:00Z">
                  <w:rPr>
                    <w:rFonts w:eastAsia="Times New Roman"/>
                  </w:rPr>
                </w:rPrChange>
              </w:rPr>
              <w:t>[21]</w:t>
            </w:r>
          </w:ins>
          <w:ins w:id="615" w:author="Bill" w:date="2012-04-30T13:18:00Z">
            <w:r w:rsidR="00193048">
              <w:fldChar w:fldCharType="end"/>
            </w:r>
          </w:ins>
          <w:customXmlInsRangeStart w:id="616" w:author="Bill" w:date="2012-04-30T13:18:00Z"/>
        </w:sdtContent>
      </w:sdt>
      <w:customXmlInsRangeEnd w:id="616"/>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ins w:id="617" w:author="Bill" w:date="2012-04-30T17:32:00Z">
            <w:r w:rsidR="009F31EA" w:rsidRPr="009F31EA">
              <w:rPr>
                <w:noProof/>
                <w:rPrChange w:id="618" w:author="Bill" w:date="2012-04-30T17:32:00Z">
                  <w:rPr>
                    <w:rFonts w:eastAsia="Times New Roman"/>
                  </w:rPr>
                </w:rPrChange>
              </w:rPr>
              <w:t>[22]</w:t>
            </w:r>
          </w:ins>
          <w:del w:id="619" w:author="Bill" w:date="2012-04-30T13:18:00Z">
            <w:r w:rsidR="00345E51" w:rsidRPr="00193048" w:rsidDel="00193048">
              <w:rPr>
                <w:noProof/>
              </w:rPr>
              <w:delText>[18]</w:delText>
            </w:r>
          </w:del>
          <w:r w:rsidR="00345E51">
            <w:fldChar w:fldCharType="end"/>
          </w:r>
        </w:sdtContent>
      </w:sdt>
      <w:r w:rsidR="006556D0">
        <w:t>.</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ins w:id="620" w:author="Bill" w:date="2012-04-30T20:58:00Z">
        <w:r w:rsidR="00CB65C8">
          <w:t xml:space="preserve">plausible </w:t>
        </w:r>
      </w:ins>
      <w:r>
        <w:t>motions</w:t>
      </w:r>
      <w:r w:rsidR="00D46031">
        <w:t xml:space="preserve"> of the robot</w:t>
      </w:r>
      <w:r>
        <w:t xml:space="preserve">.  </w:t>
      </w:r>
      <w:r w:rsidR="00F8651A">
        <w:t xml:space="preserve">A cost can be separately assigned to each motion </w:t>
      </w:r>
      <w:r w:rsidR="00F8651A">
        <w:lastRenderedPageBreak/>
        <w:t xml:space="preserve">primitive, </w:t>
      </w:r>
      <w:del w:id="621" w:author="Bill" w:date="2012-04-30T20:59:00Z">
        <w:r w:rsidR="00165CE3" w:rsidDel="00CB65C8">
          <w:delText xml:space="preserve">for </w:delText>
        </w:r>
      </w:del>
      <w:ins w:id="622" w:author="Bill" w:date="2012-04-30T20:59:00Z">
        <w:r w:rsidR="00CB65C8">
          <w:t>possibly</w:t>
        </w:r>
      </w:ins>
      <w:del w:id="623" w:author="Bill" w:date="2012-04-30T20:59:00Z">
        <w:r w:rsidR="00165CE3" w:rsidDel="00CB65C8">
          <w:delText>example</w:delText>
        </w:r>
      </w:del>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9F31EA">
        <w:t xml:space="preserve">Figure </w:t>
      </w:r>
      <w:r w:rsidR="009F31E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9F31EA">
        <w:t xml:space="preserve">Figure </w:t>
      </w:r>
      <w:r w:rsidR="009F31E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46520A46" wp14:editId="5460FFDD">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624" w:name="_Ref322950225"/>
      <w:bookmarkStart w:id="625" w:name="_Toc323549546"/>
      <w:r>
        <w:t xml:space="preserve">Figure </w:t>
      </w:r>
      <w:r w:rsidR="001C1618">
        <w:fldChar w:fldCharType="begin"/>
      </w:r>
      <w:r w:rsidR="001C1618">
        <w:instrText xml:space="preserve"> SEQ Figure \* ARABIC </w:instrText>
      </w:r>
      <w:r w:rsidR="001C1618">
        <w:fldChar w:fldCharType="separate"/>
      </w:r>
      <w:ins w:id="626" w:author="Bill" w:date="2012-04-30T20:18:00Z">
        <w:r w:rsidR="00621E13">
          <w:rPr>
            <w:noProof/>
          </w:rPr>
          <w:t>13</w:t>
        </w:r>
      </w:ins>
      <w:del w:id="627" w:author="Bill" w:date="2012-04-30T20:18:00Z">
        <w:r w:rsidR="009F31EA" w:rsidDel="00621E13">
          <w:rPr>
            <w:noProof/>
          </w:rPr>
          <w:delText>12</w:delText>
        </w:r>
      </w:del>
      <w:r w:rsidR="001C1618">
        <w:rPr>
          <w:noProof/>
        </w:rPr>
        <w:fldChar w:fldCharType="end"/>
      </w:r>
      <w:bookmarkEnd w:id="624"/>
      <w:r w:rsidR="00165CE3">
        <w:t>: Smooth p</w:t>
      </w:r>
      <w:r>
        <w:t>ath produced by SBPL planner in presence of obstacles</w:t>
      </w:r>
      <w:r w:rsidR="00165CE3">
        <w:t xml:space="preserve"> (grid size 1m)</w:t>
      </w:r>
      <w:bookmarkEnd w:id="625"/>
    </w:p>
    <w:p w:rsidR="005A7D17" w:rsidRDefault="00266623" w:rsidP="00A23C15">
      <w:pPr>
        <w:pStyle w:val="NoSpacing"/>
      </w:pPr>
      <w:r w:rsidRPr="00266623">
        <w:lastRenderedPageBreak/>
        <w:t xml:space="preserve"> </w:t>
      </w:r>
      <w:r>
        <w:rPr>
          <w:noProof/>
        </w:rPr>
        <w:drawing>
          <wp:inline distT="0" distB="0" distL="0" distR="0" wp14:anchorId="2844925C" wp14:editId="69AF9B6D">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28" w:name="_Ref322520674"/>
      <w:bookmarkStart w:id="629" w:name="_Toc323549547"/>
      <w:r>
        <w:t xml:space="preserve">Figure </w:t>
      </w:r>
      <w:r w:rsidR="001C1618">
        <w:fldChar w:fldCharType="begin"/>
      </w:r>
      <w:r w:rsidR="001C1618">
        <w:instrText xml:space="preserve"> SEQ Figure \* ARABIC </w:instrText>
      </w:r>
      <w:r w:rsidR="001C1618">
        <w:fldChar w:fldCharType="separate"/>
      </w:r>
      <w:ins w:id="630" w:author="Bill" w:date="2012-04-30T20:18:00Z">
        <w:r w:rsidR="00621E13">
          <w:rPr>
            <w:noProof/>
          </w:rPr>
          <w:t>14</w:t>
        </w:r>
      </w:ins>
      <w:del w:id="631" w:author="Bill" w:date="2012-04-30T20:18:00Z">
        <w:r w:rsidR="009F31EA" w:rsidDel="00621E13">
          <w:rPr>
            <w:noProof/>
          </w:rPr>
          <w:delText>13</w:delText>
        </w:r>
      </w:del>
      <w:r w:rsidR="001C1618">
        <w:rPr>
          <w:noProof/>
        </w:rPr>
        <w:fldChar w:fldCharType="end"/>
      </w:r>
      <w:bookmarkEnd w:id="628"/>
      <w:r>
        <w:t>: Harlie's motion primitives</w:t>
      </w:r>
      <w:bookmarkEnd w:id="629"/>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632" w:name="_Toc323549531"/>
      <w:r>
        <w:t>Dynamic P</w:t>
      </w:r>
      <w:r w:rsidR="00573238">
        <w:t>lanning</w:t>
      </w:r>
      <w:bookmarkEnd w:id="632"/>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10EA93CB" wp14:editId="12349B81">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1C1618" w:rsidRPr="006416BE" w:rsidRDefault="001C1618" w:rsidP="000F6971">
                            <w:pPr>
                              <w:pStyle w:val="Caption1"/>
                              <w:rPr>
                                <w:noProof/>
                                <w:sz w:val="24"/>
                              </w:rPr>
                            </w:pPr>
                            <w:bookmarkStart w:id="633" w:name="_Toc323549534"/>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1C1618" w:rsidRPr="006416BE" w:rsidRDefault="001C1618" w:rsidP="000F6971">
                      <w:pPr>
                        <w:pStyle w:val="Caption1"/>
                        <w:rPr>
                          <w:noProof/>
                          <w:sz w:val="24"/>
                        </w:rPr>
                      </w:pPr>
                      <w:bookmarkStart w:id="634" w:name="_Toc323549534"/>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34"/>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073E65A7" wp14:editId="7FCE7D93">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635" w:name="_Toc323549532"/>
      <w:r>
        <w:t xml:space="preserve">Goal </w:t>
      </w:r>
      <w:r w:rsidR="00AF3C43">
        <w:t>G</w:t>
      </w:r>
      <w:r>
        <w:t>eneration</w:t>
      </w:r>
      <w:bookmarkEnd w:id="635"/>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proofErr w:type="gramStart"/>
      <w:r w:rsidR="009F31EA">
        <w:t xml:space="preserve">5.1 </w:t>
      </w:r>
      <w:proofErr w:type="gramEnd"/>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F31EA">
        <w:t xml:space="preserve">Figure </w:t>
      </w:r>
      <w:r w:rsidR="009F31E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FB45C4D" wp14:editId="3545BF07">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636" w:name="_Ref322951239"/>
      <w:bookmarkStart w:id="637" w:name="_Toc323549548"/>
      <w:r>
        <w:t xml:space="preserve">Figure </w:t>
      </w:r>
      <w:r w:rsidR="001C1618">
        <w:fldChar w:fldCharType="begin"/>
      </w:r>
      <w:r w:rsidR="001C1618">
        <w:instrText xml:space="preserve"> SEQ Figure \* ARABIC </w:instrText>
      </w:r>
      <w:r w:rsidR="001C1618">
        <w:fldChar w:fldCharType="separate"/>
      </w:r>
      <w:ins w:id="638" w:author="Bill" w:date="2012-04-30T20:18:00Z">
        <w:r w:rsidR="00621E13">
          <w:rPr>
            <w:noProof/>
          </w:rPr>
          <w:t>15</w:t>
        </w:r>
      </w:ins>
      <w:del w:id="639" w:author="Bill" w:date="2012-04-30T20:18:00Z">
        <w:r w:rsidR="009F31EA" w:rsidDel="00621E13">
          <w:rPr>
            <w:noProof/>
          </w:rPr>
          <w:delText>14</w:delText>
        </w:r>
      </w:del>
      <w:r w:rsidR="001C1618">
        <w:rPr>
          <w:noProof/>
        </w:rPr>
        <w:fldChar w:fldCharType="end"/>
      </w:r>
      <w:bookmarkEnd w:id="636"/>
      <w:r>
        <w:t>: Goal constellation</w:t>
      </w:r>
      <w:r w:rsidR="008C29A6">
        <w:t>,</w:t>
      </w:r>
      <w:r>
        <w:t xml:space="preserve"> actual goal in green</w:t>
      </w:r>
      <w:r w:rsidR="008C29A6">
        <w:t xml:space="preserve"> (grid resolution 1m)</w:t>
      </w:r>
      <w:bookmarkEnd w:id="637"/>
    </w:p>
    <w:p w:rsidR="00956182" w:rsidRDefault="00956182" w:rsidP="00243D25">
      <w:pPr>
        <w:spacing w:line="480" w:lineRule="auto"/>
        <w:ind w:firstLine="720"/>
      </w:pPr>
    </w:p>
    <w:p w:rsidR="003278A0" w:rsidDel="00C279A1" w:rsidRDefault="00575D0E" w:rsidP="00243D25">
      <w:pPr>
        <w:spacing w:line="480" w:lineRule="auto"/>
        <w:ind w:firstLine="720"/>
        <w:rPr>
          <w:del w:id="640" w:author="Bill" w:date="2012-05-02T20:45:00Z"/>
        </w:rPr>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C279A1" w:rsidP="003278A0">
      <w:pPr>
        <w:spacing w:line="480" w:lineRule="auto"/>
        <w:ind w:firstLine="720"/>
      </w:pPr>
      <w:ins w:id="641" w:author="Bill" w:date="2012-05-02T20:45:00Z">
        <w:r>
          <w:t xml:space="preserve">  </w:t>
        </w:r>
      </w:ins>
      <w:r w:rsidR="003278A0">
        <w:t xml:space="preserve">As a special case when the target is close, less than 1m away, </w:t>
      </w:r>
      <w:proofErr w:type="gramStart"/>
      <w:r w:rsidR="003278A0">
        <w:t>the</w:t>
      </w:r>
      <w:proofErr w:type="gramEnd"/>
      <w:r w:rsidR="003278A0">
        <w:t xml:space="preserve"> robot bypasses planning altogether, and simply generates a turn-in-place path segment to rotate and face the target.</w:t>
      </w:r>
    </w:p>
    <w:p w:rsidR="00AF3C43" w:rsidRDefault="00AF3C43" w:rsidP="00AF3C43">
      <w:pPr>
        <w:pStyle w:val="Heading2"/>
      </w:pPr>
      <w:bookmarkStart w:id="642" w:name="_Toc323549533"/>
      <w:r>
        <w:lastRenderedPageBreak/>
        <w:t>Future Work</w:t>
      </w:r>
      <w:bookmarkEnd w:id="642"/>
    </w:p>
    <w:p w:rsidR="00AF3C43" w:rsidRDefault="00AF3C43" w:rsidP="00FC59E7">
      <w:pPr>
        <w:spacing w:line="480" w:lineRule="auto"/>
        <w:ind w:firstLine="864"/>
        <w:pPrChange w:id="643" w:author="Bill" w:date="2012-05-02T20:59:00Z">
          <w:pPr>
            <w:spacing w:line="480" w:lineRule="auto"/>
          </w:pPr>
        </w:pPrChange>
      </w:pPr>
      <w:del w:id="644" w:author="Bill" w:date="2012-05-02T20:51:00Z">
        <w:r w:rsidDel="00F6664D">
          <w:tab/>
        </w:r>
      </w:del>
      <w:ins w:id="645" w:author="Bill" w:date="2012-05-02T20:51:00Z">
        <w:r w:rsidR="00F6664D">
          <w:t xml:space="preserve">Although the </w:t>
        </w:r>
      </w:ins>
      <w:ins w:id="646" w:author="Bill" w:date="2012-05-02T20:52:00Z">
        <w:r w:rsidR="00F6664D">
          <w:t xml:space="preserve">developed </w:t>
        </w:r>
      </w:ins>
      <w:ins w:id="647" w:author="Bill" w:date="2012-05-02T20:51:00Z">
        <w:r w:rsidR="00F6664D">
          <w:t xml:space="preserve">path planning </w:t>
        </w:r>
      </w:ins>
      <w:ins w:id="648" w:author="Bill" w:date="2012-05-02T20:52:00Z">
        <w:r w:rsidR="00F6664D">
          <w:t xml:space="preserve">algorithm performs well over medium to long distances, the robot shows some weakness when tracking users at close range.  Although the SBPL algorithm produces nice, kinematically-feasible paths, it has trouble </w:t>
        </w:r>
      </w:ins>
      <w:ins w:id="649" w:author="Bill" w:date="2012-05-02T20:58:00Z">
        <w:r w:rsidR="00FC59E7">
          <w:t xml:space="preserve">planning at extremely close distances.  An example would be </w:t>
        </w:r>
      </w:ins>
      <w:ins w:id="650" w:author="Bill" w:date="2012-05-02T20:54:00Z">
        <w:r w:rsidR="00FC59E7">
          <w:t xml:space="preserve">when </w:t>
        </w:r>
      </w:ins>
      <w:ins w:id="651" w:author="Bill" w:date="2012-05-02T20:58:00Z">
        <w:r w:rsidR="00FC59E7">
          <w:t xml:space="preserve">the user brushes up against the robot and moves behind it.  </w:t>
        </w:r>
      </w:ins>
      <w:ins w:id="652" w:author="Bill" w:date="2012-05-02T20:59:00Z">
        <w:r w:rsidR="00FC59E7">
          <w:t>Perhaps an alternate p</w:t>
        </w:r>
      </w:ins>
      <w:del w:id="653" w:author="Bill" w:date="2012-05-02T20:59:00Z">
        <w:r w:rsidDel="00FC59E7">
          <w:delText>The robot shows weakness tracking users at close range, especially turning around.  An alternate p</w:delText>
        </w:r>
      </w:del>
      <w:r>
        <w:t>lanning algorithm could be employed at short ranges to make the response more fluid.</w:t>
      </w:r>
    </w:p>
    <w:p w:rsidR="00FC5EC7" w:rsidRDefault="00FC5EC7" w:rsidP="00193048">
      <w:pPr>
        <w:pStyle w:val="Heading1"/>
      </w:pPr>
      <w:r>
        <w:lastRenderedPageBreak/>
        <w:t>Conclusions</w:t>
      </w:r>
    </w:p>
    <w:p w:rsidR="006C5526" w:rsidRPr="00FC5EC7" w:rsidRDefault="002A1ECB" w:rsidP="00FC59E7">
      <w:pPr>
        <w:spacing w:line="480" w:lineRule="auto"/>
        <w:ind w:firstLine="720"/>
        <w:pPrChange w:id="654" w:author="Bill" w:date="2012-05-02T20:59:00Z">
          <w:pPr>
            <w:ind w:left="720"/>
          </w:pPr>
        </w:pPrChange>
      </w:pPr>
      <w:ins w:id="655" w:author="Bill" w:date="2012-05-02T20:42:00Z">
        <w:r>
          <w:t xml:space="preserve">A person-following system was successfully developed for </w:t>
        </w:r>
      </w:ins>
      <w:ins w:id="656" w:author="Bill" w:date="2012-05-02T20:47:00Z">
        <w:r w:rsidR="00C279A1">
          <w:t>the</w:t>
        </w:r>
      </w:ins>
      <w:ins w:id="657" w:author="Bill" w:date="2012-05-02T20:42:00Z">
        <w:r>
          <w:t xml:space="preserve"> mobile robot</w:t>
        </w:r>
      </w:ins>
      <w:ins w:id="658" w:author="Bill" w:date="2012-05-02T20:47:00Z">
        <w:r w:rsidR="00C279A1">
          <w:t xml:space="preserve"> Harlie</w:t>
        </w:r>
      </w:ins>
      <w:ins w:id="659" w:author="Bill" w:date="2012-05-02T20:42:00Z">
        <w:r>
          <w:t xml:space="preserve">.   </w:t>
        </w:r>
      </w:ins>
      <w:ins w:id="660" w:author="Bill" w:date="2012-05-02T20:43:00Z">
        <w:r>
          <w:t xml:space="preserve">The system uses a Kalman filter </w:t>
        </w:r>
      </w:ins>
      <w:ins w:id="661" w:author="Bill" w:date="2012-05-02T20:47:00Z">
        <w:r w:rsidR="00C279A1">
          <w:t>to integrate</w:t>
        </w:r>
      </w:ins>
      <w:ins w:id="662" w:author="Bill" w:date="2012-05-02T20:42:00Z">
        <w:r>
          <w:t xml:space="preserve"> the M</w:t>
        </w:r>
      </w:ins>
      <w:del w:id="663" w:author="Bill" w:date="2012-05-02T20:42:00Z">
        <w:r w:rsidR="00FC5EC7" w:rsidDel="002A1ECB">
          <w:delText>The proposed system uses the Mi</w:delText>
        </w:r>
      </w:del>
      <w:ins w:id="664" w:author="Bill" w:date="2012-05-02T20:42:00Z">
        <w:r>
          <w:t>i</w:t>
        </w:r>
      </w:ins>
      <w:r w:rsidR="00FC5EC7">
        <w:t>crosoft Kinect</w:t>
      </w:r>
      <w:ins w:id="665" w:author="Bill" w:date="2012-05-02T20:46:00Z">
        <w:r w:rsidR="00C279A1">
          <w:t>’s person tracking capabilities</w:t>
        </w:r>
      </w:ins>
      <w:ins w:id="666" w:author="Bill" w:date="2012-04-30T21:21:00Z">
        <w:r w:rsidR="006C5526">
          <w:t xml:space="preserve"> </w:t>
        </w:r>
      </w:ins>
      <w:ins w:id="667" w:author="Bill" w:date="2012-05-02T20:46:00Z">
        <w:r w:rsidR="00C279A1">
          <w:t xml:space="preserve">with a face detector and a LIDAR-based leg detector.  A dynamic replanning algorithm was developed to allow the </w:t>
        </w:r>
      </w:ins>
      <w:ins w:id="668" w:author="Bill" w:date="2012-05-02T20:47:00Z">
        <w:r w:rsidR="00C279A1">
          <w:t xml:space="preserve">Harlie to follow a moving target.  The system works </w:t>
        </w:r>
      </w:ins>
      <w:ins w:id="669" w:author="Bill" w:date="2012-05-02T20:51:00Z">
        <w:r w:rsidR="00C279A1">
          <w:t>well in a real-world environment, able to seamlessly follow a user through a cluttered room.</w:t>
        </w:r>
      </w:ins>
    </w:p>
    <w:p w:rsidR="003278A0" w:rsidRDefault="003278A0">
      <w:r>
        <w:br w:type="page"/>
      </w:r>
    </w:p>
    <w:p w:rsidR="003278A0" w:rsidRDefault="003278A0" w:rsidP="003278A0">
      <w:pPr>
        <w:pStyle w:val="MinorHeading"/>
      </w:pPr>
      <w:r>
        <w:lastRenderedPageBreak/>
        <w:t>Works Cited</w:t>
      </w:r>
    </w:p>
    <w:p w:rsidR="009F31E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9F31EA">
        <w:trPr>
          <w:tblCellSpacing w:w="15" w:type="dxa"/>
          <w:ins w:id="670" w:author="Bill" w:date="2012-04-30T17:32:00Z"/>
        </w:trPr>
        <w:tc>
          <w:tcPr>
            <w:tcW w:w="50" w:type="pct"/>
            <w:hideMark/>
          </w:tcPr>
          <w:p w:rsidR="009F31EA" w:rsidRDefault="009F31EA">
            <w:pPr>
              <w:pStyle w:val="Bibliography"/>
              <w:rPr>
                <w:ins w:id="671" w:author="Bill" w:date="2012-04-30T17:32:00Z"/>
                <w:noProof/>
              </w:rPr>
            </w:pPr>
            <w:ins w:id="672" w:author="Bill" w:date="2012-04-30T17:32:00Z">
              <w:r>
                <w:rPr>
                  <w:noProof/>
                </w:rPr>
                <w:t xml:space="preserve">[1] </w:t>
              </w:r>
            </w:ins>
          </w:p>
        </w:tc>
        <w:tc>
          <w:tcPr>
            <w:tcW w:w="0" w:type="auto"/>
            <w:hideMark/>
          </w:tcPr>
          <w:p w:rsidR="009F31EA" w:rsidRDefault="009F31EA">
            <w:pPr>
              <w:pStyle w:val="Bibliography"/>
              <w:rPr>
                <w:ins w:id="673" w:author="Bill" w:date="2012-04-30T17:32:00Z"/>
                <w:noProof/>
              </w:rPr>
            </w:pPr>
            <w:ins w:id="674" w:author="Bill" w:date="2012-04-30T17:32:00Z">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ins>
          </w:p>
        </w:tc>
      </w:tr>
      <w:tr w:rsidR="009F31EA">
        <w:trPr>
          <w:tblCellSpacing w:w="15" w:type="dxa"/>
          <w:ins w:id="675" w:author="Bill" w:date="2012-04-30T17:32:00Z"/>
        </w:trPr>
        <w:tc>
          <w:tcPr>
            <w:tcW w:w="50" w:type="pct"/>
            <w:hideMark/>
          </w:tcPr>
          <w:p w:rsidR="009F31EA" w:rsidRDefault="009F31EA">
            <w:pPr>
              <w:pStyle w:val="Bibliography"/>
              <w:rPr>
                <w:ins w:id="676" w:author="Bill" w:date="2012-04-30T17:32:00Z"/>
                <w:noProof/>
              </w:rPr>
            </w:pPr>
            <w:ins w:id="677" w:author="Bill" w:date="2012-04-30T17:32:00Z">
              <w:r>
                <w:rPr>
                  <w:noProof/>
                </w:rPr>
                <w:t xml:space="preserve">[2] </w:t>
              </w:r>
            </w:ins>
          </w:p>
        </w:tc>
        <w:tc>
          <w:tcPr>
            <w:tcW w:w="0" w:type="auto"/>
            <w:hideMark/>
          </w:tcPr>
          <w:p w:rsidR="009F31EA" w:rsidRDefault="009F31EA">
            <w:pPr>
              <w:pStyle w:val="Bibliography"/>
              <w:rPr>
                <w:ins w:id="678" w:author="Bill" w:date="2012-04-30T17:32:00Z"/>
                <w:noProof/>
              </w:rPr>
            </w:pPr>
            <w:ins w:id="679" w:author="Bill" w:date="2012-04-30T17:32: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9F31EA">
        <w:trPr>
          <w:tblCellSpacing w:w="15" w:type="dxa"/>
          <w:ins w:id="680" w:author="Bill" w:date="2012-04-30T17:32:00Z"/>
        </w:trPr>
        <w:tc>
          <w:tcPr>
            <w:tcW w:w="50" w:type="pct"/>
            <w:hideMark/>
          </w:tcPr>
          <w:p w:rsidR="009F31EA" w:rsidRDefault="009F31EA">
            <w:pPr>
              <w:pStyle w:val="Bibliography"/>
              <w:rPr>
                <w:ins w:id="681" w:author="Bill" w:date="2012-04-30T17:32:00Z"/>
                <w:noProof/>
              </w:rPr>
            </w:pPr>
            <w:ins w:id="682" w:author="Bill" w:date="2012-04-30T17:32:00Z">
              <w:r>
                <w:rPr>
                  <w:noProof/>
                </w:rPr>
                <w:t xml:space="preserve">[3] </w:t>
              </w:r>
            </w:ins>
          </w:p>
        </w:tc>
        <w:tc>
          <w:tcPr>
            <w:tcW w:w="0" w:type="auto"/>
            <w:hideMark/>
          </w:tcPr>
          <w:p w:rsidR="009F31EA" w:rsidRDefault="009F31EA">
            <w:pPr>
              <w:pStyle w:val="Bibliography"/>
              <w:rPr>
                <w:ins w:id="683" w:author="Bill" w:date="2012-04-30T17:32:00Z"/>
                <w:noProof/>
              </w:rPr>
            </w:pPr>
            <w:ins w:id="684" w:author="Bill" w:date="2012-04-30T17:32: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9F31EA">
        <w:trPr>
          <w:tblCellSpacing w:w="15" w:type="dxa"/>
          <w:ins w:id="685" w:author="Bill" w:date="2012-04-30T17:32:00Z"/>
        </w:trPr>
        <w:tc>
          <w:tcPr>
            <w:tcW w:w="50" w:type="pct"/>
            <w:hideMark/>
          </w:tcPr>
          <w:p w:rsidR="009F31EA" w:rsidRDefault="009F31EA">
            <w:pPr>
              <w:pStyle w:val="Bibliography"/>
              <w:rPr>
                <w:ins w:id="686" w:author="Bill" w:date="2012-04-30T17:32:00Z"/>
                <w:noProof/>
              </w:rPr>
            </w:pPr>
            <w:ins w:id="687" w:author="Bill" w:date="2012-04-30T17:32:00Z">
              <w:r>
                <w:rPr>
                  <w:noProof/>
                </w:rPr>
                <w:t xml:space="preserve">[4] </w:t>
              </w:r>
            </w:ins>
          </w:p>
        </w:tc>
        <w:tc>
          <w:tcPr>
            <w:tcW w:w="0" w:type="auto"/>
            <w:hideMark/>
          </w:tcPr>
          <w:p w:rsidR="009F31EA" w:rsidRDefault="009F31EA">
            <w:pPr>
              <w:pStyle w:val="Bibliography"/>
              <w:rPr>
                <w:ins w:id="688" w:author="Bill" w:date="2012-04-30T17:32:00Z"/>
                <w:noProof/>
              </w:rPr>
            </w:pPr>
            <w:ins w:id="689" w:author="Bill" w:date="2012-04-30T17:32:00Z">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ins>
          </w:p>
        </w:tc>
      </w:tr>
      <w:tr w:rsidR="009F31EA">
        <w:trPr>
          <w:tblCellSpacing w:w="15" w:type="dxa"/>
          <w:ins w:id="690" w:author="Bill" w:date="2012-04-30T17:32:00Z"/>
        </w:trPr>
        <w:tc>
          <w:tcPr>
            <w:tcW w:w="50" w:type="pct"/>
            <w:hideMark/>
          </w:tcPr>
          <w:p w:rsidR="009F31EA" w:rsidRDefault="009F31EA">
            <w:pPr>
              <w:pStyle w:val="Bibliography"/>
              <w:rPr>
                <w:ins w:id="691" w:author="Bill" w:date="2012-04-30T17:32:00Z"/>
                <w:noProof/>
              </w:rPr>
            </w:pPr>
            <w:ins w:id="692" w:author="Bill" w:date="2012-04-30T17:32:00Z">
              <w:r>
                <w:rPr>
                  <w:noProof/>
                </w:rPr>
                <w:t xml:space="preserve">[5] </w:t>
              </w:r>
            </w:ins>
          </w:p>
        </w:tc>
        <w:tc>
          <w:tcPr>
            <w:tcW w:w="0" w:type="auto"/>
            <w:hideMark/>
          </w:tcPr>
          <w:p w:rsidR="009F31EA" w:rsidRDefault="009F31EA">
            <w:pPr>
              <w:pStyle w:val="Bibliography"/>
              <w:rPr>
                <w:ins w:id="693" w:author="Bill" w:date="2012-04-30T17:32:00Z"/>
                <w:noProof/>
              </w:rPr>
            </w:pPr>
            <w:ins w:id="694" w:author="Bill" w:date="2012-04-30T17:32: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9F31EA">
        <w:trPr>
          <w:tblCellSpacing w:w="15" w:type="dxa"/>
          <w:ins w:id="695" w:author="Bill" w:date="2012-04-30T17:32:00Z"/>
        </w:trPr>
        <w:tc>
          <w:tcPr>
            <w:tcW w:w="50" w:type="pct"/>
            <w:hideMark/>
          </w:tcPr>
          <w:p w:rsidR="009F31EA" w:rsidRDefault="009F31EA">
            <w:pPr>
              <w:pStyle w:val="Bibliography"/>
              <w:rPr>
                <w:ins w:id="696" w:author="Bill" w:date="2012-04-30T17:32:00Z"/>
                <w:noProof/>
              </w:rPr>
            </w:pPr>
            <w:ins w:id="697" w:author="Bill" w:date="2012-04-30T17:32:00Z">
              <w:r>
                <w:rPr>
                  <w:noProof/>
                </w:rPr>
                <w:t xml:space="preserve">[6] </w:t>
              </w:r>
            </w:ins>
          </w:p>
        </w:tc>
        <w:tc>
          <w:tcPr>
            <w:tcW w:w="0" w:type="auto"/>
            <w:hideMark/>
          </w:tcPr>
          <w:p w:rsidR="009F31EA" w:rsidRDefault="009F31EA">
            <w:pPr>
              <w:pStyle w:val="Bibliography"/>
              <w:rPr>
                <w:ins w:id="698" w:author="Bill" w:date="2012-04-30T17:32:00Z"/>
                <w:noProof/>
              </w:rPr>
            </w:pPr>
            <w:ins w:id="699" w:author="Bill" w:date="2012-04-30T17:32: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9F31EA">
        <w:trPr>
          <w:tblCellSpacing w:w="15" w:type="dxa"/>
          <w:ins w:id="700" w:author="Bill" w:date="2012-04-30T17:32:00Z"/>
        </w:trPr>
        <w:tc>
          <w:tcPr>
            <w:tcW w:w="50" w:type="pct"/>
            <w:hideMark/>
          </w:tcPr>
          <w:p w:rsidR="009F31EA" w:rsidRDefault="009F31EA">
            <w:pPr>
              <w:pStyle w:val="Bibliography"/>
              <w:rPr>
                <w:ins w:id="701" w:author="Bill" w:date="2012-04-30T17:32:00Z"/>
                <w:noProof/>
              </w:rPr>
            </w:pPr>
            <w:ins w:id="702" w:author="Bill" w:date="2012-04-30T17:32:00Z">
              <w:r>
                <w:rPr>
                  <w:noProof/>
                </w:rPr>
                <w:t xml:space="preserve">[7] </w:t>
              </w:r>
            </w:ins>
          </w:p>
        </w:tc>
        <w:tc>
          <w:tcPr>
            <w:tcW w:w="0" w:type="auto"/>
            <w:hideMark/>
          </w:tcPr>
          <w:p w:rsidR="009F31EA" w:rsidRDefault="009F31EA">
            <w:pPr>
              <w:pStyle w:val="Bibliography"/>
              <w:rPr>
                <w:ins w:id="703" w:author="Bill" w:date="2012-04-30T17:32:00Z"/>
                <w:noProof/>
              </w:rPr>
            </w:pPr>
            <w:ins w:id="704" w:author="Bill" w:date="2012-04-30T17:32:00Z">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ins>
          </w:p>
        </w:tc>
      </w:tr>
      <w:tr w:rsidR="009F31EA">
        <w:trPr>
          <w:tblCellSpacing w:w="15" w:type="dxa"/>
          <w:ins w:id="705" w:author="Bill" w:date="2012-04-30T17:32:00Z"/>
        </w:trPr>
        <w:tc>
          <w:tcPr>
            <w:tcW w:w="50" w:type="pct"/>
            <w:hideMark/>
          </w:tcPr>
          <w:p w:rsidR="009F31EA" w:rsidRDefault="009F31EA">
            <w:pPr>
              <w:pStyle w:val="Bibliography"/>
              <w:rPr>
                <w:ins w:id="706" w:author="Bill" w:date="2012-04-30T17:32:00Z"/>
                <w:noProof/>
              </w:rPr>
            </w:pPr>
            <w:ins w:id="707" w:author="Bill" w:date="2012-04-30T17:32:00Z">
              <w:r>
                <w:rPr>
                  <w:noProof/>
                </w:rPr>
                <w:t xml:space="preserve">[8] </w:t>
              </w:r>
            </w:ins>
          </w:p>
        </w:tc>
        <w:tc>
          <w:tcPr>
            <w:tcW w:w="0" w:type="auto"/>
            <w:hideMark/>
          </w:tcPr>
          <w:p w:rsidR="009F31EA" w:rsidRDefault="009F31EA">
            <w:pPr>
              <w:pStyle w:val="Bibliography"/>
              <w:rPr>
                <w:ins w:id="708" w:author="Bill" w:date="2012-04-30T17:32:00Z"/>
                <w:noProof/>
              </w:rPr>
            </w:pPr>
            <w:ins w:id="709" w:author="Bill" w:date="2012-04-30T17:32: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9F31EA">
        <w:trPr>
          <w:tblCellSpacing w:w="15" w:type="dxa"/>
          <w:ins w:id="710" w:author="Bill" w:date="2012-04-30T17:32:00Z"/>
        </w:trPr>
        <w:tc>
          <w:tcPr>
            <w:tcW w:w="50" w:type="pct"/>
            <w:hideMark/>
          </w:tcPr>
          <w:p w:rsidR="009F31EA" w:rsidRDefault="009F31EA">
            <w:pPr>
              <w:pStyle w:val="Bibliography"/>
              <w:rPr>
                <w:ins w:id="711" w:author="Bill" w:date="2012-04-30T17:32:00Z"/>
                <w:noProof/>
              </w:rPr>
            </w:pPr>
            <w:ins w:id="712" w:author="Bill" w:date="2012-04-30T17:32:00Z">
              <w:r>
                <w:rPr>
                  <w:noProof/>
                </w:rPr>
                <w:t xml:space="preserve">[9] </w:t>
              </w:r>
            </w:ins>
          </w:p>
        </w:tc>
        <w:tc>
          <w:tcPr>
            <w:tcW w:w="0" w:type="auto"/>
            <w:hideMark/>
          </w:tcPr>
          <w:p w:rsidR="009F31EA" w:rsidRDefault="009F31EA">
            <w:pPr>
              <w:pStyle w:val="Bibliography"/>
              <w:rPr>
                <w:ins w:id="713" w:author="Bill" w:date="2012-04-30T17:32:00Z"/>
                <w:noProof/>
              </w:rPr>
            </w:pPr>
            <w:ins w:id="714" w:author="Bill" w:date="2012-04-30T17:32:00Z">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ins>
          </w:p>
        </w:tc>
      </w:tr>
      <w:tr w:rsidR="009F31EA">
        <w:trPr>
          <w:tblCellSpacing w:w="15" w:type="dxa"/>
          <w:ins w:id="715" w:author="Bill" w:date="2012-04-30T17:32:00Z"/>
        </w:trPr>
        <w:tc>
          <w:tcPr>
            <w:tcW w:w="50" w:type="pct"/>
            <w:hideMark/>
          </w:tcPr>
          <w:p w:rsidR="009F31EA" w:rsidRDefault="009F31EA">
            <w:pPr>
              <w:pStyle w:val="Bibliography"/>
              <w:rPr>
                <w:ins w:id="716" w:author="Bill" w:date="2012-04-30T17:32:00Z"/>
                <w:noProof/>
              </w:rPr>
            </w:pPr>
            <w:ins w:id="717" w:author="Bill" w:date="2012-04-30T17:32:00Z">
              <w:r>
                <w:rPr>
                  <w:noProof/>
                </w:rPr>
                <w:t xml:space="preserve">[10] </w:t>
              </w:r>
            </w:ins>
          </w:p>
        </w:tc>
        <w:tc>
          <w:tcPr>
            <w:tcW w:w="0" w:type="auto"/>
            <w:hideMark/>
          </w:tcPr>
          <w:p w:rsidR="009F31EA" w:rsidRDefault="009F31EA">
            <w:pPr>
              <w:pStyle w:val="Bibliography"/>
              <w:rPr>
                <w:ins w:id="718" w:author="Bill" w:date="2012-04-30T17:32:00Z"/>
                <w:noProof/>
              </w:rPr>
            </w:pPr>
            <w:ins w:id="719" w:author="Bill" w:date="2012-04-30T17:32:00Z">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ins>
          </w:p>
        </w:tc>
      </w:tr>
      <w:tr w:rsidR="009F31EA">
        <w:trPr>
          <w:tblCellSpacing w:w="15" w:type="dxa"/>
          <w:ins w:id="720" w:author="Bill" w:date="2012-04-30T17:32:00Z"/>
        </w:trPr>
        <w:tc>
          <w:tcPr>
            <w:tcW w:w="50" w:type="pct"/>
            <w:hideMark/>
          </w:tcPr>
          <w:p w:rsidR="009F31EA" w:rsidRDefault="009F31EA">
            <w:pPr>
              <w:pStyle w:val="Bibliography"/>
              <w:rPr>
                <w:ins w:id="721" w:author="Bill" w:date="2012-04-30T17:32:00Z"/>
                <w:noProof/>
              </w:rPr>
            </w:pPr>
            <w:ins w:id="722" w:author="Bill" w:date="2012-04-30T17:32:00Z">
              <w:r>
                <w:rPr>
                  <w:noProof/>
                </w:rPr>
                <w:lastRenderedPageBreak/>
                <w:t xml:space="preserve">[11] </w:t>
              </w:r>
            </w:ins>
          </w:p>
        </w:tc>
        <w:tc>
          <w:tcPr>
            <w:tcW w:w="0" w:type="auto"/>
            <w:hideMark/>
          </w:tcPr>
          <w:p w:rsidR="009F31EA" w:rsidRDefault="009F31EA">
            <w:pPr>
              <w:pStyle w:val="Bibliography"/>
              <w:rPr>
                <w:ins w:id="723" w:author="Bill" w:date="2012-04-30T17:32:00Z"/>
                <w:noProof/>
              </w:rPr>
            </w:pPr>
            <w:ins w:id="724" w:author="Bill" w:date="2012-04-30T17:32:00Z">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ins>
          </w:p>
        </w:tc>
      </w:tr>
      <w:tr w:rsidR="009F31EA">
        <w:trPr>
          <w:tblCellSpacing w:w="15" w:type="dxa"/>
          <w:ins w:id="725" w:author="Bill" w:date="2012-04-30T17:32:00Z"/>
        </w:trPr>
        <w:tc>
          <w:tcPr>
            <w:tcW w:w="50" w:type="pct"/>
            <w:hideMark/>
          </w:tcPr>
          <w:p w:rsidR="009F31EA" w:rsidRDefault="009F31EA">
            <w:pPr>
              <w:pStyle w:val="Bibliography"/>
              <w:rPr>
                <w:ins w:id="726" w:author="Bill" w:date="2012-04-30T17:32:00Z"/>
                <w:noProof/>
              </w:rPr>
            </w:pPr>
            <w:ins w:id="727" w:author="Bill" w:date="2012-04-30T17:32:00Z">
              <w:r>
                <w:rPr>
                  <w:noProof/>
                </w:rPr>
                <w:t xml:space="preserve">[12] </w:t>
              </w:r>
            </w:ins>
          </w:p>
        </w:tc>
        <w:tc>
          <w:tcPr>
            <w:tcW w:w="0" w:type="auto"/>
            <w:hideMark/>
          </w:tcPr>
          <w:p w:rsidR="009F31EA" w:rsidRDefault="009F31EA">
            <w:pPr>
              <w:pStyle w:val="Bibliography"/>
              <w:rPr>
                <w:ins w:id="728" w:author="Bill" w:date="2012-04-30T17:32:00Z"/>
                <w:noProof/>
              </w:rPr>
            </w:pPr>
            <w:ins w:id="729" w:author="Bill" w:date="2012-04-30T17:32: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9F31EA">
        <w:trPr>
          <w:tblCellSpacing w:w="15" w:type="dxa"/>
          <w:ins w:id="730" w:author="Bill" w:date="2012-04-30T17:32:00Z"/>
        </w:trPr>
        <w:tc>
          <w:tcPr>
            <w:tcW w:w="50" w:type="pct"/>
            <w:hideMark/>
          </w:tcPr>
          <w:p w:rsidR="009F31EA" w:rsidRDefault="009F31EA">
            <w:pPr>
              <w:pStyle w:val="Bibliography"/>
              <w:rPr>
                <w:ins w:id="731" w:author="Bill" w:date="2012-04-30T17:32:00Z"/>
                <w:noProof/>
              </w:rPr>
            </w:pPr>
            <w:ins w:id="732" w:author="Bill" w:date="2012-04-30T17:32:00Z">
              <w:r>
                <w:rPr>
                  <w:noProof/>
                </w:rPr>
                <w:t xml:space="preserve">[13] </w:t>
              </w:r>
            </w:ins>
          </w:p>
        </w:tc>
        <w:tc>
          <w:tcPr>
            <w:tcW w:w="0" w:type="auto"/>
            <w:hideMark/>
          </w:tcPr>
          <w:p w:rsidR="009F31EA" w:rsidRDefault="009F31EA">
            <w:pPr>
              <w:pStyle w:val="Bibliography"/>
              <w:rPr>
                <w:ins w:id="733" w:author="Bill" w:date="2012-04-30T17:32:00Z"/>
                <w:noProof/>
              </w:rPr>
            </w:pPr>
            <w:ins w:id="734" w:author="Bill" w:date="2012-04-30T17:32:00Z">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ins>
          </w:p>
        </w:tc>
      </w:tr>
      <w:tr w:rsidR="009F31EA">
        <w:trPr>
          <w:tblCellSpacing w:w="15" w:type="dxa"/>
          <w:ins w:id="735" w:author="Bill" w:date="2012-04-30T17:32:00Z"/>
        </w:trPr>
        <w:tc>
          <w:tcPr>
            <w:tcW w:w="50" w:type="pct"/>
            <w:hideMark/>
          </w:tcPr>
          <w:p w:rsidR="009F31EA" w:rsidRDefault="009F31EA">
            <w:pPr>
              <w:pStyle w:val="Bibliography"/>
              <w:rPr>
                <w:ins w:id="736" w:author="Bill" w:date="2012-04-30T17:32:00Z"/>
                <w:noProof/>
              </w:rPr>
            </w:pPr>
            <w:ins w:id="737" w:author="Bill" w:date="2012-04-30T17:32:00Z">
              <w:r>
                <w:rPr>
                  <w:noProof/>
                </w:rPr>
                <w:t xml:space="preserve">[14] </w:t>
              </w:r>
            </w:ins>
          </w:p>
        </w:tc>
        <w:tc>
          <w:tcPr>
            <w:tcW w:w="0" w:type="auto"/>
            <w:hideMark/>
          </w:tcPr>
          <w:p w:rsidR="009F31EA" w:rsidRDefault="009F31EA">
            <w:pPr>
              <w:pStyle w:val="Bibliography"/>
              <w:rPr>
                <w:ins w:id="738" w:author="Bill" w:date="2012-04-30T17:32:00Z"/>
                <w:noProof/>
              </w:rPr>
            </w:pPr>
            <w:ins w:id="739" w:author="Bill" w:date="2012-04-30T17:32:00Z">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ins>
          </w:p>
        </w:tc>
      </w:tr>
      <w:tr w:rsidR="009F31EA">
        <w:trPr>
          <w:tblCellSpacing w:w="15" w:type="dxa"/>
          <w:ins w:id="740" w:author="Bill" w:date="2012-04-30T17:32:00Z"/>
        </w:trPr>
        <w:tc>
          <w:tcPr>
            <w:tcW w:w="50" w:type="pct"/>
            <w:hideMark/>
          </w:tcPr>
          <w:p w:rsidR="009F31EA" w:rsidRDefault="009F31EA">
            <w:pPr>
              <w:pStyle w:val="Bibliography"/>
              <w:rPr>
                <w:ins w:id="741" w:author="Bill" w:date="2012-04-30T17:32:00Z"/>
                <w:noProof/>
              </w:rPr>
            </w:pPr>
            <w:ins w:id="742" w:author="Bill" w:date="2012-04-30T17:32:00Z">
              <w:r>
                <w:rPr>
                  <w:noProof/>
                </w:rPr>
                <w:t xml:space="preserve">[15] </w:t>
              </w:r>
            </w:ins>
          </w:p>
        </w:tc>
        <w:tc>
          <w:tcPr>
            <w:tcW w:w="0" w:type="auto"/>
            <w:hideMark/>
          </w:tcPr>
          <w:p w:rsidR="009F31EA" w:rsidRDefault="009F31EA">
            <w:pPr>
              <w:pStyle w:val="Bibliography"/>
              <w:rPr>
                <w:ins w:id="743" w:author="Bill" w:date="2012-04-30T17:32:00Z"/>
                <w:noProof/>
              </w:rPr>
            </w:pPr>
            <w:ins w:id="744" w:author="Bill" w:date="2012-04-30T17:32:00Z">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ins>
          </w:p>
        </w:tc>
      </w:tr>
      <w:tr w:rsidR="009F31EA">
        <w:trPr>
          <w:tblCellSpacing w:w="15" w:type="dxa"/>
          <w:ins w:id="745" w:author="Bill" w:date="2012-04-30T17:32:00Z"/>
        </w:trPr>
        <w:tc>
          <w:tcPr>
            <w:tcW w:w="50" w:type="pct"/>
            <w:hideMark/>
          </w:tcPr>
          <w:p w:rsidR="009F31EA" w:rsidRDefault="009F31EA">
            <w:pPr>
              <w:pStyle w:val="Bibliography"/>
              <w:rPr>
                <w:ins w:id="746" w:author="Bill" w:date="2012-04-30T17:32:00Z"/>
                <w:noProof/>
              </w:rPr>
            </w:pPr>
            <w:ins w:id="747" w:author="Bill" w:date="2012-04-30T17:32:00Z">
              <w:r>
                <w:rPr>
                  <w:noProof/>
                </w:rPr>
                <w:t xml:space="preserve">[16] </w:t>
              </w:r>
            </w:ins>
          </w:p>
        </w:tc>
        <w:tc>
          <w:tcPr>
            <w:tcW w:w="0" w:type="auto"/>
            <w:hideMark/>
          </w:tcPr>
          <w:p w:rsidR="009F31EA" w:rsidRDefault="009F31EA">
            <w:pPr>
              <w:pStyle w:val="Bibliography"/>
              <w:rPr>
                <w:ins w:id="748" w:author="Bill" w:date="2012-04-30T17:32:00Z"/>
                <w:noProof/>
              </w:rPr>
            </w:pPr>
            <w:ins w:id="749" w:author="Bill" w:date="2012-04-30T17:32:00Z">
              <w:r>
                <w:rPr>
                  <w:noProof/>
                </w:rPr>
                <w:t xml:space="preserve">T. Nakada, S. Kagami and H. Mizoguchi, "Pedestrian detection using 3D optical flow sequences for a mobile robot," in </w:t>
              </w:r>
              <w:r>
                <w:rPr>
                  <w:i/>
                  <w:iCs/>
                  <w:noProof/>
                </w:rPr>
                <w:t>IEEE Sensors</w:t>
              </w:r>
              <w:r>
                <w:rPr>
                  <w:noProof/>
                </w:rPr>
                <w:t xml:space="preserve">, 2008. </w:t>
              </w:r>
            </w:ins>
          </w:p>
        </w:tc>
      </w:tr>
      <w:tr w:rsidR="009F31EA">
        <w:trPr>
          <w:tblCellSpacing w:w="15" w:type="dxa"/>
          <w:ins w:id="750" w:author="Bill" w:date="2012-04-30T17:32:00Z"/>
        </w:trPr>
        <w:tc>
          <w:tcPr>
            <w:tcW w:w="50" w:type="pct"/>
            <w:hideMark/>
          </w:tcPr>
          <w:p w:rsidR="009F31EA" w:rsidRDefault="009F31EA">
            <w:pPr>
              <w:pStyle w:val="Bibliography"/>
              <w:rPr>
                <w:ins w:id="751" w:author="Bill" w:date="2012-04-30T17:32:00Z"/>
                <w:noProof/>
              </w:rPr>
            </w:pPr>
            <w:ins w:id="752" w:author="Bill" w:date="2012-04-30T17:32:00Z">
              <w:r>
                <w:rPr>
                  <w:noProof/>
                </w:rPr>
                <w:t xml:space="preserve">[17] </w:t>
              </w:r>
            </w:ins>
          </w:p>
        </w:tc>
        <w:tc>
          <w:tcPr>
            <w:tcW w:w="0" w:type="auto"/>
            <w:hideMark/>
          </w:tcPr>
          <w:p w:rsidR="009F31EA" w:rsidRDefault="009F31EA">
            <w:pPr>
              <w:pStyle w:val="Bibliography"/>
              <w:rPr>
                <w:ins w:id="753" w:author="Bill" w:date="2012-04-30T17:32:00Z"/>
                <w:noProof/>
              </w:rPr>
            </w:pPr>
            <w:ins w:id="754" w:author="Bill" w:date="2012-04-30T17:32:00Z">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ins>
          </w:p>
        </w:tc>
      </w:tr>
      <w:tr w:rsidR="009F31EA">
        <w:trPr>
          <w:tblCellSpacing w:w="15" w:type="dxa"/>
          <w:ins w:id="755" w:author="Bill" w:date="2012-04-30T17:32:00Z"/>
        </w:trPr>
        <w:tc>
          <w:tcPr>
            <w:tcW w:w="50" w:type="pct"/>
            <w:hideMark/>
          </w:tcPr>
          <w:p w:rsidR="009F31EA" w:rsidRDefault="009F31EA">
            <w:pPr>
              <w:pStyle w:val="Bibliography"/>
              <w:rPr>
                <w:ins w:id="756" w:author="Bill" w:date="2012-04-30T17:32:00Z"/>
                <w:noProof/>
              </w:rPr>
            </w:pPr>
            <w:ins w:id="757" w:author="Bill" w:date="2012-04-30T17:32:00Z">
              <w:r>
                <w:rPr>
                  <w:noProof/>
                </w:rPr>
                <w:t xml:space="preserve">[18] </w:t>
              </w:r>
            </w:ins>
          </w:p>
        </w:tc>
        <w:tc>
          <w:tcPr>
            <w:tcW w:w="0" w:type="auto"/>
            <w:hideMark/>
          </w:tcPr>
          <w:p w:rsidR="009F31EA" w:rsidRDefault="009F31EA">
            <w:pPr>
              <w:pStyle w:val="Bibliography"/>
              <w:rPr>
                <w:ins w:id="758" w:author="Bill" w:date="2012-04-30T17:32:00Z"/>
                <w:noProof/>
              </w:rPr>
            </w:pPr>
            <w:ins w:id="759" w:author="Bill" w:date="2012-04-30T17:32: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9F31EA">
        <w:trPr>
          <w:tblCellSpacing w:w="15" w:type="dxa"/>
          <w:ins w:id="760" w:author="Bill" w:date="2012-04-30T17:32:00Z"/>
        </w:trPr>
        <w:tc>
          <w:tcPr>
            <w:tcW w:w="50" w:type="pct"/>
            <w:hideMark/>
          </w:tcPr>
          <w:p w:rsidR="009F31EA" w:rsidRDefault="009F31EA">
            <w:pPr>
              <w:pStyle w:val="Bibliography"/>
              <w:rPr>
                <w:ins w:id="761" w:author="Bill" w:date="2012-04-30T17:32:00Z"/>
                <w:noProof/>
              </w:rPr>
            </w:pPr>
            <w:ins w:id="762" w:author="Bill" w:date="2012-04-30T17:32:00Z">
              <w:r>
                <w:rPr>
                  <w:noProof/>
                </w:rPr>
                <w:t xml:space="preserve">[19] </w:t>
              </w:r>
            </w:ins>
          </w:p>
        </w:tc>
        <w:tc>
          <w:tcPr>
            <w:tcW w:w="0" w:type="auto"/>
            <w:hideMark/>
          </w:tcPr>
          <w:p w:rsidR="009F31EA" w:rsidRDefault="009F31EA">
            <w:pPr>
              <w:pStyle w:val="Bibliography"/>
              <w:rPr>
                <w:ins w:id="763" w:author="Bill" w:date="2012-04-30T17:32:00Z"/>
                <w:noProof/>
              </w:rPr>
            </w:pPr>
            <w:ins w:id="764" w:author="Bill" w:date="2012-04-30T17:32: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r w:rsidR="009F31EA">
        <w:trPr>
          <w:tblCellSpacing w:w="15" w:type="dxa"/>
          <w:ins w:id="765" w:author="Bill" w:date="2012-04-30T17:32:00Z"/>
        </w:trPr>
        <w:tc>
          <w:tcPr>
            <w:tcW w:w="50" w:type="pct"/>
            <w:hideMark/>
          </w:tcPr>
          <w:p w:rsidR="009F31EA" w:rsidRDefault="009F31EA">
            <w:pPr>
              <w:pStyle w:val="Bibliography"/>
              <w:rPr>
                <w:ins w:id="766" w:author="Bill" w:date="2012-04-30T17:32:00Z"/>
                <w:noProof/>
              </w:rPr>
            </w:pPr>
            <w:ins w:id="767" w:author="Bill" w:date="2012-04-30T17:32:00Z">
              <w:r>
                <w:rPr>
                  <w:noProof/>
                </w:rPr>
                <w:lastRenderedPageBreak/>
                <w:t xml:space="preserve">[20] </w:t>
              </w:r>
            </w:ins>
          </w:p>
        </w:tc>
        <w:tc>
          <w:tcPr>
            <w:tcW w:w="0" w:type="auto"/>
            <w:hideMark/>
          </w:tcPr>
          <w:p w:rsidR="009F31EA" w:rsidRDefault="009F31EA">
            <w:pPr>
              <w:pStyle w:val="Bibliography"/>
              <w:rPr>
                <w:ins w:id="768" w:author="Bill" w:date="2012-04-30T17:32:00Z"/>
                <w:noProof/>
              </w:rPr>
            </w:pPr>
            <w:ins w:id="769" w:author="Bill" w:date="2012-04-30T17:32:00Z">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ins>
          </w:p>
        </w:tc>
      </w:tr>
      <w:tr w:rsidR="009F31EA">
        <w:trPr>
          <w:tblCellSpacing w:w="15" w:type="dxa"/>
          <w:ins w:id="770" w:author="Bill" w:date="2012-04-30T17:32:00Z"/>
        </w:trPr>
        <w:tc>
          <w:tcPr>
            <w:tcW w:w="50" w:type="pct"/>
            <w:hideMark/>
          </w:tcPr>
          <w:p w:rsidR="009F31EA" w:rsidRDefault="009F31EA">
            <w:pPr>
              <w:pStyle w:val="Bibliography"/>
              <w:rPr>
                <w:ins w:id="771" w:author="Bill" w:date="2012-04-30T17:32:00Z"/>
                <w:noProof/>
              </w:rPr>
            </w:pPr>
            <w:ins w:id="772" w:author="Bill" w:date="2012-04-30T17:32:00Z">
              <w:r>
                <w:rPr>
                  <w:noProof/>
                </w:rPr>
                <w:t xml:space="preserve">[21] </w:t>
              </w:r>
            </w:ins>
          </w:p>
        </w:tc>
        <w:tc>
          <w:tcPr>
            <w:tcW w:w="0" w:type="auto"/>
            <w:hideMark/>
          </w:tcPr>
          <w:p w:rsidR="009F31EA" w:rsidRDefault="009F31EA">
            <w:pPr>
              <w:pStyle w:val="Bibliography"/>
              <w:rPr>
                <w:ins w:id="773" w:author="Bill" w:date="2012-04-30T17:32:00Z"/>
                <w:noProof/>
              </w:rPr>
            </w:pPr>
            <w:ins w:id="774" w:author="Bill" w:date="2012-04-30T17:32:00Z">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ins>
          </w:p>
        </w:tc>
      </w:tr>
      <w:tr w:rsidR="009F31EA">
        <w:trPr>
          <w:tblCellSpacing w:w="15" w:type="dxa"/>
          <w:ins w:id="775" w:author="Bill" w:date="2012-04-30T17:32:00Z"/>
        </w:trPr>
        <w:tc>
          <w:tcPr>
            <w:tcW w:w="50" w:type="pct"/>
            <w:hideMark/>
          </w:tcPr>
          <w:p w:rsidR="009F31EA" w:rsidRDefault="009F31EA">
            <w:pPr>
              <w:pStyle w:val="Bibliography"/>
              <w:rPr>
                <w:ins w:id="776" w:author="Bill" w:date="2012-04-30T17:32:00Z"/>
                <w:noProof/>
              </w:rPr>
            </w:pPr>
            <w:ins w:id="777" w:author="Bill" w:date="2012-04-30T17:32:00Z">
              <w:r>
                <w:rPr>
                  <w:noProof/>
                </w:rPr>
                <w:t xml:space="preserve">[22] </w:t>
              </w:r>
            </w:ins>
          </w:p>
        </w:tc>
        <w:tc>
          <w:tcPr>
            <w:tcW w:w="0" w:type="auto"/>
            <w:hideMark/>
          </w:tcPr>
          <w:p w:rsidR="009F31EA" w:rsidRDefault="009F31EA">
            <w:pPr>
              <w:pStyle w:val="Bibliography"/>
              <w:rPr>
                <w:ins w:id="778" w:author="Bill" w:date="2012-04-30T17:32:00Z"/>
                <w:noProof/>
              </w:rPr>
            </w:pPr>
            <w:ins w:id="779" w:author="Bill" w:date="2012-04-30T17:32:00Z">
              <w:r>
                <w:rPr>
                  <w:noProof/>
                </w:rPr>
                <w:t>M. Likhachev, "Search-based Planning with Motion Primitives," 2009. [Online]. Available: http://www.cs.cmu.edu/~maxim/files/tutorials/robschooltutorial_oct10.pdf. [Accessed 30 4 2012].</w:t>
              </w:r>
            </w:ins>
          </w:p>
        </w:tc>
      </w:tr>
    </w:tbl>
    <w:p w:rsidR="009F31EA" w:rsidRDefault="009F31EA">
      <w:pPr>
        <w:rPr>
          <w:ins w:id="780" w:author="Bill" w:date="2012-04-30T17:32:00Z"/>
          <w:rFonts w:eastAsia="Times New Roman"/>
          <w:noProof/>
        </w:rPr>
      </w:pPr>
    </w:p>
    <w:p w:rsidR="009F31EA" w:rsidDel="009F31EA" w:rsidRDefault="009F31EA" w:rsidP="00193048">
      <w:pPr>
        <w:rPr>
          <w:del w:id="781" w:author="Bill" w:date="2012-04-30T17:32:00Z"/>
          <w:rFonts w:asciiTheme="minorHAnsi" w:hAnsiTheme="minorHAnsi"/>
          <w:noProof/>
          <w:sz w:val="22"/>
        </w:rPr>
      </w:pPr>
    </w:p>
    <w:p w:rsidR="00F647A3" w:rsidDel="009F31EA" w:rsidRDefault="00F647A3" w:rsidP="00193048">
      <w:pPr>
        <w:rPr>
          <w:del w:id="782" w:author="Bill" w:date="2012-04-30T17:29:00Z"/>
          <w:rFonts w:asciiTheme="minorHAnsi" w:hAnsiTheme="minorHAnsi"/>
          <w:noProof/>
          <w:sz w:val="22"/>
        </w:rPr>
      </w:pPr>
    </w:p>
    <w:p w:rsidR="00345E51" w:rsidDel="00F647A3" w:rsidRDefault="00345E51">
      <w:pPr>
        <w:rPr>
          <w:del w:id="783" w:author="Bill" w:date="2012-04-30T13:22:00Z"/>
          <w:rFonts w:asciiTheme="minorHAnsi" w:hAnsiTheme="minorHAnsi"/>
          <w:noProof/>
          <w:sz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1"/>
        <w:gridCol w:w="8229"/>
      </w:tblGrid>
      <w:tr w:rsidR="00345E51" w:rsidDel="00F647A3">
        <w:trPr>
          <w:tblCellSpacing w:w="15" w:type="dxa"/>
          <w:del w:id="784" w:author="Bill" w:date="2012-04-30T13:22:00Z"/>
        </w:trPr>
        <w:tc>
          <w:tcPr>
            <w:tcW w:w="50" w:type="pct"/>
            <w:hideMark/>
          </w:tcPr>
          <w:p w:rsidR="00345E51" w:rsidDel="00F647A3" w:rsidRDefault="00345E51">
            <w:pPr>
              <w:pStyle w:val="Bibliography"/>
              <w:rPr>
                <w:del w:id="785" w:author="Bill" w:date="2012-04-30T13:22:00Z"/>
                <w:noProof/>
              </w:rPr>
            </w:pPr>
            <w:del w:id="786" w:author="Bill" w:date="2012-04-30T13:22:00Z">
              <w:r w:rsidDel="00F647A3">
                <w:rPr>
                  <w:noProof/>
                </w:rPr>
                <w:delText xml:space="preserve">[1] </w:delText>
              </w:r>
            </w:del>
          </w:p>
        </w:tc>
        <w:tc>
          <w:tcPr>
            <w:tcW w:w="0" w:type="auto"/>
            <w:hideMark/>
          </w:tcPr>
          <w:p w:rsidR="00345E51" w:rsidDel="00F647A3" w:rsidRDefault="00345E51">
            <w:pPr>
              <w:pStyle w:val="Bibliography"/>
              <w:rPr>
                <w:del w:id="787" w:author="Bill" w:date="2012-04-30T13:22:00Z"/>
                <w:noProof/>
              </w:rPr>
            </w:pPr>
            <w:del w:id="788" w:author="Bill" w:date="2012-04-30T13:22:00Z">
              <w:r w:rsidDel="00F647A3">
                <w:rPr>
                  <w:noProof/>
                </w:rPr>
                <w:delText xml:space="preserve">M. Kobilarov, G. Sukhatme, J. Hyams and P. Batavia, "People tracking and following with mobile robot using an omnidirectional camera and a laser," in </w:delText>
              </w:r>
              <w:r w:rsidDel="00F647A3">
                <w:rPr>
                  <w:i/>
                  <w:iCs/>
                  <w:noProof/>
                </w:rPr>
                <w:delText>Proceedings of the 2006 IEEE International Conference on Robotics and Automation</w:delText>
              </w:r>
              <w:r w:rsidDel="00F647A3">
                <w:rPr>
                  <w:noProof/>
                </w:rPr>
                <w:delText xml:space="preserve">, Orlando, FL, 2006. </w:delText>
              </w:r>
            </w:del>
          </w:p>
        </w:tc>
      </w:tr>
      <w:tr w:rsidR="00345E51" w:rsidDel="00F647A3">
        <w:trPr>
          <w:tblCellSpacing w:w="15" w:type="dxa"/>
          <w:del w:id="789" w:author="Bill" w:date="2012-04-30T13:22:00Z"/>
        </w:trPr>
        <w:tc>
          <w:tcPr>
            <w:tcW w:w="50" w:type="pct"/>
            <w:hideMark/>
          </w:tcPr>
          <w:p w:rsidR="00345E51" w:rsidDel="00F647A3" w:rsidRDefault="00345E51">
            <w:pPr>
              <w:pStyle w:val="Bibliography"/>
              <w:rPr>
                <w:del w:id="790" w:author="Bill" w:date="2012-04-30T13:22:00Z"/>
                <w:noProof/>
              </w:rPr>
            </w:pPr>
            <w:del w:id="791" w:author="Bill" w:date="2012-04-30T13:22:00Z">
              <w:r w:rsidDel="00F647A3">
                <w:rPr>
                  <w:noProof/>
                </w:rPr>
                <w:delText xml:space="preserve">[2] </w:delText>
              </w:r>
            </w:del>
          </w:p>
        </w:tc>
        <w:tc>
          <w:tcPr>
            <w:tcW w:w="0" w:type="auto"/>
            <w:hideMark/>
          </w:tcPr>
          <w:p w:rsidR="00345E51" w:rsidDel="00F647A3" w:rsidRDefault="00345E51">
            <w:pPr>
              <w:pStyle w:val="Bibliography"/>
              <w:rPr>
                <w:del w:id="792" w:author="Bill" w:date="2012-04-30T13:22:00Z"/>
                <w:noProof/>
              </w:rPr>
            </w:pPr>
            <w:del w:id="793" w:author="Bill" w:date="2012-04-30T13:22:00Z">
              <w:r w:rsidDel="00F647A3">
                <w:rPr>
                  <w:noProof/>
                </w:rPr>
                <w:delText xml:space="preserve">T. Germa, F. Lerasle, N. Ouadah, V. Cadenat and M. Devy, "Vision and RFID-based Person Tracking in Crowds from a Mobile Robot," in </w:delText>
              </w:r>
              <w:r w:rsidDel="00F647A3">
                <w:rPr>
                  <w:i/>
                  <w:iCs/>
                  <w:noProof/>
                </w:rPr>
                <w:delText>IEEE/RSJ International Conference on Intelligent Robots and Systems</w:delText>
              </w:r>
              <w:r w:rsidDel="00F647A3">
                <w:rPr>
                  <w:noProof/>
                </w:rPr>
                <w:delText xml:space="preserve">, St. Louis, 2009. </w:delText>
              </w:r>
            </w:del>
          </w:p>
        </w:tc>
      </w:tr>
      <w:tr w:rsidR="00345E51" w:rsidDel="00F647A3">
        <w:trPr>
          <w:tblCellSpacing w:w="15" w:type="dxa"/>
          <w:del w:id="794" w:author="Bill" w:date="2012-04-30T13:22:00Z"/>
        </w:trPr>
        <w:tc>
          <w:tcPr>
            <w:tcW w:w="50" w:type="pct"/>
            <w:hideMark/>
          </w:tcPr>
          <w:p w:rsidR="00345E51" w:rsidDel="00F647A3" w:rsidRDefault="00345E51">
            <w:pPr>
              <w:pStyle w:val="Bibliography"/>
              <w:rPr>
                <w:del w:id="795" w:author="Bill" w:date="2012-04-30T13:22:00Z"/>
                <w:noProof/>
              </w:rPr>
            </w:pPr>
            <w:del w:id="796" w:author="Bill" w:date="2012-04-30T13:22:00Z">
              <w:r w:rsidDel="00F647A3">
                <w:rPr>
                  <w:noProof/>
                </w:rPr>
                <w:delText xml:space="preserve">[3] </w:delText>
              </w:r>
            </w:del>
          </w:p>
        </w:tc>
        <w:tc>
          <w:tcPr>
            <w:tcW w:w="0" w:type="auto"/>
            <w:hideMark/>
          </w:tcPr>
          <w:p w:rsidR="00345E51" w:rsidDel="00F647A3" w:rsidRDefault="00345E51">
            <w:pPr>
              <w:pStyle w:val="Bibliography"/>
              <w:rPr>
                <w:del w:id="797" w:author="Bill" w:date="2012-04-30T13:22:00Z"/>
                <w:noProof/>
              </w:rPr>
            </w:pPr>
            <w:del w:id="798" w:author="Bill" w:date="2012-04-30T13:22:00Z">
              <w:r w:rsidDel="00F647A3">
                <w:rPr>
                  <w:noProof/>
                </w:rPr>
                <w:delText xml:space="preserve">P. Viola and M. J. Jones, "Robust Real-Time Face Detection," </w:delText>
              </w:r>
              <w:r w:rsidDel="00F647A3">
                <w:rPr>
                  <w:i/>
                  <w:iCs/>
                  <w:noProof/>
                </w:rPr>
                <w:delText xml:space="preserve">International Journal of Computer Vision, </w:delText>
              </w:r>
              <w:r w:rsidDel="00F647A3">
                <w:rPr>
                  <w:noProof/>
                </w:rPr>
                <w:delText xml:space="preserve">vol. 57, no. 2, pp. 137-154, 2004. </w:delText>
              </w:r>
            </w:del>
          </w:p>
        </w:tc>
      </w:tr>
      <w:tr w:rsidR="00345E51" w:rsidDel="00F647A3">
        <w:trPr>
          <w:tblCellSpacing w:w="15" w:type="dxa"/>
          <w:del w:id="799" w:author="Bill" w:date="2012-04-30T13:22:00Z"/>
        </w:trPr>
        <w:tc>
          <w:tcPr>
            <w:tcW w:w="50" w:type="pct"/>
            <w:hideMark/>
          </w:tcPr>
          <w:p w:rsidR="00345E51" w:rsidDel="00F647A3" w:rsidRDefault="00345E51">
            <w:pPr>
              <w:pStyle w:val="Bibliography"/>
              <w:rPr>
                <w:del w:id="800" w:author="Bill" w:date="2012-04-30T13:22:00Z"/>
                <w:noProof/>
              </w:rPr>
            </w:pPr>
            <w:del w:id="801" w:author="Bill" w:date="2012-04-30T13:22:00Z">
              <w:r w:rsidDel="00F647A3">
                <w:rPr>
                  <w:noProof/>
                </w:rPr>
                <w:delText xml:space="preserve">[4] </w:delText>
              </w:r>
            </w:del>
          </w:p>
        </w:tc>
        <w:tc>
          <w:tcPr>
            <w:tcW w:w="0" w:type="auto"/>
            <w:hideMark/>
          </w:tcPr>
          <w:p w:rsidR="00345E51" w:rsidDel="00F647A3" w:rsidRDefault="00345E51">
            <w:pPr>
              <w:pStyle w:val="Bibliography"/>
              <w:rPr>
                <w:del w:id="802" w:author="Bill" w:date="2012-04-30T13:22:00Z"/>
                <w:noProof/>
              </w:rPr>
            </w:pPr>
            <w:del w:id="803" w:author="Bill" w:date="2012-04-30T13:22:00Z">
              <w:r w:rsidDel="00F647A3">
                <w:rPr>
                  <w:noProof/>
                </w:rPr>
                <w:delText xml:space="preserve">A. Shashua, Y. Gdalyahu and G. Hayun, "Pedestrian detection for driving assistance systems: single-frame classification and system level performance," in </w:delText>
              </w:r>
              <w:r w:rsidDel="00F647A3">
                <w:rPr>
                  <w:i/>
                  <w:iCs/>
                  <w:noProof/>
                </w:rPr>
                <w:delText>Intelligent Vehicles Symposium</w:delText>
              </w:r>
              <w:r w:rsidDel="00F647A3">
                <w:rPr>
                  <w:noProof/>
                </w:rPr>
                <w:delText xml:space="preserve">, 2004. </w:delText>
              </w:r>
            </w:del>
          </w:p>
        </w:tc>
      </w:tr>
      <w:tr w:rsidR="00345E51" w:rsidDel="00F647A3">
        <w:trPr>
          <w:tblCellSpacing w:w="15" w:type="dxa"/>
          <w:del w:id="804" w:author="Bill" w:date="2012-04-30T13:22:00Z"/>
        </w:trPr>
        <w:tc>
          <w:tcPr>
            <w:tcW w:w="50" w:type="pct"/>
            <w:hideMark/>
          </w:tcPr>
          <w:p w:rsidR="00345E51" w:rsidDel="00F647A3" w:rsidRDefault="00345E51">
            <w:pPr>
              <w:pStyle w:val="Bibliography"/>
              <w:rPr>
                <w:del w:id="805" w:author="Bill" w:date="2012-04-30T13:22:00Z"/>
                <w:noProof/>
              </w:rPr>
            </w:pPr>
            <w:del w:id="806" w:author="Bill" w:date="2012-04-30T13:22:00Z">
              <w:r w:rsidDel="00F647A3">
                <w:rPr>
                  <w:noProof/>
                </w:rPr>
                <w:delText xml:space="preserve">[5] </w:delText>
              </w:r>
            </w:del>
          </w:p>
        </w:tc>
        <w:tc>
          <w:tcPr>
            <w:tcW w:w="0" w:type="auto"/>
            <w:hideMark/>
          </w:tcPr>
          <w:p w:rsidR="00345E51" w:rsidDel="00F647A3" w:rsidRDefault="00345E51">
            <w:pPr>
              <w:pStyle w:val="Bibliography"/>
              <w:rPr>
                <w:del w:id="807" w:author="Bill" w:date="2012-04-30T13:22:00Z"/>
                <w:noProof/>
              </w:rPr>
            </w:pPr>
            <w:del w:id="808" w:author="Bill" w:date="2012-04-30T13:22:00Z">
              <w:r w:rsidDel="00F647A3">
                <w:rPr>
                  <w:noProof/>
                </w:rPr>
                <w:delText xml:space="preserve">D. Calisi, L. Iocchi and R. Leone, "Person Following through Appearance Models and Stereo Vision using a Mobile Robot," in </w:delText>
              </w:r>
              <w:r w:rsidDel="00F647A3">
                <w:rPr>
                  <w:i/>
                  <w:iCs/>
                  <w:noProof/>
                </w:rPr>
                <w:delText>Proceedings of VISAPP-2007 Workshop on Robot Vision</w:delText>
              </w:r>
              <w:r w:rsidDel="00F647A3">
                <w:rPr>
                  <w:noProof/>
                </w:rPr>
                <w:delText xml:space="preserve">, 2007. </w:delText>
              </w:r>
            </w:del>
          </w:p>
        </w:tc>
      </w:tr>
      <w:tr w:rsidR="00345E51" w:rsidDel="00F647A3">
        <w:trPr>
          <w:tblCellSpacing w:w="15" w:type="dxa"/>
          <w:del w:id="809" w:author="Bill" w:date="2012-04-30T13:22:00Z"/>
        </w:trPr>
        <w:tc>
          <w:tcPr>
            <w:tcW w:w="50" w:type="pct"/>
            <w:hideMark/>
          </w:tcPr>
          <w:p w:rsidR="00345E51" w:rsidDel="00F647A3" w:rsidRDefault="00345E51">
            <w:pPr>
              <w:pStyle w:val="Bibliography"/>
              <w:rPr>
                <w:del w:id="810" w:author="Bill" w:date="2012-04-30T13:22:00Z"/>
                <w:noProof/>
              </w:rPr>
            </w:pPr>
            <w:del w:id="811" w:author="Bill" w:date="2012-04-30T13:22:00Z">
              <w:r w:rsidDel="00F647A3">
                <w:rPr>
                  <w:noProof/>
                </w:rPr>
                <w:delText xml:space="preserve">[6] </w:delText>
              </w:r>
            </w:del>
          </w:p>
        </w:tc>
        <w:tc>
          <w:tcPr>
            <w:tcW w:w="0" w:type="auto"/>
            <w:hideMark/>
          </w:tcPr>
          <w:p w:rsidR="00345E51" w:rsidDel="00F647A3" w:rsidRDefault="00345E51">
            <w:pPr>
              <w:pStyle w:val="Bibliography"/>
              <w:rPr>
                <w:del w:id="812" w:author="Bill" w:date="2012-04-30T13:22:00Z"/>
                <w:noProof/>
              </w:rPr>
            </w:pPr>
            <w:del w:id="813" w:author="Bill" w:date="2012-04-30T13:22:00Z">
              <w:r w:rsidDel="00F647A3">
                <w:rPr>
                  <w:noProof/>
                </w:rPr>
                <w:delText xml:space="preserve">P. Viola and M. Jones, "Rapid object detection using a boosted cascade of simple features," in </w:delText>
              </w:r>
              <w:r w:rsidDel="00F647A3">
                <w:rPr>
                  <w:i/>
                  <w:iCs/>
                  <w:noProof/>
                </w:rPr>
                <w:delText>IEEE Computer Society Conference on Computer Vision and Pattern Recognition</w:delText>
              </w:r>
              <w:r w:rsidDel="00F647A3">
                <w:rPr>
                  <w:noProof/>
                </w:rPr>
                <w:delText xml:space="preserve">, 2001. </w:delText>
              </w:r>
            </w:del>
          </w:p>
        </w:tc>
      </w:tr>
      <w:tr w:rsidR="00345E51" w:rsidDel="00F647A3">
        <w:trPr>
          <w:tblCellSpacing w:w="15" w:type="dxa"/>
          <w:del w:id="814" w:author="Bill" w:date="2012-04-30T13:22:00Z"/>
        </w:trPr>
        <w:tc>
          <w:tcPr>
            <w:tcW w:w="50" w:type="pct"/>
            <w:hideMark/>
          </w:tcPr>
          <w:p w:rsidR="00345E51" w:rsidDel="00F647A3" w:rsidRDefault="00345E51">
            <w:pPr>
              <w:pStyle w:val="Bibliography"/>
              <w:rPr>
                <w:del w:id="815" w:author="Bill" w:date="2012-04-30T13:22:00Z"/>
                <w:noProof/>
              </w:rPr>
            </w:pPr>
            <w:del w:id="816" w:author="Bill" w:date="2012-04-30T13:22:00Z">
              <w:r w:rsidDel="00F647A3">
                <w:rPr>
                  <w:noProof/>
                </w:rPr>
                <w:delText xml:space="preserve">[7] </w:delText>
              </w:r>
            </w:del>
          </w:p>
        </w:tc>
        <w:tc>
          <w:tcPr>
            <w:tcW w:w="0" w:type="auto"/>
            <w:hideMark/>
          </w:tcPr>
          <w:p w:rsidR="00345E51" w:rsidDel="00F647A3" w:rsidRDefault="00345E51">
            <w:pPr>
              <w:pStyle w:val="Bibliography"/>
              <w:rPr>
                <w:del w:id="817" w:author="Bill" w:date="2012-04-30T13:22:00Z"/>
                <w:noProof/>
              </w:rPr>
            </w:pPr>
            <w:del w:id="818" w:author="Bill" w:date="2012-04-30T13:22:00Z">
              <w:r w:rsidDel="00F647A3">
                <w:rPr>
                  <w:noProof/>
                </w:rPr>
                <w:delText xml:space="preserve">M. Bansal, S.-H. Jung, B. Matei, J. Eledath and H. Sawhney, "A Real-time Pedestrian Detection System based on Structure and Appearance Classification," in </w:delText>
              </w:r>
              <w:r w:rsidDel="00F647A3">
                <w:rPr>
                  <w:i/>
                  <w:iCs/>
                  <w:noProof/>
                </w:rPr>
                <w:delText>Robotics and Automation (ICRA), 2010 IEEE International Conference on</w:delText>
              </w:r>
              <w:r w:rsidDel="00F647A3">
                <w:rPr>
                  <w:noProof/>
                </w:rPr>
                <w:delText xml:space="preserve">, Anchorage, AK, 2010. </w:delText>
              </w:r>
            </w:del>
          </w:p>
        </w:tc>
      </w:tr>
      <w:tr w:rsidR="00345E51" w:rsidDel="00F647A3">
        <w:trPr>
          <w:tblCellSpacing w:w="15" w:type="dxa"/>
          <w:del w:id="819" w:author="Bill" w:date="2012-04-30T13:22:00Z"/>
        </w:trPr>
        <w:tc>
          <w:tcPr>
            <w:tcW w:w="50" w:type="pct"/>
            <w:hideMark/>
          </w:tcPr>
          <w:p w:rsidR="00345E51" w:rsidDel="00F647A3" w:rsidRDefault="00345E51">
            <w:pPr>
              <w:pStyle w:val="Bibliography"/>
              <w:rPr>
                <w:del w:id="820" w:author="Bill" w:date="2012-04-30T13:22:00Z"/>
                <w:noProof/>
              </w:rPr>
            </w:pPr>
            <w:del w:id="821" w:author="Bill" w:date="2012-04-30T13:22:00Z">
              <w:r w:rsidDel="00F647A3">
                <w:rPr>
                  <w:noProof/>
                </w:rPr>
                <w:delText xml:space="preserve">[8] </w:delText>
              </w:r>
            </w:del>
          </w:p>
        </w:tc>
        <w:tc>
          <w:tcPr>
            <w:tcW w:w="0" w:type="auto"/>
            <w:hideMark/>
          </w:tcPr>
          <w:p w:rsidR="00345E51" w:rsidDel="00F647A3" w:rsidRDefault="00345E51">
            <w:pPr>
              <w:pStyle w:val="Bibliography"/>
              <w:rPr>
                <w:del w:id="822" w:author="Bill" w:date="2012-04-30T13:22:00Z"/>
                <w:noProof/>
              </w:rPr>
            </w:pPr>
            <w:del w:id="823" w:author="Bill" w:date="2012-04-30T13:22:00Z">
              <w:r w:rsidDel="00F647A3">
                <w:rPr>
                  <w:noProof/>
                </w:rPr>
                <w:delText xml:space="preserve">Z. Zivkovic and B. Krose, "Part based people detection using 2D range data and images," in </w:delText>
              </w:r>
              <w:r w:rsidDel="00F647A3">
                <w:rPr>
                  <w:i/>
                  <w:iCs/>
                  <w:noProof/>
                </w:rPr>
                <w:delText>Proceedings of the 2007 IEEE/RSJ International Conference on Intelligent Robots and Systems</w:delText>
              </w:r>
              <w:r w:rsidDel="00F647A3">
                <w:rPr>
                  <w:noProof/>
                </w:rPr>
                <w:delText xml:space="preserve">, San Diego, 2007. </w:delText>
              </w:r>
            </w:del>
          </w:p>
        </w:tc>
      </w:tr>
      <w:tr w:rsidR="00345E51" w:rsidDel="00F647A3">
        <w:trPr>
          <w:tblCellSpacing w:w="15" w:type="dxa"/>
          <w:del w:id="824" w:author="Bill" w:date="2012-04-30T13:22:00Z"/>
        </w:trPr>
        <w:tc>
          <w:tcPr>
            <w:tcW w:w="50" w:type="pct"/>
            <w:hideMark/>
          </w:tcPr>
          <w:p w:rsidR="00345E51" w:rsidDel="00F647A3" w:rsidRDefault="00345E51">
            <w:pPr>
              <w:pStyle w:val="Bibliography"/>
              <w:rPr>
                <w:del w:id="825" w:author="Bill" w:date="2012-04-30T13:22:00Z"/>
                <w:noProof/>
              </w:rPr>
            </w:pPr>
            <w:del w:id="826" w:author="Bill" w:date="2012-04-30T13:22:00Z">
              <w:r w:rsidDel="00F647A3">
                <w:rPr>
                  <w:noProof/>
                </w:rPr>
                <w:delText xml:space="preserve">[9] </w:delText>
              </w:r>
            </w:del>
          </w:p>
        </w:tc>
        <w:tc>
          <w:tcPr>
            <w:tcW w:w="0" w:type="auto"/>
            <w:hideMark/>
          </w:tcPr>
          <w:p w:rsidR="00345E51" w:rsidDel="00F647A3" w:rsidRDefault="00345E51">
            <w:pPr>
              <w:pStyle w:val="Bibliography"/>
              <w:rPr>
                <w:del w:id="827" w:author="Bill" w:date="2012-04-30T13:22:00Z"/>
                <w:noProof/>
              </w:rPr>
            </w:pPr>
            <w:del w:id="828" w:author="Bill" w:date="2012-04-30T13:22:00Z">
              <w:r w:rsidDel="00F647A3">
                <w:rPr>
                  <w:noProof/>
                </w:rPr>
                <w:delText xml:space="preserve">D. Lowe, "Distinctive image features from scale-invariant keypoints," </w:delText>
              </w:r>
              <w:r w:rsidDel="00F647A3">
                <w:rPr>
                  <w:i/>
                  <w:iCs/>
                  <w:noProof/>
                </w:rPr>
                <w:delText xml:space="preserve">International Journal of Computer Vision, </w:delText>
              </w:r>
              <w:r w:rsidDel="00F647A3">
                <w:rPr>
                  <w:noProof/>
                </w:rPr>
                <w:delText xml:space="preserve">vol. 60, no. 2, pp. 91-110, 2004. </w:delText>
              </w:r>
            </w:del>
          </w:p>
        </w:tc>
      </w:tr>
      <w:tr w:rsidR="00345E51" w:rsidDel="00F647A3">
        <w:trPr>
          <w:tblCellSpacing w:w="15" w:type="dxa"/>
          <w:del w:id="829" w:author="Bill" w:date="2012-04-30T13:22:00Z"/>
        </w:trPr>
        <w:tc>
          <w:tcPr>
            <w:tcW w:w="50" w:type="pct"/>
            <w:hideMark/>
          </w:tcPr>
          <w:p w:rsidR="00345E51" w:rsidDel="00F647A3" w:rsidRDefault="00345E51">
            <w:pPr>
              <w:pStyle w:val="Bibliography"/>
              <w:rPr>
                <w:del w:id="830" w:author="Bill" w:date="2012-04-30T13:22:00Z"/>
                <w:noProof/>
              </w:rPr>
            </w:pPr>
            <w:del w:id="831" w:author="Bill" w:date="2012-04-30T13:22:00Z">
              <w:r w:rsidDel="00F647A3">
                <w:rPr>
                  <w:noProof/>
                </w:rPr>
                <w:delText xml:space="preserve">[10] </w:delText>
              </w:r>
            </w:del>
          </w:p>
        </w:tc>
        <w:tc>
          <w:tcPr>
            <w:tcW w:w="0" w:type="auto"/>
            <w:hideMark/>
          </w:tcPr>
          <w:p w:rsidR="00345E51" w:rsidDel="00F647A3" w:rsidRDefault="00345E51">
            <w:pPr>
              <w:pStyle w:val="Bibliography"/>
              <w:rPr>
                <w:del w:id="832" w:author="Bill" w:date="2012-04-30T13:22:00Z"/>
                <w:noProof/>
              </w:rPr>
            </w:pPr>
            <w:del w:id="833" w:author="Bill" w:date="2012-04-30T13:22:00Z">
              <w:r w:rsidDel="00F647A3">
                <w:rPr>
                  <w:noProof/>
                </w:rPr>
                <w:delText xml:space="preserve">E. Seemann, B. Leibe, K. Mikolajczyk and B. Schiele, "An Evaluation of Local Shape-Based Features for Pedestrian Detection," in </w:delText>
              </w:r>
              <w:r w:rsidDel="00F647A3">
                <w:rPr>
                  <w:i/>
                  <w:iCs/>
                  <w:noProof/>
                </w:rPr>
                <w:delText>Proceedings of the British Machine Vision Conference</w:delText>
              </w:r>
              <w:r w:rsidDel="00F647A3">
                <w:rPr>
                  <w:noProof/>
                </w:rPr>
                <w:delText xml:space="preserve">, 2005. </w:delText>
              </w:r>
            </w:del>
          </w:p>
        </w:tc>
      </w:tr>
      <w:tr w:rsidR="00345E51" w:rsidDel="00F647A3">
        <w:trPr>
          <w:tblCellSpacing w:w="15" w:type="dxa"/>
          <w:del w:id="834" w:author="Bill" w:date="2012-04-30T13:22:00Z"/>
        </w:trPr>
        <w:tc>
          <w:tcPr>
            <w:tcW w:w="50" w:type="pct"/>
            <w:hideMark/>
          </w:tcPr>
          <w:p w:rsidR="00345E51" w:rsidDel="00F647A3" w:rsidRDefault="00345E51">
            <w:pPr>
              <w:pStyle w:val="Bibliography"/>
              <w:rPr>
                <w:del w:id="835" w:author="Bill" w:date="2012-04-30T13:22:00Z"/>
                <w:noProof/>
              </w:rPr>
            </w:pPr>
            <w:del w:id="836" w:author="Bill" w:date="2012-04-30T13:22:00Z">
              <w:r w:rsidDel="00F647A3">
                <w:rPr>
                  <w:noProof/>
                </w:rPr>
                <w:delText xml:space="preserve">[11] </w:delText>
              </w:r>
            </w:del>
          </w:p>
        </w:tc>
        <w:tc>
          <w:tcPr>
            <w:tcW w:w="0" w:type="auto"/>
            <w:hideMark/>
          </w:tcPr>
          <w:p w:rsidR="00345E51" w:rsidDel="00F647A3" w:rsidRDefault="00345E51">
            <w:pPr>
              <w:pStyle w:val="Bibliography"/>
              <w:rPr>
                <w:del w:id="837" w:author="Bill" w:date="2012-04-30T13:22:00Z"/>
                <w:noProof/>
              </w:rPr>
            </w:pPr>
            <w:del w:id="838" w:author="Bill" w:date="2012-04-30T13:22:00Z">
              <w:r w:rsidDel="00F647A3">
                <w:rPr>
                  <w:noProof/>
                </w:rPr>
                <w:delText xml:space="preserve">M. Bajracharya, B. Moghaddam, A. Howard, S. Brennan and L. H. Matthies, "Results from a Real-time Stereo-based Pedestrian Detection System on a Moving Vehicle," in </w:delText>
              </w:r>
              <w:r w:rsidDel="00F647A3">
                <w:rPr>
                  <w:i/>
                  <w:iCs/>
                  <w:noProof/>
                </w:rPr>
                <w:delText>Proceedings of the IEEE ICRA 2009 Workshop on People Detection and Tracking</w:delText>
              </w:r>
              <w:r w:rsidDel="00F647A3">
                <w:rPr>
                  <w:noProof/>
                </w:rPr>
                <w:delText xml:space="preserve">, Kobe, Japan, 2009. </w:delText>
              </w:r>
            </w:del>
          </w:p>
        </w:tc>
      </w:tr>
      <w:tr w:rsidR="00345E51" w:rsidDel="00F647A3">
        <w:trPr>
          <w:tblCellSpacing w:w="15" w:type="dxa"/>
          <w:del w:id="839" w:author="Bill" w:date="2012-04-30T13:22:00Z"/>
        </w:trPr>
        <w:tc>
          <w:tcPr>
            <w:tcW w:w="50" w:type="pct"/>
            <w:hideMark/>
          </w:tcPr>
          <w:p w:rsidR="00345E51" w:rsidDel="00F647A3" w:rsidRDefault="00345E51">
            <w:pPr>
              <w:pStyle w:val="Bibliography"/>
              <w:rPr>
                <w:del w:id="840" w:author="Bill" w:date="2012-04-30T13:22:00Z"/>
                <w:noProof/>
              </w:rPr>
            </w:pPr>
            <w:del w:id="841" w:author="Bill" w:date="2012-04-30T13:22:00Z">
              <w:r w:rsidDel="00F647A3">
                <w:rPr>
                  <w:noProof/>
                </w:rPr>
                <w:delText xml:space="preserve">[12] </w:delText>
              </w:r>
            </w:del>
          </w:p>
        </w:tc>
        <w:tc>
          <w:tcPr>
            <w:tcW w:w="0" w:type="auto"/>
            <w:hideMark/>
          </w:tcPr>
          <w:p w:rsidR="00345E51" w:rsidDel="00F647A3" w:rsidRDefault="00345E51">
            <w:pPr>
              <w:pStyle w:val="Bibliography"/>
              <w:rPr>
                <w:del w:id="842" w:author="Bill" w:date="2012-04-30T13:22:00Z"/>
                <w:noProof/>
              </w:rPr>
            </w:pPr>
            <w:del w:id="843" w:author="Bill" w:date="2012-04-30T13:22:00Z">
              <w:r w:rsidDel="00F647A3">
                <w:rPr>
                  <w:noProof/>
                </w:rPr>
                <w:delText xml:space="preserve">J. Satake and J. Miura, "Robust Stereo-Based Person Detection and Tracking for a Person Following Robot," in </w:delText>
              </w:r>
              <w:r w:rsidDel="00F647A3">
                <w:rPr>
                  <w:i/>
                  <w:iCs/>
                  <w:noProof/>
                </w:rPr>
                <w:delText>Proceedings of the IEEE ICRA 2009 Workshop on People Detection and Tracking</w:delText>
              </w:r>
              <w:r w:rsidDel="00F647A3">
                <w:rPr>
                  <w:noProof/>
                </w:rPr>
                <w:delText xml:space="preserve">, Kobe, Japan, 2009. </w:delText>
              </w:r>
            </w:del>
          </w:p>
        </w:tc>
      </w:tr>
      <w:tr w:rsidR="00345E51" w:rsidDel="00F647A3">
        <w:trPr>
          <w:tblCellSpacing w:w="15" w:type="dxa"/>
          <w:del w:id="844" w:author="Bill" w:date="2012-04-30T13:22:00Z"/>
        </w:trPr>
        <w:tc>
          <w:tcPr>
            <w:tcW w:w="50" w:type="pct"/>
            <w:hideMark/>
          </w:tcPr>
          <w:p w:rsidR="00345E51" w:rsidDel="00F647A3" w:rsidRDefault="00345E51">
            <w:pPr>
              <w:pStyle w:val="Bibliography"/>
              <w:rPr>
                <w:del w:id="845" w:author="Bill" w:date="2012-04-30T13:22:00Z"/>
                <w:noProof/>
              </w:rPr>
            </w:pPr>
            <w:del w:id="846" w:author="Bill" w:date="2012-04-30T13:22:00Z">
              <w:r w:rsidDel="00F647A3">
                <w:rPr>
                  <w:noProof/>
                </w:rPr>
                <w:delText xml:space="preserve">[13] </w:delText>
              </w:r>
            </w:del>
          </w:p>
        </w:tc>
        <w:tc>
          <w:tcPr>
            <w:tcW w:w="0" w:type="auto"/>
            <w:hideMark/>
          </w:tcPr>
          <w:p w:rsidR="00345E51" w:rsidDel="00F647A3" w:rsidRDefault="00345E51">
            <w:pPr>
              <w:pStyle w:val="Bibliography"/>
              <w:rPr>
                <w:del w:id="847" w:author="Bill" w:date="2012-04-30T13:22:00Z"/>
                <w:noProof/>
              </w:rPr>
            </w:pPr>
            <w:del w:id="848" w:author="Bill" w:date="2012-04-30T13:22:00Z">
              <w:r w:rsidDel="00F647A3">
                <w:rPr>
                  <w:noProof/>
                </w:rPr>
                <w:delText xml:space="preserve">T. Nakada, S. Kagami and H. Mizoguchi, "Pedestrian detection using 3D optical flow sequences for a mobile robot," in </w:delText>
              </w:r>
              <w:r w:rsidDel="00F647A3">
                <w:rPr>
                  <w:i/>
                  <w:iCs/>
                  <w:noProof/>
                </w:rPr>
                <w:delText>IEEE Sensors</w:delText>
              </w:r>
              <w:r w:rsidDel="00F647A3">
                <w:rPr>
                  <w:noProof/>
                </w:rPr>
                <w:delText xml:space="preserve">, 2008. </w:delText>
              </w:r>
            </w:del>
          </w:p>
        </w:tc>
      </w:tr>
      <w:tr w:rsidR="00345E51" w:rsidDel="00F647A3">
        <w:trPr>
          <w:tblCellSpacing w:w="15" w:type="dxa"/>
          <w:del w:id="849" w:author="Bill" w:date="2012-04-30T13:22:00Z"/>
        </w:trPr>
        <w:tc>
          <w:tcPr>
            <w:tcW w:w="50" w:type="pct"/>
            <w:hideMark/>
          </w:tcPr>
          <w:p w:rsidR="00345E51" w:rsidDel="00F647A3" w:rsidRDefault="00345E51">
            <w:pPr>
              <w:pStyle w:val="Bibliography"/>
              <w:rPr>
                <w:del w:id="850" w:author="Bill" w:date="2012-04-30T13:22:00Z"/>
                <w:noProof/>
              </w:rPr>
            </w:pPr>
            <w:del w:id="851" w:author="Bill" w:date="2012-04-30T13:22:00Z">
              <w:r w:rsidDel="00F647A3">
                <w:rPr>
                  <w:noProof/>
                </w:rPr>
                <w:delText xml:space="preserve">[14] </w:delText>
              </w:r>
            </w:del>
          </w:p>
        </w:tc>
        <w:tc>
          <w:tcPr>
            <w:tcW w:w="0" w:type="auto"/>
            <w:hideMark/>
          </w:tcPr>
          <w:p w:rsidR="00345E51" w:rsidDel="00F647A3" w:rsidRDefault="00345E51">
            <w:pPr>
              <w:pStyle w:val="Bibliography"/>
              <w:rPr>
                <w:del w:id="852" w:author="Bill" w:date="2012-04-30T13:22:00Z"/>
                <w:noProof/>
              </w:rPr>
            </w:pPr>
            <w:del w:id="853" w:author="Bill" w:date="2012-04-30T13:22:00Z">
              <w:r w:rsidDel="00F647A3">
                <w:rPr>
                  <w:noProof/>
                </w:rPr>
                <w:delText xml:space="preserve">B. Jung and G. S. Sukhatme, "Detecting moving objects using a single camera on a mobile robot in an outdoor environment," in </w:delText>
              </w:r>
              <w:r w:rsidDel="00F647A3">
                <w:rPr>
                  <w:i/>
                  <w:iCs/>
                  <w:noProof/>
                </w:rPr>
                <w:delText>International Conference on Intelligent Autonomous Systems</w:delText>
              </w:r>
              <w:r w:rsidDel="00F647A3">
                <w:rPr>
                  <w:noProof/>
                </w:rPr>
                <w:delText xml:space="preserve">, Amsterdam, The Netherlands, 2004. </w:delText>
              </w:r>
            </w:del>
          </w:p>
        </w:tc>
      </w:tr>
      <w:tr w:rsidR="00345E51" w:rsidDel="00F647A3">
        <w:trPr>
          <w:tblCellSpacing w:w="15" w:type="dxa"/>
          <w:del w:id="854" w:author="Bill" w:date="2012-04-30T13:22:00Z"/>
        </w:trPr>
        <w:tc>
          <w:tcPr>
            <w:tcW w:w="50" w:type="pct"/>
            <w:hideMark/>
          </w:tcPr>
          <w:p w:rsidR="00345E51" w:rsidDel="00F647A3" w:rsidRDefault="00345E51">
            <w:pPr>
              <w:pStyle w:val="Bibliography"/>
              <w:rPr>
                <w:del w:id="855" w:author="Bill" w:date="2012-04-30T13:22:00Z"/>
                <w:noProof/>
              </w:rPr>
            </w:pPr>
            <w:del w:id="856" w:author="Bill" w:date="2012-04-30T13:22:00Z">
              <w:r w:rsidDel="00F647A3">
                <w:rPr>
                  <w:noProof/>
                </w:rPr>
                <w:delText xml:space="preserve">[15] </w:delText>
              </w:r>
            </w:del>
          </w:p>
        </w:tc>
        <w:tc>
          <w:tcPr>
            <w:tcW w:w="0" w:type="auto"/>
            <w:hideMark/>
          </w:tcPr>
          <w:p w:rsidR="00345E51" w:rsidDel="00F647A3" w:rsidRDefault="00345E51">
            <w:pPr>
              <w:pStyle w:val="Bibliography"/>
              <w:rPr>
                <w:del w:id="857" w:author="Bill" w:date="2012-04-30T13:22:00Z"/>
                <w:noProof/>
              </w:rPr>
            </w:pPr>
            <w:del w:id="858" w:author="Bill" w:date="2012-04-30T13:22:00Z">
              <w:r w:rsidDel="00F647A3">
                <w:rPr>
                  <w:noProof/>
                </w:rPr>
                <w:delText xml:space="preserve">K. Arras, O. Mozos and W. Burgard, "Using Boosted Features for the Detection of People in 2D Range Data," in </w:delText>
              </w:r>
              <w:r w:rsidDel="00F647A3">
                <w:rPr>
                  <w:i/>
                  <w:iCs/>
                  <w:noProof/>
                </w:rPr>
                <w:delText>IEEE International Conference on Robotics and Automation</w:delText>
              </w:r>
              <w:r w:rsidDel="00F647A3">
                <w:rPr>
                  <w:noProof/>
                </w:rPr>
                <w:delText xml:space="preserve">, Roma, Italy, 2007. </w:delText>
              </w:r>
            </w:del>
          </w:p>
        </w:tc>
      </w:tr>
      <w:tr w:rsidR="00345E51" w:rsidDel="00F647A3">
        <w:trPr>
          <w:tblCellSpacing w:w="15" w:type="dxa"/>
          <w:del w:id="859" w:author="Bill" w:date="2012-04-30T13:22:00Z"/>
        </w:trPr>
        <w:tc>
          <w:tcPr>
            <w:tcW w:w="50" w:type="pct"/>
            <w:hideMark/>
          </w:tcPr>
          <w:p w:rsidR="00345E51" w:rsidDel="00F647A3" w:rsidRDefault="00345E51">
            <w:pPr>
              <w:pStyle w:val="Bibliography"/>
              <w:rPr>
                <w:del w:id="860" w:author="Bill" w:date="2012-04-30T13:22:00Z"/>
                <w:noProof/>
              </w:rPr>
            </w:pPr>
            <w:del w:id="861" w:author="Bill" w:date="2012-04-30T13:22:00Z">
              <w:r w:rsidDel="00F647A3">
                <w:rPr>
                  <w:noProof/>
                </w:rPr>
                <w:delText xml:space="preserve">[16] </w:delText>
              </w:r>
            </w:del>
          </w:p>
        </w:tc>
        <w:tc>
          <w:tcPr>
            <w:tcW w:w="0" w:type="auto"/>
            <w:hideMark/>
          </w:tcPr>
          <w:p w:rsidR="00345E51" w:rsidDel="00F647A3" w:rsidRDefault="00345E51">
            <w:pPr>
              <w:pStyle w:val="Bibliography"/>
              <w:rPr>
                <w:del w:id="862" w:author="Bill" w:date="2012-04-30T13:22:00Z"/>
                <w:noProof/>
              </w:rPr>
            </w:pPr>
            <w:del w:id="863" w:author="Bill" w:date="2012-04-30T13:22:00Z">
              <w:r w:rsidDel="00F647A3">
                <w:rPr>
                  <w:noProof/>
                </w:rPr>
                <w:delText xml:space="preserve">K. Arras, S. Grzonka, M. Luber and W. Burgard, "Efficient people tracking in laser range data using a multi-hypothesis leg-tracker with adaptive occlusion probabilities," in </w:delText>
              </w:r>
              <w:r w:rsidDel="00F647A3">
                <w:rPr>
                  <w:i/>
                  <w:iCs/>
                  <w:noProof/>
                </w:rPr>
                <w:delText>IEEE International Conference on Robotics and Automation</w:delText>
              </w:r>
              <w:r w:rsidDel="00F647A3">
                <w:rPr>
                  <w:noProof/>
                </w:rPr>
                <w:delText xml:space="preserve">, Pasadena, CA, 2008. </w:delText>
              </w:r>
            </w:del>
          </w:p>
        </w:tc>
      </w:tr>
      <w:tr w:rsidR="00345E51" w:rsidDel="00F647A3">
        <w:trPr>
          <w:tblCellSpacing w:w="15" w:type="dxa"/>
          <w:del w:id="864" w:author="Bill" w:date="2012-04-30T13:22:00Z"/>
        </w:trPr>
        <w:tc>
          <w:tcPr>
            <w:tcW w:w="50" w:type="pct"/>
            <w:hideMark/>
          </w:tcPr>
          <w:p w:rsidR="00345E51" w:rsidDel="00F647A3" w:rsidRDefault="00345E51">
            <w:pPr>
              <w:pStyle w:val="Bibliography"/>
              <w:rPr>
                <w:del w:id="865" w:author="Bill" w:date="2012-04-30T13:22:00Z"/>
                <w:noProof/>
              </w:rPr>
            </w:pPr>
            <w:del w:id="866" w:author="Bill" w:date="2012-04-30T13:22:00Z">
              <w:r w:rsidDel="00F647A3">
                <w:rPr>
                  <w:noProof/>
                </w:rPr>
                <w:delText xml:space="preserve">[17] </w:delText>
              </w:r>
            </w:del>
          </w:p>
        </w:tc>
        <w:tc>
          <w:tcPr>
            <w:tcW w:w="0" w:type="auto"/>
            <w:hideMark/>
          </w:tcPr>
          <w:p w:rsidR="00345E51" w:rsidDel="00F647A3" w:rsidRDefault="00345E51">
            <w:pPr>
              <w:pStyle w:val="Bibliography"/>
              <w:rPr>
                <w:del w:id="867" w:author="Bill" w:date="2012-04-30T13:22:00Z"/>
                <w:noProof/>
              </w:rPr>
            </w:pPr>
            <w:del w:id="868" w:author="Bill" w:date="2012-04-30T13:22:00Z">
              <w:r w:rsidDel="00F647A3">
                <w:rPr>
                  <w:noProof/>
                </w:rPr>
                <w:delText xml:space="preserve">D. Schulz, W. Burgard, D. Fox and A. Cremers, "People tracking with a mobile robot using sample-based joint probabilistic data association filters," </w:delText>
              </w:r>
              <w:r w:rsidDel="00F647A3">
                <w:rPr>
                  <w:i/>
                  <w:iCs/>
                  <w:noProof/>
                </w:rPr>
                <w:delText xml:space="preserve">International Journal of Robotics Research, </w:delText>
              </w:r>
              <w:r w:rsidDel="00F647A3">
                <w:rPr>
                  <w:noProof/>
                </w:rPr>
                <w:delText xml:space="preserve">vol. 22, no. 2, pp. 99-116, 2003. </w:delText>
              </w:r>
            </w:del>
          </w:p>
        </w:tc>
      </w:tr>
      <w:tr w:rsidR="00345E51" w:rsidDel="00F647A3">
        <w:trPr>
          <w:tblCellSpacing w:w="15" w:type="dxa"/>
          <w:del w:id="869" w:author="Bill" w:date="2012-04-30T13:22:00Z"/>
        </w:trPr>
        <w:tc>
          <w:tcPr>
            <w:tcW w:w="50" w:type="pct"/>
            <w:hideMark/>
          </w:tcPr>
          <w:p w:rsidR="00345E51" w:rsidDel="00F647A3" w:rsidRDefault="00345E51">
            <w:pPr>
              <w:pStyle w:val="Bibliography"/>
              <w:rPr>
                <w:del w:id="870" w:author="Bill" w:date="2012-04-30T13:22:00Z"/>
                <w:noProof/>
              </w:rPr>
            </w:pPr>
            <w:del w:id="871" w:author="Bill" w:date="2012-04-30T13:22:00Z">
              <w:r w:rsidDel="00F647A3">
                <w:rPr>
                  <w:noProof/>
                </w:rPr>
                <w:delText xml:space="preserve">[18] </w:delText>
              </w:r>
            </w:del>
          </w:p>
        </w:tc>
        <w:tc>
          <w:tcPr>
            <w:tcW w:w="0" w:type="auto"/>
            <w:hideMark/>
          </w:tcPr>
          <w:p w:rsidR="00345E51" w:rsidDel="00F647A3" w:rsidRDefault="00345E51">
            <w:pPr>
              <w:pStyle w:val="Bibliography"/>
              <w:rPr>
                <w:del w:id="872" w:author="Bill" w:date="2012-04-30T13:22:00Z"/>
                <w:noProof/>
              </w:rPr>
            </w:pPr>
            <w:del w:id="873" w:author="Bill" w:date="2012-04-30T13:22:00Z">
              <w:r w:rsidDel="00F647A3">
                <w:rPr>
                  <w:noProof/>
                </w:rPr>
                <w:delText>M. Likhachev, "Search-based Planning with Motion Primitives," 2009. [Online]. Available: http://www.cs.cmu.edu/~maxim/files/tutorials/robschooltutorial_oct10.pdf. [Accessed 30 4 2012].</w:delText>
              </w:r>
            </w:del>
          </w:p>
        </w:tc>
      </w:tr>
    </w:tbl>
    <w:p w:rsidR="00345E51" w:rsidDel="00F647A3" w:rsidRDefault="00345E51">
      <w:pPr>
        <w:rPr>
          <w:del w:id="874" w:author="Bill" w:date="2012-04-30T13:22:00Z"/>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56B" w:rsidRDefault="00F3156B" w:rsidP="000F6971">
      <w:pPr>
        <w:spacing w:after="0" w:line="240" w:lineRule="auto"/>
      </w:pPr>
      <w:r>
        <w:separator/>
      </w:r>
    </w:p>
  </w:endnote>
  <w:endnote w:type="continuationSeparator" w:id="0">
    <w:p w:rsidR="00F3156B" w:rsidRDefault="00F3156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1C1618" w:rsidRDefault="001C1618">
        <w:pPr>
          <w:pStyle w:val="Footer"/>
          <w:jc w:val="right"/>
        </w:pPr>
        <w:r>
          <w:fldChar w:fldCharType="begin"/>
        </w:r>
        <w:r>
          <w:instrText xml:space="preserve"> PAGE   \* MERGEFORMAT </w:instrText>
        </w:r>
        <w:r>
          <w:fldChar w:fldCharType="separate"/>
        </w:r>
        <w:r w:rsidR="00205FE5">
          <w:rPr>
            <w:noProof/>
          </w:rPr>
          <w:t>6</w:t>
        </w:r>
        <w:r>
          <w:rPr>
            <w:noProof/>
          </w:rPr>
          <w:fldChar w:fldCharType="end"/>
        </w:r>
      </w:p>
    </w:sdtContent>
  </w:sdt>
  <w:p w:rsidR="001C1618" w:rsidRDefault="001C1618"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618" w:rsidRDefault="001C1618">
    <w:pPr>
      <w:pStyle w:val="Footer"/>
      <w:jc w:val="right"/>
    </w:pPr>
  </w:p>
  <w:p w:rsidR="001C1618" w:rsidRDefault="001C1618"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56B" w:rsidRDefault="00F3156B" w:rsidP="000F6971">
      <w:pPr>
        <w:spacing w:after="0" w:line="240" w:lineRule="auto"/>
      </w:pPr>
      <w:r>
        <w:separator/>
      </w:r>
    </w:p>
  </w:footnote>
  <w:footnote w:type="continuationSeparator" w:id="0">
    <w:p w:rsidR="00F3156B" w:rsidRDefault="00F3156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C1618"/>
    <w:rsid w:val="001D4F8F"/>
    <w:rsid w:val="001D5E2C"/>
    <w:rsid w:val="001F7A85"/>
    <w:rsid w:val="002012DB"/>
    <w:rsid w:val="00205FE5"/>
    <w:rsid w:val="00212636"/>
    <w:rsid w:val="00236A08"/>
    <w:rsid w:val="00236B40"/>
    <w:rsid w:val="0024185E"/>
    <w:rsid w:val="00243D25"/>
    <w:rsid w:val="00262CEF"/>
    <w:rsid w:val="00265DB9"/>
    <w:rsid w:val="00266623"/>
    <w:rsid w:val="002713AF"/>
    <w:rsid w:val="00281685"/>
    <w:rsid w:val="00287B9D"/>
    <w:rsid w:val="002A1ECB"/>
    <w:rsid w:val="002A5E26"/>
    <w:rsid w:val="002C1BDA"/>
    <w:rsid w:val="002C3A90"/>
    <w:rsid w:val="002F1992"/>
    <w:rsid w:val="002F4BFC"/>
    <w:rsid w:val="00300267"/>
    <w:rsid w:val="00301726"/>
    <w:rsid w:val="00304B61"/>
    <w:rsid w:val="003060D6"/>
    <w:rsid w:val="00326A3B"/>
    <w:rsid w:val="003278A0"/>
    <w:rsid w:val="00333C89"/>
    <w:rsid w:val="00345E51"/>
    <w:rsid w:val="00371F7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74E0"/>
    <w:rsid w:val="00610DD8"/>
    <w:rsid w:val="006211C8"/>
    <w:rsid w:val="00621E13"/>
    <w:rsid w:val="00635D8F"/>
    <w:rsid w:val="006432F5"/>
    <w:rsid w:val="006551D7"/>
    <w:rsid w:val="006556D0"/>
    <w:rsid w:val="00663205"/>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67E0C"/>
    <w:rsid w:val="007722EA"/>
    <w:rsid w:val="0077556F"/>
    <w:rsid w:val="0078156F"/>
    <w:rsid w:val="007B5EC1"/>
    <w:rsid w:val="007C11F5"/>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7622B"/>
    <w:rsid w:val="009B0251"/>
    <w:rsid w:val="009B5486"/>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79F9"/>
    <w:rsid w:val="00BB4CD3"/>
    <w:rsid w:val="00BC00C4"/>
    <w:rsid w:val="00BD2662"/>
    <w:rsid w:val="00BD5B74"/>
    <w:rsid w:val="00BE05DB"/>
    <w:rsid w:val="00BF40CE"/>
    <w:rsid w:val="00C0222E"/>
    <w:rsid w:val="00C15726"/>
    <w:rsid w:val="00C17AD4"/>
    <w:rsid w:val="00C240F1"/>
    <w:rsid w:val="00C25EB1"/>
    <w:rsid w:val="00C2731F"/>
    <w:rsid w:val="00C279A1"/>
    <w:rsid w:val="00C32542"/>
    <w:rsid w:val="00C43F4F"/>
    <w:rsid w:val="00C51337"/>
    <w:rsid w:val="00C517ED"/>
    <w:rsid w:val="00C56240"/>
    <w:rsid w:val="00C56540"/>
    <w:rsid w:val="00C65818"/>
    <w:rsid w:val="00C6715A"/>
    <w:rsid w:val="00C679DD"/>
    <w:rsid w:val="00CA22A6"/>
    <w:rsid w:val="00CA22C5"/>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D387E"/>
    <w:rsid w:val="00DD788F"/>
    <w:rsid w:val="00DE34F8"/>
    <w:rsid w:val="00DE61FF"/>
    <w:rsid w:val="00DE6500"/>
    <w:rsid w:val="00DE6503"/>
    <w:rsid w:val="00DF2C28"/>
    <w:rsid w:val="00E13430"/>
    <w:rsid w:val="00E412C2"/>
    <w:rsid w:val="00E57938"/>
    <w:rsid w:val="00E70CFF"/>
    <w:rsid w:val="00E73285"/>
    <w:rsid w:val="00E75416"/>
    <w:rsid w:val="00E917BC"/>
    <w:rsid w:val="00EA2C8A"/>
    <w:rsid w:val="00EA43E5"/>
    <w:rsid w:val="00EB66B6"/>
    <w:rsid w:val="00ED68F9"/>
    <w:rsid w:val="00EF1EA9"/>
    <w:rsid w:val="00EF3858"/>
    <w:rsid w:val="00F01CA9"/>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19</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18</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20</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21</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15</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13</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14</b:RefOrder>
  </b:Source>
</b:Sources>
</file>

<file path=customXml/itemProps1.xml><?xml version="1.0" encoding="utf-8"?>
<ds:datastoreItem xmlns:ds="http://schemas.openxmlformats.org/officeDocument/2006/customXml" ds:itemID="{319E68F5-150D-4C3D-B980-150DE4D57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51</Pages>
  <Words>9377</Words>
  <Characters>53450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89</cp:revision>
  <dcterms:created xsi:type="dcterms:W3CDTF">2012-04-28T21:19:00Z</dcterms:created>
  <dcterms:modified xsi:type="dcterms:W3CDTF">2012-05-03T01:19:00Z</dcterms:modified>
</cp:coreProperties>
</file>