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D22E10" w:rsidP="00540AEA">
      <w:del w:id="0" w:author="Bill" w:date="2012-04-26T13:11:00Z">
        <w:r w:rsidDel="003060D6">
          <w:delText>k</w:delText>
        </w:r>
      </w:del>
      <w:r w:rsidR="00F324C7">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BF40CE" w:rsidRDefault="000F6971">
      <w:pPr>
        <w:pStyle w:val="TOC1"/>
        <w:tabs>
          <w:tab w:val="left" w:pos="440"/>
          <w:tab w:val="right" w:leader="dot" w:pos="8630"/>
        </w:tabs>
        <w:rPr>
          <w:ins w:id="1" w:author="Bill" w:date="2012-04-30T11:43:00Z"/>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ins w:id="2" w:author="Bill" w:date="2012-04-30T11:43:00Z">
        <w:r w:rsidR="00BF40CE" w:rsidRPr="00E23EEC">
          <w:rPr>
            <w:rStyle w:val="Hyperlink"/>
            <w:noProof/>
          </w:rPr>
          <w:fldChar w:fldCharType="begin"/>
        </w:r>
        <w:r w:rsidR="00BF40CE" w:rsidRPr="00E23EEC">
          <w:rPr>
            <w:rStyle w:val="Hyperlink"/>
            <w:noProof/>
          </w:rPr>
          <w:instrText xml:space="preserve"> </w:instrText>
        </w:r>
        <w:r w:rsidR="00BF40CE">
          <w:rPr>
            <w:noProof/>
          </w:rPr>
          <w:instrText>HYPERLINK \l "_Toc323549510"</w:instrText>
        </w:r>
        <w:r w:rsidR="00BF40CE" w:rsidRPr="00E23EEC">
          <w:rPr>
            <w:rStyle w:val="Hyperlink"/>
            <w:noProof/>
          </w:rPr>
          <w:instrText xml:space="preserve"> </w:instrText>
        </w:r>
        <w:r w:rsidR="00BF40CE" w:rsidRPr="00E23EEC">
          <w:rPr>
            <w:rStyle w:val="Hyperlink"/>
            <w:noProof/>
          </w:rPr>
        </w:r>
        <w:r w:rsidR="00BF40CE" w:rsidRPr="00E23EEC">
          <w:rPr>
            <w:rStyle w:val="Hyperlink"/>
            <w:noProof/>
          </w:rPr>
          <w:fldChar w:fldCharType="separate"/>
        </w:r>
        <w:r w:rsidR="00BF40CE" w:rsidRPr="00E23EEC">
          <w:rPr>
            <w:rStyle w:val="Hyperlink"/>
            <w:noProof/>
          </w:rPr>
          <w:t>1</w:t>
        </w:r>
        <w:r w:rsidR="00BF40CE">
          <w:rPr>
            <w:rFonts w:asciiTheme="minorHAnsi" w:hAnsiTheme="minorHAnsi"/>
            <w:noProof/>
            <w:sz w:val="22"/>
          </w:rPr>
          <w:tab/>
        </w:r>
        <w:r w:rsidR="00BF40CE" w:rsidRPr="00E23EEC">
          <w:rPr>
            <w:rStyle w:val="Hyperlink"/>
            <w:noProof/>
          </w:rPr>
          <w:t>Introduction and Background</w:t>
        </w:r>
        <w:r w:rsidR="00BF40CE">
          <w:rPr>
            <w:noProof/>
            <w:webHidden/>
          </w:rPr>
          <w:tab/>
        </w:r>
        <w:r w:rsidR="00BF40CE">
          <w:rPr>
            <w:noProof/>
            <w:webHidden/>
          </w:rPr>
          <w:fldChar w:fldCharType="begin"/>
        </w:r>
        <w:r w:rsidR="00BF40CE">
          <w:rPr>
            <w:noProof/>
            <w:webHidden/>
          </w:rPr>
          <w:instrText xml:space="preserve"> PAGEREF _Toc323549510 \h </w:instrText>
        </w:r>
        <w:r w:rsidR="00BF40CE">
          <w:rPr>
            <w:noProof/>
            <w:webHidden/>
          </w:rPr>
        </w:r>
      </w:ins>
      <w:r w:rsidR="00BF40CE">
        <w:rPr>
          <w:noProof/>
          <w:webHidden/>
        </w:rPr>
        <w:fldChar w:fldCharType="separate"/>
      </w:r>
      <w:ins w:id="3" w:author="Bill" w:date="2012-04-30T11:43:00Z">
        <w:r w:rsidR="00BF40CE">
          <w:rPr>
            <w:noProof/>
            <w:webHidden/>
          </w:rPr>
          <w:t>1</w:t>
        </w:r>
        <w:r w:rsidR="00BF40CE">
          <w:rPr>
            <w:noProof/>
            <w:webHidden/>
          </w:rPr>
          <w:fldChar w:fldCharType="end"/>
        </w:r>
        <w:r w:rsidR="00BF40CE" w:rsidRPr="00E23EEC">
          <w:rPr>
            <w:rStyle w:val="Hyperlink"/>
            <w:noProof/>
          </w:rPr>
          <w:fldChar w:fldCharType="end"/>
        </w:r>
      </w:ins>
    </w:p>
    <w:p w:rsidR="00BF40CE" w:rsidRDefault="00BF40CE">
      <w:pPr>
        <w:pStyle w:val="TOC2"/>
        <w:tabs>
          <w:tab w:val="left" w:pos="880"/>
          <w:tab w:val="right" w:leader="dot" w:pos="8630"/>
        </w:tabs>
        <w:rPr>
          <w:ins w:id="4" w:author="Bill" w:date="2012-04-30T11:43:00Z"/>
          <w:rFonts w:asciiTheme="minorHAnsi" w:hAnsiTheme="minorHAnsi"/>
          <w:noProof/>
          <w:sz w:val="22"/>
        </w:rPr>
      </w:pPr>
      <w:ins w:id="5" w:author="Bill" w:date="2012-04-30T11:43:00Z">
        <w:r w:rsidRPr="00E23EEC">
          <w:rPr>
            <w:rStyle w:val="Hyperlink"/>
            <w:noProof/>
          </w:rPr>
          <w:fldChar w:fldCharType="begin"/>
        </w:r>
        <w:r w:rsidRPr="00E23EEC">
          <w:rPr>
            <w:rStyle w:val="Hyperlink"/>
            <w:noProof/>
          </w:rPr>
          <w:instrText xml:space="preserve"> </w:instrText>
        </w:r>
        <w:r>
          <w:rPr>
            <w:noProof/>
          </w:rPr>
          <w:instrText>HYPERLINK \l "_Toc323549511"</w:instrText>
        </w:r>
        <w:r w:rsidRPr="00E23EEC">
          <w:rPr>
            <w:rStyle w:val="Hyperlink"/>
            <w:noProof/>
          </w:rPr>
          <w:instrText xml:space="preserve"> </w:instrText>
        </w:r>
        <w:r w:rsidRPr="00E23EEC">
          <w:rPr>
            <w:rStyle w:val="Hyperlink"/>
            <w:noProof/>
          </w:rPr>
        </w:r>
        <w:r w:rsidRPr="00E23EEC">
          <w:rPr>
            <w:rStyle w:val="Hyperlink"/>
            <w:noProof/>
          </w:rPr>
          <w:fldChar w:fldCharType="separate"/>
        </w:r>
        <w:r w:rsidRPr="00E23EEC">
          <w:rPr>
            <w:rStyle w:val="Hyperlink"/>
            <w:noProof/>
          </w:rPr>
          <w:t>1.1</w:t>
        </w:r>
        <w:r>
          <w:rPr>
            <w:rFonts w:asciiTheme="minorHAnsi" w:hAnsiTheme="minorHAnsi"/>
            <w:noProof/>
            <w:sz w:val="22"/>
          </w:rPr>
          <w:tab/>
        </w:r>
        <w:r w:rsidRPr="00E23EEC">
          <w:rPr>
            <w:rStyle w:val="Hyperlink"/>
            <w:noProof/>
          </w:rPr>
          <w:t>Computer Vision</w:t>
        </w:r>
        <w:r>
          <w:rPr>
            <w:noProof/>
            <w:webHidden/>
          </w:rPr>
          <w:tab/>
        </w:r>
        <w:r>
          <w:rPr>
            <w:noProof/>
            <w:webHidden/>
          </w:rPr>
          <w:fldChar w:fldCharType="begin"/>
        </w:r>
        <w:r>
          <w:rPr>
            <w:noProof/>
            <w:webHidden/>
          </w:rPr>
          <w:instrText xml:space="preserve"> PAGEREF _Toc323549511 \h </w:instrText>
        </w:r>
        <w:r>
          <w:rPr>
            <w:noProof/>
            <w:webHidden/>
          </w:rPr>
        </w:r>
      </w:ins>
      <w:r>
        <w:rPr>
          <w:noProof/>
          <w:webHidden/>
        </w:rPr>
        <w:fldChar w:fldCharType="separate"/>
      </w:r>
      <w:ins w:id="6" w:author="Bill" w:date="2012-04-30T11:43:00Z">
        <w:r>
          <w:rPr>
            <w:noProof/>
            <w:webHidden/>
          </w:rPr>
          <w:t>1</w:t>
        </w:r>
        <w:r>
          <w:rPr>
            <w:noProof/>
            <w:webHidden/>
          </w:rPr>
          <w:fldChar w:fldCharType="end"/>
        </w:r>
        <w:r w:rsidRPr="00E23EEC">
          <w:rPr>
            <w:rStyle w:val="Hyperlink"/>
            <w:noProof/>
          </w:rPr>
          <w:fldChar w:fldCharType="end"/>
        </w:r>
      </w:ins>
    </w:p>
    <w:p w:rsidR="00BF40CE" w:rsidRDefault="00BF40CE">
      <w:pPr>
        <w:pStyle w:val="TOC2"/>
        <w:tabs>
          <w:tab w:val="left" w:pos="880"/>
          <w:tab w:val="right" w:leader="dot" w:pos="8630"/>
        </w:tabs>
        <w:rPr>
          <w:ins w:id="7" w:author="Bill" w:date="2012-04-30T11:43:00Z"/>
          <w:rFonts w:asciiTheme="minorHAnsi" w:hAnsiTheme="minorHAnsi"/>
          <w:noProof/>
          <w:sz w:val="22"/>
        </w:rPr>
      </w:pPr>
      <w:ins w:id="8" w:author="Bill" w:date="2012-04-30T11:43:00Z">
        <w:r w:rsidRPr="00E23EEC">
          <w:rPr>
            <w:rStyle w:val="Hyperlink"/>
            <w:noProof/>
          </w:rPr>
          <w:fldChar w:fldCharType="begin"/>
        </w:r>
        <w:r w:rsidRPr="00E23EEC">
          <w:rPr>
            <w:rStyle w:val="Hyperlink"/>
            <w:noProof/>
          </w:rPr>
          <w:instrText xml:space="preserve"> </w:instrText>
        </w:r>
        <w:r>
          <w:rPr>
            <w:noProof/>
          </w:rPr>
          <w:instrText>HYPERLINK \l "_Toc323549512"</w:instrText>
        </w:r>
        <w:r w:rsidRPr="00E23EEC">
          <w:rPr>
            <w:rStyle w:val="Hyperlink"/>
            <w:noProof/>
          </w:rPr>
          <w:instrText xml:space="preserve"> </w:instrText>
        </w:r>
        <w:r w:rsidRPr="00E23EEC">
          <w:rPr>
            <w:rStyle w:val="Hyperlink"/>
            <w:noProof/>
          </w:rPr>
        </w:r>
        <w:r w:rsidRPr="00E23EEC">
          <w:rPr>
            <w:rStyle w:val="Hyperlink"/>
            <w:noProof/>
          </w:rPr>
          <w:fldChar w:fldCharType="separate"/>
        </w:r>
        <w:r w:rsidRPr="00E23EEC">
          <w:rPr>
            <w:rStyle w:val="Hyperlink"/>
            <w:noProof/>
          </w:rPr>
          <w:t>1.2</w:t>
        </w:r>
        <w:r>
          <w:rPr>
            <w:rFonts w:asciiTheme="minorHAnsi" w:hAnsiTheme="minorHAnsi"/>
            <w:noProof/>
            <w:sz w:val="22"/>
          </w:rPr>
          <w:tab/>
        </w:r>
        <w:r w:rsidRPr="00E23EEC">
          <w:rPr>
            <w:rStyle w:val="Hyperlink"/>
            <w:noProof/>
          </w:rPr>
          <w:t>Other sensors</w:t>
        </w:r>
        <w:r>
          <w:rPr>
            <w:noProof/>
            <w:webHidden/>
          </w:rPr>
          <w:tab/>
        </w:r>
        <w:r>
          <w:rPr>
            <w:noProof/>
            <w:webHidden/>
          </w:rPr>
          <w:fldChar w:fldCharType="begin"/>
        </w:r>
        <w:r>
          <w:rPr>
            <w:noProof/>
            <w:webHidden/>
          </w:rPr>
          <w:instrText xml:space="preserve"> PAGEREF _Toc323549512 \h </w:instrText>
        </w:r>
        <w:r>
          <w:rPr>
            <w:noProof/>
            <w:webHidden/>
          </w:rPr>
        </w:r>
      </w:ins>
      <w:r>
        <w:rPr>
          <w:noProof/>
          <w:webHidden/>
        </w:rPr>
        <w:fldChar w:fldCharType="separate"/>
      </w:r>
      <w:ins w:id="9" w:author="Bill" w:date="2012-04-30T11:43:00Z">
        <w:r>
          <w:rPr>
            <w:noProof/>
            <w:webHidden/>
          </w:rPr>
          <w:t>4</w:t>
        </w:r>
        <w:r>
          <w:rPr>
            <w:noProof/>
            <w:webHidden/>
          </w:rPr>
          <w:fldChar w:fldCharType="end"/>
        </w:r>
        <w:r w:rsidRPr="00E23EEC">
          <w:rPr>
            <w:rStyle w:val="Hyperlink"/>
            <w:noProof/>
          </w:rPr>
          <w:fldChar w:fldCharType="end"/>
        </w:r>
      </w:ins>
    </w:p>
    <w:p w:rsidR="00BF40CE" w:rsidRDefault="00BF40CE">
      <w:pPr>
        <w:pStyle w:val="TOC2"/>
        <w:tabs>
          <w:tab w:val="left" w:pos="880"/>
          <w:tab w:val="right" w:leader="dot" w:pos="8630"/>
        </w:tabs>
        <w:rPr>
          <w:ins w:id="10" w:author="Bill" w:date="2012-04-30T11:43:00Z"/>
          <w:rFonts w:asciiTheme="minorHAnsi" w:hAnsiTheme="minorHAnsi"/>
          <w:noProof/>
          <w:sz w:val="22"/>
        </w:rPr>
      </w:pPr>
      <w:ins w:id="11" w:author="Bill" w:date="2012-04-30T11:43:00Z">
        <w:r w:rsidRPr="00E23EEC">
          <w:rPr>
            <w:rStyle w:val="Hyperlink"/>
            <w:noProof/>
          </w:rPr>
          <w:fldChar w:fldCharType="begin"/>
        </w:r>
        <w:r w:rsidRPr="00E23EEC">
          <w:rPr>
            <w:rStyle w:val="Hyperlink"/>
            <w:noProof/>
          </w:rPr>
          <w:instrText xml:space="preserve"> </w:instrText>
        </w:r>
        <w:r>
          <w:rPr>
            <w:noProof/>
          </w:rPr>
          <w:instrText>HYPERLINK \l "_Toc323549513"</w:instrText>
        </w:r>
        <w:r w:rsidRPr="00E23EEC">
          <w:rPr>
            <w:rStyle w:val="Hyperlink"/>
            <w:noProof/>
          </w:rPr>
          <w:instrText xml:space="preserve"> </w:instrText>
        </w:r>
        <w:r w:rsidRPr="00E23EEC">
          <w:rPr>
            <w:rStyle w:val="Hyperlink"/>
            <w:noProof/>
          </w:rPr>
        </w:r>
        <w:r w:rsidRPr="00E23EEC">
          <w:rPr>
            <w:rStyle w:val="Hyperlink"/>
            <w:noProof/>
          </w:rPr>
          <w:fldChar w:fldCharType="separate"/>
        </w:r>
        <w:r w:rsidRPr="00E23EEC">
          <w:rPr>
            <w:rStyle w:val="Hyperlink"/>
            <w:noProof/>
          </w:rPr>
          <w:t>1.3</w:t>
        </w:r>
        <w:r>
          <w:rPr>
            <w:rFonts w:asciiTheme="minorHAnsi" w:hAnsiTheme="minorHAnsi"/>
            <w:noProof/>
            <w:sz w:val="22"/>
          </w:rPr>
          <w:tab/>
        </w:r>
        <w:r w:rsidRPr="00E23EEC">
          <w:rPr>
            <w:rStyle w:val="Hyperlink"/>
            <w:noProof/>
          </w:rPr>
          <w:t>Sensor fusion</w:t>
        </w:r>
        <w:r>
          <w:rPr>
            <w:noProof/>
            <w:webHidden/>
          </w:rPr>
          <w:tab/>
        </w:r>
        <w:r>
          <w:rPr>
            <w:noProof/>
            <w:webHidden/>
          </w:rPr>
          <w:fldChar w:fldCharType="begin"/>
        </w:r>
        <w:r>
          <w:rPr>
            <w:noProof/>
            <w:webHidden/>
          </w:rPr>
          <w:instrText xml:space="preserve"> PAGEREF _Toc323549513 \h </w:instrText>
        </w:r>
        <w:r>
          <w:rPr>
            <w:noProof/>
            <w:webHidden/>
          </w:rPr>
        </w:r>
      </w:ins>
      <w:r>
        <w:rPr>
          <w:noProof/>
          <w:webHidden/>
        </w:rPr>
        <w:fldChar w:fldCharType="separate"/>
      </w:r>
      <w:ins w:id="12" w:author="Bill" w:date="2012-04-30T11:43:00Z">
        <w:r>
          <w:rPr>
            <w:noProof/>
            <w:webHidden/>
          </w:rPr>
          <w:t>5</w:t>
        </w:r>
        <w:r>
          <w:rPr>
            <w:noProof/>
            <w:webHidden/>
          </w:rPr>
          <w:fldChar w:fldCharType="end"/>
        </w:r>
        <w:r w:rsidRPr="00E23EEC">
          <w:rPr>
            <w:rStyle w:val="Hyperlink"/>
            <w:noProof/>
          </w:rPr>
          <w:fldChar w:fldCharType="end"/>
        </w:r>
      </w:ins>
    </w:p>
    <w:p w:rsidR="00BF40CE" w:rsidRDefault="00BF40CE">
      <w:pPr>
        <w:pStyle w:val="TOC2"/>
        <w:tabs>
          <w:tab w:val="left" w:pos="880"/>
          <w:tab w:val="right" w:leader="dot" w:pos="8630"/>
        </w:tabs>
        <w:rPr>
          <w:ins w:id="13" w:author="Bill" w:date="2012-04-30T11:43:00Z"/>
          <w:rFonts w:asciiTheme="minorHAnsi" w:hAnsiTheme="minorHAnsi"/>
          <w:noProof/>
          <w:sz w:val="22"/>
        </w:rPr>
      </w:pPr>
      <w:ins w:id="14" w:author="Bill" w:date="2012-04-30T11:43:00Z">
        <w:r w:rsidRPr="00E23EEC">
          <w:rPr>
            <w:rStyle w:val="Hyperlink"/>
            <w:noProof/>
          </w:rPr>
          <w:fldChar w:fldCharType="begin"/>
        </w:r>
        <w:r w:rsidRPr="00E23EEC">
          <w:rPr>
            <w:rStyle w:val="Hyperlink"/>
            <w:noProof/>
          </w:rPr>
          <w:instrText xml:space="preserve"> </w:instrText>
        </w:r>
        <w:r>
          <w:rPr>
            <w:noProof/>
          </w:rPr>
          <w:instrText>HYPERLINK \l "_Toc323549514"</w:instrText>
        </w:r>
        <w:r w:rsidRPr="00E23EEC">
          <w:rPr>
            <w:rStyle w:val="Hyperlink"/>
            <w:noProof/>
          </w:rPr>
          <w:instrText xml:space="preserve"> </w:instrText>
        </w:r>
        <w:r w:rsidRPr="00E23EEC">
          <w:rPr>
            <w:rStyle w:val="Hyperlink"/>
            <w:noProof/>
          </w:rPr>
        </w:r>
        <w:r w:rsidRPr="00E23EEC">
          <w:rPr>
            <w:rStyle w:val="Hyperlink"/>
            <w:noProof/>
          </w:rPr>
          <w:fldChar w:fldCharType="separate"/>
        </w:r>
        <w:r w:rsidRPr="00E23EEC">
          <w:rPr>
            <w:rStyle w:val="Hyperlink"/>
            <w:noProof/>
          </w:rPr>
          <w:t>1.4</w:t>
        </w:r>
        <w:r>
          <w:rPr>
            <w:rFonts w:asciiTheme="minorHAnsi" w:hAnsiTheme="minorHAnsi"/>
            <w:noProof/>
            <w:sz w:val="22"/>
          </w:rPr>
          <w:tab/>
        </w:r>
        <w:r w:rsidRPr="00E23EEC">
          <w:rPr>
            <w:rStyle w:val="Hyperlink"/>
            <w:noProof/>
          </w:rPr>
          <w:t>Planning</w:t>
        </w:r>
        <w:r>
          <w:rPr>
            <w:noProof/>
            <w:webHidden/>
          </w:rPr>
          <w:tab/>
        </w:r>
        <w:r>
          <w:rPr>
            <w:noProof/>
            <w:webHidden/>
          </w:rPr>
          <w:fldChar w:fldCharType="begin"/>
        </w:r>
        <w:r>
          <w:rPr>
            <w:noProof/>
            <w:webHidden/>
          </w:rPr>
          <w:instrText xml:space="preserve"> PAGEREF _Toc323549514 \h </w:instrText>
        </w:r>
        <w:r>
          <w:rPr>
            <w:noProof/>
            <w:webHidden/>
          </w:rPr>
        </w:r>
      </w:ins>
      <w:r>
        <w:rPr>
          <w:noProof/>
          <w:webHidden/>
        </w:rPr>
        <w:fldChar w:fldCharType="separate"/>
      </w:r>
      <w:ins w:id="15" w:author="Bill" w:date="2012-04-30T11:43:00Z">
        <w:r>
          <w:rPr>
            <w:noProof/>
            <w:webHidden/>
          </w:rPr>
          <w:t>7</w:t>
        </w:r>
        <w:r>
          <w:rPr>
            <w:noProof/>
            <w:webHidden/>
          </w:rPr>
          <w:fldChar w:fldCharType="end"/>
        </w:r>
        <w:r w:rsidRPr="00E23EEC">
          <w:rPr>
            <w:rStyle w:val="Hyperlink"/>
            <w:noProof/>
          </w:rPr>
          <w:fldChar w:fldCharType="end"/>
        </w:r>
      </w:ins>
    </w:p>
    <w:p w:rsidR="00BF40CE" w:rsidRDefault="00BF40CE">
      <w:pPr>
        <w:pStyle w:val="TOC1"/>
        <w:tabs>
          <w:tab w:val="left" w:pos="440"/>
          <w:tab w:val="right" w:leader="dot" w:pos="8630"/>
        </w:tabs>
        <w:rPr>
          <w:ins w:id="16" w:author="Bill" w:date="2012-04-30T11:43:00Z"/>
          <w:rFonts w:asciiTheme="minorHAnsi" w:hAnsiTheme="minorHAnsi"/>
          <w:noProof/>
          <w:sz w:val="22"/>
        </w:rPr>
      </w:pPr>
      <w:ins w:id="17" w:author="Bill" w:date="2012-04-30T11:43:00Z">
        <w:r w:rsidRPr="00E23EEC">
          <w:rPr>
            <w:rStyle w:val="Hyperlink"/>
            <w:noProof/>
          </w:rPr>
          <w:fldChar w:fldCharType="begin"/>
        </w:r>
        <w:r w:rsidRPr="00E23EEC">
          <w:rPr>
            <w:rStyle w:val="Hyperlink"/>
            <w:noProof/>
          </w:rPr>
          <w:instrText xml:space="preserve"> </w:instrText>
        </w:r>
        <w:r>
          <w:rPr>
            <w:noProof/>
          </w:rPr>
          <w:instrText>HYPERLINK \l "_Toc323549515"</w:instrText>
        </w:r>
        <w:r w:rsidRPr="00E23EEC">
          <w:rPr>
            <w:rStyle w:val="Hyperlink"/>
            <w:noProof/>
          </w:rPr>
          <w:instrText xml:space="preserve"> </w:instrText>
        </w:r>
        <w:r w:rsidRPr="00E23EEC">
          <w:rPr>
            <w:rStyle w:val="Hyperlink"/>
            <w:noProof/>
          </w:rPr>
        </w:r>
        <w:r w:rsidRPr="00E23EEC">
          <w:rPr>
            <w:rStyle w:val="Hyperlink"/>
            <w:noProof/>
          </w:rPr>
          <w:fldChar w:fldCharType="separate"/>
        </w:r>
        <w:r w:rsidRPr="00E23EEC">
          <w:rPr>
            <w:rStyle w:val="Hyperlink"/>
            <w:noProof/>
          </w:rPr>
          <w:t>2</w:t>
        </w:r>
        <w:r>
          <w:rPr>
            <w:rFonts w:asciiTheme="minorHAnsi" w:hAnsiTheme="minorHAnsi"/>
            <w:noProof/>
            <w:sz w:val="22"/>
          </w:rPr>
          <w:tab/>
        </w:r>
        <w:r w:rsidRPr="00E23EEC">
          <w:rPr>
            <w:rStyle w:val="Hyperlink"/>
            <w:noProof/>
          </w:rPr>
          <w:t>Harlie</w:t>
        </w:r>
        <w:r>
          <w:rPr>
            <w:noProof/>
            <w:webHidden/>
          </w:rPr>
          <w:tab/>
        </w:r>
        <w:r>
          <w:rPr>
            <w:noProof/>
            <w:webHidden/>
          </w:rPr>
          <w:fldChar w:fldCharType="begin"/>
        </w:r>
        <w:r>
          <w:rPr>
            <w:noProof/>
            <w:webHidden/>
          </w:rPr>
          <w:instrText xml:space="preserve"> PAGEREF _Toc323549515 \h </w:instrText>
        </w:r>
        <w:r>
          <w:rPr>
            <w:noProof/>
            <w:webHidden/>
          </w:rPr>
        </w:r>
      </w:ins>
      <w:r>
        <w:rPr>
          <w:noProof/>
          <w:webHidden/>
        </w:rPr>
        <w:fldChar w:fldCharType="separate"/>
      </w:r>
      <w:ins w:id="18" w:author="Bill" w:date="2012-04-30T11:43:00Z">
        <w:r>
          <w:rPr>
            <w:noProof/>
            <w:webHidden/>
          </w:rPr>
          <w:t>8</w:t>
        </w:r>
        <w:r>
          <w:rPr>
            <w:noProof/>
            <w:webHidden/>
          </w:rPr>
          <w:fldChar w:fldCharType="end"/>
        </w:r>
        <w:r w:rsidRPr="00E23EEC">
          <w:rPr>
            <w:rStyle w:val="Hyperlink"/>
            <w:noProof/>
          </w:rPr>
          <w:fldChar w:fldCharType="end"/>
        </w:r>
      </w:ins>
    </w:p>
    <w:p w:rsidR="00BF40CE" w:rsidRDefault="00BF40CE">
      <w:pPr>
        <w:pStyle w:val="TOC1"/>
        <w:tabs>
          <w:tab w:val="left" w:pos="440"/>
          <w:tab w:val="right" w:leader="dot" w:pos="8630"/>
        </w:tabs>
        <w:rPr>
          <w:ins w:id="19" w:author="Bill" w:date="2012-04-30T11:43:00Z"/>
          <w:rFonts w:asciiTheme="minorHAnsi" w:hAnsiTheme="minorHAnsi"/>
          <w:noProof/>
          <w:sz w:val="22"/>
        </w:rPr>
      </w:pPr>
      <w:ins w:id="20" w:author="Bill" w:date="2012-04-30T11:43:00Z">
        <w:r w:rsidRPr="00E23EEC">
          <w:rPr>
            <w:rStyle w:val="Hyperlink"/>
            <w:noProof/>
          </w:rPr>
          <w:fldChar w:fldCharType="begin"/>
        </w:r>
        <w:r w:rsidRPr="00E23EEC">
          <w:rPr>
            <w:rStyle w:val="Hyperlink"/>
            <w:noProof/>
          </w:rPr>
          <w:instrText xml:space="preserve"> </w:instrText>
        </w:r>
        <w:r>
          <w:rPr>
            <w:noProof/>
          </w:rPr>
          <w:instrText>HYPERLINK \l "_Toc323549516"</w:instrText>
        </w:r>
        <w:r w:rsidRPr="00E23EEC">
          <w:rPr>
            <w:rStyle w:val="Hyperlink"/>
            <w:noProof/>
          </w:rPr>
          <w:instrText xml:space="preserve"> </w:instrText>
        </w:r>
        <w:r w:rsidRPr="00E23EEC">
          <w:rPr>
            <w:rStyle w:val="Hyperlink"/>
            <w:noProof/>
          </w:rPr>
        </w:r>
        <w:r w:rsidRPr="00E23EEC">
          <w:rPr>
            <w:rStyle w:val="Hyperlink"/>
            <w:noProof/>
          </w:rPr>
          <w:fldChar w:fldCharType="separate"/>
        </w:r>
        <w:r w:rsidRPr="00E23EEC">
          <w:rPr>
            <w:rStyle w:val="Hyperlink"/>
            <w:noProof/>
          </w:rPr>
          <w:t>3</w:t>
        </w:r>
        <w:r>
          <w:rPr>
            <w:rFonts w:asciiTheme="minorHAnsi" w:hAnsiTheme="minorHAnsi"/>
            <w:noProof/>
            <w:sz w:val="22"/>
          </w:rPr>
          <w:tab/>
        </w:r>
        <w:r w:rsidRPr="00E23EEC">
          <w:rPr>
            <w:rStyle w:val="Hyperlink"/>
            <w:noProof/>
          </w:rPr>
          <w:t>Evaluation of the Microsoft Kinect</w:t>
        </w:r>
        <w:r>
          <w:rPr>
            <w:noProof/>
            <w:webHidden/>
          </w:rPr>
          <w:tab/>
        </w:r>
        <w:r>
          <w:rPr>
            <w:noProof/>
            <w:webHidden/>
          </w:rPr>
          <w:fldChar w:fldCharType="begin"/>
        </w:r>
        <w:r>
          <w:rPr>
            <w:noProof/>
            <w:webHidden/>
          </w:rPr>
          <w:instrText xml:space="preserve"> PAGEREF _Toc323549516 \h </w:instrText>
        </w:r>
        <w:r>
          <w:rPr>
            <w:noProof/>
            <w:webHidden/>
          </w:rPr>
        </w:r>
      </w:ins>
      <w:r>
        <w:rPr>
          <w:noProof/>
          <w:webHidden/>
        </w:rPr>
        <w:fldChar w:fldCharType="separate"/>
      </w:r>
      <w:ins w:id="21" w:author="Bill" w:date="2012-04-30T11:43:00Z">
        <w:r>
          <w:rPr>
            <w:noProof/>
            <w:webHidden/>
          </w:rPr>
          <w:t>9</w:t>
        </w:r>
        <w:r>
          <w:rPr>
            <w:noProof/>
            <w:webHidden/>
          </w:rPr>
          <w:fldChar w:fldCharType="end"/>
        </w:r>
        <w:r w:rsidRPr="00E23EEC">
          <w:rPr>
            <w:rStyle w:val="Hyperlink"/>
            <w:noProof/>
          </w:rPr>
          <w:fldChar w:fldCharType="end"/>
        </w:r>
      </w:ins>
    </w:p>
    <w:p w:rsidR="00BF40CE" w:rsidRDefault="00BF40CE">
      <w:pPr>
        <w:pStyle w:val="TOC2"/>
        <w:tabs>
          <w:tab w:val="left" w:pos="880"/>
          <w:tab w:val="right" w:leader="dot" w:pos="8630"/>
        </w:tabs>
        <w:rPr>
          <w:ins w:id="22" w:author="Bill" w:date="2012-04-30T11:43:00Z"/>
          <w:rFonts w:asciiTheme="minorHAnsi" w:hAnsiTheme="minorHAnsi"/>
          <w:noProof/>
          <w:sz w:val="22"/>
        </w:rPr>
      </w:pPr>
      <w:ins w:id="23" w:author="Bill" w:date="2012-04-30T11:43:00Z">
        <w:r w:rsidRPr="00E23EEC">
          <w:rPr>
            <w:rStyle w:val="Hyperlink"/>
            <w:noProof/>
          </w:rPr>
          <w:fldChar w:fldCharType="begin"/>
        </w:r>
        <w:r w:rsidRPr="00E23EEC">
          <w:rPr>
            <w:rStyle w:val="Hyperlink"/>
            <w:noProof/>
          </w:rPr>
          <w:instrText xml:space="preserve"> </w:instrText>
        </w:r>
        <w:r>
          <w:rPr>
            <w:noProof/>
          </w:rPr>
          <w:instrText>HYPERLINK \l "_Toc323549517"</w:instrText>
        </w:r>
        <w:r w:rsidRPr="00E23EEC">
          <w:rPr>
            <w:rStyle w:val="Hyperlink"/>
            <w:noProof/>
          </w:rPr>
          <w:instrText xml:space="preserve"> </w:instrText>
        </w:r>
        <w:r w:rsidRPr="00E23EEC">
          <w:rPr>
            <w:rStyle w:val="Hyperlink"/>
            <w:noProof/>
          </w:rPr>
        </w:r>
        <w:r w:rsidRPr="00E23EEC">
          <w:rPr>
            <w:rStyle w:val="Hyperlink"/>
            <w:noProof/>
          </w:rPr>
          <w:fldChar w:fldCharType="separate"/>
        </w:r>
        <w:r w:rsidRPr="00E23EEC">
          <w:rPr>
            <w:rStyle w:val="Hyperlink"/>
            <w:noProof/>
          </w:rPr>
          <w:t>3.1</w:t>
        </w:r>
        <w:r>
          <w:rPr>
            <w:rFonts w:asciiTheme="minorHAnsi" w:hAnsiTheme="minorHAnsi"/>
            <w:noProof/>
            <w:sz w:val="22"/>
          </w:rPr>
          <w:tab/>
        </w:r>
        <w:r w:rsidRPr="00E23EEC">
          <w:rPr>
            <w:rStyle w:val="Hyperlink"/>
            <w:noProof/>
          </w:rPr>
          <w:t>Discrimination Between Users</w:t>
        </w:r>
        <w:r>
          <w:rPr>
            <w:noProof/>
            <w:webHidden/>
          </w:rPr>
          <w:tab/>
        </w:r>
        <w:r>
          <w:rPr>
            <w:noProof/>
            <w:webHidden/>
          </w:rPr>
          <w:fldChar w:fldCharType="begin"/>
        </w:r>
        <w:r>
          <w:rPr>
            <w:noProof/>
            <w:webHidden/>
          </w:rPr>
          <w:instrText xml:space="preserve"> PAGEREF _Toc323549517 \h </w:instrText>
        </w:r>
        <w:r>
          <w:rPr>
            <w:noProof/>
            <w:webHidden/>
          </w:rPr>
        </w:r>
      </w:ins>
      <w:r>
        <w:rPr>
          <w:noProof/>
          <w:webHidden/>
        </w:rPr>
        <w:fldChar w:fldCharType="separate"/>
      </w:r>
      <w:ins w:id="24" w:author="Bill" w:date="2012-04-30T11:43:00Z">
        <w:r>
          <w:rPr>
            <w:noProof/>
            <w:webHidden/>
          </w:rPr>
          <w:t>10</w:t>
        </w:r>
        <w:r>
          <w:rPr>
            <w:noProof/>
            <w:webHidden/>
          </w:rPr>
          <w:fldChar w:fldCharType="end"/>
        </w:r>
        <w:r w:rsidRPr="00E23EEC">
          <w:rPr>
            <w:rStyle w:val="Hyperlink"/>
            <w:noProof/>
          </w:rPr>
          <w:fldChar w:fldCharType="end"/>
        </w:r>
      </w:ins>
    </w:p>
    <w:p w:rsidR="00BF40CE" w:rsidRDefault="00BF40CE">
      <w:pPr>
        <w:pStyle w:val="TOC2"/>
        <w:tabs>
          <w:tab w:val="left" w:pos="880"/>
          <w:tab w:val="right" w:leader="dot" w:pos="8630"/>
        </w:tabs>
        <w:rPr>
          <w:ins w:id="25" w:author="Bill" w:date="2012-04-30T11:43:00Z"/>
          <w:rFonts w:asciiTheme="minorHAnsi" w:hAnsiTheme="minorHAnsi"/>
          <w:noProof/>
          <w:sz w:val="22"/>
        </w:rPr>
      </w:pPr>
      <w:ins w:id="26" w:author="Bill" w:date="2012-04-30T11:43:00Z">
        <w:r w:rsidRPr="00E23EEC">
          <w:rPr>
            <w:rStyle w:val="Hyperlink"/>
            <w:noProof/>
          </w:rPr>
          <w:fldChar w:fldCharType="begin"/>
        </w:r>
        <w:r w:rsidRPr="00E23EEC">
          <w:rPr>
            <w:rStyle w:val="Hyperlink"/>
            <w:noProof/>
          </w:rPr>
          <w:instrText xml:space="preserve"> </w:instrText>
        </w:r>
        <w:r>
          <w:rPr>
            <w:noProof/>
          </w:rPr>
          <w:instrText>HYPERLINK \l "_Toc323549518"</w:instrText>
        </w:r>
        <w:r w:rsidRPr="00E23EEC">
          <w:rPr>
            <w:rStyle w:val="Hyperlink"/>
            <w:noProof/>
          </w:rPr>
          <w:instrText xml:space="preserve"> </w:instrText>
        </w:r>
        <w:r w:rsidRPr="00E23EEC">
          <w:rPr>
            <w:rStyle w:val="Hyperlink"/>
            <w:noProof/>
          </w:rPr>
        </w:r>
        <w:r w:rsidRPr="00E23EEC">
          <w:rPr>
            <w:rStyle w:val="Hyperlink"/>
            <w:noProof/>
          </w:rPr>
          <w:fldChar w:fldCharType="separate"/>
        </w:r>
        <w:r w:rsidRPr="00E23EEC">
          <w:rPr>
            <w:rStyle w:val="Hyperlink"/>
            <w:noProof/>
          </w:rPr>
          <w:t>3.2</w:t>
        </w:r>
        <w:r>
          <w:rPr>
            <w:rFonts w:asciiTheme="minorHAnsi" w:hAnsiTheme="minorHAnsi"/>
            <w:noProof/>
            <w:sz w:val="22"/>
          </w:rPr>
          <w:tab/>
        </w:r>
        <w:r w:rsidRPr="00E23EEC">
          <w:rPr>
            <w:rStyle w:val="Hyperlink"/>
            <w:noProof/>
          </w:rPr>
          <w:t>Calibration of Users</w:t>
        </w:r>
        <w:r>
          <w:rPr>
            <w:noProof/>
            <w:webHidden/>
          </w:rPr>
          <w:tab/>
        </w:r>
        <w:r>
          <w:rPr>
            <w:noProof/>
            <w:webHidden/>
          </w:rPr>
          <w:fldChar w:fldCharType="begin"/>
        </w:r>
        <w:r>
          <w:rPr>
            <w:noProof/>
            <w:webHidden/>
          </w:rPr>
          <w:instrText xml:space="preserve"> PAGEREF _Toc323549518 \h </w:instrText>
        </w:r>
        <w:r>
          <w:rPr>
            <w:noProof/>
            <w:webHidden/>
          </w:rPr>
        </w:r>
      </w:ins>
      <w:r>
        <w:rPr>
          <w:noProof/>
          <w:webHidden/>
        </w:rPr>
        <w:fldChar w:fldCharType="separate"/>
      </w:r>
      <w:ins w:id="27" w:author="Bill" w:date="2012-04-30T11:43:00Z">
        <w:r>
          <w:rPr>
            <w:noProof/>
            <w:webHidden/>
          </w:rPr>
          <w:t>11</w:t>
        </w:r>
        <w:r>
          <w:rPr>
            <w:noProof/>
            <w:webHidden/>
          </w:rPr>
          <w:fldChar w:fldCharType="end"/>
        </w:r>
        <w:r w:rsidRPr="00E23EEC">
          <w:rPr>
            <w:rStyle w:val="Hyperlink"/>
            <w:noProof/>
          </w:rPr>
          <w:fldChar w:fldCharType="end"/>
        </w:r>
      </w:ins>
    </w:p>
    <w:p w:rsidR="00BF40CE" w:rsidRDefault="00BF40CE">
      <w:pPr>
        <w:pStyle w:val="TOC2"/>
        <w:tabs>
          <w:tab w:val="left" w:pos="880"/>
          <w:tab w:val="right" w:leader="dot" w:pos="8630"/>
        </w:tabs>
        <w:rPr>
          <w:ins w:id="28" w:author="Bill" w:date="2012-04-30T11:43:00Z"/>
          <w:rFonts w:asciiTheme="minorHAnsi" w:hAnsiTheme="minorHAnsi"/>
          <w:noProof/>
          <w:sz w:val="22"/>
        </w:rPr>
      </w:pPr>
      <w:ins w:id="29" w:author="Bill" w:date="2012-04-30T11:43:00Z">
        <w:r w:rsidRPr="00E23EEC">
          <w:rPr>
            <w:rStyle w:val="Hyperlink"/>
            <w:noProof/>
          </w:rPr>
          <w:fldChar w:fldCharType="begin"/>
        </w:r>
        <w:r w:rsidRPr="00E23EEC">
          <w:rPr>
            <w:rStyle w:val="Hyperlink"/>
            <w:noProof/>
          </w:rPr>
          <w:instrText xml:space="preserve"> </w:instrText>
        </w:r>
        <w:r>
          <w:rPr>
            <w:noProof/>
          </w:rPr>
          <w:instrText>HYPERLINK \l "_Toc323549519"</w:instrText>
        </w:r>
        <w:r w:rsidRPr="00E23EEC">
          <w:rPr>
            <w:rStyle w:val="Hyperlink"/>
            <w:noProof/>
          </w:rPr>
          <w:instrText xml:space="preserve"> </w:instrText>
        </w:r>
        <w:r w:rsidRPr="00E23EEC">
          <w:rPr>
            <w:rStyle w:val="Hyperlink"/>
            <w:noProof/>
          </w:rPr>
        </w:r>
        <w:r w:rsidRPr="00E23EEC">
          <w:rPr>
            <w:rStyle w:val="Hyperlink"/>
            <w:noProof/>
          </w:rPr>
          <w:fldChar w:fldCharType="separate"/>
        </w:r>
        <w:r w:rsidRPr="00E23EEC">
          <w:rPr>
            <w:rStyle w:val="Hyperlink"/>
            <w:noProof/>
          </w:rPr>
          <w:t>3.3</w:t>
        </w:r>
        <w:r>
          <w:rPr>
            <w:rFonts w:asciiTheme="minorHAnsi" w:hAnsiTheme="minorHAnsi"/>
            <w:noProof/>
            <w:sz w:val="22"/>
          </w:rPr>
          <w:tab/>
        </w:r>
        <w:r w:rsidRPr="00E23EEC">
          <w:rPr>
            <w:rStyle w:val="Hyperlink"/>
            <w:noProof/>
          </w:rPr>
          <w:t>Limited Field of View</w:t>
        </w:r>
        <w:r>
          <w:rPr>
            <w:noProof/>
            <w:webHidden/>
          </w:rPr>
          <w:tab/>
        </w:r>
        <w:r>
          <w:rPr>
            <w:noProof/>
            <w:webHidden/>
          </w:rPr>
          <w:fldChar w:fldCharType="begin"/>
        </w:r>
        <w:r>
          <w:rPr>
            <w:noProof/>
            <w:webHidden/>
          </w:rPr>
          <w:instrText xml:space="preserve"> PAGEREF _Toc323549519 \h </w:instrText>
        </w:r>
        <w:r>
          <w:rPr>
            <w:noProof/>
            <w:webHidden/>
          </w:rPr>
        </w:r>
      </w:ins>
      <w:r>
        <w:rPr>
          <w:noProof/>
          <w:webHidden/>
        </w:rPr>
        <w:fldChar w:fldCharType="separate"/>
      </w:r>
      <w:ins w:id="30" w:author="Bill" w:date="2012-04-30T11:43:00Z">
        <w:r>
          <w:rPr>
            <w:noProof/>
            <w:webHidden/>
          </w:rPr>
          <w:t>13</w:t>
        </w:r>
        <w:r>
          <w:rPr>
            <w:noProof/>
            <w:webHidden/>
          </w:rPr>
          <w:fldChar w:fldCharType="end"/>
        </w:r>
        <w:r w:rsidRPr="00E23EEC">
          <w:rPr>
            <w:rStyle w:val="Hyperlink"/>
            <w:noProof/>
          </w:rPr>
          <w:fldChar w:fldCharType="end"/>
        </w:r>
      </w:ins>
    </w:p>
    <w:p w:rsidR="00BF40CE" w:rsidRDefault="00BF40CE">
      <w:pPr>
        <w:pStyle w:val="TOC2"/>
        <w:tabs>
          <w:tab w:val="left" w:pos="880"/>
          <w:tab w:val="right" w:leader="dot" w:pos="8630"/>
        </w:tabs>
        <w:rPr>
          <w:ins w:id="31" w:author="Bill" w:date="2012-04-30T11:43:00Z"/>
          <w:rFonts w:asciiTheme="minorHAnsi" w:hAnsiTheme="minorHAnsi"/>
          <w:noProof/>
          <w:sz w:val="22"/>
        </w:rPr>
      </w:pPr>
      <w:ins w:id="32" w:author="Bill" w:date="2012-04-30T11:43:00Z">
        <w:r w:rsidRPr="00E23EEC">
          <w:rPr>
            <w:rStyle w:val="Hyperlink"/>
            <w:noProof/>
          </w:rPr>
          <w:fldChar w:fldCharType="begin"/>
        </w:r>
        <w:r w:rsidRPr="00E23EEC">
          <w:rPr>
            <w:rStyle w:val="Hyperlink"/>
            <w:noProof/>
          </w:rPr>
          <w:instrText xml:space="preserve"> </w:instrText>
        </w:r>
        <w:r>
          <w:rPr>
            <w:noProof/>
          </w:rPr>
          <w:instrText>HYPERLINK \l "_Toc323549520"</w:instrText>
        </w:r>
        <w:r w:rsidRPr="00E23EEC">
          <w:rPr>
            <w:rStyle w:val="Hyperlink"/>
            <w:noProof/>
          </w:rPr>
          <w:instrText xml:space="preserve"> </w:instrText>
        </w:r>
        <w:r w:rsidRPr="00E23EEC">
          <w:rPr>
            <w:rStyle w:val="Hyperlink"/>
            <w:noProof/>
          </w:rPr>
        </w:r>
        <w:r w:rsidRPr="00E23EEC">
          <w:rPr>
            <w:rStyle w:val="Hyperlink"/>
            <w:noProof/>
          </w:rPr>
          <w:fldChar w:fldCharType="separate"/>
        </w:r>
        <w:r w:rsidRPr="00E23EEC">
          <w:rPr>
            <w:rStyle w:val="Hyperlink"/>
            <w:noProof/>
          </w:rPr>
          <w:t>3.4</w:t>
        </w:r>
        <w:r>
          <w:rPr>
            <w:rFonts w:asciiTheme="minorHAnsi" w:hAnsiTheme="minorHAnsi"/>
            <w:noProof/>
            <w:sz w:val="22"/>
          </w:rPr>
          <w:tab/>
        </w:r>
        <w:r w:rsidRPr="00E23EEC">
          <w:rPr>
            <w:rStyle w:val="Hyperlink"/>
            <w:noProof/>
          </w:rPr>
          <w:t>Moving Base Problem</w:t>
        </w:r>
        <w:r>
          <w:rPr>
            <w:noProof/>
            <w:webHidden/>
          </w:rPr>
          <w:tab/>
        </w:r>
        <w:r>
          <w:rPr>
            <w:noProof/>
            <w:webHidden/>
          </w:rPr>
          <w:fldChar w:fldCharType="begin"/>
        </w:r>
        <w:r>
          <w:rPr>
            <w:noProof/>
            <w:webHidden/>
          </w:rPr>
          <w:instrText xml:space="preserve"> PAGEREF _Toc323549520 \h </w:instrText>
        </w:r>
        <w:r>
          <w:rPr>
            <w:noProof/>
            <w:webHidden/>
          </w:rPr>
        </w:r>
      </w:ins>
      <w:r>
        <w:rPr>
          <w:noProof/>
          <w:webHidden/>
        </w:rPr>
        <w:fldChar w:fldCharType="separate"/>
      </w:r>
      <w:ins w:id="33" w:author="Bill" w:date="2012-04-30T11:43:00Z">
        <w:r>
          <w:rPr>
            <w:noProof/>
            <w:webHidden/>
          </w:rPr>
          <w:t>16</w:t>
        </w:r>
        <w:r>
          <w:rPr>
            <w:noProof/>
            <w:webHidden/>
          </w:rPr>
          <w:fldChar w:fldCharType="end"/>
        </w:r>
        <w:r w:rsidRPr="00E23EEC">
          <w:rPr>
            <w:rStyle w:val="Hyperlink"/>
            <w:noProof/>
          </w:rPr>
          <w:fldChar w:fldCharType="end"/>
        </w:r>
      </w:ins>
    </w:p>
    <w:p w:rsidR="00BF40CE" w:rsidRDefault="00BF40CE">
      <w:pPr>
        <w:pStyle w:val="TOC2"/>
        <w:tabs>
          <w:tab w:val="left" w:pos="880"/>
          <w:tab w:val="right" w:leader="dot" w:pos="8630"/>
        </w:tabs>
        <w:rPr>
          <w:ins w:id="34" w:author="Bill" w:date="2012-04-30T11:43:00Z"/>
          <w:rFonts w:asciiTheme="minorHAnsi" w:hAnsiTheme="minorHAnsi"/>
          <w:noProof/>
          <w:sz w:val="22"/>
        </w:rPr>
      </w:pPr>
      <w:ins w:id="35" w:author="Bill" w:date="2012-04-30T11:43:00Z">
        <w:r w:rsidRPr="00E23EEC">
          <w:rPr>
            <w:rStyle w:val="Hyperlink"/>
            <w:noProof/>
          </w:rPr>
          <w:fldChar w:fldCharType="begin"/>
        </w:r>
        <w:r w:rsidRPr="00E23EEC">
          <w:rPr>
            <w:rStyle w:val="Hyperlink"/>
            <w:noProof/>
          </w:rPr>
          <w:instrText xml:space="preserve"> </w:instrText>
        </w:r>
        <w:r>
          <w:rPr>
            <w:noProof/>
          </w:rPr>
          <w:instrText>HYPERLINK \l "_Toc323549521"</w:instrText>
        </w:r>
        <w:r w:rsidRPr="00E23EEC">
          <w:rPr>
            <w:rStyle w:val="Hyperlink"/>
            <w:noProof/>
          </w:rPr>
          <w:instrText xml:space="preserve"> </w:instrText>
        </w:r>
        <w:r w:rsidRPr="00E23EEC">
          <w:rPr>
            <w:rStyle w:val="Hyperlink"/>
            <w:noProof/>
          </w:rPr>
        </w:r>
        <w:r w:rsidRPr="00E23EEC">
          <w:rPr>
            <w:rStyle w:val="Hyperlink"/>
            <w:noProof/>
          </w:rPr>
          <w:fldChar w:fldCharType="separate"/>
        </w:r>
        <w:r w:rsidRPr="00E23EEC">
          <w:rPr>
            <w:rStyle w:val="Hyperlink"/>
            <w:noProof/>
          </w:rPr>
          <w:t>3.5</w:t>
        </w:r>
        <w:r>
          <w:rPr>
            <w:rFonts w:asciiTheme="minorHAnsi" w:hAnsiTheme="minorHAnsi"/>
            <w:noProof/>
            <w:sz w:val="22"/>
          </w:rPr>
          <w:tab/>
        </w:r>
        <w:r w:rsidRPr="00E23EEC">
          <w:rPr>
            <w:rStyle w:val="Hyperlink"/>
            <w:noProof/>
          </w:rPr>
          <w:t>Summary</w:t>
        </w:r>
        <w:r>
          <w:rPr>
            <w:noProof/>
            <w:webHidden/>
          </w:rPr>
          <w:tab/>
        </w:r>
        <w:r>
          <w:rPr>
            <w:noProof/>
            <w:webHidden/>
          </w:rPr>
          <w:fldChar w:fldCharType="begin"/>
        </w:r>
        <w:r>
          <w:rPr>
            <w:noProof/>
            <w:webHidden/>
          </w:rPr>
          <w:instrText xml:space="preserve"> PAGEREF _Toc323549521 \h </w:instrText>
        </w:r>
        <w:r>
          <w:rPr>
            <w:noProof/>
            <w:webHidden/>
          </w:rPr>
        </w:r>
      </w:ins>
      <w:r>
        <w:rPr>
          <w:noProof/>
          <w:webHidden/>
        </w:rPr>
        <w:fldChar w:fldCharType="separate"/>
      </w:r>
      <w:ins w:id="36" w:author="Bill" w:date="2012-04-30T11:43:00Z">
        <w:r>
          <w:rPr>
            <w:noProof/>
            <w:webHidden/>
          </w:rPr>
          <w:t>18</w:t>
        </w:r>
        <w:r>
          <w:rPr>
            <w:noProof/>
            <w:webHidden/>
          </w:rPr>
          <w:fldChar w:fldCharType="end"/>
        </w:r>
        <w:r w:rsidRPr="00E23EEC">
          <w:rPr>
            <w:rStyle w:val="Hyperlink"/>
            <w:noProof/>
          </w:rPr>
          <w:fldChar w:fldCharType="end"/>
        </w:r>
      </w:ins>
    </w:p>
    <w:p w:rsidR="00BF40CE" w:rsidRDefault="00BF40CE">
      <w:pPr>
        <w:pStyle w:val="TOC1"/>
        <w:tabs>
          <w:tab w:val="left" w:pos="440"/>
          <w:tab w:val="right" w:leader="dot" w:pos="8630"/>
        </w:tabs>
        <w:rPr>
          <w:ins w:id="37" w:author="Bill" w:date="2012-04-30T11:43:00Z"/>
          <w:rFonts w:asciiTheme="minorHAnsi" w:hAnsiTheme="minorHAnsi"/>
          <w:noProof/>
          <w:sz w:val="22"/>
        </w:rPr>
      </w:pPr>
      <w:ins w:id="38" w:author="Bill" w:date="2012-04-30T11:43:00Z">
        <w:r w:rsidRPr="00E23EEC">
          <w:rPr>
            <w:rStyle w:val="Hyperlink"/>
            <w:noProof/>
          </w:rPr>
          <w:fldChar w:fldCharType="begin"/>
        </w:r>
        <w:r w:rsidRPr="00E23EEC">
          <w:rPr>
            <w:rStyle w:val="Hyperlink"/>
            <w:noProof/>
          </w:rPr>
          <w:instrText xml:space="preserve"> </w:instrText>
        </w:r>
        <w:r>
          <w:rPr>
            <w:noProof/>
          </w:rPr>
          <w:instrText>HYPERLINK \l "_Toc323549522"</w:instrText>
        </w:r>
        <w:r w:rsidRPr="00E23EEC">
          <w:rPr>
            <w:rStyle w:val="Hyperlink"/>
            <w:noProof/>
          </w:rPr>
          <w:instrText xml:space="preserve"> </w:instrText>
        </w:r>
        <w:r w:rsidRPr="00E23EEC">
          <w:rPr>
            <w:rStyle w:val="Hyperlink"/>
            <w:noProof/>
          </w:rPr>
        </w:r>
        <w:r w:rsidRPr="00E23EEC">
          <w:rPr>
            <w:rStyle w:val="Hyperlink"/>
            <w:noProof/>
          </w:rPr>
          <w:fldChar w:fldCharType="separate"/>
        </w:r>
        <w:r w:rsidRPr="00E23EEC">
          <w:rPr>
            <w:rStyle w:val="Hyperlink"/>
            <w:noProof/>
          </w:rPr>
          <w:t>4</w:t>
        </w:r>
        <w:r>
          <w:rPr>
            <w:rFonts w:asciiTheme="minorHAnsi" w:hAnsiTheme="minorHAnsi"/>
            <w:noProof/>
            <w:sz w:val="22"/>
          </w:rPr>
          <w:tab/>
        </w:r>
        <w:r w:rsidRPr="00E23EEC">
          <w:rPr>
            <w:rStyle w:val="Hyperlink"/>
            <w:noProof/>
          </w:rPr>
          <w:t>Pan Mount</w:t>
        </w:r>
        <w:r>
          <w:rPr>
            <w:noProof/>
            <w:webHidden/>
          </w:rPr>
          <w:tab/>
        </w:r>
        <w:r>
          <w:rPr>
            <w:noProof/>
            <w:webHidden/>
          </w:rPr>
          <w:fldChar w:fldCharType="begin"/>
        </w:r>
        <w:r>
          <w:rPr>
            <w:noProof/>
            <w:webHidden/>
          </w:rPr>
          <w:instrText xml:space="preserve"> PAGEREF _Toc323549522 \h </w:instrText>
        </w:r>
        <w:r>
          <w:rPr>
            <w:noProof/>
            <w:webHidden/>
          </w:rPr>
        </w:r>
      </w:ins>
      <w:r>
        <w:rPr>
          <w:noProof/>
          <w:webHidden/>
        </w:rPr>
        <w:fldChar w:fldCharType="separate"/>
      </w:r>
      <w:ins w:id="39" w:author="Bill" w:date="2012-04-30T11:43:00Z">
        <w:r>
          <w:rPr>
            <w:noProof/>
            <w:webHidden/>
          </w:rPr>
          <w:t>19</w:t>
        </w:r>
        <w:r>
          <w:rPr>
            <w:noProof/>
            <w:webHidden/>
          </w:rPr>
          <w:fldChar w:fldCharType="end"/>
        </w:r>
        <w:r w:rsidRPr="00E23EEC">
          <w:rPr>
            <w:rStyle w:val="Hyperlink"/>
            <w:noProof/>
          </w:rPr>
          <w:fldChar w:fldCharType="end"/>
        </w:r>
      </w:ins>
    </w:p>
    <w:p w:rsidR="00BF40CE" w:rsidRDefault="00BF40CE">
      <w:pPr>
        <w:pStyle w:val="TOC2"/>
        <w:tabs>
          <w:tab w:val="left" w:pos="880"/>
          <w:tab w:val="right" w:leader="dot" w:pos="8630"/>
        </w:tabs>
        <w:rPr>
          <w:ins w:id="40" w:author="Bill" w:date="2012-04-30T11:43:00Z"/>
          <w:rFonts w:asciiTheme="minorHAnsi" w:hAnsiTheme="minorHAnsi"/>
          <w:noProof/>
          <w:sz w:val="22"/>
        </w:rPr>
      </w:pPr>
      <w:ins w:id="41" w:author="Bill" w:date="2012-04-30T11:43:00Z">
        <w:r w:rsidRPr="00E23EEC">
          <w:rPr>
            <w:rStyle w:val="Hyperlink"/>
            <w:noProof/>
          </w:rPr>
          <w:fldChar w:fldCharType="begin"/>
        </w:r>
        <w:r w:rsidRPr="00E23EEC">
          <w:rPr>
            <w:rStyle w:val="Hyperlink"/>
            <w:noProof/>
          </w:rPr>
          <w:instrText xml:space="preserve"> </w:instrText>
        </w:r>
        <w:r>
          <w:rPr>
            <w:noProof/>
          </w:rPr>
          <w:instrText>HYPERLINK \l "_Toc323549523"</w:instrText>
        </w:r>
        <w:r w:rsidRPr="00E23EEC">
          <w:rPr>
            <w:rStyle w:val="Hyperlink"/>
            <w:noProof/>
          </w:rPr>
          <w:instrText xml:space="preserve"> </w:instrText>
        </w:r>
        <w:r w:rsidRPr="00E23EEC">
          <w:rPr>
            <w:rStyle w:val="Hyperlink"/>
            <w:noProof/>
          </w:rPr>
        </w:r>
        <w:r w:rsidRPr="00E23EEC">
          <w:rPr>
            <w:rStyle w:val="Hyperlink"/>
            <w:noProof/>
          </w:rPr>
          <w:fldChar w:fldCharType="separate"/>
        </w:r>
        <w:r w:rsidRPr="00E23EEC">
          <w:rPr>
            <w:rStyle w:val="Hyperlink"/>
            <w:noProof/>
          </w:rPr>
          <w:t>4.1</w:t>
        </w:r>
        <w:r>
          <w:rPr>
            <w:rFonts w:asciiTheme="minorHAnsi" w:hAnsiTheme="minorHAnsi"/>
            <w:noProof/>
            <w:sz w:val="22"/>
          </w:rPr>
          <w:tab/>
        </w:r>
        <w:r w:rsidRPr="00E23EEC">
          <w:rPr>
            <w:rStyle w:val="Hyperlink"/>
            <w:noProof/>
          </w:rPr>
          <w:t>Performance</w:t>
        </w:r>
        <w:r>
          <w:rPr>
            <w:noProof/>
            <w:webHidden/>
          </w:rPr>
          <w:tab/>
        </w:r>
        <w:r>
          <w:rPr>
            <w:noProof/>
            <w:webHidden/>
          </w:rPr>
          <w:fldChar w:fldCharType="begin"/>
        </w:r>
        <w:r>
          <w:rPr>
            <w:noProof/>
            <w:webHidden/>
          </w:rPr>
          <w:instrText xml:space="preserve"> PAGEREF _Toc323549523 \h </w:instrText>
        </w:r>
        <w:r>
          <w:rPr>
            <w:noProof/>
            <w:webHidden/>
          </w:rPr>
        </w:r>
      </w:ins>
      <w:r>
        <w:rPr>
          <w:noProof/>
          <w:webHidden/>
        </w:rPr>
        <w:fldChar w:fldCharType="separate"/>
      </w:r>
      <w:ins w:id="42" w:author="Bill" w:date="2012-04-30T11:43:00Z">
        <w:r>
          <w:rPr>
            <w:noProof/>
            <w:webHidden/>
          </w:rPr>
          <w:t>21</w:t>
        </w:r>
        <w:r>
          <w:rPr>
            <w:noProof/>
            <w:webHidden/>
          </w:rPr>
          <w:fldChar w:fldCharType="end"/>
        </w:r>
        <w:r w:rsidRPr="00E23EEC">
          <w:rPr>
            <w:rStyle w:val="Hyperlink"/>
            <w:noProof/>
          </w:rPr>
          <w:fldChar w:fldCharType="end"/>
        </w:r>
      </w:ins>
    </w:p>
    <w:p w:rsidR="00BF40CE" w:rsidRDefault="00BF40CE">
      <w:pPr>
        <w:pStyle w:val="TOC2"/>
        <w:tabs>
          <w:tab w:val="left" w:pos="880"/>
          <w:tab w:val="right" w:leader="dot" w:pos="8630"/>
        </w:tabs>
        <w:rPr>
          <w:ins w:id="43" w:author="Bill" w:date="2012-04-30T11:43:00Z"/>
          <w:rFonts w:asciiTheme="minorHAnsi" w:hAnsiTheme="minorHAnsi"/>
          <w:noProof/>
          <w:sz w:val="22"/>
        </w:rPr>
      </w:pPr>
      <w:ins w:id="44" w:author="Bill" w:date="2012-04-30T11:43:00Z">
        <w:r w:rsidRPr="00E23EEC">
          <w:rPr>
            <w:rStyle w:val="Hyperlink"/>
            <w:noProof/>
          </w:rPr>
          <w:fldChar w:fldCharType="begin"/>
        </w:r>
        <w:r w:rsidRPr="00E23EEC">
          <w:rPr>
            <w:rStyle w:val="Hyperlink"/>
            <w:noProof/>
          </w:rPr>
          <w:instrText xml:space="preserve"> </w:instrText>
        </w:r>
        <w:r>
          <w:rPr>
            <w:noProof/>
          </w:rPr>
          <w:instrText>HYPERLINK \l "_Toc323549524"</w:instrText>
        </w:r>
        <w:r w:rsidRPr="00E23EEC">
          <w:rPr>
            <w:rStyle w:val="Hyperlink"/>
            <w:noProof/>
          </w:rPr>
          <w:instrText xml:space="preserve"> </w:instrText>
        </w:r>
        <w:r w:rsidRPr="00E23EEC">
          <w:rPr>
            <w:rStyle w:val="Hyperlink"/>
            <w:noProof/>
          </w:rPr>
        </w:r>
        <w:r w:rsidRPr="00E23EEC">
          <w:rPr>
            <w:rStyle w:val="Hyperlink"/>
            <w:noProof/>
          </w:rPr>
          <w:fldChar w:fldCharType="separate"/>
        </w:r>
        <w:r w:rsidRPr="00E23EEC">
          <w:rPr>
            <w:rStyle w:val="Hyperlink"/>
            <w:noProof/>
          </w:rPr>
          <w:t>4.2</w:t>
        </w:r>
        <w:r>
          <w:rPr>
            <w:rFonts w:asciiTheme="minorHAnsi" w:hAnsiTheme="minorHAnsi"/>
            <w:noProof/>
            <w:sz w:val="22"/>
          </w:rPr>
          <w:tab/>
        </w:r>
        <w:r w:rsidRPr="00E23EEC">
          <w:rPr>
            <w:rStyle w:val="Hyperlink"/>
            <w:noProof/>
          </w:rPr>
          <w:t>Summary</w:t>
        </w:r>
        <w:r>
          <w:rPr>
            <w:noProof/>
            <w:webHidden/>
          </w:rPr>
          <w:tab/>
        </w:r>
        <w:r>
          <w:rPr>
            <w:noProof/>
            <w:webHidden/>
          </w:rPr>
          <w:fldChar w:fldCharType="begin"/>
        </w:r>
        <w:r>
          <w:rPr>
            <w:noProof/>
            <w:webHidden/>
          </w:rPr>
          <w:instrText xml:space="preserve"> PAGEREF _Toc323549524 \h </w:instrText>
        </w:r>
        <w:r>
          <w:rPr>
            <w:noProof/>
            <w:webHidden/>
          </w:rPr>
        </w:r>
      </w:ins>
      <w:r>
        <w:rPr>
          <w:noProof/>
          <w:webHidden/>
        </w:rPr>
        <w:fldChar w:fldCharType="separate"/>
      </w:r>
      <w:ins w:id="45" w:author="Bill" w:date="2012-04-30T11:43:00Z">
        <w:r>
          <w:rPr>
            <w:noProof/>
            <w:webHidden/>
          </w:rPr>
          <w:t>24</w:t>
        </w:r>
        <w:r>
          <w:rPr>
            <w:noProof/>
            <w:webHidden/>
          </w:rPr>
          <w:fldChar w:fldCharType="end"/>
        </w:r>
        <w:r w:rsidRPr="00E23EEC">
          <w:rPr>
            <w:rStyle w:val="Hyperlink"/>
            <w:noProof/>
          </w:rPr>
          <w:fldChar w:fldCharType="end"/>
        </w:r>
      </w:ins>
    </w:p>
    <w:p w:rsidR="00BF40CE" w:rsidRDefault="00BF40CE">
      <w:pPr>
        <w:pStyle w:val="TOC1"/>
        <w:tabs>
          <w:tab w:val="left" w:pos="440"/>
          <w:tab w:val="right" w:leader="dot" w:pos="8630"/>
        </w:tabs>
        <w:rPr>
          <w:ins w:id="46" w:author="Bill" w:date="2012-04-30T11:43:00Z"/>
          <w:rFonts w:asciiTheme="minorHAnsi" w:hAnsiTheme="minorHAnsi"/>
          <w:noProof/>
          <w:sz w:val="22"/>
        </w:rPr>
      </w:pPr>
      <w:ins w:id="47" w:author="Bill" w:date="2012-04-30T11:43:00Z">
        <w:r w:rsidRPr="00E23EEC">
          <w:rPr>
            <w:rStyle w:val="Hyperlink"/>
            <w:noProof/>
          </w:rPr>
          <w:fldChar w:fldCharType="begin"/>
        </w:r>
        <w:r w:rsidRPr="00E23EEC">
          <w:rPr>
            <w:rStyle w:val="Hyperlink"/>
            <w:noProof/>
          </w:rPr>
          <w:instrText xml:space="preserve"> </w:instrText>
        </w:r>
        <w:r>
          <w:rPr>
            <w:noProof/>
          </w:rPr>
          <w:instrText>HYPERLINK \l "_Toc323549525"</w:instrText>
        </w:r>
        <w:r w:rsidRPr="00E23EEC">
          <w:rPr>
            <w:rStyle w:val="Hyperlink"/>
            <w:noProof/>
          </w:rPr>
          <w:instrText xml:space="preserve"> </w:instrText>
        </w:r>
        <w:r w:rsidRPr="00E23EEC">
          <w:rPr>
            <w:rStyle w:val="Hyperlink"/>
            <w:noProof/>
          </w:rPr>
        </w:r>
        <w:r w:rsidRPr="00E23EEC">
          <w:rPr>
            <w:rStyle w:val="Hyperlink"/>
            <w:noProof/>
          </w:rPr>
          <w:fldChar w:fldCharType="separate"/>
        </w:r>
        <w:r w:rsidRPr="00E23EEC">
          <w:rPr>
            <w:rStyle w:val="Hyperlink"/>
            <w:noProof/>
          </w:rPr>
          <w:t>5</w:t>
        </w:r>
        <w:r>
          <w:rPr>
            <w:rFonts w:asciiTheme="minorHAnsi" w:hAnsiTheme="minorHAnsi"/>
            <w:noProof/>
            <w:sz w:val="22"/>
          </w:rPr>
          <w:tab/>
        </w:r>
        <w:r w:rsidRPr="00E23EEC">
          <w:rPr>
            <w:rStyle w:val="Hyperlink"/>
            <w:noProof/>
          </w:rPr>
          <w:t>Person Tracking</w:t>
        </w:r>
        <w:r>
          <w:rPr>
            <w:noProof/>
            <w:webHidden/>
          </w:rPr>
          <w:tab/>
        </w:r>
        <w:r>
          <w:rPr>
            <w:noProof/>
            <w:webHidden/>
          </w:rPr>
          <w:fldChar w:fldCharType="begin"/>
        </w:r>
        <w:r>
          <w:rPr>
            <w:noProof/>
            <w:webHidden/>
          </w:rPr>
          <w:instrText xml:space="preserve"> PAGEREF _Toc323549525 \h </w:instrText>
        </w:r>
        <w:r>
          <w:rPr>
            <w:noProof/>
            <w:webHidden/>
          </w:rPr>
        </w:r>
      </w:ins>
      <w:r>
        <w:rPr>
          <w:noProof/>
          <w:webHidden/>
        </w:rPr>
        <w:fldChar w:fldCharType="separate"/>
      </w:r>
      <w:ins w:id="48" w:author="Bill" w:date="2012-04-30T11:43:00Z">
        <w:r>
          <w:rPr>
            <w:noProof/>
            <w:webHidden/>
          </w:rPr>
          <w:t>26</w:t>
        </w:r>
        <w:r>
          <w:rPr>
            <w:noProof/>
            <w:webHidden/>
          </w:rPr>
          <w:fldChar w:fldCharType="end"/>
        </w:r>
        <w:r w:rsidRPr="00E23EEC">
          <w:rPr>
            <w:rStyle w:val="Hyperlink"/>
            <w:noProof/>
          </w:rPr>
          <w:fldChar w:fldCharType="end"/>
        </w:r>
      </w:ins>
    </w:p>
    <w:p w:rsidR="00BF40CE" w:rsidRDefault="00BF40CE">
      <w:pPr>
        <w:pStyle w:val="TOC2"/>
        <w:tabs>
          <w:tab w:val="left" w:pos="880"/>
          <w:tab w:val="right" w:leader="dot" w:pos="8630"/>
        </w:tabs>
        <w:rPr>
          <w:ins w:id="49" w:author="Bill" w:date="2012-04-30T11:43:00Z"/>
          <w:rFonts w:asciiTheme="minorHAnsi" w:hAnsiTheme="minorHAnsi"/>
          <w:noProof/>
          <w:sz w:val="22"/>
        </w:rPr>
      </w:pPr>
      <w:ins w:id="50" w:author="Bill" w:date="2012-04-30T11:43:00Z">
        <w:r w:rsidRPr="00E23EEC">
          <w:rPr>
            <w:rStyle w:val="Hyperlink"/>
            <w:noProof/>
          </w:rPr>
          <w:fldChar w:fldCharType="begin"/>
        </w:r>
        <w:r w:rsidRPr="00E23EEC">
          <w:rPr>
            <w:rStyle w:val="Hyperlink"/>
            <w:noProof/>
          </w:rPr>
          <w:instrText xml:space="preserve"> </w:instrText>
        </w:r>
        <w:r>
          <w:rPr>
            <w:noProof/>
          </w:rPr>
          <w:instrText>HYPERLINK \l "_Toc323549526"</w:instrText>
        </w:r>
        <w:r w:rsidRPr="00E23EEC">
          <w:rPr>
            <w:rStyle w:val="Hyperlink"/>
            <w:noProof/>
          </w:rPr>
          <w:instrText xml:space="preserve"> </w:instrText>
        </w:r>
        <w:r w:rsidRPr="00E23EEC">
          <w:rPr>
            <w:rStyle w:val="Hyperlink"/>
            <w:noProof/>
          </w:rPr>
        </w:r>
        <w:r w:rsidRPr="00E23EEC">
          <w:rPr>
            <w:rStyle w:val="Hyperlink"/>
            <w:noProof/>
          </w:rPr>
          <w:fldChar w:fldCharType="separate"/>
        </w:r>
        <w:r w:rsidRPr="00E23EEC">
          <w:rPr>
            <w:rStyle w:val="Hyperlink"/>
            <w:noProof/>
          </w:rPr>
          <w:t>5.1</w:t>
        </w:r>
        <w:r>
          <w:rPr>
            <w:rFonts w:asciiTheme="minorHAnsi" w:hAnsiTheme="minorHAnsi"/>
            <w:noProof/>
            <w:sz w:val="22"/>
          </w:rPr>
          <w:tab/>
        </w:r>
        <w:r w:rsidRPr="00E23EEC">
          <w:rPr>
            <w:rStyle w:val="Hyperlink"/>
            <w:noProof/>
          </w:rPr>
          <w:t>Face Detector Node</w:t>
        </w:r>
        <w:r>
          <w:rPr>
            <w:noProof/>
            <w:webHidden/>
          </w:rPr>
          <w:tab/>
        </w:r>
        <w:r>
          <w:rPr>
            <w:noProof/>
            <w:webHidden/>
          </w:rPr>
          <w:fldChar w:fldCharType="begin"/>
        </w:r>
        <w:r>
          <w:rPr>
            <w:noProof/>
            <w:webHidden/>
          </w:rPr>
          <w:instrText xml:space="preserve"> PAGEREF _Toc323549526 \h </w:instrText>
        </w:r>
        <w:r>
          <w:rPr>
            <w:noProof/>
            <w:webHidden/>
          </w:rPr>
        </w:r>
      </w:ins>
      <w:r>
        <w:rPr>
          <w:noProof/>
          <w:webHidden/>
        </w:rPr>
        <w:fldChar w:fldCharType="separate"/>
      </w:r>
      <w:ins w:id="51" w:author="Bill" w:date="2012-04-30T11:43:00Z">
        <w:r>
          <w:rPr>
            <w:noProof/>
            <w:webHidden/>
          </w:rPr>
          <w:t>26</w:t>
        </w:r>
        <w:r>
          <w:rPr>
            <w:noProof/>
            <w:webHidden/>
          </w:rPr>
          <w:fldChar w:fldCharType="end"/>
        </w:r>
        <w:r w:rsidRPr="00E23EEC">
          <w:rPr>
            <w:rStyle w:val="Hyperlink"/>
            <w:noProof/>
          </w:rPr>
          <w:fldChar w:fldCharType="end"/>
        </w:r>
      </w:ins>
    </w:p>
    <w:p w:rsidR="00BF40CE" w:rsidRDefault="00BF40CE">
      <w:pPr>
        <w:pStyle w:val="TOC2"/>
        <w:tabs>
          <w:tab w:val="left" w:pos="880"/>
          <w:tab w:val="right" w:leader="dot" w:pos="8630"/>
        </w:tabs>
        <w:rPr>
          <w:ins w:id="52" w:author="Bill" w:date="2012-04-30T11:43:00Z"/>
          <w:rFonts w:asciiTheme="minorHAnsi" w:hAnsiTheme="minorHAnsi"/>
          <w:noProof/>
          <w:sz w:val="22"/>
        </w:rPr>
      </w:pPr>
      <w:ins w:id="53" w:author="Bill" w:date="2012-04-30T11:43:00Z">
        <w:r w:rsidRPr="00E23EEC">
          <w:rPr>
            <w:rStyle w:val="Hyperlink"/>
            <w:noProof/>
          </w:rPr>
          <w:fldChar w:fldCharType="begin"/>
        </w:r>
        <w:r w:rsidRPr="00E23EEC">
          <w:rPr>
            <w:rStyle w:val="Hyperlink"/>
            <w:noProof/>
          </w:rPr>
          <w:instrText xml:space="preserve"> </w:instrText>
        </w:r>
        <w:r>
          <w:rPr>
            <w:noProof/>
          </w:rPr>
          <w:instrText>HYPERLINK \l "_Toc323549527"</w:instrText>
        </w:r>
        <w:r w:rsidRPr="00E23EEC">
          <w:rPr>
            <w:rStyle w:val="Hyperlink"/>
            <w:noProof/>
          </w:rPr>
          <w:instrText xml:space="preserve"> </w:instrText>
        </w:r>
        <w:r w:rsidRPr="00E23EEC">
          <w:rPr>
            <w:rStyle w:val="Hyperlink"/>
            <w:noProof/>
          </w:rPr>
        </w:r>
        <w:r w:rsidRPr="00E23EEC">
          <w:rPr>
            <w:rStyle w:val="Hyperlink"/>
            <w:noProof/>
          </w:rPr>
          <w:fldChar w:fldCharType="separate"/>
        </w:r>
        <w:r w:rsidRPr="00E23EEC">
          <w:rPr>
            <w:rStyle w:val="Hyperlink"/>
            <w:noProof/>
          </w:rPr>
          <w:t>5.2</w:t>
        </w:r>
        <w:r>
          <w:rPr>
            <w:rFonts w:asciiTheme="minorHAnsi" w:hAnsiTheme="minorHAnsi"/>
            <w:noProof/>
            <w:sz w:val="22"/>
          </w:rPr>
          <w:tab/>
        </w:r>
        <w:r w:rsidRPr="00E23EEC">
          <w:rPr>
            <w:rStyle w:val="Hyperlink"/>
            <w:noProof/>
          </w:rPr>
          <w:t>Leg Detector Node</w:t>
        </w:r>
        <w:r>
          <w:rPr>
            <w:noProof/>
            <w:webHidden/>
          </w:rPr>
          <w:tab/>
        </w:r>
        <w:r>
          <w:rPr>
            <w:noProof/>
            <w:webHidden/>
          </w:rPr>
          <w:fldChar w:fldCharType="begin"/>
        </w:r>
        <w:r>
          <w:rPr>
            <w:noProof/>
            <w:webHidden/>
          </w:rPr>
          <w:instrText xml:space="preserve"> PAGEREF _Toc323549527 \h </w:instrText>
        </w:r>
        <w:r>
          <w:rPr>
            <w:noProof/>
            <w:webHidden/>
          </w:rPr>
        </w:r>
      </w:ins>
      <w:r>
        <w:rPr>
          <w:noProof/>
          <w:webHidden/>
        </w:rPr>
        <w:fldChar w:fldCharType="separate"/>
      </w:r>
      <w:ins w:id="54" w:author="Bill" w:date="2012-04-30T11:43:00Z">
        <w:r>
          <w:rPr>
            <w:noProof/>
            <w:webHidden/>
          </w:rPr>
          <w:t>27</w:t>
        </w:r>
        <w:r>
          <w:rPr>
            <w:noProof/>
            <w:webHidden/>
          </w:rPr>
          <w:fldChar w:fldCharType="end"/>
        </w:r>
        <w:r w:rsidRPr="00E23EEC">
          <w:rPr>
            <w:rStyle w:val="Hyperlink"/>
            <w:noProof/>
          </w:rPr>
          <w:fldChar w:fldCharType="end"/>
        </w:r>
      </w:ins>
    </w:p>
    <w:p w:rsidR="00BF40CE" w:rsidRDefault="00BF40CE">
      <w:pPr>
        <w:pStyle w:val="TOC2"/>
        <w:tabs>
          <w:tab w:val="left" w:pos="880"/>
          <w:tab w:val="right" w:leader="dot" w:pos="8630"/>
        </w:tabs>
        <w:rPr>
          <w:ins w:id="55" w:author="Bill" w:date="2012-04-30T11:43:00Z"/>
          <w:rFonts w:asciiTheme="minorHAnsi" w:hAnsiTheme="minorHAnsi"/>
          <w:noProof/>
          <w:sz w:val="22"/>
        </w:rPr>
      </w:pPr>
      <w:ins w:id="56" w:author="Bill" w:date="2012-04-30T11:43:00Z">
        <w:r w:rsidRPr="00E23EEC">
          <w:rPr>
            <w:rStyle w:val="Hyperlink"/>
            <w:noProof/>
          </w:rPr>
          <w:fldChar w:fldCharType="begin"/>
        </w:r>
        <w:r w:rsidRPr="00E23EEC">
          <w:rPr>
            <w:rStyle w:val="Hyperlink"/>
            <w:noProof/>
          </w:rPr>
          <w:instrText xml:space="preserve"> </w:instrText>
        </w:r>
        <w:r>
          <w:rPr>
            <w:noProof/>
          </w:rPr>
          <w:instrText>HYPERLINK \l "_Toc323549528"</w:instrText>
        </w:r>
        <w:r w:rsidRPr="00E23EEC">
          <w:rPr>
            <w:rStyle w:val="Hyperlink"/>
            <w:noProof/>
          </w:rPr>
          <w:instrText xml:space="preserve"> </w:instrText>
        </w:r>
        <w:r w:rsidRPr="00E23EEC">
          <w:rPr>
            <w:rStyle w:val="Hyperlink"/>
            <w:noProof/>
          </w:rPr>
        </w:r>
        <w:r w:rsidRPr="00E23EEC">
          <w:rPr>
            <w:rStyle w:val="Hyperlink"/>
            <w:noProof/>
          </w:rPr>
          <w:fldChar w:fldCharType="separate"/>
        </w:r>
        <w:r w:rsidRPr="00E23EEC">
          <w:rPr>
            <w:rStyle w:val="Hyperlink"/>
            <w:noProof/>
          </w:rPr>
          <w:t>5.3</w:t>
        </w:r>
        <w:r>
          <w:rPr>
            <w:rFonts w:asciiTheme="minorHAnsi" w:hAnsiTheme="minorHAnsi"/>
            <w:noProof/>
            <w:sz w:val="22"/>
          </w:rPr>
          <w:tab/>
        </w:r>
        <w:r w:rsidRPr="00E23EEC">
          <w:rPr>
            <w:rStyle w:val="Hyperlink"/>
            <w:noProof/>
          </w:rPr>
          <w:t>Kinect Body-Detector Node</w:t>
        </w:r>
        <w:r>
          <w:rPr>
            <w:noProof/>
            <w:webHidden/>
          </w:rPr>
          <w:tab/>
        </w:r>
        <w:r>
          <w:rPr>
            <w:noProof/>
            <w:webHidden/>
          </w:rPr>
          <w:fldChar w:fldCharType="begin"/>
        </w:r>
        <w:r>
          <w:rPr>
            <w:noProof/>
            <w:webHidden/>
          </w:rPr>
          <w:instrText xml:space="preserve"> PAGEREF _Toc323549528 \h </w:instrText>
        </w:r>
        <w:r>
          <w:rPr>
            <w:noProof/>
            <w:webHidden/>
          </w:rPr>
        </w:r>
      </w:ins>
      <w:r>
        <w:rPr>
          <w:noProof/>
          <w:webHidden/>
        </w:rPr>
        <w:fldChar w:fldCharType="separate"/>
      </w:r>
      <w:ins w:id="57" w:author="Bill" w:date="2012-04-30T11:43:00Z">
        <w:r>
          <w:rPr>
            <w:noProof/>
            <w:webHidden/>
          </w:rPr>
          <w:t>28</w:t>
        </w:r>
        <w:r>
          <w:rPr>
            <w:noProof/>
            <w:webHidden/>
          </w:rPr>
          <w:fldChar w:fldCharType="end"/>
        </w:r>
        <w:r w:rsidRPr="00E23EEC">
          <w:rPr>
            <w:rStyle w:val="Hyperlink"/>
            <w:noProof/>
          </w:rPr>
          <w:fldChar w:fldCharType="end"/>
        </w:r>
      </w:ins>
    </w:p>
    <w:p w:rsidR="00BF40CE" w:rsidRDefault="00BF40CE">
      <w:pPr>
        <w:pStyle w:val="TOC1"/>
        <w:tabs>
          <w:tab w:val="left" w:pos="440"/>
          <w:tab w:val="right" w:leader="dot" w:pos="8630"/>
        </w:tabs>
        <w:rPr>
          <w:ins w:id="58" w:author="Bill" w:date="2012-04-30T11:43:00Z"/>
          <w:rFonts w:asciiTheme="minorHAnsi" w:hAnsiTheme="minorHAnsi"/>
          <w:noProof/>
          <w:sz w:val="22"/>
        </w:rPr>
      </w:pPr>
      <w:ins w:id="59" w:author="Bill" w:date="2012-04-30T11:43:00Z">
        <w:r w:rsidRPr="00E23EEC">
          <w:rPr>
            <w:rStyle w:val="Hyperlink"/>
            <w:noProof/>
          </w:rPr>
          <w:fldChar w:fldCharType="begin"/>
        </w:r>
        <w:r w:rsidRPr="00E23EEC">
          <w:rPr>
            <w:rStyle w:val="Hyperlink"/>
            <w:noProof/>
          </w:rPr>
          <w:instrText xml:space="preserve"> </w:instrText>
        </w:r>
        <w:r>
          <w:rPr>
            <w:noProof/>
          </w:rPr>
          <w:instrText>HYPERLINK \l "_Toc323549529"</w:instrText>
        </w:r>
        <w:r w:rsidRPr="00E23EEC">
          <w:rPr>
            <w:rStyle w:val="Hyperlink"/>
            <w:noProof/>
          </w:rPr>
          <w:instrText xml:space="preserve"> </w:instrText>
        </w:r>
        <w:r w:rsidRPr="00E23EEC">
          <w:rPr>
            <w:rStyle w:val="Hyperlink"/>
            <w:noProof/>
          </w:rPr>
        </w:r>
        <w:r w:rsidRPr="00E23EEC">
          <w:rPr>
            <w:rStyle w:val="Hyperlink"/>
            <w:noProof/>
          </w:rPr>
          <w:fldChar w:fldCharType="separate"/>
        </w:r>
        <w:r w:rsidRPr="00E23EEC">
          <w:rPr>
            <w:rStyle w:val="Hyperlink"/>
            <w:noProof/>
          </w:rPr>
          <w:t>6</w:t>
        </w:r>
        <w:r>
          <w:rPr>
            <w:rFonts w:asciiTheme="minorHAnsi" w:hAnsiTheme="minorHAnsi"/>
            <w:noProof/>
            <w:sz w:val="22"/>
          </w:rPr>
          <w:tab/>
        </w:r>
        <w:r w:rsidRPr="00E23EEC">
          <w:rPr>
            <w:rStyle w:val="Hyperlink"/>
            <w:noProof/>
          </w:rPr>
          <w:t>Planning</w:t>
        </w:r>
        <w:r>
          <w:rPr>
            <w:noProof/>
            <w:webHidden/>
          </w:rPr>
          <w:tab/>
        </w:r>
        <w:r>
          <w:rPr>
            <w:noProof/>
            <w:webHidden/>
          </w:rPr>
          <w:fldChar w:fldCharType="begin"/>
        </w:r>
        <w:r>
          <w:rPr>
            <w:noProof/>
            <w:webHidden/>
          </w:rPr>
          <w:instrText xml:space="preserve"> PAGEREF _Toc323549529 \h </w:instrText>
        </w:r>
        <w:r>
          <w:rPr>
            <w:noProof/>
            <w:webHidden/>
          </w:rPr>
        </w:r>
      </w:ins>
      <w:r>
        <w:rPr>
          <w:noProof/>
          <w:webHidden/>
        </w:rPr>
        <w:fldChar w:fldCharType="separate"/>
      </w:r>
      <w:ins w:id="60" w:author="Bill" w:date="2012-04-30T11:43:00Z">
        <w:r>
          <w:rPr>
            <w:noProof/>
            <w:webHidden/>
          </w:rPr>
          <w:t>32</w:t>
        </w:r>
        <w:r>
          <w:rPr>
            <w:noProof/>
            <w:webHidden/>
          </w:rPr>
          <w:fldChar w:fldCharType="end"/>
        </w:r>
        <w:r w:rsidRPr="00E23EEC">
          <w:rPr>
            <w:rStyle w:val="Hyperlink"/>
            <w:noProof/>
          </w:rPr>
          <w:fldChar w:fldCharType="end"/>
        </w:r>
      </w:ins>
    </w:p>
    <w:p w:rsidR="00BF40CE" w:rsidRDefault="00BF40CE">
      <w:pPr>
        <w:pStyle w:val="TOC2"/>
        <w:tabs>
          <w:tab w:val="left" w:pos="880"/>
          <w:tab w:val="right" w:leader="dot" w:pos="8630"/>
        </w:tabs>
        <w:rPr>
          <w:ins w:id="61" w:author="Bill" w:date="2012-04-30T11:43:00Z"/>
          <w:rFonts w:asciiTheme="minorHAnsi" w:hAnsiTheme="minorHAnsi"/>
          <w:noProof/>
          <w:sz w:val="22"/>
        </w:rPr>
      </w:pPr>
      <w:ins w:id="62" w:author="Bill" w:date="2012-04-30T11:43:00Z">
        <w:r w:rsidRPr="00E23EEC">
          <w:rPr>
            <w:rStyle w:val="Hyperlink"/>
            <w:noProof/>
          </w:rPr>
          <w:fldChar w:fldCharType="begin"/>
        </w:r>
        <w:r w:rsidRPr="00E23EEC">
          <w:rPr>
            <w:rStyle w:val="Hyperlink"/>
            <w:noProof/>
          </w:rPr>
          <w:instrText xml:space="preserve"> </w:instrText>
        </w:r>
        <w:r>
          <w:rPr>
            <w:noProof/>
          </w:rPr>
          <w:instrText>HYPERLINK \l "_Toc323549530"</w:instrText>
        </w:r>
        <w:r w:rsidRPr="00E23EEC">
          <w:rPr>
            <w:rStyle w:val="Hyperlink"/>
            <w:noProof/>
          </w:rPr>
          <w:instrText xml:space="preserve"> </w:instrText>
        </w:r>
        <w:r w:rsidRPr="00E23EEC">
          <w:rPr>
            <w:rStyle w:val="Hyperlink"/>
            <w:noProof/>
          </w:rPr>
        </w:r>
        <w:r w:rsidRPr="00E23EEC">
          <w:rPr>
            <w:rStyle w:val="Hyperlink"/>
            <w:noProof/>
          </w:rPr>
          <w:fldChar w:fldCharType="separate"/>
        </w:r>
        <w:r w:rsidRPr="00E23EEC">
          <w:rPr>
            <w:rStyle w:val="Hyperlink"/>
            <w:noProof/>
          </w:rPr>
          <w:t>6.1</w:t>
        </w:r>
        <w:r>
          <w:rPr>
            <w:rFonts w:asciiTheme="minorHAnsi" w:hAnsiTheme="minorHAnsi"/>
            <w:noProof/>
            <w:sz w:val="22"/>
          </w:rPr>
          <w:tab/>
        </w:r>
        <w:r w:rsidRPr="00E23EEC">
          <w:rPr>
            <w:rStyle w:val="Hyperlink"/>
            <w:noProof/>
          </w:rPr>
          <w:t>Point-point planner</w:t>
        </w:r>
        <w:r>
          <w:rPr>
            <w:noProof/>
            <w:webHidden/>
          </w:rPr>
          <w:tab/>
        </w:r>
        <w:r>
          <w:rPr>
            <w:noProof/>
            <w:webHidden/>
          </w:rPr>
          <w:fldChar w:fldCharType="begin"/>
        </w:r>
        <w:r>
          <w:rPr>
            <w:noProof/>
            <w:webHidden/>
          </w:rPr>
          <w:instrText xml:space="preserve"> PAGEREF _Toc323549530 \h </w:instrText>
        </w:r>
        <w:r>
          <w:rPr>
            <w:noProof/>
            <w:webHidden/>
          </w:rPr>
        </w:r>
      </w:ins>
      <w:r>
        <w:rPr>
          <w:noProof/>
          <w:webHidden/>
        </w:rPr>
        <w:fldChar w:fldCharType="separate"/>
      </w:r>
      <w:ins w:id="63" w:author="Bill" w:date="2012-04-30T11:43:00Z">
        <w:r>
          <w:rPr>
            <w:noProof/>
            <w:webHidden/>
          </w:rPr>
          <w:t>32</w:t>
        </w:r>
        <w:r>
          <w:rPr>
            <w:noProof/>
            <w:webHidden/>
          </w:rPr>
          <w:fldChar w:fldCharType="end"/>
        </w:r>
        <w:r w:rsidRPr="00E23EEC">
          <w:rPr>
            <w:rStyle w:val="Hyperlink"/>
            <w:noProof/>
          </w:rPr>
          <w:fldChar w:fldCharType="end"/>
        </w:r>
      </w:ins>
    </w:p>
    <w:p w:rsidR="00BF40CE" w:rsidRDefault="00BF40CE">
      <w:pPr>
        <w:pStyle w:val="TOC2"/>
        <w:tabs>
          <w:tab w:val="left" w:pos="880"/>
          <w:tab w:val="right" w:leader="dot" w:pos="8630"/>
        </w:tabs>
        <w:rPr>
          <w:ins w:id="64" w:author="Bill" w:date="2012-04-30T11:43:00Z"/>
          <w:rFonts w:asciiTheme="minorHAnsi" w:hAnsiTheme="minorHAnsi"/>
          <w:noProof/>
          <w:sz w:val="22"/>
        </w:rPr>
      </w:pPr>
      <w:ins w:id="65" w:author="Bill" w:date="2012-04-30T11:43:00Z">
        <w:r w:rsidRPr="00E23EEC">
          <w:rPr>
            <w:rStyle w:val="Hyperlink"/>
            <w:noProof/>
          </w:rPr>
          <w:fldChar w:fldCharType="begin"/>
        </w:r>
        <w:r w:rsidRPr="00E23EEC">
          <w:rPr>
            <w:rStyle w:val="Hyperlink"/>
            <w:noProof/>
          </w:rPr>
          <w:instrText xml:space="preserve"> </w:instrText>
        </w:r>
        <w:r>
          <w:rPr>
            <w:noProof/>
          </w:rPr>
          <w:instrText>HYPERLINK \l "_Toc323549531"</w:instrText>
        </w:r>
        <w:r w:rsidRPr="00E23EEC">
          <w:rPr>
            <w:rStyle w:val="Hyperlink"/>
            <w:noProof/>
          </w:rPr>
          <w:instrText xml:space="preserve"> </w:instrText>
        </w:r>
        <w:r w:rsidRPr="00E23EEC">
          <w:rPr>
            <w:rStyle w:val="Hyperlink"/>
            <w:noProof/>
          </w:rPr>
        </w:r>
        <w:r w:rsidRPr="00E23EEC">
          <w:rPr>
            <w:rStyle w:val="Hyperlink"/>
            <w:noProof/>
          </w:rPr>
          <w:fldChar w:fldCharType="separate"/>
        </w:r>
        <w:r w:rsidRPr="00E23EEC">
          <w:rPr>
            <w:rStyle w:val="Hyperlink"/>
            <w:noProof/>
          </w:rPr>
          <w:t>6.2</w:t>
        </w:r>
        <w:r>
          <w:rPr>
            <w:rFonts w:asciiTheme="minorHAnsi" w:hAnsiTheme="minorHAnsi"/>
            <w:noProof/>
            <w:sz w:val="22"/>
          </w:rPr>
          <w:tab/>
        </w:r>
        <w:r w:rsidRPr="00E23EEC">
          <w:rPr>
            <w:rStyle w:val="Hyperlink"/>
            <w:noProof/>
          </w:rPr>
          <w:t>Dynamic Planning</w:t>
        </w:r>
        <w:r>
          <w:rPr>
            <w:noProof/>
            <w:webHidden/>
          </w:rPr>
          <w:tab/>
        </w:r>
        <w:r>
          <w:rPr>
            <w:noProof/>
            <w:webHidden/>
          </w:rPr>
          <w:fldChar w:fldCharType="begin"/>
        </w:r>
        <w:r>
          <w:rPr>
            <w:noProof/>
            <w:webHidden/>
          </w:rPr>
          <w:instrText xml:space="preserve"> PAGEREF _Toc323549531 \h </w:instrText>
        </w:r>
        <w:r>
          <w:rPr>
            <w:noProof/>
            <w:webHidden/>
          </w:rPr>
        </w:r>
      </w:ins>
      <w:r>
        <w:rPr>
          <w:noProof/>
          <w:webHidden/>
        </w:rPr>
        <w:fldChar w:fldCharType="separate"/>
      </w:r>
      <w:ins w:id="66" w:author="Bill" w:date="2012-04-30T11:43:00Z">
        <w:r>
          <w:rPr>
            <w:noProof/>
            <w:webHidden/>
          </w:rPr>
          <w:t>35</w:t>
        </w:r>
        <w:r>
          <w:rPr>
            <w:noProof/>
            <w:webHidden/>
          </w:rPr>
          <w:fldChar w:fldCharType="end"/>
        </w:r>
        <w:r w:rsidRPr="00E23EEC">
          <w:rPr>
            <w:rStyle w:val="Hyperlink"/>
            <w:noProof/>
          </w:rPr>
          <w:fldChar w:fldCharType="end"/>
        </w:r>
      </w:ins>
    </w:p>
    <w:p w:rsidR="00BF40CE" w:rsidRDefault="00BF40CE">
      <w:pPr>
        <w:pStyle w:val="TOC2"/>
        <w:tabs>
          <w:tab w:val="left" w:pos="880"/>
          <w:tab w:val="right" w:leader="dot" w:pos="8630"/>
        </w:tabs>
        <w:rPr>
          <w:ins w:id="67" w:author="Bill" w:date="2012-04-30T11:43:00Z"/>
          <w:rFonts w:asciiTheme="minorHAnsi" w:hAnsiTheme="minorHAnsi"/>
          <w:noProof/>
          <w:sz w:val="22"/>
        </w:rPr>
      </w:pPr>
      <w:ins w:id="68" w:author="Bill" w:date="2012-04-30T11:43:00Z">
        <w:r w:rsidRPr="00E23EEC">
          <w:rPr>
            <w:rStyle w:val="Hyperlink"/>
            <w:noProof/>
          </w:rPr>
          <w:fldChar w:fldCharType="begin"/>
        </w:r>
        <w:r w:rsidRPr="00E23EEC">
          <w:rPr>
            <w:rStyle w:val="Hyperlink"/>
            <w:noProof/>
          </w:rPr>
          <w:instrText xml:space="preserve"> </w:instrText>
        </w:r>
        <w:r>
          <w:rPr>
            <w:noProof/>
          </w:rPr>
          <w:instrText>HYPERLINK \l "_Toc323549532"</w:instrText>
        </w:r>
        <w:r w:rsidRPr="00E23EEC">
          <w:rPr>
            <w:rStyle w:val="Hyperlink"/>
            <w:noProof/>
          </w:rPr>
          <w:instrText xml:space="preserve"> </w:instrText>
        </w:r>
        <w:r w:rsidRPr="00E23EEC">
          <w:rPr>
            <w:rStyle w:val="Hyperlink"/>
            <w:noProof/>
          </w:rPr>
        </w:r>
        <w:r w:rsidRPr="00E23EEC">
          <w:rPr>
            <w:rStyle w:val="Hyperlink"/>
            <w:noProof/>
          </w:rPr>
          <w:fldChar w:fldCharType="separate"/>
        </w:r>
        <w:r w:rsidRPr="00E23EEC">
          <w:rPr>
            <w:rStyle w:val="Hyperlink"/>
            <w:noProof/>
          </w:rPr>
          <w:t>6.3</w:t>
        </w:r>
        <w:r>
          <w:rPr>
            <w:rFonts w:asciiTheme="minorHAnsi" w:hAnsiTheme="minorHAnsi"/>
            <w:noProof/>
            <w:sz w:val="22"/>
          </w:rPr>
          <w:tab/>
        </w:r>
        <w:r w:rsidRPr="00E23EEC">
          <w:rPr>
            <w:rStyle w:val="Hyperlink"/>
            <w:noProof/>
          </w:rPr>
          <w:t>Goal Generation</w:t>
        </w:r>
        <w:r>
          <w:rPr>
            <w:noProof/>
            <w:webHidden/>
          </w:rPr>
          <w:tab/>
        </w:r>
        <w:r>
          <w:rPr>
            <w:noProof/>
            <w:webHidden/>
          </w:rPr>
          <w:fldChar w:fldCharType="begin"/>
        </w:r>
        <w:r>
          <w:rPr>
            <w:noProof/>
            <w:webHidden/>
          </w:rPr>
          <w:instrText xml:space="preserve"> PAGEREF _Toc323549532 \h </w:instrText>
        </w:r>
        <w:r>
          <w:rPr>
            <w:noProof/>
            <w:webHidden/>
          </w:rPr>
        </w:r>
      </w:ins>
      <w:r>
        <w:rPr>
          <w:noProof/>
          <w:webHidden/>
        </w:rPr>
        <w:fldChar w:fldCharType="separate"/>
      </w:r>
      <w:ins w:id="69" w:author="Bill" w:date="2012-04-30T11:43:00Z">
        <w:r>
          <w:rPr>
            <w:noProof/>
            <w:webHidden/>
          </w:rPr>
          <w:t>37</w:t>
        </w:r>
        <w:r>
          <w:rPr>
            <w:noProof/>
            <w:webHidden/>
          </w:rPr>
          <w:fldChar w:fldCharType="end"/>
        </w:r>
        <w:r w:rsidRPr="00E23EEC">
          <w:rPr>
            <w:rStyle w:val="Hyperlink"/>
            <w:noProof/>
          </w:rPr>
          <w:fldChar w:fldCharType="end"/>
        </w:r>
      </w:ins>
    </w:p>
    <w:p w:rsidR="00BF40CE" w:rsidRDefault="00BF40CE">
      <w:pPr>
        <w:pStyle w:val="TOC2"/>
        <w:tabs>
          <w:tab w:val="left" w:pos="880"/>
          <w:tab w:val="right" w:leader="dot" w:pos="8630"/>
        </w:tabs>
        <w:rPr>
          <w:ins w:id="70" w:author="Bill" w:date="2012-04-30T11:43:00Z"/>
          <w:rFonts w:asciiTheme="minorHAnsi" w:hAnsiTheme="minorHAnsi"/>
          <w:noProof/>
          <w:sz w:val="22"/>
        </w:rPr>
      </w:pPr>
      <w:ins w:id="71" w:author="Bill" w:date="2012-04-30T11:43:00Z">
        <w:r w:rsidRPr="00E23EEC">
          <w:rPr>
            <w:rStyle w:val="Hyperlink"/>
            <w:noProof/>
          </w:rPr>
          <w:fldChar w:fldCharType="begin"/>
        </w:r>
        <w:r w:rsidRPr="00E23EEC">
          <w:rPr>
            <w:rStyle w:val="Hyperlink"/>
            <w:noProof/>
          </w:rPr>
          <w:instrText xml:space="preserve"> </w:instrText>
        </w:r>
        <w:r>
          <w:rPr>
            <w:noProof/>
          </w:rPr>
          <w:instrText>HYPERLINK \l "_Toc323549533"</w:instrText>
        </w:r>
        <w:r w:rsidRPr="00E23EEC">
          <w:rPr>
            <w:rStyle w:val="Hyperlink"/>
            <w:noProof/>
          </w:rPr>
          <w:instrText xml:space="preserve"> </w:instrText>
        </w:r>
        <w:r w:rsidRPr="00E23EEC">
          <w:rPr>
            <w:rStyle w:val="Hyperlink"/>
            <w:noProof/>
          </w:rPr>
        </w:r>
        <w:r w:rsidRPr="00E23EEC">
          <w:rPr>
            <w:rStyle w:val="Hyperlink"/>
            <w:noProof/>
          </w:rPr>
          <w:fldChar w:fldCharType="separate"/>
        </w:r>
        <w:r w:rsidRPr="00E23EEC">
          <w:rPr>
            <w:rStyle w:val="Hyperlink"/>
            <w:noProof/>
          </w:rPr>
          <w:t>6.4</w:t>
        </w:r>
        <w:r>
          <w:rPr>
            <w:rFonts w:asciiTheme="minorHAnsi" w:hAnsiTheme="minorHAnsi"/>
            <w:noProof/>
            <w:sz w:val="22"/>
          </w:rPr>
          <w:tab/>
        </w:r>
        <w:r w:rsidRPr="00E23EEC">
          <w:rPr>
            <w:rStyle w:val="Hyperlink"/>
            <w:noProof/>
          </w:rPr>
          <w:t>Future Work</w:t>
        </w:r>
        <w:r>
          <w:rPr>
            <w:noProof/>
            <w:webHidden/>
          </w:rPr>
          <w:tab/>
        </w:r>
        <w:r>
          <w:rPr>
            <w:noProof/>
            <w:webHidden/>
          </w:rPr>
          <w:fldChar w:fldCharType="begin"/>
        </w:r>
        <w:r>
          <w:rPr>
            <w:noProof/>
            <w:webHidden/>
          </w:rPr>
          <w:instrText xml:space="preserve"> PAGEREF _Toc323549533 \h </w:instrText>
        </w:r>
        <w:r>
          <w:rPr>
            <w:noProof/>
            <w:webHidden/>
          </w:rPr>
        </w:r>
      </w:ins>
      <w:r>
        <w:rPr>
          <w:noProof/>
          <w:webHidden/>
        </w:rPr>
        <w:fldChar w:fldCharType="separate"/>
      </w:r>
      <w:ins w:id="72" w:author="Bill" w:date="2012-04-30T11:43:00Z">
        <w:r>
          <w:rPr>
            <w:noProof/>
            <w:webHidden/>
          </w:rPr>
          <w:t>39</w:t>
        </w:r>
        <w:r>
          <w:rPr>
            <w:noProof/>
            <w:webHidden/>
          </w:rPr>
          <w:fldChar w:fldCharType="end"/>
        </w:r>
        <w:r w:rsidRPr="00E23EEC">
          <w:rPr>
            <w:rStyle w:val="Hyperlink"/>
            <w:noProof/>
          </w:rPr>
          <w:fldChar w:fldCharType="end"/>
        </w:r>
      </w:ins>
    </w:p>
    <w:p w:rsidR="00724C1A" w:rsidDel="00943DAB" w:rsidRDefault="00724C1A">
      <w:pPr>
        <w:pStyle w:val="TOC1"/>
        <w:tabs>
          <w:tab w:val="left" w:pos="440"/>
          <w:tab w:val="right" w:leader="dot" w:pos="8630"/>
        </w:tabs>
        <w:rPr>
          <w:del w:id="73" w:author="Bill" w:date="2012-04-28T17:30:00Z"/>
          <w:rFonts w:asciiTheme="minorHAnsi" w:hAnsiTheme="minorHAnsi"/>
          <w:noProof/>
          <w:sz w:val="22"/>
        </w:rPr>
      </w:pPr>
      <w:del w:id="74" w:author="Bill" w:date="2012-04-28T17:30:00Z">
        <w:r w:rsidRPr="00943DAB" w:rsidDel="00943DAB">
          <w:rPr>
            <w:noProof/>
            <w:rPrChange w:id="75" w:author="Bill" w:date="2012-04-28T17:30:00Z">
              <w:rPr>
                <w:rStyle w:val="Hyperlink"/>
                <w:noProof/>
              </w:rPr>
            </w:rPrChange>
          </w:rPr>
          <w:delText>1</w:delText>
        </w:r>
        <w:r w:rsidDel="00943DAB">
          <w:rPr>
            <w:rFonts w:asciiTheme="minorHAnsi" w:hAnsiTheme="minorHAnsi"/>
            <w:noProof/>
            <w:sz w:val="22"/>
          </w:rPr>
          <w:tab/>
        </w:r>
        <w:r w:rsidRPr="00943DAB" w:rsidDel="00943DAB">
          <w:rPr>
            <w:noProof/>
            <w:rPrChange w:id="76" w:author="Bill" w:date="2012-04-28T17:30:00Z">
              <w:rPr>
                <w:rStyle w:val="Hyperlink"/>
                <w:noProof/>
              </w:rPr>
            </w:rPrChange>
          </w:rPr>
          <w:delText>Introduction</w:delText>
        </w:r>
        <w:r w:rsidDel="00943DAB">
          <w:rPr>
            <w:noProof/>
            <w:webHidden/>
          </w:rPr>
          <w:tab/>
          <w:delText>1</w:delText>
        </w:r>
      </w:del>
    </w:p>
    <w:p w:rsidR="00724C1A" w:rsidDel="00943DAB" w:rsidRDefault="00724C1A">
      <w:pPr>
        <w:pStyle w:val="TOC1"/>
        <w:tabs>
          <w:tab w:val="left" w:pos="440"/>
          <w:tab w:val="right" w:leader="dot" w:pos="8630"/>
        </w:tabs>
        <w:rPr>
          <w:del w:id="77" w:author="Bill" w:date="2012-04-28T17:30:00Z"/>
          <w:rFonts w:asciiTheme="minorHAnsi" w:hAnsiTheme="minorHAnsi"/>
          <w:noProof/>
          <w:sz w:val="22"/>
        </w:rPr>
      </w:pPr>
      <w:del w:id="78" w:author="Bill" w:date="2012-04-28T17:30:00Z">
        <w:r w:rsidRPr="00943DAB" w:rsidDel="00943DAB">
          <w:rPr>
            <w:noProof/>
            <w:rPrChange w:id="79" w:author="Bill" w:date="2012-04-28T17:30:00Z">
              <w:rPr>
                <w:rStyle w:val="Hyperlink"/>
                <w:noProof/>
              </w:rPr>
            </w:rPrChange>
          </w:rPr>
          <w:delText>2</w:delText>
        </w:r>
        <w:r w:rsidDel="00943DAB">
          <w:rPr>
            <w:rFonts w:asciiTheme="minorHAnsi" w:hAnsiTheme="minorHAnsi"/>
            <w:noProof/>
            <w:sz w:val="22"/>
          </w:rPr>
          <w:tab/>
        </w:r>
        <w:r w:rsidRPr="00943DAB" w:rsidDel="00943DAB">
          <w:rPr>
            <w:noProof/>
            <w:rPrChange w:id="80" w:author="Bill" w:date="2012-04-28T17:30:00Z">
              <w:rPr>
                <w:rStyle w:val="Hyperlink"/>
                <w:noProof/>
              </w:rPr>
            </w:rPrChange>
          </w:rPr>
          <w:delText>Harlie</w:delText>
        </w:r>
        <w:r w:rsidDel="00943DAB">
          <w:rPr>
            <w:noProof/>
            <w:webHidden/>
          </w:rPr>
          <w:tab/>
          <w:delText>2</w:delText>
        </w:r>
      </w:del>
    </w:p>
    <w:p w:rsidR="00724C1A" w:rsidDel="00943DAB" w:rsidRDefault="00724C1A">
      <w:pPr>
        <w:pStyle w:val="TOC1"/>
        <w:tabs>
          <w:tab w:val="left" w:pos="440"/>
          <w:tab w:val="right" w:leader="dot" w:pos="8630"/>
        </w:tabs>
        <w:rPr>
          <w:del w:id="81" w:author="Bill" w:date="2012-04-28T17:30:00Z"/>
          <w:rFonts w:asciiTheme="minorHAnsi" w:hAnsiTheme="minorHAnsi"/>
          <w:noProof/>
          <w:sz w:val="22"/>
        </w:rPr>
      </w:pPr>
      <w:del w:id="82" w:author="Bill" w:date="2012-04-28T17:30:00Z">
        <w:r w:rsidRPr="00943DAB" w:rsidDel="00943DAB">
          <w:rPr>
            <w:noProof/>
            <w:rPrChange w:id="83" w:author="Bill" w:date="2012-04-28T17:30:00Z">
              <w:rPr>
                <w:rStyle w:val="Hyperlink"/>
                <w:noProof/>
              </w:rPr>
            </w:rPrChange>
          </w:rPr>
          <w:delText>3</w:delText>
        </w:r>
        <w:r w:rsidDel="00943DAB">
          <w:rPr>
            <w:rFonts w:asciiTheme="minorHAnsi" w:hAnsiTheme="minorHAnsi"/>
            <w:noProof/>
            <w:sz w:val="22"/>
          </w:rPr>
          <w:tab/>
        </w:r>
        <w:r w:rsidRPr="00943DAB" w:rsidDel="00943DAB">
          <w:rPr>
            <w:noProof/>
            <w:rPrChange w:id="84" w:author="Bill" w:date="2012-04-28T17:30:00Z">
              <w:rPr>
                <w:rStyle w:val="Hyperlink"/>
                <w:noProof/>
              </w:rPr>
            </w:rPrChange>
          </w:rPr>
          <w:delText>Evaluation of the Microsoft Kinect</w:delText>
        </w:r>
        <w:r w:rsidDel="00943DAB">
          <w:rPr>
            <w:noProof/>
            <w:webHidden/>
          </w:rPr>
          <w:tab/>
          <w:delText>3</w:delText>
        </w:r>
      </w:del>
    </w:p>
    <w:p w:rsidR="00724C1A" w:rsidDel="00943DAB" w:rsidRDefault="00724C1A">
      <w:pPr>
        <w:pStyle w:val="TOC2"/>
        <w:tabs>
          <w:tab w:val="left" w:pos="880"/>
          <w:tab w:val="right" w:leader="dot" w:pos="8630"/>
        </w:tabs>
        <w:rPr>
          <w:del w:id="85" w:author="Bill" w:date="2012-04-28T17:30:00Z"/>
          <w:rFonts w:asciiTheme="minorHAnsi" w:hAnsiTheme="minorHAnsi"/>
          <w:noProof/>
          <w:sz w:val="22"/>
        </w:rPr>
      </w:pPr>
      <w:del w:id="86" w:author="Bill" w:date="2012-04-28T17:30:00Z">
        <w:r w:rsidRPr="00943DAB" w:rsidDel="00943DAB">
          <w:rPr>
            <w:noProof/>
            <w:rPrChange w:id="87" w:author="Bill" w:date="2012-04-28T17:30:00Z">
              <w:rPr>
                <w:rStyle w:val="Hyperlink"/>
                <w:noProof/>
              </w:rPr>
            </w:rPrChange>
          </w:rPr>
          <w:delText>3.1</w:delText>
        </w:r>
        <w:r w:rsidDel="00943DAB">
          <w:rPr>
            <w:rFonts w:asciiTheme="minorHAnsi" w:hAnsiTheme="minorHAnsi"/>
            <w:noProof/>
            <w:sz w:val="22"/>
          </w:rPr>
          <w:tab/>
        </w:r>
        <w:r w:rsidRPr="00943DAB" w:rsidDel="00943DAB">
          <w:rPr>
            <w:noProof/>
            <w:rPrChange w:id="88" w:author="Bill" w:date="2012-04-28T17:30:00Z">
              <w:rPr>
                <w:rStyle w:val="Hyperlink"/>
                <w:noProof/>
              </w:rPr>
            </w:rPrChange>
          </w:rPr>
          <w:delText>Discrimination Between Users</w:delText>
        </w:r>
        <w:r w:rsidDel="00943DAB">
          <w:rPr>
            <w:noProof/>
            <w:webHidden/>
          </w:rPr>
          <w:tab/>
          <w:delText>4</w:delText>
        </w:r>
      </w:del>
    </w:p>
    <w:p w:rsidR="00724C1A" w:rsidDel="00943DAB" w:rsidRDefault="00724C1A">
      <w:pPr>
        <w:pStyle w:val="TOC2"/>
        <w:tabs>
          <w:tab w:val="left" w:pos="880"/>
          <w:tab w:val="right" w:leader="dot" w:pos="8630"/>
        </w:tabs>
        <w:rPr>
          <w:del w:id="89" w:author="Bill" w:date="2012-04-28T17:30:00Z"/>
          <w:rFonts w:asciiTheme="minorHAnsi" w:hAnsiTheme="minorHAnsi"/>
          <w:noProof/>
          <w:sz w:val="22"/>
        </w:rPr>
      </w:pPr>
      <w:del w:id="90" w:author="Bill" w:date="2012-04-28T17:30:00Z">
        <w:r w:rsidRPr="00943DAB" w:rsidDel="00943DAB">
          <w:rPr>
            <w:noProof/>
            <w:rPrChange w:id="91" w:author="Bill" w:date="2012-04-28T17:30:00Z">
              <w:rPr>
                <w:rStyle w:val="Hyperlink"/>
                <w:noProof/>
              </w:rPr>
            </w:rPrChange>
          </w:rPr>
          <w:delText>3.2</w:delText>
        </w:r>
        <w:r w:rsidDel="00943DAB">
          <w:rPr>
            <w:rFonts w:asciiTheme="minorHAnsi" w:hAnsiTheme="minorHAnsi"/>
            <w:noProof/>
            <w:sz w:val="22"/>
          </w:rPr>
          <w:tab/>
        </w:r>
        <w:r w:rsidRPr="00943DAB" w:rsidDel="00943DAB">
          <w:rPr>
            <w:noProof/>
            <w:rPrChange w:id="92" w:author="Bill" w:date="2012-04-28T17:30:00Z">
              <w:rPr>
                <w:rStyle w:val="Hyperlink"/>
                <w:noProof/>
              </w:rPr>
            </w:rPrChange>
          </w:rPr>
          <w:delText>Calibration of Users</w:delText>
        </w:r>
        <w:r w:rsidDel="00943DAB">
          <w:rPr>
            <w:noProof/>
            <w:webHidden/>
          </w:rPr>
          <w:tab/>
          <w:delText>5</w:delText>
        </w:r>
      </w:del>
    </w:p>
    <w:p w:rsidR="00724C1A" w:rsidDel="00943DAB" w:rsidRDefault="00724C1A">
      <w:pPr>
        <w:pStyle w:val="TOC2"/>
        <w:tabs>
          <w:tab w:val="left" w:pos="880"/>
          <w:tab w:val="right" w:leader="dot" w:pos="8630"/>
        </w:tabs>
        <w:rPr>
          <w:del w:id="93" w:author="Bill" w:date="2012-04-28T17:30:00Z"/>
          <w:rFonts w:asciiTheme="minorHAnsi" w:hAnsiTheme="minorHAnsi"/>
          <w:noProof/>
          <w:sz w:val="22"/>
        </w:rPr>
      </w:pPr>
      <w:del w:id="94" w:author="Bill" w:date="2012-04-28T17:30:00Z">
        <w:r w:rsidRPr="00943DAB" w:rsidDel="00943DAB">
          <w:rPr>
            <w:noProof/>
            <w:rPrChange w:id="95" w:author="Bill" w:date="2012-04-28T17:30:00Z">
              <w:rPr>
                <w:rStyle w:val="Hyperlink"/>
                <w:noProof/>
              </w:rPr>
            </w:rPrChange>
          </w:rPr>
          <w:delText>3.3</w:delText>
        </w:r>
        <w:r w:rsidDel="00943DAB">
          <w:rPr>
            <w:rFonts w:asciiTheme="minorHAnsi" w:hAnsiTheme="minorHAnsi"/>
            <w:noProof/>
            <w:sz w:val="22"/>
          </w:rPr>
          <w:tab/>
        </w:r>
        <w:r w:rsidRPr="00943DAB" w:rsidDel="00943DAB">
          <w:rPr>
            <w:noProof/>
            <w:rPrChange w:id="96" w:author="Bill" w:date="2012-04-28T17:30:00Z">
              <w:rPr>
                <w:rStyle w:val="Hyperlink"/>
                <w:noProof/>
              </w:rPr>
            </w:rPrChange>
          </w:rPr>
          <w:delText>Limited Field of View</w:delText>
        </w:r>
        <w:r w:rsidDel="00943DAB">
          <w:rPr>
            <w:noProof/>
            <w:webHidden/>
          </w:rPr>
          <w:tab/>
          <w:delText>7</w:delText>
        </w:r>
      </w:del>
    </w:p>
    <w:p w:rsidR="00724C1A" w:rsidDel="00943DAB" w:rsidRDefault="00724C1A">
      <w:pPr>
        <w:pStyle w:val="TOC2"/>
        <w:tabs>
          <w:tab w:val="left" w:pos="880"/>
          <w:tab w:val="right" w:leader="dot" w:pos="8630"/>
        </w:tabs>
        <w:rPr>
          <w:del w:id="97" w:author="Bill" w:date="2012-04-28T17:30:00Z"/>
          <w:rFonts w:asciiTheme="minorHAnsi" w:hAnsiTheme="minorHAnsi"/>
          <w:noProof/>
          <w:sz w:val="22"/>
        </w:rPr>
      </w:pPr>
      <w:del w:id="98" w:author="Bill" w:date="2012-04-28T17:30:00Z">
        <w:r w:rsidRPr="00943DAB" w:rsidDel="00943DAB">
          <w:rPr>
            <w:noProof/>
            <w:rPrChange w:id="99" w:author="Bill" w:date="2012-04-28T17:30:00Z">
              <w:rPr>
                <w:rStyle w:val="Hyperlink"/>
                <w:noProof/>
              </w:rPr>
            </w:rPrChange>
          </w:rPr>
          <w:delText>3.4</w:delText>
        </w:r>
        <w:r w:rsidDel="00943DAB">
          <w:rPr>
            <w:rFonts w:asciiTheme="minorHAnsi" w:hAnsiTheme="minorHAnsi"/>
            <w:noProof/>
            <w:sz w:val="22"/>
          </w:rPr>
          <w:tab/>
        </w:r>
        <w:r w:rsidRPr="00943DAB" w:rsidDel="00943DAB">
          <w:rPr>
            <w:noProof/>
            <w:rPrChange w:id="100" w:author="Bill" w:date="2012-04-28T17:30:00Z">
              <w:rPr>
                <w:rStyle w:val="Hyperlink"/>
                <w:noProof/>
              </w:rPr>
            </w:rPrChange>
          </w:rPr>
          <w:delText>Moving Base Problem</w:delText>
        </w:r>
        <w:r w:rsidDel="00943DAB">
          <w:rPr>
            <w:noProof/>
            <w:webHidden/>
          </w:rPr>
          <w:tab/>
          <w:delText>10</w:delText>
        </w:r>
      </w:del>
    </w:p>
    <w:p w:rsidR="00724C1A" w:rsidDel="00943DAB" w:rsidRDefault="00724C1A">
      <w:pPr>
        <w:pStyle w:val="TOC2"/>
        <w:tabs>
          <w:tab w:val="left" w:pos="880"/>
          <w:tab w:val="right" w:leader="dot" w:pos="8630"/>
        </w:tabs>
        <w:rPr>
          <w:del w:id="101" w:author="Bill" w:date="2012-04-28T17:30:00Z"/>
          <w:rFonts w:asciiTheme="minorHAnsi" w:hAnsiTheme="minorHAnsi"/>
          <w:noProof/>
          <w:sz w:val="22"/>
        </w:rPr>
      </w:pPr>
      <w:del w:id="102" w:author="Bill" w:date="2012-04-28T17:30:00Z">
        <w:r w:rsidRPr="00943DAB" w:rsidDel="00943DAB">
          <w:rPr>
            <w:noProof/>
            <w:rPrChange w:id="103" w:author="Bill" w:date="2012-04-28T17:30:00Z">
              <w:rPr>
                <w:rStyle w:val="Hyperlink"/>
                <w:noProof/>
              </w:rPr>
            </w:rPrChange>
          </w:rPr>
          <w:delText>3.5</w:delText>
        </w:r>
        <w:r w:rsidDel="00943DAB">
          <w:rPr>
            <w:rFonts w:asciiTheme="minorHAnsi" w:hAnsiTheme="minorHAnsi"/>
            <w:noProof/>
            <w:sz w:val="22"/>
          </w:rPr>
          <w:tab/>
        </w:r>
        <w:r w:rsidRPr="00943DAB" w:rsidDel="00943DAB">
          <w:rPr>
            <w:noProof/>
            <w:rPrChange w:id="104" w:author="Bill" w:date="2012-04-28T17:30:00Z">
              <w:rPr>
                <w:rStyle w:val="Hyperlink"/>
                <w:noProof/>
              </w:rPr>
            </w:rPrChange>
          </w:rPr>
          <w:delText>Summary</w:delText>
        </w:r>
        <w:r w:rsidDel="00943DAB">
          <w:rPr>
            <w:noProof/>
            <w:webHidden/>
          </w:rPr>
          <w:tab/>
          <w:delText>12</w:delText>
        </w:r>
      </w:del>
    </w:p>
    <w:p w:rsidR="00724C1A" w:rsidDel="00943DAB" w:rsidRDefault="00724C1A">
      <w:pPr>
        <w:pStyle w:val="TOC1"/>
        <w:tabs>
          <w:tab w:val="left" w:pos="440"/>
          <w:tab w:val="right" w:leader="dot" w:pos="8630"/>
        </w:tabs>
        <w:rPr>
          <w:del w:id="105" w:author="Bill" w:date="2012-04-28T17:30:00Z"/>
          <w:rFonts w:asciiTheme="minorHAnsi" w:hAnsiTheme="minorHAnsi"/>
          <w:noProof/>
          <w:sz w:val="22"/>
        </w:rPr>
      </w:pPr>
      <w:del w:id="106" w:author="Bill" w:date="2012-04-28T17:30:00Z">
        <w:r w:rsidRPr="00943DAB" w:rsidDel="00943DAB">
          <w:rPr>
            <w:noProof/>
            <w:rPrChange w:id="107" w:author="Bill" w:date="2012-04-28T17:30:00Z">
              <w:rPr>
                <w:rStyle w:val="Hyperlink"/>
                <w:noProof/>
              </w:rPr>
            </w:rPrChange>
          </w:rPr>
          <w:delText>4</w:delText>
        </w:r>
        <w:r w:rsidDel="00943DAB">
          <w:rPr>
            <w:rFonts w:asciiTheme="minorHAnsi" w:hAnsiTheme="minorHAnsi"/>
            <w:noProof/>
            <w:sz w:val="22"/>
          </w:rPr>
          <w:tab/>
        </w:r>
        <w:r w:rsidRPr="00943DAB" w:rsidDel="00943DAB">
          <w:rPr>
            <w:noProof/>
            <w:rPrChange w:id="108" w:author="Bill" w:date="2012-04-28T17:30:00Z">
              <w:rPr>
                <w:rStyle w:val="Hyperlink"/>
                <w:noProof/>
              </w:rPr>
            </w:rPrChange>
          </w:rPr>
          <w:delText>Pan Mount</w:delText>
        </w:r>
        <w:r w:rsidDel="00943DAB">
          <w:rPr>
            <w:noProof/>
            <w:webHidden/>
          </w:rPr>
          <w:tab/>
          <w:delText>13</w:delText>
        </w:r>
      </w:del>
    </w:p>
    <w:p w:rsidR="00724C1A" w:rsidDel="00943DAB" w:rsidRDefault="00724C1A">
      <w:pPr>
        <w:pStyle w:val="TOC2"/>
        <w:tabs>
          <w:tab w:val="left" w:pos="880"/>
          <w:tab w:val="right" w:leader="dot" w:pos="8630"/>
        </w:tabs>
        <w:rPr>
          <w:del w:id="109" w:author="Bill" w:date="2012-04-28T17:30:00Z"/>
          <w:rFonts w:asciiTheme="minorHAnsi" w:hAnsiTheme="minorHAnsi"/>
          <w:noProof/>
          <w:sz w:val="22"/>
        </w:rPr>
      </w:pPr>
      <w:del w:id="110" w:author="Bill" w:date="2012-04-28T17:30:00Z">
        <w:r w:rsidRPr="00943DAB" w:rsidDel="00943DAB">
          <w:rPr>
            <w:noProof/>
            <w:rPrChange w:id="111" w:author="Bill" w:date="2012-04-28T17:30:00Z">
              <w:rPr>
                <w:rStyle w:val="Hyperlink"/>
                <w:noProof/>
              </w:rPr>
            </w:rPrChange>
          </w:rPr>
          <w:delText>4.1</w:delText>
        </w:r>
        <w:r w:rsidDel="00943DAB">
          <w:rPr>
            <w:rFonts w:asciiTheme="minorHAnsi" w:hAnsiTheme="minorHAnsi"/>
            <w:noProof/>
            <w:sz w:val="22"/>
          </w:rPr>
          <w:tab/>
        </w:r>
        <w:r w:rsidRPr="00943DAB" w:rsidDel="00943DAB">
          <w:rPr>
            <w:noProof/>
            <w:rPrChange w:id="112" w:author="Bill" w:date="2012-04-28T17:30:00Z">
              <w:rPr>
                <w:rStyle w:val="Hyperlink"/>
                <w:noProof/>
              </w:rPr>
            </w:rPrChange>
          </w:rPr>
          <w:delText>Performance</w:delText>
        </w:r>
        <w:r w:rsidDel="00943DAB">
          <w:rPr>
            <w:noProof/>
            <w:webHidden/>
          </w:rPr>
          <w:tab/>
          <w:delText>15</w:delText>
        </w:r>
      </w:del>
    </w:p>
    <w:p w:rsidR="00724C1A" w:rsidDel="00943DAB" w:rsidRDefault="00724C1A">
      <w:pPr>
        <w:pStyle w:val="TOC2"/>
        <w:tabs>
          <w:tab w:val="left" w:pos="880"/>
          <w:tab w:val="right" w:leader="dot" w:pos="8630"/>
        </w:tabs>
        <w:rPr>
          <w:del w:id="113" w:author="Bill" w:date="2012-04-28T17:30:00Z"/>
          <w:rFonts w:asciiTheme="minorHAnsi" w:hAnsiTheme="minorHAnsi"/>
          <w:noProof/>
          <w:sz w:val="22"/>
        </w:rPr>
      </w:pPr>
      <w:del w:id="114" w:author="Bill" w:date="2012-04-28T17:30:00Z">
        <w:r w:rsidRPr="00943DAB" w:rsidDel="00943DAB">
          <w:rPr>
            <w:noProof/>
            <w:rPrChange w:id="115" w:author="Bill" w:date="2012-04-28T17:30:00Z">
              <w:rPr>
                <w:rStyle w:val="Hyperlink"/>
                <w:noProof/>
              </w:rPr>
            </w:rPrChange>
          </w:rPr>
          <w:delText>4.2</w:delText>
        </w:r>
        <w:r w:rsidDel="00943DAB">
          <w:rPr>
            <w:rFonts w:asciiTheme="minorHAnsi" w:hAnsiTheme="minorHAnsi"/>
            <w:noProof/>
            <w:sz w:val="22"/>
          </w:rPr>
          <w:tab/>
        </w:r>
        <w:r w:rsidRPr="00943DAB" w:rsidDel="00943DAB">
          <w:rPr>
            <w:noProof/>
            <w:rPrChange w:id="116" w:author="Bill" w:date="2012-04-28T17:30:00Z">
              <w:rPr>
                <w:rStyle w:val="Hyperlink"/>
                <w:noProof/>
              </w:rPr>
            </w:rPrChange>
          </w:rPr>
          <w:delText>Summary</w:delText>
        </w:r>
        <w:r w:rsidDel="00943DAB">
          <w:rPr>
            <w:noProof/>
            <w:webHidden/>
          </w:rPr>
          <w:tab/>
          <w:delText>18</w:delText>
        </w:r>
      </w:del>
    </w:p>
    <w:p w:rsidR="00724C1A" w:rsidDel="00943DAB" w:rsidRDefault="00724C1A">
      <w:pPr>
        <w:pStyle w:val="TOC1"/>
        <w:tabs>
          <w:tab w:val="left" w:pos="440"/>
          <w:tab w:val="right" w:leader="dot" w:pos="8630"/>
        </w:tabs>
        <w:rPr>
          <w:del w:id="117" w:author="Bill" w:date="2012-04-28T17:30:00Z"/>
          <w:rFonts w:asciiTheme="minorHAnsi" w:hAnsiTheme="minorHAnsi"/>
          <w:noProof/>
          <w:sz w:val="22"/>
        </w:rPr>
      </w:pPr>
      <w:del w:id="118" w:author="Bill" w:date="2012-04-28T17:30:00Z">
        <w:r w:rsidRPr="00943DAB" w:rsidDel="00943DAB">
          <w:rPr>
            <w:noProof/>
            <w:rPrChange w:id="119" w:author="Bill" w:date="2012-04-28T17:30:00Z">
              <w:rPr>
                <w:rStyle w:val="Hyperlink"/>
                <w:noProof/>
              </w:rPr>
            </w:rPrChange>
          </w:rPr>
          <w:delText>5</w:delText>
        </w:r>
        <w:r w:rsidDel="00943DAB">
          <w:rPr>
            <w:rFonts w:asciiTheme="minorHAnsi" w:hAnsiTheme="minorHAnsi"/>
            <w:noProof/>
            <w:sz w:val="22"/>
          </w:rPr>
          <w:tab/>
        </w:r>
        <w:r w:rsidRPr="00943DAB" w:rsidDel="00943DAB">
          <w:rPr>
            <w:noProof/>
            <w:rPrChange w:id="120" w:author="Bill" w:date="2012-04-28T17:30:00Z">
              <w:rPr>
                <w:rStyle w:val="Hyperlink"/>
                <w:noProof/>
              </w:rPr>
            </w:rPrChange>
          </w:rPr>
          <w:delText>Person Tracking</w:delText>
        </w:r>
        <w:r w:rsidDel="00943DAB">
          <w:rPr>
            <w:noProof/>
            <w:webHidden/>
          </w:rPr>
          <w:tab/>
          <w:delText>20</w:delText>
        </w:r>
      </w:del>
    </w:p>
    <w:p w:rsidR="00724C1A" w:rsidDel="00943DAB" w:rsidRDefault="00724C1A">
      <w:pPr>
        <w:pStyle w:val="TOC2"/>
        <w:tabs>
          <w:tab w:val="left" w:pos="880"/>
          <w:tab w:val="right" w:leader="dot" w:pos="8630"/>
        </w:tabs>
        <w:rPr>
          <w:del w:id="121" w:author="Bill" w:date="2012-04-28T17:30:00Z"/>
          <w:rFonts w:asciiTheme="minorHAnsi" w:hAnsiTheme="minorHAnsi"/>
          <w:noProof/>
          <w:sz w:val="22"/>
        </w:rPr>
      </w:pPr>
      <w:del w:id="122" w:author="Bill" w:date="2012-04-28T17:30:00Z">
        <w:r w:rsidRPr="00943DAB" w:rsidDel="00943DAB">
          <w:rPr>
            <w:noProof/>
            <w:rPrChange w:id="123" w:author="Bill" w:date="2012-04-28T17:30:00Z">
              <w:rPr>
                <w:rStyle w:val="Hyperlink"/>
                <w:noProof/>
              </w:rPr>
            </w:rPrChange>
          </w:rPr>
          <w:delText>5.1</w:delText>
        </w:r>
        <w:r w:rsidDel="00943DAB">
          <w:rPr>
            <w:rFonts w:asciiTheme="minorHAnsi" w:hAnsiTheme="minorHAnsi"/>
            <w:noProof/>
            <w:sz w:val="22"/>
          </w:rPr>
          <w:tab/>
        </w:r>
        <w:r w:rsidRPr="00943DAB" w:rsidDel="00943DAB">
          <w:rPr>
            <w:noProof/>
            <w:rPrChange w:id="124" w:author="Bill" w:date="2012-04-28T17:30:00Z">
              <w:rPr>
                <w:rStyle w:val="Hyperlink"/>
                <w:noProof/>
              </w:rPr>
            </w:rPrChange>
          </w:rPr>
          <w:delText>Face Detector Node</w:delText>
        </w:r>
        <w:r w:rsidDel="00943DAB">
          <w:rPr>
            <w:noProof/>
            <w:webHidden/>
          </w:rPr>
          <w:tab/>
          <w:delText>20</w:delText>
        </w:r>
      </w:del>
    </w:p>
    <w:p w:rsidR="00724C1A" w:rsidDel="00943DAB" w:rsidRDefault="00724C1A">
      <w:pPr>
        <w:pStyle w:val="TOC2"/>
        <w:tabs>
          <w:tab w:val="left" w:pos="880"/>
          <w:tab w:val="right" w:leader="dot" w:pos="8630"/>
        </w:tabs>
        <w:rPr>
          <w:del w:id="125" w:author="Bill" w:date="2012-04-28T17:30:00Z"/>
          <w:rFonts w:asciiTheme="minorHAnsi" w:hAnsiTheme="minorHAnsi"/>
          <w:noProof/>
          <w:sz w:val="22"/>
        </w:rPr>
      </w:pPr>
      <w:del w:id="126" w:author="Bill" w:date="2012-04-28T17:30:00Z">
        <w:r w:rsidRPr="00943DAB" w:rsidDel="00943DAB">
          <w:rPr>
            <w:noProof/>
            <w:rPrChange w:id="127" w:author="Bill" w:date="2012-04-28T17:30:00Z">
              <w:rPr>
                <w:rStyle w:val="Hyperlink"/>
                <w:noProof/>
              </w:rPr>
            </w:rPrChange>
          </w:rPr>
          <w:delText>5.2</w:delText>
        </w:r>
        <w:r w:rsidDel="00943DAB">
          <w:rPr>
            <w:rFonts w:asciiTheme="minorHAnsi" w:hAnsiTheme="minorHAnsi"/>
            <w:noProof/>
            <w:sz w:val="22"/>
          </w:rPr>
          <w:tab/>
        </w:r>
        <w:r w:rsidRPr="00943DAB" w:rsidDel="00943DAB">
          <w:rPr>
            <w:noProof/>
            <w:rPrChange w:id="128" w:author="Bill" w:date="2012-04-28T17:30:00Z">
              <w:rPr>
                <w:rStyle w:val="Hyperlink"/>
                <w:noProof/>
              </w:rPr>
            </w:rPrChange>
          </w:rPr>
          <w:delText>Leg Detector Node</w:delText>
        </w:r>
        <w:r w:rsidDel="00943DAB">
          <w:rPr>
            <w:noProof/>
            <w:webHidden/>
          </w:rPr>
          <w:tab/>
          <w:delText>21</w:delText>
        </w:r>
      </w:del>
    </w:p>
    <w:p w:rsidR="00724C1A" w:rsidDel="00943DAB" w:rsidRDefault="00724C1A">
      <w:pPr>
        <w:pStyle w:val="TOC2"/>
        <w:tabs>
          <w:tab w:val="left" w:pos="880"/>
          <w:tab w:val="right" w:leader="dot" w:pos="8630"/>
        </w:tabs>
        <w:rPr>
          <w:del w:id="129" w:author="Bill" w:date="2012-04-28T17:30:00Z"/>
          <w:rFonts w:asciiTheme="minorHAnsi" w:hAnsiTheme="minorHAnsi"/>
          <w:noProof/>
          <w:sz w:val="22"/>
        </w:rPr>
      </w:pPr>
      <w:del w:id="130" w:author="Bill" w:date="2012-04-28T17:30:00Z">
        <w:r w:rsidRPr="00943DAB" w:rsidDel="00943DAB">
          <w:rPr>
            <w:noProof/>
            <w:rPrChange w:id="131" w:author="Bill" w:date="2012-04-28T17:30:00Z">
              <w:rPr>
                <w:rStyle w:val="Hyperlink"/>
                <w:noProof/>
              </w:rPr>
            </w:rPrChange>
          </w:rPr>
          <w:delText>5.3</w:delText>
        </w:r>
        <w:r w:rsidDel="00943DAB">
          <w:rPr>
            <w:rFonts w:asciiTheme="minorHAnsi" w:hAnsiTheme="minorHAnsi"/>
            <w:noProof/>
            <w:sz w:val="22"/>
          </w:rPr>
          <w:tab/>
        </w:r>
        <w:r w:rsidRPr="00943DAB" w:rsidDel="00943DAB">
          <w:rPr>
            <w:noProof/>
            <w:rPrChange w:id="132" w:author="Bill" w:date="2012-04-28T17:30:00Z">
              <w:rPr>
                <w:rStyle w:val="Hyperlink"/>
                <w:noProof/>
              </w:rPr>
            </w:rPrChange>
          </w:rPr>
          <w:delText>Kinect Body-Detector Node</w:delText>
        </w:r>
        <w:r w:rsidDel="00943DAB">
          <w:rPr>
            <w:noProof/>
            <w:webHidden/>
          </w:rPr>
          <w:tab/>
          <w:delText>22</w:delText>
        </w:r>
      </w:del>
    </w:p>
    <w:p w:rsidR="00724C1A" w:rsidDel="00943DAB" w:rsidRDefault="00724C1A">
      <w:pPr>
        <w:pStyle w:val="TOC1"/>
        <w:tabs>
          <w:tab w:val="left" w:pos="440"/>
          <w:tab w:val="right" w:leader="dot" w:pos="8630"/>
        </w:tabs>
        <w:rPr>
          <w:del w:id="133" w:author="Bill" w:date="2012-04-28T17:30:00Z"/>
          <w:rFonts w:asciiTheme="minorHAnsi" w:hAnsiTheme="minorHAnsi"/>
          <w:noProof/>
          <w:sz w:val="22"/>
        </w:rPr>
      </w:pPr>
      <w:del w:id="134" w:author="Bill" w:date="2012-04-28T17:30:00Z">
        <w:r w:rsidRPr="00943DAB" w:rsidDel="00943DAB">
          <w:rPr>
            <w:noProof/>
            <w:rPrChange w:id="135" w:author="Bill" w:date="2012-04-28T17:30:00Z">
              <w:rPr>
                <w:rStyle w:val="Hyperlink"/>
                <w:noProof/>
              </w:rPr>
            </w:rPrChange>
          </w:rPr>
          <w:delText>6</w:delText>
        </w:r>
        <w:r w:rsidDel="00943DAB">
          <w:rPr>
            <w:rFonts w:asciiTheme="minorHAnsi" w:hAnsiTheme="minorHAnsi"/>
            <w:noProof/>
            <w:sz w:val="22"/>
          </w:rPr>
          <w:tab/>
        </w:r>
        <w:r w:rsidRPr="00943DAB" w:rsidDel="00943DAB">
          <w:rPr>
            <w:noProof/>
            <w:rPrChange w:id="136" w:author="Bill" w:date="2012-04-28T17:30:00Z">
              <w:rPr>
                <w:rStyle w:val="Hyperlink"/>
                <w:noProof/>
              </w:rPr>
            </w:rPrChange>
          </w:rPr>
          <w:delText>Planning</w:delText>
        </w:r>
        <w:r w:rsidDel="00943DAB">
          <w:rPr>
            <w:noProof/>
            <w:webHidden/>
          </w:rPr>
          <w:tab/>
          <w:delText>26</w:delText>
        </w:r>
      </w:del>
    </w:p>
    <w:p w:rsidR="00724C1A" w:rsidDel="00943DAB" w:rsidRDefault="00724C1A">
      <w:pPr>
        <w:pStyle w:val="TOC2"/>
        <w:tabs>
          <w:tab w:val="left" w:pos="880"/>
          <w:tab w:val="right" w:leader="dot" w:pos="8630"/>
        </w:tabs>
        <w:rPr>
          <w:del w:id="137" w:author="Bill" w:date="2012-04-28T17:30:00Z"/>
          <w:rFonts w:asciiTheme="minorHAnsi" w:hAnsiTheme="minorHAnsi"/>
          <w:noProof/>
          <w:sz w:val="22"/>
        </w:rPr>
      </w:pPr>
      <w:del w:id="138" w:author="Bill" w:date="2012-04-28T17:30:00Z">
        <w:r w:rsidRPr="00943DAB" w:rsidDel="00943DAB">
          <w:rPr>
            <w:noProof/>
            <w:rPrChange w:id="139" w:author="Bill" w:date="2012-04-28T17:30:00Z">
              <w:rPr>
                <w:rStyle w:val="Hyperlink"/>
                <w:noProof/>
              </w:rPr>
            </w:rPrChange>
          </w:rPr>
          <w:delText>6.1</w:delText>
        </w:r>
        <w:r w:rsidDel="00943DAB">
          <w:rPr>
            <w:rFonts w:asciiTheme="minorHAnsi" w:hAnsiTheme="minorHAnsi"/>
            <w:noProof/>
            <w:sz w:val="22"/>
          </w:rPr>
          <w:tab/>
        </w:r>
        <w:r w:rsidRPr="00943DAB" w:rsidDel="00943DAB">
          <w:rPr>
            <w:noProof/>
            <w:rPrChange w:id="140" w:author="Bill" w:date="2012-04-28T17:30:00Z">
              <w:rPr>
                <w:rStyle w:val="Hyperlink"/>
                <w:noProof/>
              </w:rPr>
            </w:rPrChange>
          </w:rPr>
          <w:delText>Point-point planner</w:delText>
        </w:r>
        <w:r w:rsidDel="00943DAB">
          <w:rPr>
            <w:noProof/>
            <w:webHidden/>
          </w:rPr>
          <w:tab/>
          <w:delText>26</w:delText>
        </w:r>
      </w:del>
    </w:p>
    <w:p w:rsidR="00724C1A" w:rsidDel="00943DAB" w:rsidRDefault="00724C1A">
      <w:pPr>
        <w:pStyle w:val="TOC2"/>
        <w:tabs>
          <w:tab w:val="left" w:pos="880"/>
          <w:tab w:val="right" w:leader="dot" w:pos="8630"/>
        </w:tabs>
        <w:rPr>
          <w:del w:id="141" w:author="Bill" w:date="2012-04-28T17:30:00Z"/>
          <w:rFonts w:asciiTheme="minorHAnsi" w:hAnsiTheme="minorHAnsi"/>
          <w:noProof/>
          <w:sz w:val="22"/>
        </w:rPr>
      </w:pPr>
      <w:del w:id="142" w:author="Bill" w:date="2012-04-28T17:30:00Z">
        <w:r w:rsidRPr="00943DAB" w:rsidDel="00943DAB">
          <w:rPr>
            <w:noProof/>
            <w:rPrChange w:id="143" w:author="Bill" w:date="2012-04-28T17:30:00Z">
              <w:rPr>
                <w:rStyle w:val="Hyperlink"/>
                <w:noProof/>
              </w:rPr>
            </w:rPrChange>
          </w:rPr>
          <w:delText>6.2</w:delText>
        </w:r>
        <w:r w:rsidDel="00943DAB">
          <w:rPr>
            <w:rFonts w:asciiTheme="minorHAnsi" w:hAnsiTheme="minorHAnsi"/>
            <w:noProof/>
            <w:sz w:val="22"/>
          </w:rPr>
          <w:tab/>
        </w:r>
        <w:r w:rsidRPr="00943DAB" w:rsidDel="00943DAB">
          <w:rPr>
            <w:noProof/>
            <w:rPrChange w:id="144" w:author="Bill" w:date="2012-04-28T17:30:00Z">
              <w:rPr>
                <w:rStyle w:val="Hyperlink"/>
                <w:noProof/>
              </w:rPr>
            </w:rPrChange>
          </w:rPr>
          <w:delText>Overall planning</w:delText>
        </w:r>
        <w:r w:rsidDel="00943DAB">
          <w:rPr>
            <w:noProof/>
            <w:webHidden/>
          </w:rPr>
          <w:tab/>
          <w:delText>29</w:delText>
        </w:r>
      </w:del>
    </w:p>
    <w:p w:rsidR="00724C1A" w:rsidDel="00943DAB" w:rsidRDefault="00724C1A">
      <w:pPr>
        <w:pStyle w:val="TOC2"/>
        <w:tabs>
          <w:tab w:val="left" w:pos="880"/>
          <w:tab w:val="right" w:leader="dot" w:pos="8630"/>
        </w:tabs>
        <w:rPr>
          <w:del w:id="145" w:author="Bill" w:date="2012-04-28T17:30:00Z"/>
          <w:rFonts w:asciiTheme="minorHAnsi" w:hAnsiTheme="minorHAnsi"/>
          <w:noProof/>
          <w:sz w:val="22"/>
        </w:rPr>
      </w:pPr>
      <w:del w:id="146" w:author="Bill" w:date="2012-04-28T17:30:00Z">
        <w:r w:rsidRPr="00943DAB" w:rsidDel="00943DAB">
          <w:rPr>
            <w:noProof/>
            <w:rPrChange w:id="147" w:author="Bill" w:date="2012-04-28T17:30:00Z">
              <w:rPr>
                <w:rStyle w:val="Hyperlink"/>
                <w:noProof/>
              </w:rPr>
            </w:rPrChange>
          </w:rPr>
          <w:delText>6.3</w:delText>
        </w:r>
        <w:r w:rsidDel="00943DAB">
          <w:rPr>
            <w:rFonts w:asciiTheme="minorHAnsi" w:hAnsiTheme="minorHAnsi"/>
            <w:noProof/>
            <w:sz w:val="22"/>
          </w:rPr>
          <w:tab/>
        </w:r>
        <w:r w:rsidRPr="00943DAB" w:rsidDel="00943DAB">
          <w:rPr>
            <w:noProof/>
            <w:rPrChange w:id="148" w:author="Bill" w:date="2012-04-28T17:30:00Z">
              <w:rPr>
                <w:rStyle w:val="Hyperlink"/>
                <w:noProof/>
              </w:rPr>
            </w:rPrChange>
          </w:rPr>
          <w:delText>Goal Generation</w:delText>
        </w:r>
        <w:r w:rsidDel="00943DAB">
          <w:rPr>
            <w:noProof/>
            <w:webHidden/>
          </w:rPr>
          <w:tab/>
          <w:delText>31</w:delText>
        </w:r>
      </w:del>
    </w:p>
    <w:p w:rsidR="00724C1A" w:rsidDel="00943DAB" w:rsidRDefault="00724C1A">
      <w:pPr>
        <w:pStyle w:val="TOC2"/>
        <w:tabs>
          <w:tab w:val="left" w:pos="880"/>
          <w:tab w:val="right" w:leader="dot" w:pos="8630"/>
        </w:tabs>
        <w:rPr>
          <w:del w:id="149" w:author="Bill" w:date="2012-04-28T17:30:00Z"/>
          <w:rFonts w:asciiTheme="minorHAnsi" w:hAnsiTheme="minorHAnsi"/>
          <w:noProof/>
          <w:sz w:val="22"/>
        </w:rPr>
      </w:pPr>
      <w:del w:id="150" w:author="Bill" w:date="2012-04-28T17:30:00Z">
        <w:r w:rsidRPr="00943DAB" w:rsidDel="00943DAB">
          <w:rPr>
            <w:noProof/>
            <w:rPrChange w:id="151" w:author="Bill" w:date="2012-04-28T17:30:00Z">
              <w:rPr>
                <w:rStyle w:val="Hyperlink"/>
                <w:noProof/>
              </w:rPr>
            </w:rPrChange>
          </w:rPr>
          <w:delText>6.4</w:delText>
        </w:r>
        <w:r w:rsidDel="00943DAB">
          <w:rPr>
            <w:rFonts w:asciiTheme="minorHAnsi" w:hAnsiTheme="minorHAnsi"/>
            <w:noProof/>
            <w:sz w:val="22"/>
          </w:rPr>
          <w:tab/>
        </w:r>
        <w:r w:rsidRPr="00943DAB" w:rsidDel="00943DAB">
          <w:rPr>
            <w:noProof/>
            <w:rPrChange w:id="152" w:author="Bill" w:date="2012-04-28T17:30:00Z">
              <w:rPr>
                <w:rStyle w:val="Hyperlink"/>
                <w:noProof/>
              </w:rPr>
            </w:rPrChange>
          </w:rPr>
          <w:delText>Future Work</w:delText>
        </w:r>
        <w:r w:rsidDel="00943DAB">
          <w:rPr>
            <w:noProof/>
            <w:webHidden/>
          </w:rPr>
          <w:tab/>
          <w:delText>33</w:delText>
        </w:r>
      </w:del>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BF40CE" w:rsidRDefault="000F6971">
      <w:pPr>
        <w:pStyle w:val="TableofFigures"/>
        <w:tabs>
          <w:tab w:val="right" w:leader="dot" w:pos="8630"/>
        </w:tabs>
        <w:rPr>
          <w:ins w:id="153" w:author="Bill" w:date="2012-04-30T11:43:00Z"/>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ins w:id="154" w:author="Bill" w:date="2012-04-30T11:43:00Z">
        <w:r w:rsidR="00BF40CE" w:rsidRPr="00D51318">
          <w:rPr>
            <w:rStyle w:val="Hyperlink"/>
            <w:noProof/>
          </w:rPr>
          <w:fldChar w:fldCharType="begin"/>
        </w:r>
        <w:r w:rsidR="00BF40CE" w:rsidRPr="00D51318">
          <w:rPr>
            <w:rStyle w:val="Hyperlink"/>
            <w:noProof/>
          </w:rPr>
          <w:instrText xml:space="preserve"> </w:instrText>
        </w:r>
        <w:r w:rsidR="00BF40CE">
          <w:rPr>
            <w:noProof/>
          </w:rPr>
          <w:instrText>HYPERLINK "C:\\Users\\Bill\\Documents\\_School\\_Spring 2012\\thesis\\Document\\Bill_Kulp_Thesis_2012_04_28.docx" \l "_Toc323549534"</w:instrText>
        </w:r>
        <w:r w:rsidR="00BF40CE" w:rsidRPr="00D51318">
          <w:rPr>
            <w:rStyle w:val="Hyperlink"/>
            <w:noProof/>
          </w:rPr>
          <w:instrText xml:space="preserve"> </w:instrText>
        </w:r>
        <w:r w:rsidR="00BF40CE" w:rsidRPr="00D51318">
          <w:rPr>
            <w:rStyle w:val="Hyperlink"/>
            <w:noProof/>
          </w:rPr>
        </w:r>
        <w:r w:rsidR="00BF40CE" w:rsidRPr="00D51318">
          <w:rPr>
            <w:rStyle w:val="Hyperlink"/>
            <w:noProof/>
          </w:rPr>
          <w:fldChar w:fldCharType="separate"/>
        </w:r>
        <w:r w:rsidR="00BF40CE" w:rsidRPr="00D51318">
          <w:rPr>
            <w:rStyle w:val="Hyperlink"/>
            <w:noProof/>
          </w:rPr>
          <w:t>Table 1: Conditions for Replanning</w:t>
        </w:r>
        <w:r w:rsidR="00BF40CE">
          <w:rPr>
            <w:noProof/>
            <w:webHidden/>
          </w:rPr>
          <w:tab/>
        </w:r>
        <w:r w:rsidR="00BF40CE">
          <w:rPr>
            <w:noProof/>
            <w:webHidden/>
          </w:rPr>
          <w:fldChar w:fldCharType="begin"/>
        </w:r>
        <w:r w:rsidR="00BF40CE">
          <w:rPr>
            <w:noProof/>
            <w:webHidden/>
          </w:rPr>
          <w:instrText xml:space="preserve"> PAGEREF _Toc323549534 \h </w:instrText>
        </w:r>
        <w:r w:rsidR="00BF40CE">
          <w:rPr>
            <w:noProof/>
            <w:webHidden/>
          </w:rPr>
        </w:r>
      </w:ins>
      <w:r w:rsidR="00BF40CE">
        <w:rPr>
          <w:noProof/>
          <w:webHidden/>
        </w:rPr>
        <w:fldChar w:fldCharType="separate"/>
      </w:r>
      <w:ins w:id="155" w:author="Bill" w:date="2012-04-30T11:43:00Z">
        <w:r w:rsidR="00BF40CE">
          <w:rPr>
            <w:noProof/>
            <w:webHidden/>
          </w:rPr>
          <w:t>36</w:t>
        </w:r>
        <w:r w:rsidR="00BF40CE">
          <w:rPr>
            <w:noProof/>
            <w:webHidden/>
          </w:rPr>
          <w:fldChar w:fldCharType="end"/>
        </w:r>
        <w:r w:rsidR="00BF40CE" w:rsidRPr="00D51318">
          <w:rPr>
            <w:rStyle w:val="Hyperlink"/>
            <w:noProof/>
          </w:rPr>
          <w:fldChar w:fldCharType="end"/>
        </w:r>
      </w:ins>
    </w:p>
    <w:p w:rsidR="00724C1A" w:rsidDel="00943DAB" w:rsidRDefault="00724C1A">
      <w:pPr>
        <w:pStyle w:val="TableofFigures"/>
        <w:tabs>
          <w:tab w:val="right" w:leader="dot" w:pos="8630"/>
        </w:tabs>
        <w:rPr>
          <w:del w:id="156" w:author="Bill" w:date="2012-04-28T17:30:00Z"/>
          <w:rFonts w:asciiTheme="minorHAnsi" w:hAnsiTheme="minorHAnsi"/>
          <w:noProof/>
          <w:sz w:val="22"/>
        </w:rPr>
      </w:pPr>
      <w:del w:id="157" w:author="Bill" w:date="2012-04-28T17:30:00Z">
        <w:r w:rsidRPr="00943DAB" w:rsidDel="00943DAB">
          <w:rPr>
            <w:noProof/>
            <w:rPrChange w:id="158" w:author="Bill" w:date="2012-04-28T17:30:00Z">
              <w:rPr>
                <w:rStyle w:val="Hyperlink"/>
                <w:noProof/>
              </w:rPr>
            </w:rPrChange>
          </w:rPr>
          <w:delText>Table 1: Conditions for Replanning</w:delText>
        </w:r>
        <w:r w:rsidDel="00943DAB">
          <w:rPr>
            <w:noProof/>
            <w:webHidden/>
          </w:rPr>
          <w:tab/>
          <w:delText>30</w:delText>
        </w:r>
      </w:del>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BF40CE" w:rsidRDefault="000F6971">
      <w:pPr>
        <w:pStyle w:val="TableofFigures"/>
        <w:tabs>
          <w:tab w:val="right" w:leader="dot" w:pos="8630"/>
        </w:tabs>
        <w:rPr>
          <w:ins w:id="159" w:author="Bill" w:date="2012-04-30T11:43:00Z"/>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ins w:id="160" w:author="Bill" w:date="2012-04-30T11:43:00Z">
        <w:r w:rsidR="00BF40CE" w:rsidRPr="00FC415D">
          <w:rPr>
            <w:rStyle w:val="Hyperlink"/>
            <w:noProof/>
          </w:rPr>
          <w:fldChar w:fldCharType="begin"/>
        </w:r>
        <w:r w:rsidR="00BF40CE" w:rsidRPr="00FC415D">
          <w:rPr>
            <w:rStyle w:val="Hyperlink"/>
            <w:noProof/>
          </w:rPr>
          <w:instrText xml:space="preserve"> </w:instrText>
        </w:r>
        <w:r w:rsidR="00BF40CE">
          <w:rPr>
            <w:noProof/>
          </w:rPr>
          <w:instrText>HYPERLINK \l "_Toc323549535"</w:instrText>
        </w:r>
        <w:r w:rsidR="00BF40CE" w:rsidRPr="00FC415D">
          <w:rPr>
            <w:rStyle w:val="Hyperlink"/>
            <w:noProof/>
          </w:rPr>
          <w:instrText xml:space="preserve"> </w:instrText>
        </w:r>
        <w:r w:rsidR="00BF40CE" w:rsidRPr="00FC415D">
          <w:rPr>
            <w:rStyle w:val="Hyperlink"/>
            <w:noProof/>
          </w:rPr>
        </w:r>
        <w:r w:rsidR="00BF40CE" w:rsidRPr="00FC415D">
          <w:rPr>
            <w:rStyle w:val="Hyperlink"/>
            <w:noProof/>
          </w:rPr>
          <w:fldChar w:fldCharType="separate"/>
        </w:r>
        <w:r w:rsidR="00BF40CE" w:rsidRPr="00FC415D">
          <w:rPr>
            <w:rStyle w:val="Hyperlink"/>
            <w:noProof/>
          </w:rPr>
          <w:t>Figure 1: Kinect's distinctive “psi” calibration pose</w:t>
        </w:r>
        <w:r w:rsidR="00BF40CE">
          <w:rPr>
            <w:noProof/>
            <w:webHidden/>
          </w:rPr>
          <w:tab/>
        </w:r>
        <w:r w:rsidR="00BF40CE">
          <w:rPr>
            <w:noProof/>
            <w:webHidden/>
          </w:rPr>
          <w:fldChar w:fldCharType="begin"/>
        </w:r>
        <w:r w:rsidR="00BF40CE">
          <w:rPr>
            <w:noProof/>
            <w:webHidden/>
          </w:rPr>
          <w:instrText xml:space="preserve"> PAGEREF _Toc323549535 \h </w:instrText>
        </w:r>
        <w:r w:rsidR="00BF40CE">
          <w:rPr>
            <w:noProof/>
            <w:webHidden/>
          </w:rPr>
        </w:r>
      </w:ins>
      <w:r w:rsidR="00BF40CE">
        <w:rPr>
          <w:noProof/>
          <w:webHidden/>
        </w:rPr>
        <w:fldChar w:fldCharType="separate"/>
      </w:r>
      <w:ins w:id="161" w:author="Bill" w:date="2012-04-30T11:43:00Z">
        <w:r w:rsidR="00BF40CE">
          <w:rPr>
            <w:noProof/>
            <w:webHidden/>
          </w:rPr>
          <w:t>12</w:t>
        </w:r>
        <w:r w:rsidR="00BF40CE">
          <w:rPr>
            <w:noProof/>
            <w:webHidden/>
          </w:rPr>
          <w:fldChar w:fldCharType="end"/>
        </w:r>
        <w:r w:rsidR="00BF40CE" w:rsidRPr="00FC415D">
          <w:rPr>
            <w:rStyle w:val="Hyperlink"/>
            <w:noProof/>
          </w:rPr>
          <w:fldChar w:fldCharType="end"/>
        </w:r>
      </w:ins>
    </w:p>
    <w:p w:rsidR="00BF40CE" w:rsidRDefault="00BF40CE">
      <w:pPr>
        <w:pStyle w:val="TableofFigures"/>
        <w:tabs>
          <w:tab w:val="right" w:leader="dot" w:pos="8630"/>
        </w:tabs>
        <w:rPr>
          <w:ins w:id="162" w:author="Bill" w:date="2012-04-30T11:43:00Z"/>
          <w:rFonts w:asciiTheme="minorHAnsi" w:hAnsiTheme="minorHAnsi"/>
          <w:noProof/>
          <w:sz w:val="22"/>
        </w:rPr>
      </w:pPr>
      <w:ins w:id="163" w:author="Bill" w:date="2012-04-30T11:43:00Z">
        <w:r w:rsidRPr="00FC415D">
          <w:rPr>
            <w:rStyle w:val="Hyperlink"/>
            <w:noProof/>
          </w:rPr>
          <w:fldChar w:fldCharType="begin"/>
        </w:r>
        <w:r w:rsidRPr="00FC415D">
          <w:rPr>
            <w:rStyle w:val="Hyperlink"/>
            <w:noProof/>
          </w:rPr>
          <w:instrText xml:space="preserve"> </w:instrText>
        </w:r>
        <w:r>
          <w:rPr>
            <w:noProof/>
          </w:rPr>
          <w:instrText>HYPERLINK \l "_Toc323549536"</w:instrText>
        </w:r>
        <w:r w:rsidRPr="00FC415D">
          <w:rPr>
            <w:rStyle w:val="Hyperlink"/>
            <w:noProof/>
          </w:rPr>
          <w:instrText xml:space="preserve"> </w:instrText>
        </w:r>
        <w:r w:rsidRPr="00FC415D">
          <w:rPr>
            <w:rStyle w:val="Hyperlink"/>
            <w:noProof/>
          </w:rPr>
        </w:r>
        <w:r w:rsidRPr="00FC415D">
          <w:rPr>
            <w:rStyle w:val="Hyperlink"/>
            <w:noProof/>
          </w:rPr>
          <w:fldChar w:fldCharType="separate"/>
        </w:r>
        <w:r w:rsidRPr="00FC415D">
          <w:rPr>
            <w:rStyle w:val="Hyperlink"/>
            <w:noProof/>
          </w:rPr>
          <w:t>Figure 2: Obstacle avoidance may lead to target loss due to Kinect’s limited field of view</w:t>
        </w:r>
        <w:r>
          <w:rPr>
            <w:noProof/>
            <w:webHidden/>
          </w:rPr>
          <w:tab/>
        </w:r>
        <w:r>
          <w:rPr>
            <w:noProof/>
            <w:webHidden/>
          </w:rPr>
          <w:fldChar w:fldCharType="begin"/>
        </w:r>
        <w:r>
          <w:rPr>
            <w:noProof/>
            <w:webHidden/>
          </w:rPr>
          <w:instrText xml:space="preserve"> PAGEREF _Toc323549536 \h </w:instrText>
        </w:r>
        <w:r>
          <w:rPr>
            <w:noProof/>
            <w:webHidden/>
          </w:rPr>
        </w:r>
      </w:ins>
      <w:r>
        <w:rPr>
          <w:noProof/>
          <w:webHidden/>
        </w:rPr>
        <w:fldChar w:fldCharType="separate"/>
      </w:r>
      <w:ins w:id="164" w:author="Bill" w:date="2012-04-30T11:43:00Z">
        <w:r>
          <w:rPr>
            <w:noProof/>
            <w:webHidden/>
          </w:rPr>
          <w:t>14</w:t>
        </w:r>
        <w:r>
          <w:rPr>
            <w:noProof/>
            <w:webHidden/>
          </w:rPr>
          <w:fldChar w:fldCharType="end"/>
        </w:r>
        <w:r w:rsidRPr="00FC415D">
          <w:rPr>
            <w:rStyle w:val="Hyperlink"/>
            <w:noProof/>
          </w:rPr>
          <w:fldChar w:fldCharType="end"/>
        </w:r>
      </w:ins>
    </w:p>
    <w:p w:rsidR="00BF40CE" w:rsidRDefault="00BF40CE">
      <w:pPr>
        <w:pStyle w:val="TableofFigures"/>
        <w:tabs>
          <w:tab w:val="right" w:leader="dot" w:pos="8630"/>
        </w:tabs>
        <w:rPr>
          <w:ins w:id="165" w:author="Bill" w:date="2012-04-30T11:43:00Z"/>
          <w:rFonts w:asciiTheme="minorHAnsi" w:hAnsiTheme="minorHAnsi"/>
          <w:noProof/>
          <w:sz w:val="22"/>
        </w:rPr>
      </w:pPr>
      <w:ins w:id="166" w:author="Bill" w:date="2012-04-30T11:43:00Z">
        <w:r w:rsidRPr="00FC415D">
          <w:rPr>
            <w:rStyle w:val="Hyperlink"/>
            <w:noProof/>
          </w:rPr>
          <w:fldChar w:fldCharType="begin"/>
        </w:r>
        <w:r w:rsidRPr="00FC415D">
          <w:rPr>
            <w:rStyle w:val="Hyperlink"/>
            <w:noProof/>
          </w:rPr>
          <w:instrText xml:space="preserve"> </w:instrText>
        </w:r>
        <w:r>
          <w:rPr>
            <w:noProof/>
          </w:rPr>
          <w:instrText>HYPERLINK \l "_Toc323549537"</w:instrText>
        </w:r>
        <w:r w:rsidRPr="00FC415D">
          <w:rPr>
            <w:rStyle w:val="Hyperlink"/>
            <w:noProof/>
          </w:rPr>
          <w:instrText xml:space="preserve"> </w:instrText>
        </w:r>
        <w:r w:rsidRPr="00FC415D">
          <w:rPr>
            <w:rStyle w:val="Hyperlink"/>
            <w:noProof/>
          </w:rPr>
        </w:r>
        <w:r w:rsidRPr="00FC415D">
          <w:rPr>
            <w:rStyle w:val="Hyperlink"/>
            <w:noProof/>
          </w:rPr>
          <w:fldChar w:fldCharType="separate"/>
        </w:r>
        <w:r w:rsidRPr="00FC415D">
          <w:rPr>
            <w:rStyle w:val="Hyperlink"/>
            <w:noProof/>
          </w:rPr>
          <w:t>Figure 3: Difficulties arise in tracking a user in contact with a chair</w:t>
        </w:r>
        <w:r>
          <w:rPr>
            <w:noProof/>
            <w:webHidden/>
          </w:rPr>
          <w:tab/>
        </w:r>
        <w:r>
          <w:rPr>
            <w:noProof/>
            <w:webHidden/>
          </w:rPr>
          <w:fldChar w:fldCharType="begin"/>
        </w:r>
        <w:r>
          <w:rPr>
            <w:noProof/>
            <w:webHidden/>
          </w:rPr>
          <w:instrText xml:space="preserve"> PAGEREF _Toc323549537 \h </w:instrText>
        </w:r>
        <w:r>
          <w:rPr>
            <w:noProof/>
            <w:webHidden/>
          </w:rPr>
        </w:r>
      </w:ins>
      <w:r>
        <w:rPr>
          <w:noProof/>
          <w:webHidden/>
        </w:rPr>
        <w:fldChar w:fldCharType="separate"/>
      </w:r>
      <w:ins w:id="167" w:author="Bill" w:date="2012-04-30T11:43:00Z">
        <w:r>
          <w:rPr>
            <w:noProof/>
            <w:webHidden/>
          </w:rPr>
          <w:t>16</w:t>
        </w:r>
        <w:r>
          <w:rPr>
            <w:noProof/>
            <w:webHidden/>
          </w:rPr>
          <w:fldChar w:fldCharType="end"/>
        </w:r>
        <w:r w:rsidRPr="00FC415D">
          <w:rPr>
            <w:rStyle w:val="Hyperlink"/>
            <w:noProof/>
          </w:rPr>
          <w:fldChar w:fldCharType="end"/>
        </w:r>
      </w:ins>
    </w:p>
    <w:p w:rsidR="00BF40CE" w:rsidRDefault="00BF40CE">
      <w:pPr>
        <w:pStyle w:val="TableofFigures"/>
        <w:tabs>
          <w:tab w:val="right" w:leader="dot" w:pos="8630"/>
        </w:tabs>
        <w:rPr>
          <w:ins w:id="168" w:author="Bill" w:date="2012-04-30T11:43:00Z"/>
          <w:rFonts w:asciiTheme="minorHAnsi" w:hAnsiTheme="minorHAnsi"/>
          <w:noProof/>
          <w:sz w:val="22"/>
        </w:rPr>
      </w:pPr>
      <w:ins w:id="169" w:author="Bill" w:date="2012-04-30T11:43:00Z">
        <w:r w:rsidRPr="00FC415D">
          <w:rPr>
            <w:rStyle w:val="Hyperlink"/>
            <w:noProof/>
          </w:rPr>
          <w:fldChar w:fldCharType="begin"/>
        </w:r>
        <w:r w:rsidRPr="00FC415D">
          <w:rPr>
            <w:rStyle w:val="Hyperlink"/>
            <w:noProof/>
          </w:rPr>
          <w:instrText xml:space="preserve"> </w:instrText>
        </w:r>
        <w:r>
          <w:rPr>
            <w:noProof/>
          </w:rPr>
          <w:instrText>HYPERLINK \l "_Toc323549538"</w:instrText>
        </w:r>
        <w:r w:rsidRPr="00FC415D">
          <w:rPr>
            <w:rStyle w:val="Hyperlink"/>
            <w:noProof/>
          </w:rPr>
          <w:instrText xml:space="preserve"> </w:instrText>
        </w:r>
        <w:r w:rsidRPr="00FC415D">
          <w:rPr>
            <w:rStyle w:val="Hyperlink"/>
            <w:noProof/>
          </w:rPr>
        </w:r>
        <w:r w:rsidRPr="00FC415D">
          <w:rPr>
            <w:rStyle w:val="Hyperlink"/>
            <w:noProof/>
          </w:rPr>
          <w:fldChar w:fldCharType="separate"/>
        </w:r>
        <w:r w:rsidRPr="00FC415D">
          <w:rPr>
            <w:rStyle w:val="Hyperlink"/>
            <w:noProof/>
          </w:rPr>
          <w:t>Figure 4: Tracking performance of Kinect under motion</w:t>
        </w:r>
        <w:r>
          <w:rPr>
            <w:noProof/>
            <w:webHidden/>
          </w:rPr>
          <w:tab/>
        </w:r>
        <w:r>
          <w:rPr>
            <w:noProof/>
            <w:webHidden/>
          </w:rPr>
          <w:fldChar w:fldCharType="begin"/>
        </w:r>
        <w:r>
          <w:rPr>
            <w:noProof/>
            <w:webHidden/>
          </w:rPr>
          <w:instrText xml:space="preserve"> PAGEREF _Toc323549538 \h </w:instrText>
        </w:r>
        <w:r>
          <w:rPr>
            <w:noProof/>
            <w:webHidden/>
          </w:rPr>
        </w:r>
      </w:ins>
      <w:r>
        <w:rPr>
          <w:noProof/>
          <w:webHidden/>
        </w:rPr>
        <w:fldChar w:fldCharType="separate"/>
      </w:r>
      <w:ins w:id="170" w:author="Bill" w:date="2012-04-30T11:43:00Z">
        <w:r>
          <w:rPr>
            <w:noProof/>
            <w:webHidden/>
          </w:rPr>
          <w:t>17</w:t>
        </w:r>
        <w:r>
          <w:rPr>
            <w:noProof/>
            <w:webHidden/>
          </w:rPr>
          <w:fldChar w:fldCharType="end"/>
        </w:r>
        <w:r w:rsidRPr="00FC415D">
          <w:rPr>
            <w:rStyle w:val="Hyperlink"/>
            <w:noProof/>
          </w:rPr>
          <w:fldChar w:fldCharType="end"/>
        </w:r>
      </w:ins>
    </w:p>
    <w:p w:rsidR="00BF40CE" w:rsidRDefault="00BF40CE">
      <w:pPr>
        <w:pStyle w:val="TableofFigures"/>
        <w:tabs>
          <w:tab w:val="right" w:leader="dot" w:pos="8630"/>
        </w:tabs>
        <w:rPr>
          <w:ins w:id="171" w:author="Bill" w:date="2012-04-30T11:43:00Z"/>
          <w:rFonts w:asciiTheme="minorHAnsi" w:hAnsiTheme="minorHAnsi"/>
          <w:noProof/>
          <w:sz w:val="22"/>
        </w:rPr>
      </w:pPr>
      <w:ins w:id="172" w:author="Bill" w:date="2012-04-30T11:43:00Z">
        <w:r w:rsidRPr="00FC415D">
          <w:rPr>
            <w:rStyle w:val="Hyperlink"/>
            <w:noProof/>
          </w:rPr>
          <w:fldChar w:fldCharType="begin"/>
        </w:r>
        <w:r w:rsidRPr="00FC415D">
          <w:rPr>
            <w:rStyle w:val="Hyperlink"/>
            <w:noProof/>
          </w:rPr>
          <w:instrText xml:space="preserve"> </w:instrText>
        </w:r>
        <w:r>
          <w:rPr>
            <w:noProof/>
          </w:rPr>
          <w:instrText>HYPERLINK \l "_Toc323549539"</w:instrText>
        </w:r>
        <w:r w:rsidRPr="00FC415D">
          <w:rPr>
            <w:rStyle w:val="Hyperlink"/>
            <w:noProof/>
          </w:rPr>
          <w:instrText xml:space="preserve"> </w:instrText>
        </w:r>
        <w:r w:rsidRPr="00FC415D">
          <w:rPr>
            <w:rStyle w:val="Hyperlink"/>
            <w:noProof/>
          </w:rPr>
        </w:r>
        <w:r w:rsidRPr="00FC415D">
          <w:rPr>
            <w:rStyle w:val="Hyperlink"/>
            <w:noProof/>
          </w:rPr>
          <w:fldChar w:fldCharType="separate"/>
        </w:r>
        <w:r w:rsidRPr="00FC415D">
          <w:rPr>
            <w:rStyle w:val="Hyperlink"/>
            <w:noProof/>
          </w:rPr>
          <w:t>Figure 5: DP155 Base Pan (left),      Phidgets 1066_0 Servo Controller (right)</w:t>
        </w:r>
        <w:r>
          <w:rPr>
            <w:noProof/>
            <w:webHidden/>
          </w:rPr>
          <w:tab/>
        </w:r>
        <w:r>
          <w:rPr>
            <w:noProof/>
            <w:webHidden/>
          </w:rPr>
          <w:fldChar w:fldCharType="begin"/>
        </w:r>
        <w:r>
          <w:rPr>
            <w:noProof/>
            <w:webHidden/>
          </w:rPr>
          <w:instrText xml:space="preserve"> PAGEREF _Toc323549539 \h </w:instrText>
        </w:r>
        <w:r>
          <w:rPr>
            <w:noProof/>
            <w:webHidden/>
          </w:rPr>
        </w:r>
      </w:ins>
      <w:r>
        <w:rPr>
          <w:noProof/>
          <w:webHidden/>
        </w:rPr>
        <w:fldChar w:fldCharType="separate"/>
      </w:r>
      <w:ins w:id="173" w:author="Bill" w:date="2012-04-30T11:43:00Z">
        <w:r>
          <w:rPr>
            <w:noProof/>
            <w:webHidden/>
          </w:rPr>
          <w:t>20</w:t>
        </w:r>
        <w:r>
          <w:rPr>
            <w:noProof/>
            <w:webHidden/>
          </w:rPr>
          <w:fldChar w:fldCharType="end"/>
        </w:r>
        <w:r w:rsidRPr="00FC415D">
          <w:rPr>
            <w:rStyle w:val="Hyperlink"/>
            <w:noProof/>
          </w:rPr>
          <w:fldChar w:fldCharType="end"/>
        </w:r>
      </w:ins>
    </w:p>
    <w:p w:rsidR="00BF40CE" w:rsidRDefault="00BF40CE">
      <w:pPr>
        <w:pStyle w:val="TableofFigures"/>
        <w:tabs>
          <w:tab w:val="right" w:leader="dot" w:pos="8630"/>
        </w:tabs>
        <w:rPr>
          <w:ins w:id="174" w:author="Bill" w:date="2012-04-30T11:43:00Z"/>
          <w:rFonts w:asciiTheme="minorHAnsi" w:hAnsiTheme="minorHAnsi"/>
          <w:noProof/>
          <w:sz w:val="22"/>
        </w:rPr>
      </w:pPr>
      <w:ins w:id="175" w:author="Bill" w:date="2012-04-30T11:43:00Z">
        <w:r w:rsidRPr="00FC415D">
          <w:rPr>
            <w:rStyle w:val="Hyperlink"/>
            <w:noProof/>
          </w:rPr>
          <w:fldChar w:fldCharType="begin"/>
        </w:r>
        <w:r w:rsidRPr="00FC415D">
          <w:rPr>
            <w:rStyle w:val="Hyperlink"/>
            <w:noProof/>
          </w:rPr>
          <w:instrText xml:space="preserve"> </w:instrText>
        </w:r>
        <w:r>
          <w:rPr>
            <w:noProof/>
          </w:rPr>
          <w:instrText>HYPERLINK \l "_Toc323549540"</w:instrText>
        </w:r>
        <w:r w:rsidRPr="00FC415D">
          <w:rPr>
            <w:rStyle w:val="Hyperlink"/>
            <w:noProof/>
          </w:rPr>
          <w:instrText xml:space="preserve"> </w:instrText>
        </w:r>
        <w:r w:rsidRPr="00FC415D">
          <w:rPr>
            <w:rStyle w:val="Hyperlink"/>
            <w:noProof/>
          </w:rPr>
        </w:r>
        <w:r w:rsidRPr="00FC415D">
          <w:rPr>
            <w:rStyle w:val="Hyperlink"/>
            <w:noProof/>
          </w:rPr>
          <w:fldChar w:fldCharType="separate"/>
        </w:r>
        <w:r w:rsidRPr="00FC415D">
          <w:rPr>
            <w:rStyle w:val="Hyperlink"/>
            <w:noProof/>
          </w:rPr>
          <w:t>Figure 6: Output from Phidgets 1066_0, showing position command and open-loop feedback for position and velocity</w:t>
        </w:r>
        <w:r>
          <w:rPr>
            <w:noProof/>
            <w:webHidden/>
          </w:rPr>
          <w:tab/>
        </w:r>
        <w:r>
          <w:rPr>
            <w:noProof/>
            <w:webHidden/>
          </w:rPr>
          <w:fldChar w:fldCharType="begin"/>
        </w:r>
        <w:r>
          <w:rPr>
            <w:noProof/>
            <w:webHidden/>
          </w:rPr>
          <w:instrText xml:space="preserve"> PAGEREF _Toc323549540 \h </w:instrText>
        </w:r>
        <w:r>
          <w:rPr>
            <w:noProof/>
            <w:webHidden/>
          </w:rPr>
        </w:r>
      </w:ins>
      <w:r>
        <w:rPr>
          <w:noProof/>
          <w:webHidden/>
        </w:rPr>
        <w:fldChar w:fldCharType="separate"/>
      </w:r>
      <w:ins w:id="176" w:author="Bill" w:date="2012-04-30T11:43:00Z">
        <w:r>
          <w:rPr>
            <w:noProof/>
            <w:webHidden/>
          </w:rPr>
          <w:t>21</w:t>
        </w:r>
        <w:r>
          <w:rPr>
            <w:noProof/>
            <w:webHidden/>
          </w:rPr>
          <w:fldChar w:fldCharType="end"/>
        </w:r>
        <w:r w:rsidRPr="00FC415D">
          <w:rPr>
            <w:rStyle w:val="Hyperlink"/>
            <w:noProof/>
          </w:rPr>
          <w:fldChar w:fldCharType="end"/>
        </w:r>
      </w:ins>
    </w:p>
    <w:p w:rsidR="00BF40CE" w:rsidRDefault="00BF40CE">
      <w:pPr>
        <w:pStyle w:val="TableofFigures"/>
        <w:tabs>
          <w:tab w:val="right" w:leader="dot" w:pos="8630"/>
        </w:tabs>
        <w:rPr>
          <w:ins w:id="177" w:author="Bill" w:date="2012-04-30T11:43:00Z"/>
          <w:rFonts w:asciiTheme="minorHAnsi" w:hAnsiTheme="minorHAnsi"/>
          <w:noProof/>
          <w:sz w:val="22"/>
        </w:rPr>
      </w:pPr>
      <w:ins w:id="178" w:author="Bill" w:date="2012-04-30T11:43:00Z">
        <w:r w:rsidRPr="00FC415D">
          <w:rPr>
            <w:rStyle w:val="Hyperlink"/>
            <w:noProof/>
          </w:rPr>
          <w:fldChar w:fldCharType="begin"/>
        </w:r>
        <w:r w:rsidRPr="00FC415D">
          <w:rPr>
            <w:rStyle w:val="Hyperlink"/>
            <w:noProof/>
          </w:rPr>
          <w:instrText xml:space="preserve"> </w:instrText>
        </w:r>
        <w:r>
          <w:rPr>
            <w:noProof/>
          </w:rPr>
          <w:instrText>HYPERLINK \l "_Toc323549541"</w:instrText>
        </w:r>
        <w:r w:rsidRPr="00FC415D">
          <w:rPr>
            <w:rStyle w:val="Hyperlink"/>
            <w:noProof/>
          </w:rPr>
          <w:instrText xml:space="preserve"> </w:instrText>
        </w:r>
        <w:r w:rsidRPr="00FC415D">
          <w:rPr>
            <w:rStyle w:val="Hyperlink"/>
            <w:noProof/>
          </w:rPr>
        </w:r>
        <w:r w:rsidRPr="00FC415D">
          <w:rPr>
            <w:rStyle w:val="Hyperlink"/>
            <w:noProof/>
          </w:rPr>
          <w:fldChar w:fldCharType="separate"/>
        </w:r>
        <w:r w:rsidRPr="00FC415D">
          <w:rPr>
            <w:rStyle w:val="Hyperlink"/>
            <w:noProof/>
          </w:rPr>
          <w:t>Figure 7: Kinect's effective FOV without (left) and with (right) pan mount</w:t>
        </w:r>
        <w:r>
          <w:rPr>
            <w:noProof/>
            <w:webHidden/>
          </w:rPr>
          <w:tab/>
        </w:r>
        <w:r>
          <w:rPr>
            <w:noProof/>
            <w:webHidden/>
          </w:rPr>
          <w:fldChar w:fldCharType="begin"/>
        </w:r>
        <w:r>
          <w:rPr>
            <w:noProof/>
            <w:webHidden/>
          </w:rPr>
          <w:instrText xml:space="preserve"> PAGEREF _Toc323549541 \h </w:instrText>
        </w:r>
        <w:r>
          <w:rPr>
            <w:noProof/>
            <w:webHidden/>
          </w:rPr>
        </w:r>
      </w:ins>
      <w:r>
        <w:rPr>
          <w:noProof/>
          <w:webHidden/>
        </w:rPr>
        <w:fldChar w:fldCharType="separate"/>
      </w:r>
      <w:ins w:id="179" w:author="Bill" w:date="2012-04-30T11:43:00Z">
        <w:r>
          <w:rPr>
            <w:noProof/>
            <w:webHidden/>
          </w:rPr>
          <w:t>22</w:t>
        </w:r>
        <w:r>
          <w:rPr>
            <w:noProof/>
            <w:webHidden/>
          </w:rPr>
          <w:fldChar w:fldCharType="end"/>
        </w:r>
        <w:r w:rsidRPr="00FC415D">
          <w:rPr>
            <w:rStyle w:val="Hyperlink"/>
            <w:noProof/>
          </w:rPr>
          <w:fldChar w:fldCharType="end"/>
        </w:r>
      </w:ins>
    </w:p>
    <w:p w:rsidR="00BF40CE" w:rsidRDefault="00BF40CE">
      <w:pPr>
        <w:pStyle w:val="TableofFigures"/>
        <w:tabs>
          <w:tab w:val="right" w:leader="dot" w:pos="8630"/>
        </w:tabs>
        <w:rPr>
          <w:ins w:id="180" w:author="Bill" w:date="2012-04-30T11:43:00Z"/>
          <w:rFonts w:asciiTheme="minorHAnsi" w:hAnsiTheme="minorHAnsi"/>
          <w:noProof/>
          <w:sz w:val="22"/>
        </w:rPr>
      </w:pPr>
      <w:ins w:id="181" w:author="Bill" w:date="2012-04-30T11:43:00Z">
        <w:r w:rsidRPr="00FC415D">
          <w:rPr>
            <w:rStyle w:val="Hyperlink"/>
            <w:noProof/>
          </w:rPr>
          <w:fldChar w:fldCharType="begin"/>
        </w:r>
        <w:r w:rsidRPr="00FC415D">
          <w:rPr>
            <w:rStyle w:val="Hyperlink"/>
            <w:noProof/>
          </w:rPr>
          <w:instrText xml:space="preserve"> </w:instrText>
        </w:r>
        <w:r>
          <w:rPr>
            <w:noProof/>
          </w:rPr>
          <w:instrText>HYPERLINK \l "_Toc323549542"</w:instrText>
        </w:r>
        <w:r w:rsidRPr="00FC415D">
          <w:rPr>
            <w:rStyle w:val="Hyperlink"/>
            <w:noProof/>
          </w:rPr>
          <w:instrText xml:space="preserve"> </w:instrText>
        </w:r>
        <w:r w:rsidRPr="00FC415D">
          <w:rPr>
            <w:rStyle w:val="Hyperlink"/>
            <w:noProof/>
          </w:rPr>
        </w:r>
        <w:r w:rsidRPr="00FC415D">
          <w:rPr>
            <w:rStyle w:val="Hyperlink"/>
            <w:noProof/>
          </w:rPr>
          <w:fldChar w:fldCharType="separate"/>
        </w:r>
        <w:r w:rsidRPr="00FC415D">
          <w:rPr>
            <w:rStyle w:val="Hyperlink"/>
            <w:noProof/>
          </w:rPr>
          <w:t>Figure 8: Performance of pan mount in detecting a stationary face</w:t>
        </w:r>
        <w:r>
          <w:rPr>
            <w:noProof/>
            <w:webHidden/>
          </w:rPr>
          <w:tab/>
        </w:r>
        <w:r>
          <w:rPr>
            <w:noProof/>
            <w:webHidden/>
          </w:rPr>
          <w:fldChar w:fldCharType="begin"/>
        </w:r>
        <w:r>
          <w:rPr>
            <w:noProof/>
            <w:webHidden/>
          </w:rPr>
          <w:instrText xml:space="preserve"> PAGEREF _Toc323549542 \h </w:instrText>
        </w:r>
        <w:r>
          <w:rPr>
            <w:noProof/>
            <w:webHidden/>
          </w:rPr>
        </w:r>
      </w:ins>
      <w:r>
        <w:rPr>
          <w:noProof/>
          <w:webHidden/>
        </w:rPr>
        <w:fldChar w:fldCharType="separate"/>
      </w:r>
      <w:ins w:id="182" w:author="Bill" w:date="2012-04-30T11:43:00Z">
        <w:r>
          <w:rPr>
            <w:noProof/>
            <w:webHidden/>
          </w:rPr>
          <w:t>23</w:t>
        </w:r>
        <w:r>
          <w:rPr>
            <w:noProof/>
            <w:webHidden/>
          </w:rPr>
          <w:fldChar w:fldCharType="end"/>
        </w:r>
        <w:r w:rsidRPr="00FC415D">
          <w:rPr>
            <w:rStyle w:val="Hyperlink"/>
            <w:noProof/>
          </w:rPr>
          <w:fldChar w:fldCharType="end"/>
        </w:r>
      </w:ins>
    </w:p>
    <w:p w:rsidR="00BF40CE" w:rsidRDefault="00BF40CE">
      <w:pPr>
        <w:pStyle w:val="TableofFigures"/>
        <w:tabs>
          <w:tab w:val="right" w:leader="dot" w:pos="8630"/>
        </w:tabs>
        <w:rPr>
          <w:ins w:id="183" w:author="Bill" w:date="2012-04-30T11:43:00Z"/>
          <w:rFonts w:asciiTheme="minorHAnsi" w:hAnsiTheme="minorHAnsi"/>
          <w:noProof/>
          <w:sz w:val="22"/>
        </w:rPr>
      </w:pPr>
      <w:ins w:id="184" w:author="Bill" w:date="2012-04-30T11:43:00Z">
        <w:r w:rsidRPr="00FC415D">
          <w:rPr>
            <w:rStyle w:val="Hyperlink"/>
            <w:noProof/>
          </w:rPr>
          <w:fldChar w:fldCharType="begin"/>
        </w:r>
        <w:r w:rsidRPr="00FC415D">
          <w:rPr>
            <w:rStyle w:val="Hyperlink"/>
            <w:noProof/>
          </w:rPr>
          <w:instrText xml:space="preserve"> </w:instrText>
        </w:r>
        <w:r>
          <w:rPr>
            <w:noProof/>
          </w:rPr>
          <w:instrText>HYPERLINK \l "_Toc323549543"</w:instrText>
        </w:r>
        <w:r w:rsidRPr="00FC415D">
          <w:rPr>
            <w:rStyle w:val="Hyperlink"/>
            <w:noProof/>
          </w:rPr>
          <w:instrText xml:space="preserve"> </w:instrText>
        </w:r>
        <w:r w:rsidRPr="00FC415D">
          <w:rPr>
            <w:rStyle w:val="Hyperlink"/>
            <w:noProof/>
          </w:rPr>
        </w:r>
        <w:r w:rsidRPr="00FC415D">
          <w:rPr>
            <w:rStyle w:val="Hyperlink"/>
            <w:noProof/>
          </w:rPr>
          <w:fldChar w:fldCharType="separate"/>
        </w:r>
        <w:r w:rsidRPr="00FC415D">
          <w:rPr>
            <w:rStyle w:val="Hyperlink"/>
            <w:noProof/>
          </w:rPr>
          <w:t>Figure 9: Tracking performance of Kinect with pan compensation</w:t>
        </w:r>
        <w:r>
          <w:rPr>
            <w:noProof/>
            <w:webHidden/>
          </w:rPr>
          <w:tab/>
        </w:r>
        <w:r>
          <w:rPr>
            <w:noProof/>
            <w:webHidden/>
          </w:rPr>
          <w:fldChar w:fldCharType="begin"/>
        </w:r>
        <w:r>
          <w:rPr>
            <w:noProof/>
            <w:webHidden/>
          </w:rPr>
          <w:instrText xml:space="preserve"> PAGEREF _Toc323549543 \h </w:instrText>
        </w:r>
        <w:r>
          <w:rPr>
            <w:noProof/>
            <w:webHidden/>
          </w:rPr>
        </w:r>
      </w:ins>
      <w:r>
        <w:rPr>
          <w:noProof/>
          <w:webHidden/>
        </w:rPr>
        <w:fldChar w:fldCharType="separate"/>
      </w:r>
      <w:ins w:id="185" w:author="Bill" w:date="2012-04-30T11:43:00Z">
        <w:r>
          <w:rPr>
            <w:noProof/>
            <w:webHidden/>
          </w:rPr>
          <w:t>24</w:t>
        </w:r>
        <w:r>
          <w:rPr>
            <w:noProof/>
            <w:webHidden/>
          </w:rPr>
          <w:fldChar w:fldCharType="end"/>
        </w:r>
        <w:r w:rsidRPr="00FC415D">
          <w:rPr>
            <w:rStyle w:val="Hyperlink"/>
            <w:noProof/>
          </w:rPr>
          <w:fldChar w:fldCharType="end"/>
        </w:r>
      </w:ins>
    </w:p>
    <w:p w:rsidR="00BF40CE" w:rsidRDefault="00BF40CE">
      <w:pPr>
        <w:pStyle w:val="TableofFigures"/>
        <w:tabs>
          <w:tab w:val="right" w:leader="dot" w:pos="8630"/>
        </w:tabs>
        <w:rPr>
          <w:ins w:id="186" w:author="Bill" w:date="2012-04-30T11:43:00Z"/>
          <w:rFonts w:asciiTheme="minorHAnsi" w:hAnsiTheme="minorHAnsi"/>
          <w:noProof/>
          <w:sz w:val="22"/>
        </w:rPr>
      </w:pPr>
      <w:ins w:id="187" w:author="Bill" w:date="2012-04-30T11:43:00Z">
        <w:r w:rsidRPr="00FC415D">
          <w:rPr>
            <w:rStyle w:val="Hyperlink"/>
            <w:noProof/>
          </w:rPr>
          <w:fldChar w:fldCharType="begin"/>
        </w:r>
        <w:r w:rsidRPr="00FC415D">
          <w:rPr>
            <w:rStyle w:val="Hyperlink"/>
            <w:noProof/>
          </w:rPr>
          <w:instrText xml:space="preserve"> </w:instrText>
        </w:r>
        <w:r>
          <w:rPr>
            <w:noProof/>
          </w:rPr>
          <w:instrText>HYPERLINK \l "_Toc323549544"</w:instrText>
        </w:r>
        <w:r w:rsidRPr="00FC415D">
          <w:rPr>
            <w:rStyle w:val="Hyperlink"/>
            <w:noProof/>
          </w:rPr>
          <w:instrText xml:space="preserve"> </w:instrText>
        </w:r>
        <w:r w:rsidRPr="00FC415D">
          <w:rPr>
            <w:rStyle w:val="Hyperlink"/>
            <w:noProof/>
          </w:rPr>
        </w:r>
        <w:r w:rsidRPr="00FC415D">
          <w:rPr>
            <w:rStyle w:val="Hyperlink"/>
            <w:noProof/>
          </w:rPr>
          <w:fldChar w:fldCharType="separate"/>
        </w:r>
        <w:r w:rsidRPr="00FC415D">
          <w:rPr>
            <w:rStyle w:val="Hyperlink"/>
            <w:noProof/>
          </w:rPr>
          <w:t>Figure 10: Kinect’s RGB image masked for a user, right after calibration</w:t>
        </w:r>
        <w:r>
          <w:rPr>
            <w:noProof/>
            <w:webHidden/>
          </w:rPr>
          <w:tab/>
        </w:r>
        <w:r>
          <w:rPr>
            <w:noProof/>
            <w:webHidden/>
          </w:rPr>
          <w:fldChar w:fldCharType="begin"/>
        </w:r>
        <w:r>
          <w:rPr>
            <w:noProof/>
            <w:webHidden/>
          </w:rPr>
          <w:instrText xml:space="preserve"> PAGEREF _Toc323549544 \h </w:instrText>
        </w:r>
        <w:r>
          <w:rPr>
            <w:noProof/>
            <w:webHidden/>
          </w:rPr>
        </w:r>
      </w:ins>
      <w:r>
        <w:rPr>
          <w:noProof/>
          <w:webHidden/>
        </w:rPr>
        <w:fldChar w:fldCharType="separate"/>
      </w:r>
      <w:ins w:id="188" w:author="Bill" w:date="2012-04-30T11:43:00Z">
        <w:r>
          <w:rPr>
            <w:noProof/>
            <w:webHidden/>
          </w:rPr>
          <w:t>29</w:t>
        </w:r>
        <w:r>
          <w:rPr>
            <w:noProof/>
            <w:webHidden/>
          </w:rPr>
          <w:fldChar w:fldCharType="end"/>
        </w:r>
        <w:r w:rsidRPr="00FC415D">
          <w:rPr>
            <w:rStyle w:val="Hyperlink"/>
            <w:noProof/>
          </w:rPr>
          <w:fldChar w:fldCharType="end"/>
        </w:r>
      </w:ins>
    </w:p>
    <w:p w:rsidR="00BF40CE" w:rsidRDefault="00BF40CE">
      <w:pPr>
        <w:pStyle w:val="TableofFigures"/>
        <w:tabs>
          <w:tab w:val="right" w:leader="dot" w:pos="8630"/>
        </w:tabs>
        <w:rPr>
          <w:ins w:id="189" w:author="Bill" w:date="2012-04-30T11:43:00Z"/>
          <w:rFonts w:asciiTheme="minorHAnsi" w:hAnsiTheme="minorHAnsi"/>
          <w:noProof/>
          <w:sz w:val="22"/>
        </w:rPr>
      </w:pPr>
      <w:ins w:id="190" w:author="Bill" w:date="2012-04-30T11:43:00Z">
        <w:r w:rsidRPr="00FC415D">
          <w:rPr>
            <w:rStyle w:val="Hyperlink"/>
            <w:noProof/>
          </w:rPr>
          <w:fldChar w:fldCharType="begin"/>
        </w:r>
        <w:r w:rsidRPr="00FC415D">
          <w:rPr>
            <w:rStyle w:val="Hyperlink"/>
            <w:noProof/>
          </w:rPr>
          <w:instrText xml:space="preserve"> </w:instrText>
        </w:r>
        <w:r>
          <w:rPr>
            <w:noProof/>
          </w:rPr>
          <w:instrText>HYPERLINK \l "_Toc323549545"</w:instrText>
        </w:r>
        <w:r w:rsidRPr="00FC415D">
          <w:rPr>
            <w:rStyle w:val="Hyperlink"/>
            <w:noProof/>
          </w:rPr>
          <w:instrText xml:space="preserve"> </w:instrText>
        </w:r>
        <w:r w:rsidRPr="00FC415D">
          <w:rPr>
            <w:rStyle w:val="Hyperlink"/>
            <w:noProof/>
          </w:rPr>
        </w:r>
        <w:r w:rsidRPr="00FC415D">
          <w:rPr>
            <w:rStyle w:val="Hyperlink"/>
            <w:noProof/>
          </w:rPr>
          <w:fldChar w:fldCharType="separate"/>
        </w:r>
        <w:r w:rsidRPr="00FC415D">
          <w:rPr>
            <w:rStyle w:val="Hyperlink"/>
            <w:noProof/>
          </w:rPr>
          <w:t>Figure 11: User's histogram in hue-saturation space: hue on horizontal axis, saturation on vertical axis, brightness represents to histogram value.</w:t>
        </w:r>
        <w:r>
          <w:rPr>
            <w:noProof/>
            <w:webHidden/>
          </w:rPr>
          <w:tab/>
        </w:r>
        <w:r>
          <w:rPr>
            <w:noProof/>
            <w:webHidden/>
          </w:rPr>
          <w:fldChar w:fldCharType="begin"/>
        </w:r>
        <w:r>
          <w:rPr>
            <w:noProof/>
            <w:webHidden/>
          </w:rPr>
          <w:instrText xml:space="preserve"> PAGEREF _Toc323549545 \h </w:instrText>
        </w:r>
        <w:r>
          <w:rPr>
            <w:noProof/>
            <w:webHidden/>
          </w:rPr>
        </w:r>
      </w:ins>
      <w:r>
        <w:rPr>
          <w:noProof/>
          <w:webHidden/>
        </w:rPr>
        <w:fldChar w:fldCharType="separate"/>
      </w:r>
      <w:ins w:id="191" w:author="Bill" w:date="2012-04-30T11:43:00Z">
        <w:r>
          <w:rPr>
            <w:noProof/>
            <w:webHidden/>
          </w:rPr>
          <w:t>29</w:t>
        </w:r>
        <w:r>
          <w:rPr>
            <w:noProof/>
            <w:webHidden/>
          </w:rPr>
          <w:fldChar w:fldCharType="end"/>
        </w:r>
        <w:r w:rsidRPr="00FC415D">
          <w:rPr>
            <w:rStyle w:val="Hyperlink"/>
            <w:noProof/>
          </w:rPr>
          <w:fldChar w:fldCharType="end"/>
        </w:r>
      </w:ins>
    </w:p>
    <w:p w:rsidR="00BF40CE" w:rsidRDefault="00BF40CE">
      <w:pPr>
        <w:pStyle w:val="TableofFigures"/>
        <w:tabs>
          <w:tab w:val="right" w:leader="dot" w:pos="8630"/>
        </w:tabs>
        <w:rPr>
          <w:ins w:id="192" w:author="Bill" w:date="2012-04-30T11:43:00Z"/>
          <w:rFonts w:asciiTheme="minorHAnsi" w:hAnsiTheme="minorHAnsi"/>
          <w:noProof/>
          <w:sz w:val="22"/>
        </w:rPr>
      </w:pPr>
      <w:ins w:id="193" w:author="Bill" w:date="2012-04-30T11:43:00Z">
        <w:r w:rsidRPr="00FC415D">
          <w:rPr>
            <w:rStyle w:val="Hyperlink"/>
            <w:noProof/>
          </w:rPr>
          <w:fldChar w:fldCharType="begin"/>
        </w:r>
        <w:r w:rsidRPr="00FC415D">
          <w:rPr>
            <w:rStyle w:val="Hyperlink"/>
            <w:noProof/>
          </w:rPr>
          <w:instrText xml:space="preserve"> </w:instrText>
        </w:r>
        <w:r>
          <w:rPr>
            <w:noProof/>
          </w:rPr>
          <w:instrText>HYPERLINK \l "_Toc323549546"</w:instrText>
        </w:r>
        <w:r w:rsidRPr="00FC415D">
          <w:rPr>
            <w:rStyle w:val="Hyperlink"/>
            <w:noProof/>
          </w:rPr>
          <w:instrText xml:space="preserve"> </w:instrText>
        </w:r>
        <w:r w:rsidRPr="00FC415D">
          <w:rPr>
            <w:rStyle w:val="Hyperlink"/>
            <w:noProof/>
          </w:rPr>
        </w:r>
        <w:r w:rsidRPr="00FC415D">
          <w:rPr>
            <w:rStyle w:val="Hyperlink"/>
            <w:noProof/>
          </w:rPr>
          <w:fldChar w:fldCharType="separate"/>
        </w:r>
        <w:r w:rsidRPr="00FC415D">
          <w:rPr>
            <w:rStyle w:val="Hyperlink"/>
            <w:noProof/>
          </w:rPr>
          <w:t>Figure 12: Smooth path produced by SBPL planner in presence of obstacles (grid size 1m)</w:t>
        </w:r>
        <w:r>
          <w:rPr>
            <w:noProof/>
            <w:webHidden/>
          </w:rPr>
          <w:tab/>
        </w:r>
        <w:r>
          <w:rPr>
            <w:noProof/>
            <w:webHidden/>
          </w:rPr>
          <w:fldChar w:fldCharType="begin"/>
        </w:r>
        <w:r>
          <w:rPr>
            <w:noProof/>
            <w:webHidden/>
          </w:rPr>
          <w:instrText xml:space="preserve"> PAGEREF _Toc323549546 \h </w:instrText>
        </w:r>
        <w:r>
          <w:rPr>
            <w:noProof/>
            <w:webHidden/>
          </w:rPr>
        </w:r>
      </w:ins>
      <w:r>
        <w:rPr>
          <w:noProof/>
          <w:webHidden/>
        </w:rPr>
        <w:fldChar w:fldCharType="separate"/>
      </w:r>
      <w:ins w:id="194" w:author="Bill" w:date="2012-04-30T11:43:00Z">
        <w:r>
          <w:rPr>
            <w:noProof/>
            <w:webHidden/>
          </w:rPr>
          <w:t>34</w:t>
        </w:r>
        <w:r>
          <w:rPr>
            <w:noProof/>
            <w:webHidden/>
          </w:rPr>
          <w:fldChar w:fldCharType="end"/>
        </w:r>
        <w:r w:rsidRPr="00FC415D">
          <w:rPr>
            <w:rStyle w:val="Hyperlink"/>
            <w:noProof/>
          </w:rPr>
          <w:fldChar w:fldCharType="end"/>
        </w:r>
      </w:ins>
    </w:p>
    <w:p w:rsidR="00BF40CE" w:rsidRDefault="00BF40CE">
      <w:pPr>
        <w:pStyle w:val="TableofFigures"/>
        <w:tabs>
          <w:tab w:val="right" w:leader="dot" w:pos="8630"/>
        </w:tabs>
        <w:rPr>
          <w:ins w:id="195" w:author="Bill" w:date="2012-04-30T11:43:00Z"/>
          <w:rFonts w:asciiTheme="minorHAnsi" w:hAnsiTheme="minorHAnsi"/>
          <w:noProof/>
          <w:sz w:val="22"/>
        </w:rPr>
      </w:pPr>
      <w:ins w:id="196" w:author="Bill" w:date="2012-04-30T11:43:00Z">
        <w:r w:rsidRPr="00FC415D">
          <w:rPr>
            <w:rStyle w:val="Hyperlink"/>
            <w:noProof/>
          </w:rPr>
          <w:fldChar w:fldCharType="begin"/>
        </w:r>
        <w:r w:rsidRPr="00FC415D">
          <w:rPr>
            <w:rStyle w:val="Hyperlink"/>
            <w:noProof/>
          </w:rPr>
          <w:instrText xml:space="preserve"> </w:instrText>
        </w:r>
        <w:r>
          <w:rPr>
            <w:noProof/>
          </w:rPr>
          <w:instrText>HYPERLINK \l "_Toc323549547"</w:instrText>
        </w:r>
        <w:r w:rsidRPr="00FC415D">
          <w:rPr>
            <w:rStyle w:val="Hyperlink"/>
            <w:noProof/>
          </w:rPr>
          <w:instrText xml:space="preserve"> </w:instrText>
        </w:r>
        <w:r w:rsidRPr="00FC415D">
          <w:rPr>
            <w:rStyle w:val="Hyperlink"/>
            <w:noProof/>
          </w:rPr>
        </w:r>
        <w:r w:rsidRPr="00FC415D">
          <w:rPr>
            <w:rStyle w:val="Hyperlink"/>
            <w:noProof/>
          </w:rPr>
          <w:fldChar w:fldCharType="separate"/>
        </w:r>
        <w:r w:rsidRPr="00FC415D">
          <w:rPr>
            <w:rStyle w:val="Hyperlink"/>
            <w:noProof/>
          </w:rPr>
          <w:t>Figure 13: Harlie's motion primitives</w:t>
        </w:r>
        <w:r>
          <w:rPr>
            <w:noProof/>
            <w:webHidden/>
          </w:rPr>
          <w:tab/>
        </w:r>
        <w:r>
          <w:rPr>
            <w:noProof/>
            <w:webHidden/>
          </w:rPr>
          <w:fldChar w:fldCharType="begin"/>
        </w:r>
        <w:r>
          <w:rPr>
            <w:noProof/>
            <w:webHidden/>
          </w:rPr>
          <w:instrText xml:space="preserve"> PAGEREF _Toc323549547 \h </w:instrText>
        </w:r>
        <w:r>
          <w:rPr>
            <w:noProof/>
            <w:webHidden/>
          </w:rPr>
        </w:r>
      </w:ins>
      <w:r>
        <w:rPr>
          <w:noProof/>
          <w:webHidden/>
        </w:rPr>
        <w:fldChar w:fldCharType="separate"/>
      </w:r>
      <w:ins w:id="197" w:author="Bill" w:date="2012-04-30T11:43:00Z">
        <w:r>
          <w:rPr>
            <w:noProof/>
            <w:webHidden/>
          </w:rPr>
          <w:t>35</w:t>
        </w:r>
        <w:r>
          <w:rPr>
            <w:noProof/>
            <w:webHidden/>
          </w:rPr>
          <w:fldChar w:fldCharType="end"/>
        </w:r>
        <w:r w:rsidRPr="00FC415D">
          <w:rPr>
            <w:rStyle w:val="Hyperlink"/>
            <w:noProof/>
          </w:rPr>
          <w:fldChar w:fldCharType="end"/>
        </w:r>
      </w:ins>
    </w:p>
    <w:p w:rsidR="00BF40CE" w:rsidRDefault="00BF40CE">
      <w:pPr>
        <w:pStyle w:val="TableofFigures"/>
        <w:tabs>
          <w:tab w:val="right" w:leader="dot" w:pos="8630"/>
        </w:tabs>
        <w:rPr>
          <w:ins w:id="198" w:author="Bill" w:date="2012-04-30T11:43:00Z"/>
          <w:rFonts w:asciiTheme="minorHAnsi" w:hAnsiTheme="minorHAnsi"/>
          <w:noProof/>
          <w:sz w:val="22"/>
        </w:rPr>
      </w:pPr>
      <w:ins w:id="199" w:author="Bill" w:date="2012-04-30T11:43:00Z">
        <w:r w:rsidRPr="00FC415D">
          <w:rPr>
            <w:rStyle w:val="Hyperlink"/>
            <w:noProof/>
          </w:rPr>
          <w:fldChar w:fldCharType="begin"/>
        </w:r>
        <w:r w:rsidRPr="00FC415D">
          <w:rPr>
            <w:rStyle w:val="Hyperlink"/>
            <w:noProof/>
          </w:rPr>
          <w:instrText xml:space="preserve"> </w:instrText>
        </w:r>
        <w:r>
          <w:rPr>
            <w:noProof/>
          </w:rPr>
          <w:instrText>HYPERLINK \l "_Toc323549548"</w:instrText>
        </w:r>
        <w:r w:rsidRPr="00FC415D">
          <w:rPr>
            <w:rStyle w:val="Hyperlink"/>
            <w:noProof/>
          </w:rPr>
          <w:instrText xml:space="preserve"> </w:instrText>
        </w:r>
        <w:r w:rsidRPr="00FC415D">
          <w:rPr>
            <w:rStyle w:val="Hyperlink"/>
            <w:noProof/>
          </w:rPr>
        </w:r>
        <w:r w:rsidRPr="00FC415D">
          <w:rPr>
            <w:rStyle w:val="Hyperlink"/>
            <w:noProof/>
          </w:rPr>
          <w:fldChar w:fldCharType="separate"/>
        </w:r>
        <w:r w:rsidRPr="00FC415D">
          <w:rPr>
            <w:rStyle w:val="Hyperlink"/>
            <w:noProof/>
          </w:rPr>
          <w:t>Figure 14: Goal constellation, actual goal in green (grid resolution 1m)</w:t>
        </w:r>
        <w:r>
          <w:rPr>
            <w:noProof/>
            <w:webHidden/>
          </w:rPr>
          <w:tab/>
        </w:r>
        <w:r>
          <w:rPr>
            <w:noProof/>
            <w:webHidden/>
          </w:rPr>
          <w:fldChar w:fldCharType="begin"/>
        </w:r>
        <w:r>
          <w:rPr>
            <w:noProof/>
            <w:webHidden/>
          </w:rPr>
          <w:instrText xml:space="preserve"> PAGEREF _Toc323549548 \h </w:instrText>
        </w:r>
        <w:r>
          <w:rPr>
            <w:noProof/>
            <w:webHidden/>
          </w:rPr>
        </w:r>
      </w:ins>
      <w:r>
        <w:rPr>
          <w:noProof/>
          <w:webHidden/>
        </w:rPr>
        <w:fldChar w:fldCharType="separate"/>
      </w:r>
      <w:ins w:id="200" w:author="Bill" w:date="2012-04-30T11:43:00Z">
        <w:r>
          <w:rPr>
            <w:noProof/>
            <w:webHidden/>
          </w:rPr>
          <w:t>38</w:t>
        </w:r>
        <w:r>
          <w:rPr>
            <w:noProof/>
            <w:webHidden/>
          </w:rPr>
          <w:fldChar w:fldCharType="end"/>
        </w:r>
        <w:r w:rsidRPr="00FC415D">
          <w:rPr>
            <w:rStyle w:val="Hyperlink"/>
            <w:noProof/>
          </w:rPr>
          <w:fldChar w:fldCharType="end"/>
        </w:r>
      </w:ins>
    </w:p>
    <w:p w:rsidR="00724C1A" w:rsidDel="00943DAB" w:rsidRDefault="00724C1A">
      <w:pPr>
        <w:pStyle w:val="TableofFigures"/>
        <w:tabs>
          <w:tab w:val="right" w:leader="dot" w:pos="8630"/>
        </w:tabs>
        <w:rPr>
          <w:del w:id="201" w:author="Bill" w:date="2012-04-28T17:30:00Z"/>
          <w:rFonts w:asciiTheme="minorHAnsi" w:hAnsiTheme="minorHAnsi"/>
          <w:noProof/>
          <w:sz w:val="22"/>
        </w:rPr>
      </w:pPr>
      <w:del w:id="202" w:author="Bill" w:date="2012-04-28T17:30:00Z">
        <w:r w:rsidRPr="00943DAB" w:rsidDel="00943DAB">
          <w:rPr>
            <w:noProof/>
            <w:rPrChange w:id="203" w:author="Bill" w:date="2012-04-28T17:30:00Z">
              <w:rPr>
                <w:rStyle w:val="Hyperlink"/>
                <w:noProof/>
              </w:rPr>
            </w:rPrChange>
          </w:rPr>
          <w:delText>Figure 1: Kinect's distinctive “psi” calibration pose</w:delText>
        </w:r>
        <w:r w:rsidDel="00943DAB">
          <w:rPr>
            <w:noProof/>
            <w:webHidden/>
          </w:rPr>
          <w:tab/>
          <w:delText>6</w:delText>
        </w:r>
      </w:del>
    </w:p>
    <w:p w:rsidR="00724C1A" w:rsidDel="00943DAB" w:rsidRDefault="00724C1A">
      <w:pPr>
        <w:pStyle w:val="TableofFigures"/>
        <w:tabs>
          <w:tab w:val="right" w:leader="dot" w:pos="8630"/>
        </w:tabs>
        <w:rPr>
          <w:del w:id="204" w:author="Bill" w:date="2012-04-28T17:30:00Z"/>
          <w:rFonts w:asciiTheme="minorHAnsi" w:hAnsiTheme="minorHAnsi"/>
          <w:noProof/>
          <w:sz w:val="22"/>
        </w:rPr>
      </w:pPr>
      <w:del w:id="205" w:author="Bill" w:date="2012-04-28T17:30:00Z">
        <w:r w:rsidRPr="00943DAB" w:rsidDel="00943DAB">
          <w:rPr>
            <w:noProof/>
            <w:rPrChange w:id="206" w:author="Bill" w:date="2012-04-28T17:30:00Z">
              <w:rPr>
                <w:rStyle w:val="Hyperlink"/>
                <w:noProof/>
              </w:rPr>
            </w:rPrChange>
          </w:rPr>
          <w:delText>Figure 3: Obstacle avoidance may lead to target loss due to Kinect’s limited field of view</w:delText>
        </w:r>
        <w:r w:rsidDel="00943DAB">
          <w:rPr>
            <w:noProof/>
            <w:webHidden/>
          </w:rPr>
          <w:tab/>
          <w:delText>8</w:delText>
        </w:r>
      </w:del>
    </w:p>
    <w:p w:rsidR="00724C1A" w:rsidDel="00943DAB" w:rsidRDefault="00724C1A">
      <w:pPr>
        <w:pStyle w:val="TableofFigures"/>
        <w:tabs>
          <w:tab w:val="right" w:leader="dot" w:pos="8630"/>
        </w:tabs>
        <w:rPr>
          <w:del w:id="207" w:author="Bill" w:date="2012-04-28T17:30:00Z"/>
          <w:rFonts w:asciiTheme="minorHAnsi" w:hAnsiTheme="minorHAnsi"/>
          <w:noProof/>
          <w:sz w:val="22"/>
        </w:rPr>
      </w:pPr>
      <w:del w:id="208" w:author="Bill" w:date="2012-04-28T17:30:00Z">
        <w:r w:rsidRPr="00943DAB" w:rsidDel="00943DAB">
          <w:rPr>
            <w:noProof/>
            <w:rPrChange w:id="209" w:author="Bill" w:date="2012-04-28T17:30:00Z">
              <w:rPr>
                <w:rStyle w:val="Hyperlink"/>
                <w:noProof/>
              </w:rPr>
            </w:rPrChange>
          </w:rPr>
          <w:delText>Figure 2: Difficulties arise in tracking a user in contact with a chair</w:delText>
        </w:r>
        <w:r w:rsidDel="00943DAB">
          <w:rPr>
            <w:noProof/>
            <w:webHidden/>
          </w:rPr>
          <w:tab/>
          <w:delText>10</w:delText>
        </w:r>
      </w:del>
    </w:p>
    <w:p w:rsidR="00724C1A" w:rsidDel="00943DAB" w:rsidRDefault="00724C1A">
      <w:pPr>
        <w:pStyle w:val="TableofFigures"/>
        <w:tabs>
          <w:tab w:val="right" w:leader="dot" w:pos="8630"/>
        </w:tabs>
        <w:rPr>
          <w:del w:id="210" w:author="Bill" w:date="2012-04-28T17:30:00Z"/>
          <w:rFonts w:asciiTheme="minorHAnsi" w:hAnsiTheme="minorHAnsi"/>
          <w:noProof/>
          <w:sz w:val="22"/>
        </w:rPr>
      </w:pPr>
      <w:del w:id="211" w:author="Bill" w:date="2012-04-28T17:30:00Z">
        <w:r w:rsidRPr="00943DAB" w:rsidDel="00943DAB">
          <w:rPr>
            <w:noProof/>
            <w:rPrChange w:id="212" w:author="Bill" w:date="2012-04-28T17:30:00Z">
              <w:rPr>
                <w:rStyle w:val="Hyperlink"/>
                <w:noProof/>
              </w:rPr>
            </w:rPrChange>
          </w:rPr>
          <w:delText>Figure 4: Tracking performance of Kinect under motion</w:delText>
        </w:r>
        <w:r w:rsidDel="00943DAB">
          <w:rPr>
            <w:noProof/>
            <w:webHidden/>
          </w:rPr>
          <w:tab/>
          <w:delText>11</w:delText>
        </w:r>
      </w:del>
    </w:p>
    <w:p w:rsidR="00724C1A" w:rsidDel="00943DAB" w:rsidRDefault="00724C1A">
      <w:pPr>
        <w:pStyle w:val="TableofFigures"/>
        <w:tabs>
          <w:tab w:val="right" w:leader="dot" w:pos="8630"/>
        </w:tabs>
        <w:rPr>
          <w:del w:id="213" w:author="Bill" w:date="2012-04-28T17:30:00Z"/>
          <w:rFonts w:asciiTheme="minorHAnsi" w:hAnsiTheme="minorHAnsi"/>
          <w:noProof/>
          <w:sz w:val="22"/>
        </w:rPr>
      </w:pPr>
      <w:del w:id="214" w:author="Bill" w:date="2012-04-28T17:30:00Z">
        <w:r w:rsidRPr="00943DAB" w:rsidDel="00943DAB">
          <w:rPr>
            <w:noProof/>
            <w:rPrChange w:id="215" w:author="Bill" w:date="2012-04-28T17:30:00Z">
              <w:rPr>
                <w:rStyle w:val="Hyperlink"/>
                <w:noProof/>
              </w:rPr>
            </w:rPrChange>
          </w:rPr>
          <w:delText>Figure 5: DP155 Base Pan (left),      Phidgets 1066_0 Servo Controller (right)</w:delText>
        </w:r>
        <w:r w:rsidDel="00943DAB">
          <w:rPr>
            <w:noProof/>
            <w:webHidden/>
          </w:rPr>
          <w:tab/>
          <w:delText>14</w:delText>
        </w:r>
      </w:del>
    </w:p>
    <w:p w:rsidR="00724C1A" w:rsidDel="00943DAB" w:rsidRDefault="00724C1A">
      <w:pPr>
        <w:pStyle w:val="TableofFigures"/>
        <w:tabs>
          <w:tab w:val="right" w:leader="dot" w:pos="8630"/>
        </w:tabs>
        <w:rPr>
          <w:del w:id="216" w:author="Bill" w:date="2012-04-28T17:30:00Z"/>
          <w:rFonts w:asciiTheme="minorHAnsi" w:hAnsiTheme="minorHAnsi"/>
          <w:noProof/>
          <w:sz w:val="22"/>
        </w:rPr>
      </w:pPr>
      <w:del w:id="217" w:author="Bill" w:date="2012-04-28T17:30:00Z">
        <w:r w:rsidRPr="00943DAB" w:rsidDel="00943DAB">
          <w:rPr>
            <w:noProof/>
            <w:rPrChange w:id="218" w:author="Bill" w:date="2012-04-28T17:30:00Z">
              <w:rPr>
                <w:rStyle w:val="Hyperlink"/>
                <w:noProof/>
              </w:rPr>
            </w:rPrChange>
          </w:rPr>
          <w:delText>Figure 6: Output from Phidgets 1066_0, showing position command and open-loop feedback for position and velocity</w:delText>
        </w:r>
        <w:r w:rsidDel="00943DAB">
          <w:rPr>
            <w:noProof/>
            <w:webHidden/>
          </w:rPr>
          <w:tab/>
          <w:delText>15</w:delText>
        </w:r>
      </w:del>
    </w:p>
    <w:p w:rsidR="00724C1A" w:rsidDel="00943DAB" w:rsidRDefault="00724C1A">
      <w:pPr>
        <w:pStyle w:val="TableofFigures"/>
        <w:tabs>
          <w:tab w:val="right" w:leader="dot" w:pos="8630"/>
        </w:tabs>
        <w:rPr>
          <w:del w:id="219" w:author="Bill" w:date="2012-04-28T17:30:00Z"/>
          <w:rFonts w:asciiTheme="minorHAnsi" w:hAnsiTheme="minorHAnsi"/>
          <w:noProof/>
          <w:sz w:val="22"/>
        </w:rPr>
      </w:pPr>
      <w:del w:id="220" w:author="Bill" w:date="2012-04-28T17:30:00Z">
        <w:r w:rsidRPr="00943DAB" w:rsidDel="00943DAB">
          <w:rPr>
            <w:noProof/>
            <w:rPrChange w:id="221" w:author="Bill" w:date="2012-04-28T17:30:00Z">
              <w:rPr>
                <w:rStyle w:val="Hyperlink"/>
                <w:noProof/>
              </w:rPr>
            </w:rPrChange>
          </w:rPr>
          <w:delText>Figure 7: Kinect's effective FOV without (left) and with (right) pan mount</w:delText>
        </w:r>
        <w:r w:rsidDel="00943DAB">
          <w:rPr>
            <w:noProof/>
            <w:webHidden/>
          </w:rPr>
          <w:tab/>
          <w:delText>16</w:delText>
        </w:r>
      </w:del>
    </w:p>
    <w:p w:rsidR="00724C1A" w:rsidDel="00943DAB" w:rsidRDefault="00724C1A">
      <w:pPr>
        <w:pStyle w:val="TableofFigures"/>
        <w:tabs>
          <w:tab w:val="right" w:leader="dot" w:pos="8630"/>
        </w:tabs>
        <w:rPr>
          <w:del w:id="222" w:author="Bill" w:date="2012-04-28T17:30:00Z"/>
          <w:rFonts w:asciiTheme="minorHAnsi" w:hAnsiTheme="minorHAnsi"/>
          <w:noProof/>
          <w:sz w:val="22"/>
        </w:rPr>
      </w:pPr>
      <w:del w:id="223" w:author="Bill" w:date="2012-04-28T17:30:00Z">
        <w:r w:rsidRPr="00943DAB" w:rsidDel="00943DAB">
          <w:rPr>
            <w:noProof/>
            <w:rPrChange w:id="224" w:author="Bill" w:date="2012-04-28T17:30:00Z">
              <w:rPr>
                <w:rStyle w:val="Hyperlink"/>
                <w:noProof/>
              </w:rPr>
            </w:rPrChange>
          </w:rPr>
          <w:delText>Figure 8: Performance of pan mount in detecting a stationary face</w:delText>
        </w:r>
        <w:r w:rsidDel="00943DAB">
          <w:rPr>
            <w:noProof/>
            <w:webHidden/>
          </w:rPr>
          <w:tab/>
          <w:delText>17</w:delText>
        </w:r>
      </w:del>
    </w:p>
    <w:p w:rsidR="00724C1A" w:rsidDel="00943DAB" w:rsidRDefault="00724C1A">
      <w:pPr>
        <w:pStyle w:val="TableofFigures"/>
        <w:tabs>
          <w:tab w:val="right" w:leader="dot" w:pos="8630"/>
        </w:tabs>
        <w:rPr>
          <w:del w:id="225" w:author="Bill" w:date="2012-04-28T17:30:00Z"/>
          <w:rFonts w:asciiTheme="minorHAnsi" w:hAnsiTheme="minorHAnsi"/>
          <w:noProof/>
          <w:sz w:val="22"/>
        </w:rPr>
      </w:pPr>
      <w:del w:id="226" w:author="Bill" w:date="2012-04-28T17:30:00Z">
        <w:r w:rsidRPr="00943DAB" w:rsidDel="00943DAB">
          <w:rPr>
            <w:noProof/>
            <w:rPrChange w:id="227" w:author="Bill" w:date="2012-04-28T17:30:00Z">
              <w:rPr>
                <w:rStyle w:val="Hyperlink"/>
                <w:noProof/>
              </w:rPr>
            </w:rPrChange>
          </w:rPr>
          <w:delText>Figure 9: Tracking performance of Kinect with pan compensation</w:delText>
        </w:r>
        <w:r w:rsidDel="00943DAB">
          <w:rPr>
            <w:noProof/>
            <w:webHidden/>
          </w:rPr>
          <w:tab/>
          <w:delText>18</w:delText>
        </w:r>
      </w:del>
    </w:p>
    <w:p w:rsidR="00724C1A" w:rsidDel="00943DAB" w:rsidRDefault="00724C1A">
      <w:pPr>
        <w:pStyle w:val="TableofFigures"/>
        <w:tabs>
          <w:tab w:val="right" w:leader="dot" w:pos="8630"/>
        </w:tabs>
        <w:rPr>
          <w:del w:id="228" w:author="Bill" w:date="2012-04-28T17:30:00Z"/>
          <w:rFonts w:asciiTheme="minorHAnsi" w:hAnsiTheme="minorHAnsi"/>
          <w:noProof/>
          <w:sz w:val="22"/>
        </w:rPr>
      </w:pPr>
      <w:del w:id="229" w:author="Bill" w:date="2012-04-28T17:30:00Z">
        <w:r w:rsidRPr="00943DAB" w:rsidDel="00943DAB">
          <w:rPr>
            <w:noProof/>
            <w:rPrChange w:id="230" w:author="Bill" w:date="2012-04-28T17:30:00Z">
              <w:rPr>
                <w:rStyle w:val="Hyperlink"/>
                <w:noProof/>
              </w:rPr>
            </w:rPrChange>
          </w:rPr>
          <w:delText>Figure 10: Kinect’s RGB image masked for a user, right after calibration</w:delText>
        </w:r>
        <w:r w:rsidDel="00943DAB">
          <w:rPr>
            <w:noProof/>
            <w:webHidden/>
          </w:rPr>
          <w:tab/>
          <w:delText>23</w:delText>
        </w:r>
      </w:del>
    </w:p>
    <w:p w:rsidR="00724C1A" w:rsidDel="00943DAB" w:rsidRDefault="00724C1A">
      <w:pPr>
        <w:pStyle w:val="TableofFigures"/>
        <w:tabs>
          <w:tab w:val="right" w:leader="dot" w:pos="8630"/>
        </w:tabs>
        <w:rPr>
          <w:del w:id="231" w:author="Bill" w:date="2012-04-28T17:30:00Z"/>
          <w:rFonts w:asciiTheme="minorHAnsi" w:hAnsiTheme="minorHAnsi"/>
          <w:noProof/>
          <w:sz w:val="22"/>
        </w:rPr>
      </w:pPr>
      <w:del w:id="232" w:author="Bill" w:date="2012-04-28T17:30:00Z">
        <w:r w:rsidRPr="00943DAB" w:rsidDel="00943DAB">
          <w:rPr>
            <w:noProof/>
            <w:rPrChange w:id="233" w:author="Bill" w:date="2012-04-28T17:30:00Z">
              <w:rPr>
                <w:rStyle w:val="Hyperlink"/>
                <w:noProof/>
              </w:rPr>
            </w:rPrChange>
          </w:rPr>
          <w:delText>Figure 11: User's histogram in hue-saturation space: hue on horizontal axis, saturation on vertical axis, brightness proportional to histogram value.</w:delText>
        </w:r>
        <w:r w:rsidDel="00943DAB">
          <w:rPr>
            <w:noProof/>
            <w:webHidden/>
          </w:rPr>
          <w:tab/>
          <w:delText>24</w:delText>
        </w:r>
      </w:del>
    </w:p>
    <w:p w:rsidR="00724C1A" w:rsidDel="00943DAB" w:rsidRDefault="00724C1A">
      <w:pPr>
        <w:pStyle w:val="TableofFigures"/>
        <w:tabs>
          <w:tab w:val="right" w:leader="dot" w:pos="8630"/>
        </w:tabs>
        <w:rPr>
          <w:del w:id="234" w:author="Bill" w:date="2012-04-28T17:30:00Z"/>
          <w:rFonts w:asciiTheme="minorHAnsi" w:hAnsiTheme="minorHAnsi"/>
          <w:noProof/>
          <w:sz w:val="22"/>
        </w:rPr>
      </w:pPr>
      <w:del w:id="235" w:author="Bill" w:date="2012-04-28T17:30:00Z">
        <w:r w:rsidRPr="00943DAB" w:rsidDel="00943DAB">
          <w:rPr>
            <w:noProof/>
            <w:rPrChange w:id="236" w:author="Bill" w:date="2012-04-28T17:30:00Z">
              <w:rPr>
                <w:rStyle w:val="Hyperlink"/>
                <w:noProof/>
              </w:rPr>
            </w:rPrChange>
          </w:rPr>
          <w:delText>Figure 12: Path produced by SBPL planner in presence of obstacles</w:delText>
        </w:r>
        <w:r w:rsidDel="00943DAB">
          <w:rPr>
            <w:noProof/>
            <w:webHidden/>
          </w:rPr>
          <w:tab/>
          <w:delText>28</w:delText>
        </w:r>
      </w:del>
    </w:p>
    <w:p w:rsidR="00724C1A" w:rsidDel="00943DAB" w:rsidRDefault="00724C1A">
      <w:pPr>
        <w:pStyle w:val="TableofFigures"/>
        <w:tabs>
          <w:tab w:val="right" w:leader="dot" w:pos="8630"/>
        </w:tabs>
        <w:rPr>
          <w:del w:id="237" w:author="Bill" w:date="2012-04-28T17:30:00Z"/>
          <w:rFonts w:asciiTheme="minorHAnsi" w:hAnsiTheme="minorHAnsi"/>
          <w:noProof/>
          <w:sz w:val="22"/>
        </w:rPr>
      </w:pPr>
      <w:del w:id="238" w:author="Bill" w:date="2012-04-28T17:30:00Z">
        <w:r w:rsidRPr="00943DAB" w:rsidDel="00943DAB">
          <w:rPr>
            <w:noProof/>
            <w:rPrChange w:id="239" w:author="Bill" w:date="2012-04-28T17:30:00Z">
              <w:rPr>
                <w:rStyle w:val="Hyperlink"/>
                <w:noProof/>
              </w:rPr>
            </w:rPrChange>
          </w:rPr>
          <w:delText>Figure 13: Harlie's motion primitives</w:delText>
        </w:r>
        <w:r w:rsidDel="00943DAB">
          <w:rPr>
            <w:noProof/>
            <w:webHidden/>
          </w:rPr>
          <w:tab/>
          <w:delText>29</w:delText>
        </w:r>
      </w:del>
    </w:p>
    <w:p w:rsidR="00724C1A" w:rsidDel="00943DAB" w:rsidRDefault="00724C1A">
      <w:pPr>
        <w:pStyle w:val="TableofFigures"/>
        <w:tabs>
          <w:tab w:val="right" w:leader="dot" w:pos="8630"/>
        </w:tabs>
        <w:rPr>
          <w:del w:id="240" w:author="Bill" w:date="2012-04-28T17:30:00Z"/>
          <w:rFonts w:asciiTheme="minorHAnsi" w:hAnsiTheme="minorHAnsi"/>
          <w:noProof/>
          <w:sz w:val="22"/>
        </w:rPr>
      </w:pPr>
      <w:del w:id="241" w:author="Bill" w:date="2012-04-28T17:30:00Z">
        <w:r w:rsidRPr="00943DAB" w:rsidDel="00943DAB">
          <w:rPr>
            <w:noProof/>
            <w:rPrChange w:id="242" w:author="Bill" w:date="2012-04-28T17:30:00Z">
              <w:rPr>
                <w:rStyle w:val="Hyperlink"/>
                <w:noProof/>
              </w:rPr>
            </w:rPrChange>
          </w:rPr>
          <w:delText>Figure 14: Goal constellation, actual goal in green (grid resolution 1m)</w:delText>
        </w:r>
        <w:r w:rsidDel="00943DAB">
          <w:rPr>
            <w:noProof/>
            <w:webHidden/>
          </w:rPr>
          <w:tab/>
          <w:delText>32</w:delText>
        </w:r>
      </w:del>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r>
        <w:t>stuff</w:t>
      </w:r>
    </w:p>
    <w:p w:rsidR="00F324C7" w:rsidRDefault="00F324C7">
      <w:r>
        <w:br w:type="page"/>
      </w:r>
    </w:p>
    <w:p w:rsidR="00F324C7" w:rsidRPr="00F324C7" w:rsidRDefault="00F324C7" w:rsidP="00F324C7">
      <w:pPr>
        <w:sectPr w:rsidR="00F324C7" w:rsidRPr="00F324C7" w:rsidSect="00540AEA">
          <w:type w:val="continuous"/>
          <w:pgSz w:w="12240" w:h="15840"/>
          <w:pgMar w:top="1440" w:right="1440" w:bottom="1440" w:left="2160" w:header="0" w:footer="720" w:gutter="0"/>
          <w:pgNumType w:fmt="lowerRoman" w:start="1"/>
          <w:cols w:space="720"/>
          <w:formProt w:val="0"/>
          <w:docGrid w:linePitch="360" w:charSpace="2047"/>
        </w:sectPr>
      </w:pPr>
      <w:r>
        <w:lastRenderedPageBreak/>
        <w:t>Title page</w:t>
      </w:r>
    </w:p>
    <w:p w:rsidR="00735B7C" w:rsidRDefault="00735B7C" w:rsidP="00F91C31">
      <w:pPr>
        <w:pStyle w:val="Heading1"/>
      </w:pPr>
      <w:bookmarkStart w:id="243" w:name="_Toc323549510"/>
      <w:r>
        <w:lastRenderedPageBreak/>
        <w:t>Introduction</w:t>
      </w:r>
      <w:ins w:id="244" w:author="Bill" w:date="2012-04-30T11:33:00Z">
        <w:r w:rsidR="00236A08">
          <w:t xml:space="preserve"> and Background</w:t>
        </w:r>
      </w:ins>
      <w:bookmarkEnd w:id="243"/>
    </w:p>
    <w:p w:rsidR="00FB5F83" w:rsidDel="005209F2" w:rsidRDefault="00AF35B7" w:rsidP="005209F2">
      <w:pPr>
        <w:spacing w:line="480" w:lineRule="auto"/>
        <w:ind w:firstLine="720"/>
        <w:rPr>
          <w:del w:id="245" w:author="Bill" w:date="2012-04-30T11:30:00Z"/>
        </w:rPr>
        <w:pPrChange w:id="246" w:author="Bill" w:date="2012-04-30T11:30:00Z">
          <w:pPr>
            <w:spacing w:line="480" w:lineRule="auto"/>
            <w:ind w:firstLine="720"/>
          </w:pPr>
        </w:pPrChange>
      </w:pPr>
      <w:r>
        <w:t>Human-machine interaction is a highly active area of res</w:t>
      </w:r>
      <w:r w:rsidR="00523AC0">
        <w:t>earch in the field of robotics</w:t>
      </w:r>
      <w:ins w:id="247" w:author="Bill" w:date="2012-04-30T11:29:00Z">
        <w:r w:rsidR="005209F2">
          <w:t xml:space="preserve">, </w:t>
        </w:r>
      </w:ins>
      <w:ins w:id="248" w:author="Bill" w:date="2012-04-30T11:30:00Z">
        <w:r w:rsidR="005209F2">
          <w:t>showing great potential.</w:t>
        </w:r>
      </w:ins>
      <w:del w:id="249" w:author="Bill" w:date="2012-04-30T11:29:00Z">
        <w:r w:rsidR="00523AC0" w:rsidDel="005209F2">
          <w:delText>.</w:delText>
        </w:r>
      </w:del>
      <w:r w:rsidR="00523AC0">
        <w:t xml:space="preserve">  Being able to seamlessly interact with humans opens up a whole range of possible applications </w:t>
      </w:r>
      <w:r w:rsidR="005C05ED">
        <w:t xml:space="preserve">currently seen only in </w:t>
      </w:r>
      <w:r w:rsidR="00523AC0">
        <w:t>science fiction</w:t>
      </w:r>
      <w:r w:rsidR="00FB5F83">
        <w:t>.</w:t>
      </w:r>
      <w:ins w:id="250" w:author="Bill" w:date="2012-04-30T11:30:00Z">
        <w:r w:rsidR="005209F2">
          <w:t xml:space="preserve">  </w:t>
        </w:r>
      </w:ins>
    </w:p>
    <w:p w:rsidR="005C05ED" w:rsidRDefault="00FB5F83" w:rsidP="005209F2">
      <w:pPr>
        <w:spacing w:line="480" w:lineRule="auto"/>
        <w:ind w:firstLine="720"/>
        <w:pPrChange w:id="251" w:author="Bill" w:date="2012-04-30T11:30:00Z">
          <w:pPr>
            <w:spacing w:line="480" w:lineRule="auto"/>
            <w:ind w:firstLine="720"/>
          </w:pPr>
        </w:pPrChange>
      </w:pPr>
      <w:del w:id="252" w:author="Bill" w:date="2012-04-30T11:30:00Z">
        <w:r w:rsidDel="005209F2">
          <w:delText xml:space="preserve">Human-machine interaction is a vast field with huge possibilities, which must be tackled a piece at a time.  </w:delText>
        </w:r>
      </w:del>
      <w:r>
        <w:t xml:space="preserve">One concept fundamental to human-machine interaction is the ability to </w:t>
      </w:r>
      <w:r w:rsidR="005C05ED">
        <w:t xml:space="preserve">track and </w:t>
      </w:r>
      <w:r>
        <w:t xml:space="preserve">follow a </w:t>
      </w:r>
      <w:r w:rsidR="005C05ED">
        <w:t>certain</w:t>
      </w:r>
      <w:r>
        <w:t xml:space="preserve"> user.  </w:t>
      </w:r>
      <w:r w:rsidR="00523AC0">
        <w:t>A smart wheelchair could automatically follow a nurse through a hallway [site Chad’s thesis].  A pack robot could follow a soldier into combat</w:t>
      </w:r>
      <w:ins w:id="253" w:author="Bill" w:date="2012-04-29T17:05:00Z">
        <w:r w:rsidR="00825C2A">
          <w:t>, or a tourguide robot could intelligently lead a group of people.</w:t>
        </w:r>
      </w:ins>
      <w:del w:id="254" w:author="Bill" w:date="2012-04-29T17:05:00Z">
        <w:r w:rsidR="00523AC0" w:rsidDel="00825C2A">
          <w:delText>.</w:delText>
        </w:r>
      </w:del>
    </w:p>
    <w:p w:rsidR="00D971A3" w:rsidRDefault="00F324C7" w:rsidP="00E917BC">
      <w:pPr>
        <w:spacing w:line="480" w:lineRule="auto"/>
        <w:ind w:firstLine="720"/>
        <w:rPr>
          <w:ins w:id="255" w:author="Bill" w:date="2012-04-30T11:33:00Z"/>
        </w:rPr>
        <w:pPrChange w:id="256" w:author="Bill" w:date="2012-04-30T11:31:00Z">
          <w:pPr>
            <w:spacing w:line="480" w:lineRule="auto"/>
            <w:ind w:firstLine="720"/>
          </w:pPr>
        </w:pPrChange>
      </w:pPr>
      <w:r>
        <w:t xml:space="preserve"> </w:t>
      </w:r>
      <w:r w:rsidR="00735B7C" w:rsidRPr="00735B7C">
        <w:t xml:space="preserve">Although person tracking comes naturally to us as humans, it is a </w:t>
      </w:r>
      <w:ins w:id="257" w:author="Bill" w:date="2012-04-30T11:32:00Z">
        <w:r w:rsidR="00E917BC">
          <w:t xml:space="preserve">highly </w:t>
        </w:r>
      </w:ins>
      <w:r w:rsidR="00735B7C" w:rsidRPr="00735B7C">
        <w:t>nontrivial job for a machine, requiring the integration of many unreliable sources of information and the creation a model of the environment from changing conditions.</w:t>
      </w:r>
      <w:r w:rsidR="00F01CA9">
        <w:t xml:space="preserve">  </w:t>
      </w:r>
      <w:del w:id="258" w:author="Bill" w:date="2012-04-30T11:31:00Z">
        <w:r w:rsidR="00F01CA9" w:rsidDel="00E917BC">
          <w:delText xml:space="preserve">Additionally, a method must be developed to allow the robot to plan to </w:delText>
        </w:r>
        <w:r w:rsidR="00F01CA9" w:rsidDel="005209F2">
          <w:delText xml:space="preserve">its </w:delText>
        </w:r>
        <w:r w:rsidR="00F01CA9" w:rsidDel="00E917BC">
          <w:delText>target under changing conditions</w:delText>
        </w:r>
        <w:r w:rsidR="00F01CA9" w:rsidDel="005209F2">
          <w:delText xml:space="preserve"> as the target moves</w:delText>
        </w:r>
        <w:r w:rsidR="00F01CA9" w:rsidDel="00E917BC">
          <w:delText>.</w:delText>
        </w:r>
      </w:del>
      <w:ins w:id="259" w:author="Bill" w:date="2012-04-26T13:56:00Z">
        <w:r w:rsidR="00D22590">
          <w:t xml:space="preserve">Humans have wide variation in size, shape, and colors, and their appearance changes over time with changes in posture and picking up objects.  </w:t>
        </w:r>
      </w:ins>
      <w:ins w:id="260" w:author="Bill" w:date="2012-04-30T10:27:00Z">
        <w:r w:rsidR="00333C89">
          <w:t xml:space="preserve">The background of a real-world scene contains a great deal of clutter in shapes, textures, and colors.  </w:t>
        </w:r>
      </w:ins>
      <w:ins w:id="261" w:author="Bill" w:date="2012-04-30T11:32:00Z">
        <w:r w:rsidR="00E917BC">
          <w:t>W</w:t>
        </w:r>
      </w:ins>
      <w:ins w:id="262" w:author="Bill" w:date="2012-04-26T13:56:00Z">
        <w:r w:rsidR="00D22590">
          <w:t xml:space="preserve">hen the robot is </w:t>
        </w:r>
      </w:ins>
      <w:ins w:id="263" w:author="Bill" w:date="2012-04-26T13:57:00Z">
        <w:r w:rsidR="00D22590">
          <w:t xml:space="preserve">in motion, it becomes difficult to separate the target’s motion from </w:t>
        </w:r>
      </w:ins>
      <w:ins w:id="264" w:author="Bill" w:date="2012-04-26T13:58:00Z">
        <w:r w:rsidR="00D22590">
          <w:t>background motion.</w:t>
        </w:r>
      </w:ins>
      <w:ins w:id="265" w:author="Bill" w:date="2012-04-30T11:31:00Z">
        <w:r w:rsidR="00E917BC" w:rsidRPr="00E917BC">
          <w:t xml:space="preserve"> </w:t>
        </w:r>
        <w:r w:rsidR="00E917BC">
          <w:t xml:space="preserve"> Additionally, a method must be developed to allow the robot to plan to a moving target under changing conditions.</w:t>
        </w:r>
      </w:ins>
    </w:p>
    <w:p w:rsidR="00236A08" w:rsidRDefault="00236A08" w:rsidP="00236A08">
      <w:pPr>
        <w:pStyle w:val="Heading2"/>
        <w:rPr>
          <w:ins w:id="266" w:author="Bill" w:date="2012-04-28T19:46:00Z"/>
        </w:rPr>
        <w:pPrChange w:id="267" w:author="Bill" w:date="2012-04-30T11:34:00Z">
          <w:pPr>
            <w:spacing w:line="480" w:lineRule="auto"/>
            <w:ind w:firstLine="720"/>
          </w:pPr>
        </w:pPrChange>
      </w:pPr>
      <w:bookmarkStart w:id="268" w:name="_Toc323549511"/>
      <w:ins w:id="269" w:author="Bill" w:date="2012-04-30T11:34:00Z">
        <w:r>
          <w:t>Computer Vision</w:t>
        </w:r>
      </w:ins>
      <w:bookmarkEnd w:id="268"/>
    </w:p>
    <w:p w:rsidR="005844FD" w:rsidRDefault="00DF2C28">
      <w:pPr>
        <w:spacing w:line="480" w:lineRule="auto"/>
        <w:ind w:firstLine="720"/>
        <w:rPr>
          <w:ins w:id="270" w:author="Bill" w:date="2012-04-28T17:06:00Z"/>
        </w:rPr>
      </w:pPr>
      <w:ins w:id="271" w:author="Bill" w:date="2012-04-29T19:35:00Z">
        <w:r>
          <w:t xml:space="preserve">Of </w:t>
        </w:r>
      </w:ins>
      <w:ins w:id="272" w:author="Bill" w:date="2012-04-29T19:36:00Z">
        <w:r>
          <w:t xml:space="preserve">all </w:t>
        </w:r>
      </w:ins>
      <w:ins w:id="273" w:author="Bill" w:date="2012-04-29T19:35:00Z">
        <w:r>
          <w:t>the various sensors available to mobile robots,</w:t>
        </w:r>
      </w:ins>
      <w:ins w:id="274" w:author="Bill" w:date="2012-04-29T19:36:00Z">
        <w:r>
          <w:t xml:space="preserve"> cameras with computer vision algorithms are</w:t>
        </w:r>
      </w:ins>
      <w:ins w:id="275" w:author="Bill" w:date="2012-04-26T14:11:00Z">
        <w:r w:rsidR="005844FD">
          <w:t xml:space="preserve"> most often used for person tracking.  </w:t>
        </w:r>
      </w:ins>
      <w:ins w:id="276" w:author="Bill" w:date="2012-04-29T19:36:00Z">
        <w:r>
          <w:t>High-</w:t>
        </w:r>
        <w:r>
          <w:lastRenderedPageBreak/>
          <w:t>resolution color cameras are inexpensive, and vision-based tracking is intuitive to us as humans.</w:t>
        </w:r>
      </w:ins>
      <w:ins w:id="277" w:author="Bill" w:date="2012-04-29T19:37:00Z">
        <w:r>
          <w:t xml:space="preserve">  </w:t>
        </w:r>
      </w:ins>
      <w:ins w:id="278" w:author="Bill" w:date="2012-04-26T14:11:00Z">
        <w:r w:rsidR="005844FD">
          <w:t>Binocular and monocular cameras are inexpensive and common on mobile robots</w:t>
        </w:r>
      </w:ins>
      <w:ins w:id="279" w:author="Bill" w:date="2012-04-29T17:01:00Z">
        <w:r w:rsidR="00825C2A">
          <w:t xml:space="preserve">.  Omnidirectional cameras are </w:t>
        </w:r>
      </w:ins>
      <w:ins w:id="280" w:author="Bill" w:date="2012-04-29T17:02:00Z">
        <w:r w:rsidR="00825C2A">
          <w:t>sometimes used</w:t>
        </w:r>
      </w:ins>
      <w:ins w:id="281" w:author="Bill" w:date="2012-04-29T17:01:00Z">
        <w:r w:rsidR="00825C2A">
          <w:t xml:space="preserve">, </w:t>
        </w:r>
      </w:ins>
      <w:ins w:id="282" w:author="Bill" w:date="2012-04-29T17:02:00Z">
        <w:r w:rsidR="00825C2A">
          <w:t>as in</w:t>
        </w:r>
      </w:ins>
      <w:ins w:id="283" w:author="Bill" w:date="2012-04-29T17:04:00Z">
        <w:r w:rsidR="00825C2A">
          <w:t xml:space="preserve"> </w:t>
        </w:r>
      </w:ins>
      <w:ins w:id="284" w:author="Bill" w:date="2012-04-29T17:05:00Z">
        <w:r w:rsidR="00825C2A" w:rsidRPr="00825C2A">
          <w:t>Kobilarov</w:t>
        </w:r>
        <w:r w:rsidR="00825C2A">
          <w:t xml:space="preserve"> </w:t>
        </w:r>
      </w:ins>
      <w:ins w:id="285" w:author="Bill" w:date="2012-04-29T17:04:00Z">
        <w:r w:rsidR="00825C2A">
          <w:t>et. al.</w:t>
        </w:r>
      </w:ins>
      <w:ins w:id="286" w:author="Bill" w:date="2012-04-29T17:02:00Z">
        <w:r w:rsidR="00825C2A">
          <w:t xml:space="preserve"> </w:t>
        </w:r>
      </w:ins>
      <w:ins w:id="287" w:author="Bill" w:date="2012-04-29T19:09:00Z">
        <w:r w:rsidR="006D75F8">
          <w:t>with the advantage of being</w:t>
        </w:r>
      </w:ins>
      <w:ins w:id="288" w:author="Bill" w:date="2012-04-29T19:11:00Z">
        <w:r w:rsidR="006D75F8">
          <w:t xml:space="preserve"> aware of targets all around the robot</w:t>
        </w:r>
      </w:ins>
      <w:ins w:id="289" w:author="Bill" w:date="2012-04-29T19:10:00Z">
        <w:r w:rsidR="006D75F8">
          <w:t xml:space="preserve">, although </w:t>
        </w:r>
      </w:ins>
      <w:ins w:id="290" w:author="Bill" w:date="2012-04-29T19:11:00Z">
        <w:r w:rsidR="006D75F8">
          <w:t>omnidirectional cameras</w:t>
        </w:r>
      </w:ins>
      <w:ins w:id="291" w:author="Bill" w:date="2012-04-29T19:10:00Z">
        <w:r w:rsidR="006D75F8">
          <w:t xml:space="preserve"> often </w:t>
        </w:r>
      </w:ins>
      <w:ins w:id="292" w:author="Bill" w:date="2012-04-29T19:11:00Z">
        <w:r w:rsidR="006D75F8">
          <w:t xml:space="preserve">have issues with distortion and </w:t>
        </w:r>
      </w:ins>
      <w:ins w:id="293" w:author="Bill" w:date="2012-04-29T19:10:00Z">
        <w:r w:rsidR="006D75F8">
          <w:t xml:space="preserve">limited resolution </w:t>
        </w:r>
      </w:ins>
      <w:customXmlInsRangeStart w:id="294" w:author="Bill" w:date="2012-04-29T17:04:00Z"/>
      <w:sdt>
        <w:sdtPr>
          <w:id w:val="875422656"/>
          <w:citation/>
        </w:sdtPr>
        <w:sdtContent>
          <w:customXmlInsRangeEnd w:id="294"/>
          <w:ins w:id="295" w:author="Bill" w:date="2012-04-29T17:04:00Z">
            <w:r w:rsidR="00825C2A">
              <w:fldChar w:fldCharType="begin"/>
            </w:r>
            <w:r w:rsidR="00825C2A">
              <w:instrText xml:space="preserve"> CITATION Kob06 \l 1033 </w:instrText>
            </w:r>
          </w:ins>
          <w:r w:rsidR="00825C2A">
            <w:fldChar w:fldCharType="separate"/>
          </w:r>
          <w:ins w:id="296" w:author="Bill" w:date="2012-04-30T11:43:00Z">
            <w:r w:rsidR="00BF40CE" w:rsidRPr="00BF40CE">
              <w:rPr>
                <w:noProof/>
                <w:rPrChange w:id="297" w:author="Bill" w:date="2012-04-30T11:43:00Z">
                  <w:rPr>
                    <w:rFonts w:eastAsia="Times New Roman"/>
                  </w:rPr>
                </w:rPrChange>
              </w:rPr>
              <w:t>[1]</w:t>
            </w:r>
          </w:ins>
          <w:ins w:id="298" w:author="Bill" w:date="2012-04-29T17:04:00Z">
            <w:r w:rsidR="00825C2A">
              <w:fldChar w:fldCharType="end"/>
            </w:r>
          </w:ins>
          <w:customXmlInsRangeStart w:id="299" w:author="Bill" w:date="2012-04-29T17:04:00Z"/>
        </w:sdtContent>
      </w:sdt>
      <w:customXmlInsRangeEnd w:id="299"/>
      <w:ins w:id="300" w:author="Bill" w:date="2012-04-29T17:02:00Z">
        <w:r w:rsidR="00825C2A">
          <w:t>.</w:t>
        </w:r>
      </w:ins>
    </w:p>
    <w:p w:rsidR="00281685" w:rsidRDefault="00281685" w:rsidP="00281685">
      <w:pPr>
        <w:spacing w:line="480" w:lineRule="auto"/>
        <w:ind w:firstLine="720"/>
        <w:rPr>
          <w:ins w:id="301" w:author="Bill" w:date="2012-04-28T19:20:00Z"/>
        </w:rPr>
      </w:pPr>
      <w:ins w:id="302" w:author="Bill" w:date="2012-04-28T19:20:00Z">
        <w:r>
          <w:t xml:space="preserve">Many vision systems require the user to face the camera to provide a consistent view or to allow face detection.  Face detection is </w:t>
        </w:r>
      </w:ins>
      <w:ins w:id="303" w:author="Bill" w:date="2012-04-28T19:46:00Z">
        <w:r w:rsidR="008C55FD">
          <w:t>often used</w:t>
        </w:r>
      </w:ins>
      <w:ins w:id="304" w:author="Bill" w:date="2012-04-28T19:20:00Z">
        <w:r>
          <w:t xml:space="preserve"> to re-initialize the tracker after occlusion or target loss </w:t>
        </w:r>
      </w:ins>
      <w:customXmlInsRangeStart w:id="305" w:author="Bill" w:date="2012-04-28T19:20:00Z"/>
      <w:sdt>
        <w:sdtPr>
          <w:id w:val="1711687456"/>
          <w:citation/>
        </w:sdtPr>
        <w:sdtContent>
          <w:customXmlInsRangeEnd w:id="305"/>
          <w:ins w:id="306" w:author="Bill" w:date="2012-04-28T19:20:00Z">
            <w:r>
              <w:fldChar w:fldCharType="begin"/>
            </w:r>
            <w:r>
              <w:instrText xml:space="preserve"> CITATION Ger09 \l 1033 </w:instrText>
            </w:r>
            <w:r>
              <w:fldChar w:fldCharType="separate"/>
            </w:r>
          </w:ins>
          <w:ins w:id="307" w:author="Bill" w:date="2012-04-30T11:43:00Z">
            <w:r w:rsidR="00BF40CE" w:rsidRPr="00BF40CE">
              <w:rPr>
                <w:noProof/>
                <w:rPrChange w:id="308" w:author="Bill" w:date="2012-04-30T11:43:00Z">
                  <w:rPr>
                    <w:rFonts w:eastAsia="Times New Roman"/>
                  </w:rPr>
                </w:rPrChange>
              </w:rPr>
              <w:t>[2]</w:t>
            </w:r>
          </w:ins>
          <w:ins w:id="309" w:author="Bill" w:date="2012-04-28T19:20:00Z">
            <w:r>
              <w:fldChar w:fldCharType="end"/>
            </w:r>
          </w:ins>
          <w:customXmlInsRangeStart w:id="310" w:author="Bill" w:date="2012-04-28T19:20:00Z"/>
        </w:sdtContent>
      </w:sdt>
      <w:customXmlInsRangeEnd w:id="310"/>
      <w:ins w:id="311" w:author="Bill" w:date="2012-04-28T19:47:00Z">
        <w:r w:rsidR="008C55FD">
          <w:t xml:space="preserve"> because human faces are highly distinctive</w:t>
        </w:r>
      </w:ins>
      <w:ins w:id="312" w:author="Bill" w:date="2012-04-29T16:43:00Z">
        <w:r w:rsidR="00014CD6">
          <w:t xml:space="preserve">, and face recognition is a </w:t>
        </w:r>
      </w:ins>
      <w:ins w:id="313" w:author="Bill" w:date="2012-04-30T10:29:00Z">
        <w:r w:rsidR="00333C89">
          <w:t>reasonably</w:t>
        </w:r>
      </w:ins>
      <w:ins w:id="314" w:author="Bill" w:date="2012-04-29T16:44:00Z">
        <w:r w:rsidR="00014CD6">
          <w:t xml:space="preserve"> </w:t>
        </w:r>
      </w:ins>
      <w:ins w:id="315" w:author="Bill" w:date="2012-04-29T16:43:00Z">
        <w:r w:rsidR="00014CD6">
          <w:t>mature technology</w:t>
        </w:r>
      </w:ins>
      <w:ins w:id="316" w:author="Bill" w:date="2012-04-29T19:14:00Z">
        <w:r w:rsidR="006D75F8">
          <w:t xml:space="preserve"> </w:t>
        </w:r>
      </w:ins>
      <w:customXmlInsRangeStart w:id="317" w:author="Bill" w:date="2012-04-29T19:14:00Z"/>
      <w:sdt>
        <w:sdtPr>
          <w:id w:val="-1605191527"/>
          <w:citation/>
        </w:sdtPr>
        <w:sdtContent>
          <w:customXmlInsRangeEnd w:id="317"/>
          <w:ins w:id="318" w:author="Bill" w:date="2012-04-29T19:14:00Z">
            <w:r w:rsidR="006D75F8">
              <w:fldChar w:fldCharType="begin"/>
            </w:r>
            <w:r w:rsidR="006D75F8">
              <w:instrText xml:space="preserve"> CITATION Vio04 \l 1033 </w:instrText>
            </w:r>
            <w:r w:rsidR="006D75F8">
              <w:fldChar w:fldCharType="separate"/>
            </w:r>
          </w:ins>
          <w:ins w:id="319" w:author="Bill" w:date="2012-04-30T11:43:00Z">
            <w:r w:rsidR="00BF40CE" w:rsidRPr="00BF40CE">
              <w:rPr>
                <w:noProof/>
                <w:rPrChange w:id="320" w:author="Bill" w:date="2012-04-30T11:43:00Z">
                  <w:rPr>
                    <w:rFonts w:eastAsia="Times New Roman"/>
                  </w:rPr>
                </w:rPrChange>
              </w:rPr>
              <w:t>[3]</w:t>
            </w:r>
          </w:ins>
          <w:ins w:id="321" w:author="Bill" w:date="2012-04-29T19:14:00Z">
            <w:r w:rsidR="006D75F8">
              <w:fldChar w:fldCharType="end"/>
            </w:r>
          </w:ins>
          <w:customXmlInsRangeStart w:id="322" w:author="Bill" w:date="2012-04-29T19:14:00Z"/>
        </w:sdtContent>
      </w:sdt>
      <w:customXmlInsRangeEnd w:id="322"/>
      <w:ins w:id="323" w:author="Bill" w:date="2012-04-28T19:20:00Z">
        <w:r>
          <w:t>.</w:t>
        </w:r>
      </w:ins>
    </w:p>
    <w:p w:rsidR="006D75F8" w:rsidRDefault="005844FD">
      <w:pPr>
        <w:spacing w:line="480" w:lineRule="auto"/>
        <w:ind w:firstLine="720"/>
        <w:rPr>
          <w:ins w:id="324" w:author="Bill" w:date="2012-04-28T19:25:00Z"/>
        </w:rPr>
      </w:pPr>
      <w:ins w:id="325" w:author="Bill" w:date="2012-04-26T14:14:00Z">
        <w:r>
          <w:t xml:space="preserve">Many vision systems </w:t>
        </w:r>
      </w:ins>
      <w:ins w:id="326" w:author="Bill" w:date="2012-04-30T10:36:00Z">
        <w:r w:rsidR="003964F8">
          <w:t>rely on</w:t>
        </w:r>
      </w:ins>
      <w:ins w:id="327" w:author="Bill" w:date="2012-04-26T14:14:00Z">
        <w:r>
          <w:t xml:space="preserve"> color information, </w:t>
        </w:r>
      </w:ins>
      <w:ins w:id="328" w:author="Bill" w:date="2012-04-30T10:29:00Z">
        <w:r w:rsidR="00333C89">
          <w:t xml:space="preserve">and </w:t>
        </w:r>
      </w:ins>
      <w:ins w:id="329" w:author="Bill" w:date="2012-04-30T10:32:00Z">
        <w:r w:rsidR="00912610">
          <w:t>occasionally</w:t>
        </w:r>
      </w:ins>
      <w:ins w:id="330" w:author="Bill" w:date="2012-04-30T10:29:00Z">
        <w:r w:rsidR="00333C89">
          <w:t xml:space="preserve"> texture </w:t>
        </w:r>
      </w:ins>
      <w:ins w:id="331" w:author="Bill" w:date="2012-04-30T10:32:00Z">
        <w:r w:rsidR="00912610">
          <w:t xml:space="preserve">information </w:t>
        </w:r>
      </w:ins>
      <w:customXmlInsRangeStart w:id="332" w:author="Bill" w:date="2012-04-30T10:31:00Z"/>
      <w:sdt>
        <w:sdtPr>
          <w:id w:val="1583883040"/>
          <w:citation/>
        </w:sdtPr>
        <w:sdtContent>
          <w:customXmlInsRangeEnd w:id="332"/>
          <w:ins w:id="333" w:author="Bill" w:date="2012-04-30T10:31:00Z">
            <w:r w:rsidR="00333C89">
              <w:fldChar w:fldCharType="begin"/>
            </w:r>
            <w:r w:rsidR="00333C89">
              <w:instrText xml:space="preserve"> CITATION Sha04 \l 1033 </w:instrText>
            </w:r>
          </w:ins>
          <w:r w:rsidR="00333C89">
            <w:fldChar w:fldCharType="separate"/>
          </w:r>
          <w:ins w:id="334" w:author="Bill" w:date="2012-04-30T11:43:00Z">
            <w:r w:rsidR="00BF40CE" w:rsidRPr="00BF40CE">
              <w:rPr>
                <w:noProof/>
                <w:rPrChange w:id="335" w:author="Bill" w:date="2012-04-30T11:43:00Z">
                  <w:rPr>
                    <w:rFonts w:eastAsia="Times New Roman"/>
                  </w:rPr>
                </w:rPrChange>
              </w:rPr>
              <w:t>[4]</w:t>
            </w:r>
          </w:ins>
          <w:ins w:id="336" w:author="Bill" w:date="2012-04-30T10:31:00Z">
            <w:r w:rsidR="00333C89">
              <w:fldChar w:fldCharType="end"/>
            </w:r>
          </w:ins>
          <w:customXmlInsRangeStart w:id="337" w:author="Bill" w:date="2012-04-30T10:31:00Z"/>
        </w:sdtContent>
      </w:sdt>
      <w:customXmlInsRangeEnd w:id="337"/>
      <w:ins w:id="338" w:author="Bill" w:date="2012-04-30T10:32:00Z">
        <w:r w:rsidR="00333C89">
          <w:t>.  These properties are</w:t>
        </w:r>
      </w:ins>
      <w:ins w:id="339" w:author="Bill" w:date="2012-04-26T14:14:00Z">
        <w:r>
          <w:t xml:space="preserve"> readily accessible from cameras and intuitive to us as humans.</w:t>
        </w:r>
      </w:ins>
      <w:ins w:id="340" w:author="Bill" w:date="2012-04-28T19:47:00Z">
        <w:r w:rsidR="008A0789">
          <w:t xml:space="preserve">  </w:t>
        </w:r>
      </w:ins>
      <w:ins w:id="341" w:author="Bill" w:date="2012-04-30T10:36:00Z">
        <w:r w:rsidR="004B6D29">
          <w:t>Some of t</w:t>
        </w:r>
      </w:ins>
      <w:ins w:id="342" w:author="Bill" w:date="2012-04-28T17:19:00Z">
        <w:r w:rsidR="00DD387E">
          <w:t>he simplest tracking simply look for solid regions of a certain color</w:t>
        </w:r>
      </w:ins>
      <w:ins w:id="343" w:author="Bill" w:date="2012-04-28T17:18:00Z">
        <w:r w:rsidR="00C17AD4">
          <w:t>.  C</w:t>
        </w:r>
      </w:ins>
      <w:ins w:id="344" w:author="Bill" w:date="2012-04-28T17:12:00Z">
        <w:r w:rsidR="003D17C6">
          <w:t>alisi et. al. used a</w:t>
        </w:r>
      </w:ins>
      <w:ins w:id="345" w:author="Bill" w:date="2012-04-28T17:14:00Z">
        <w:r w:rsidR="00C17AD4">
          <w:t xml:space="preserve"> </w:t>
        </w:r>
      </w:ins>
      <w:ins w:id="346" w:author="Bill" w:date="2012-04-28T19:20:00Z">
        <w:r w:rsidR="00281685">
          <w:t>single-</w:t>
        </w:r>
      </w:ins>
      <w:ins w:id="347" w:author="Bill" w:date="2012-04-28T17:15:00Z">
        <w:r w:rsidR="00C17AD4">
          <w:t xml:space="preserve">color segmentation </w:t>
        </w:r>
      </w:ins>
      <w:ins w:id="348" w:author="Bill" w:date="2012-04-28T17:17:00Z">
        <w:r w:rsidR="00C17AD4">
          <w:t xml:space="preserve">assisted by </w:t>
        </w:r>
      </w:ins>
      <w:ins w:id="349" w:author="Bill" w:date="2012-04-28T19:20:00Z">
        <w:r w:rsidR="00281685">
          <w:t xml:space="preserve">stereo </w:t>
        </w:r>
      </w:ins>
      <w:ins w:id="350" w:author="Bill" w:date="2012-04-28T17:17:00Z">
        <w:r w:rsidR="00C17AD4">
          <w:t xml:space="preserve">depth information </w:t>
        </w:r>
      </w:ins>
      <w:ins w:id="351" w:author="Bill" w:date="2012-04-28T17:15:00Z">
        <w:r w:rsidR="00C17AD4">
          <w:t xml:space="preserve">to track </w:t>
        </w:r>
      </w:ins>
      <w:ins w:id="352" w:author="Bill" w:date="2012-04-28T19:20:00Z">
        <w:r w:rsidR="00281685">
          <w:t>a user wearing a single-colored shirt</w:t>
        </w:r>
      </w:ins>
      <w:ins w:id="353" w:author="Bill" w:date="2012-04-28T17:17:00Z">
        <w:r w:rsidR="00C17AD4">
          <w:t xml:space="preserve"> </w:t>
        </w:r>
      </w:ins>
      <w:customXmlInsRangeStart w:id="354" w:author="Bill" w:date="2012-04-28T17:14:00Z"/>
      <w:sdt>
        <w:sdtPr>
          <w:id w:val="-459955884"/>
          <w:citation/>
        </w:sdtPr>
        <w:sdtContent>
          <w:customXmlInsRangeEnd w:id="354"/>
          <w:ins w:id="355" w:author="Bill" w:date="2012-04-28T17:14:00Z">
            <w:r w:rsidR="00C17AD4">
              <w:fldChar w:fldCharType="begin"/>
            </w:r>
            <w:r w:rsidR="00C17AD4">
              <w:instrText xml:space="preserve"> CITATION Cal07 \l 1033 </w:instrText>
            </w:r>
          </w:ins>
          <w:r w:rsidR="00C17AD4">
            <w:fldChar w:fldCharType="separate"/>
          </w:r>
          <w:ins w:id="356" w:author="Bill" w:date="2012-04-30T11:43:00Z">
            <w:r w:rsidR="00BF40CE" w:rsidRPr="00BF40CE">
              <w:rPr>
                <w:noProof/>
                <w:rPrChange w:id="357" w:author="Bill" w:date="2012-04-30T11:43:00Z">
                  <w:rPr>
                    <w:rFonts w:eastAsia="Times New Roman"/>
                  </w:rPr>
                </w:rPrChange>
              </w:rPr>
              <w:t>[5]</w:t>
            </w:r>
          </w:ins>
          <w:ins w:id="358" w:author="Bill" w:date="2012-04-28T17:14:00Z">
            <w:r w:rsidR="00C17AD4">
              <w:fldChar w:fldCharType="end"/>
            </w:r>
          </w:ins>
          <w:customXmlInsRangeStart w:id="359" w:author="Bill" w:date="2012-04-28T17:14:00Z"/>
        </w:sdtContent>
      </w:sdt>
      <w:customXmlInsRangeEnd w:id="359"/>
      <w:ins w:id="360" w:author="Bill" w:date="2012-04-28T17:17:00Z">
        <w:r w:rsidR="00C17AD4">
          <w:t xml:space="preserve">.  While </w:t>
        </w:r>
      </w:ins>
      <w:ins w:id="361" w:author="Bill" w:date="2012-04-30T10:33:00Z">
        <w:r w:rsidR="00075E01">
          <w:t>methods that rely on color alone</w:t>
        </w:r>
      </w:ins>
      <w:ins w:id="362" w:author="Bill" w:date="2012-04-28T17:17:00Z">
        <w:r w:rsidR="00C17AD4">
          <w:t xml:space="preserve"> are simple and computationally efficient, they </w:t>
        </w:r>
      </w:ins>
      <w:ins w:id="363" w:author="Bill" w:date="2012-04-28T17:19:00Z">
        <w:r w:rsidR="00C17AD4">
          <w:t xml:space="preserve">are restricted to cases in which the target is wearing a solid color and that color </w:t>
        </w:r>
        <w:r w:rsidR="00D843D7">
          <w:t>is not common in the environment.</w:t>
        </w:r>
      </w:ins>
    </w:p>
    <w:p w:rsidR="00D05AF7" w:rsidRDefault="003964F8">
      <w:pPr>
        <w:spacing w:line="480" w:lineRule="auto"/>
        <w:ind w:firstLine="720"/>
        <w:rPr>
          <w:ins w:id="364" w:author="Bill" w:date="2012-04-29T16:47:00Z"/>
        </w:rPr>
      </w:pPr>
      <w:ins w:id="365" w:author="Bill" w:date="2012-04-30T10:34:00Z">
        <w:r>
          <w:t xml:space="preserve">Going beyond color, another common approach is to identify certain shape </w:t>
        </w:r>
      </w:ins>
      <w:ins w:id="366" w:author="Bill" w:date="2012-04-30T10:36:00Z">
        <w:r w:rsidR="009224AA">
          <w:t xml:space="preserve">relating to human bodies, </w:t>
        </w:r>
      </w:ins>
      <w:ins w:id="367" w:author="Bill" w:date="2012-04-30T10:35:00Z">
        <w:r>
          <w:t xml:space="preserve">often using cascades of </w:t>
        </w:r>
      </w:ins>
      <w:ins w:id="368" w:author="Bill" w:date="2012-04-28T19:42:00Z">
        <w:r w:rsidR="00C6715A">
          <w:t>Haar-like features</w:t>
        </w:r>
        <w:r w:rsidR="00C6715A" w:rsidRPr="00C6715A">
          <w:t xml:space="preserve"> </w:t>
        </w:r>
      </w:ins>
      <w:customXmlInsRangeStart w:id="369" w:author="Bill" w:date="2012-04-28T19:42:00Z"/>
      <w:sdt>
        <w:sdtPr>
          <w:id w:val="-1297836388"/>
          <w:citation/>
        </w:sdtPr>
        <w:sdtContent>
          <w:customXmlInsRangeEnd w:id="369"/>
          <w:ins w:id="370" w:author="Bill" w:date="2012-04-28T19:42:00Z">
            <w:r w:rsidR="00C6715A">
              <w:fldChar w:fldCharType="begin"/>
            </w:r>
            <w:r w:rsidR="00C6715A">
              <w:instrText xml:space="preserve"> CITATION Vio01 \l 1033 </w:instrText>
            </w:r>
            <w:r w:rsidR="00C6715A">
              <w:fldChar w:fldCharType="separate"/>
            </w:r>
          </w:ins>
          <w:ins w:id="371" w:author="Bill" w:date="2012-04-30T11:43:00Z">
            <w:r w:rsidR="00BF40CE" w:rsidRPr="00BF40CE">
              <w:rPr>
                <w:noProof/>
                <w:rPrChange w:id="372" w:author="Bill" w:date="2012-04-30T11:43:00Z">
                  <w:rPr>
                    <w:rFonts w:eastAsia="Times New Roman"/>
                  </w:rPr>
                </w:rPrChange>
              </w:rPr>
              <w:t>[6]</w:t>
            </w:r>
          </w:ins>
          <w:ins w:id="373" w:author="Bill" w:date="2012-04-28T19:42:00Z">
            <w:r w:rsidR="00C6715A">
              <w:fldChar w:fldCharType="end"/>
            </w:r>
          </w:ins>
          <w:customXmlInsRangeStart w:id="374" w:author="Bill" w:date="2012-04-28T19:42:00Z"/>
        </w:sdtContent>
      </w:sdt>
      <w:customXmlInsRangeEnd w:id="374"/>
      <w:ins w:id="375" w:author="Bill" w:date="2012-04-28T19:42:00Z">
        <w:r w:rsidR="00C6715A">
          <w:t xml:space="preserve">.  </w:t>
        </w:r>
      </w:ins>
      <w:ins w:id="376" w:author="Bill" w:date="2012-04-30T10:53:00Z">
        <w:r w:rsidR="006211C8">
          <w:t xml:space="preserve">Shape information may be computed for both 2D and 3D images </w:t>
        </w:r>
      </w:ins>
      <w:customXmlInsRangeStart w:id="377" w:author="Bill" w:date="2012-04-30T10:53:00Z"/>
      <w:sdt>
        <w:sdtPr>
          <w:id w:val="-964657643"/>
          <w:citation/>
        </w:sdtPr>
        <w:sdtContent>
          <w:customXmlInsRangeEnd w:id="377"/>
          <w:ins w:id="378" w:author="Bill" w:date="2012-04-30T10:53:00Z">
            <w:r w:rsidR="006211C8">
              <w:fldChar w:fldCharType="begin"/>
            </w:r>
            <w:r w:rsidR="006211C8">
              <w:instrText xml:space="preserve"> CITATION Mit11 \l 1033 </w:instrText>
            </w:r>
          </w:ins>
          <w:r w:rsidR="006211C8">
            <w:fldChar w:fldCharType="separate"/>
          </w:r>
          <w:ins w:id="379" w:author="Bill" w:date="2012-04-30T11:43:00Z">
            <w:r w:rsidR="00BF40CE" w:rsidRPr="00BF40CE">
              <w:rPr>
                <w:noProof/>
                <w:rPrChange w:id="380" w:author="Bill" w:date="2012-04-30T11:43:00Z">
                  <w:rPr>
                    <w:rFonts w:eastAsia="Times New Roman"/>
                  </w:rPr>
                </w:rPrChange>
              </w:rPr>
              <w:t>[7]</w:t>
            </w:r>
          </w:ins>
          <w:ins w:id="381" w:author="Bill" w:date="2012-04-30T10:53:00Z">
            <w:r w:rsidR="006211C8">
              <w:fldChar w:fldCharType="end"/>
            </w:r>
          </w:ins>
          <w:customXmlInsRangeStart w:id="382" w:author="Bill" w:date="2012-04-30T10:53:00Z"/>
        </w:sdtContent>
      </w:sdt>
      <w:customXmlInsRangeEnd w:id="382"/>
      <w:ins w:id="383" w:author="Bill" w:date="2012-04-30T10:53:00Z">
        <w:r w:rsidR="006211C8">
          <w:t xml:space="preserve">.  </w:t>
        </w:r>
      </w:ins>
      <w:ins w:id="384" w:author="Bill" w:date="2012-04-30T10:37:00Z">
        <w:r w:rsidR="00FE35B7">
          <w:t>S</w:t>
        </w:r>
      </w:ins>
      <w:ins w:id="385" w:author="Bill" w:date="2012-04-28T19:42:00Z">
        <w:r w:rsidR="00C6715A">
          <w:t xml:space="preserve">ome methods use part-based representations that combine multiple </w:t>
        </w:r>
      </w:ins>
      <w:ins w:id="386" w:author="Bill" w:date="2012-04-30T10:53:00Z">
        <w:r w:rsidR="006211C8">
          <w:t>classifiers</w:t>
        </w:r>
      </w:ins>
      <w:ins w:id="387" w:author="Bill" w:date="2012-04-28T19:42:00Z">
        <w:r w:rsidR="00C6715A">
          <w:t xml:space="preserve"> for different </w:t>
        </w:r>
        <w:r w:rsidR="00C6715A">
          <w:lastRenderedPageBreak/>
          <w:t xml:space="preserve">parts of the body </w:t>
        </w:r>
      </w:ins>
      <w:customXmlInsRangeStart w:id="388" w:author="Bill" w:date="2012-04-28T19:42:00Z"/>
      <w:sdt>
        <w:sdtPr>
          <w:id w:val="1755233708"/>
          <w:citation/>
        </w:sdtPr>
        <w:sdtContent>
          <w:customXmlInsRangeEnd w:id="388"/>
          <w:ins w:id="389" w:author="Bill" w:date="2012-04-28T19:42:00Z">
            <w:r w:rsidR="00C6715A">
              <w:fldChar w:fldCharType="begin"/>
            </w:r>
            <w:r w:rsidR="00C6715A">
              <w:instrText xml:space="preserve"> CITATION Ziv07 \l 1033 </w:instrText>
            </w:r>
            <w:r w:rsidR="00C6715A">
              <w:fldChar w:fldCharType="separate"/>
            </w:r>
          </w:ins>
          <w:ins w:id="390" w:author="Bill" w:date="2012-04-30T11:43:00Z">
            <w:r w:rsidR="00BF40CE" w:rsidRPr="00BF40CE">
              <w:rPr>
                <w:noProof/>
                <w:rPrChange w:id="391" w:author="Bill" w:date="2012-04-30T11:43:00Z">
                  <w:rPr>
                    <w:rFonts w:eastAsia="Times New Roman"/>
                  </w:rPr>
                </w:rPrChange>
              </w:rPr>
              <w:t>[8]</w:t>
            </w:r>
          </w:ins>
          <w:ins w:id="392" w:author="Bill" w:date="2012-04-28T19:42:00Z">
            <w:r w:rsidR="00C6715A">
              <w:fldChar w:fldCharType="end"/>
            </w:r>
          </w:ins>
          <w:customXmlInsRangeStart w:id="393" w:author="Bill" w:date="2012-04-28T19:42:00Z"/>
        </w:sdtContent>
      </w:sdt>
      <w:customXmlInsRangeEnd w:id="393"/>
      <w:ins w:id="394" w:author="Bill" w:date="2012-04-28T19:42:00Z">
        <w:r w:rsidR="00C6715A">
          <w:t>.  Such systems combine many weak classifiers to create a strong classifier, using a training algorithm such as AdaBoost.</w:t>
        </w:r>
      </w:ins>
    </w:p>
    <w:p w:rsidR="00635D8F" w:rsidRDefault="009137A6">
      <w:pPr>
        <w:spacing w:line="480" w:lineRule="auto"/>
        <w:ind w:firstLine="720"/>
        <w:rPr>
          <w:ins w:id="395" w:author="Bill" w:date="2012-04-30T10:39:00Z"/>
        </w:rPr>
      </w:pPr>
      <w:ins w:id="396" w:author="Bill" w:date="2012-04-30T10:37:00Z">
        <w:r>
          <w:t>Another vision-based approach is to detect keypoints.</w:t>
        </w:r>
      </w:ins>
      <w:ins w:id="397" w:author="Bill" w:date="2012-04-29T16:48:00Z">
        <w:r w:rsidR="00A67241">
          <w:t xml:space="preserve"> </w:t>
        </w:r>
      </w:ins>
      <w:ins w:id="398" w:author="Bill" w:date="2012-04-30T10:37:00Z">
        <w:r>
          <w:t xml:space="preserve"> </w:t>
        </w:r>
      </w:ins>
      <w:ins w:id="399" w:author="Bill" w:date="2012-04-29T16:56:00Z">
        <w:r w:rsidR="00CA22C5">
          <w:t>A keypoint</w:t>
        </w:r>
      </w:ins>
      <w:ins w:id="400" w:author="Bill" w:date="2012-04-29T16:57:00Z">
        <w:r w:rsidR="00CA22C5">
          <w:t xml:space="preserve"> represents a</w:t>
        </w:r>
      </w:ins>
      <w:ins w:id="401" w:author="Bill" w:date="2012-04-29T16:59:00Z">
        <w:r w:rsidR="00D559B8">
          <w:t xml:space="preserve"> distinctive</w:t>
        </w:r>
      </w:ins>
      <w:ins w:id="402" w:author="Bill" w:date="2012-04-30T10:38:00Z">
        <w:r>
          <w:t>, salient</w:t>
        </w:r>
      </w:ins>
      <w:ins w:id="403" w:author="Bill" w:date="2012-04-29T16:57:00Z">
        <w:r w:rsidR="00CA22C5">
          <w:t xml:space="preserve"> </w:t>
        </w:r>
      </w:ins>
      <w:ins w:id="404" w:author="Bill" w:date="2012-04-30T10:38:00Z">
        <w:r>
          <w:t xml:space="preserve">geometric </w:t>
        </w:r>
      </w:ins>
      <w:ins w:id="405" w:author="Bill" w:date="2012-04-29T16:57:00Z">
        <w:r w:rsidR="00CA22C5">
          <w:t>feature.  A number of</w:t>
        </w:r>
      </w:ins>
      <w:ins w:id="406" w:author="Bill" w:date="2012-04-29T16:48:00Z">
        <w:r w:rsidR="00CA22C5">
          <w:t xml:space="preserve"> popular algorithms</w:t>
        </w:r>
      </w:ins>
      <w:ins w:id="407" w:author="Bill" w:date="2012-04-29T16:49:00Z">
        <w:r w:rsidR="00CA22C5">
          <w:t xml:space="preserve"> including </w:t>
        </w:r>
      </w:ins>
      <w:ins w:id="408" w:author="Bill" w:date="2012-04-29T16:48:00Z">
        <w:r w:rsidR="00A67241">
          <w:t xml:space="preserve">SIFT </w:t>
        </w:r>
      </w:ins>
      <w:customXmlInsRangeStart w:id="409" w:author="Bill" w:date="2012-04-29T16:49:00Z"/>
      <w:sdt>
        <w:sdtPr>
          <w:id w:val="532237605"/>
          <w:citation/>
        </w:sdtPr>
        <w:sdtContent>
          <w:customXmlInsRangeEnd w:id="409"/>
          <w:ins w:id="410" w:author="Bill" w:date="2012-04-29T16:49:00Z">
            <w:r w:rsidR="00A67241">
              <w:fldChar w:fldCharType="begin"/>
            </w:r>
            <w:r w:rsidR="00A67241">
              <w:instrText xml:space="preserve"> CITATION Low041 \l 1033 </w:instrText>
            </w:r>
          </w:ins>
          <w:r w:rsidR="00A67241">
            <w:fldChar w:fldCharType="separate"/>
          </w:r>
          <w:ins w:id="411" w:author="Bill" w:date="2012-04-30T11:43:00Z">
            <w:r w:rsidR="00BF40CE" w:rsidRPr="00BF40CE">
              <w:rPr>
                <w:noProof/>
                <w:rPrChange w:id="412" w:author="Bill" w:date="2012-04-30T11:43:00Z">
                  <w:rPr>
                    <w:rFonts w:eastAsia="Times New Roman"/>
                  </w:rPr>
                </w:rPrChange>
              </w:rPr>
              <w:t>[9]</w:t>
            </w:r>
          </w:ins>
          <w:ins w:id="413" w:author="Bill" w:date="2012-04-29T16:49:00Z">
            <w:r w:rsidR="00A67241">
              <w:fldChar w:fldCharType="end"/>
            </w:r>
          </w:ins>
          <w:customXmlInsRangeStart w:id="414" w:author="Bill" w:date="2012-04-29T16:49:00Z"/>
        </w:sdtContent>
      </w:sdt>
      <w:customXmlInsRangeEnd w:id="414"/>
      <w:ins w:id="415" w:author="Bill" w:date="2012-04-30T10:54:00Z">
        <w:r w:rsidR="008301E4">
          <w:t xml:space="preserve">, </w:t>
        </w:r>
      </w:ins>
      <w:ins w:id="416" w:author="Bill" w:date="2012-04-29T16:49:00Z">
        <w:r w:rsidR="00CA22C5">
          <w:t>SURF</w:t>
        </w:r>
      </w:ins>
      <w:ins w:id="417" w:author="Bill" w:date="2012-04-30T10:54:00Z">
        <w:r w:rsidR="008301E4">
          <w:t>, and HOG</w:t>
        </w:r>
        <w:r w:rsidR="002A5E26">
          <w:t xml:space="preserve"> </w:t>
        </w:r>
      </w:ins>
      <w:customXmlInsRangeStart w:id="418" w:author="Bill" w:date="2012-04-30T10:54:00Z"/>
      <w:sdt>
        <w:sdtPr>
          <w:id w:val="612178255"/>
          <w:citation/>
        </w:sdtPr>
        <w:sdtContent>
          <w:customXmlInsRangeEnd w:id="418"/>
          <w:ins w:id="419" w:author="Bill" w:date="2012-04-30T10:54:00Z">
            <w:r w:rsidR="002A5E26">
              <w:fldChar w:fldCharType="begin"/>
            </w:r>
            <w:r w:rsidR="002A5E26">
              <w:instrText xml:space="preserve"> CITATION Mit11 \l 1033 </w:instrText>
            </w:r>
          </w:ins>
          <w:r w:rsidR="002A5E26">
            <w:fldChar w:fldCharType="separate"/>
          </w:r>
          <w:ins w:id="420" w:author="Bill" w:date="2012-04-30T11:43:00Z">
            <w:r w:rsidR="00BF40CE" w:rsidRPr="00BF40CE">
              <w:rPr>
                <w:noProof/>
                <w:rPrChange w:id="421" w:author="Bill" w:date="2012-04-30T11:43:00Z">
                  <w:rPr>
                    <w:rFonts w:eastAsia="Times New Roman"/>
                  </w:rPr>
                </w:rPrChange>
              </w:rPr>
              <w:t>[7]</w:t>
            </w:r>
          </w:ins>
          <w:ins w:id="422" w:author="Bill" w:date="2012-04-30T10:54:00Z">
            <w:r w:rsidR="002A5E26">
              <w:fldChar w:fldCharType="end"/>
            </w:r>
          </w:ins>
          <w:customXmlInsRangeStart w:id="423" w:author="Bill" w:date="2012-04-30T10:54:00Z"/>
        </w:sdtContent>
      </w:sdt>
      <w:customXmlInsRangeEnd w:id="423"/>
      <w:ins w:id="424" w:author="Bill" w:date="2012-04-30T10:54:00Z">
        <w:r w:rsidR="008301E4">
          <w:t xml:space="preserve"> </w:t>
        </w:r>
      </w:ins>
      <w:ins w:id="425" w:author="Bill" w:date="2012-04-29T16:57:00Z">
        <w:r w:rsidR="00CA22C5">
          <w:t xml:space="preserve">detect scale invariant keypoints, </w:t>
        </w:r>
      </w:ins>
      <w:ins w:id="426" w:author="Bill" w:date="2012-04-30T10:38:00Z">
        <w:r>
          <w:t xml:space="preserve">providing consistency at </w:t>
        </w:r>
      </w:ins>
      <w:ins w:id="427" w:author="Bill" w:date="2012-04-29T16:57:00Z">
        <w:r w:rsidR="00CA22C5">
          <w:t xml:space="preserve">varying ranges and orientations.  </w:t>
        </w:r>
      </w:ins>
      <w:ins w:id="428" w:author="Bill" w:date="2012-04-29T16:59:00Z">
        <w:r w:rsidR="00D559B8">
          <w:t>These algorithms are commonly used for object detection</w:t>
        </w:r>
      </w:ins>
      <w:ins w:id="429" w:author="Bill" w:date="2012-04-29T17:00:00Z">
        <w:r w:rsidR="00D559B8">
          <w:t xml:space="preserve">, and prove </w:t>
        </w:r>
      </w:ins>
      <w:ins w:id="430" w:author="Bill" w:date="2012-04-29T16:57:00Z">
        <w:r w:rsidR="00CA22C5">
          <w:t>useful in real-world scene</w:t>
        </w:r>
      </w:ins>
      <w:ins w:id="431" w:author="Bill" w:date="2012-04-29T16:58:00Z">
        <w:r w:rsidR="00CA22C5">
          <w:t>s</w:t>
        </w:r>
      </w:ins>
      <w:ins w:id="432" w:author="Bill" w:date="2012-04-29T16:57:00Z">
        <w:r w:rsidR="00CA22C5">
          <w:t xml:space="preserve"> </w:t>
        </w:r>
      </w:ins>
      <w:ins w:id="433" w:author="Bill" w:date="2012-04-29T17:00:00Z">
        <w:r w:rsidR="00D559B8">
          <w:t>where</w:t>
        </w:r>
      </w:ins>
      <w:ins w:id="434" w:author="Bill" w:date="2012-04-29T16:57:00Z">
        <w:r w:rsidR="00CA22C5">
          <w:t xml:space="preserve"> </w:t>
        </w:r>
      </w:ins>
      <w:ins w:id="435" w:author="Bill" w:date="2012-04-29T16:58:00Z">
        <w:r w:rsidR="00CA22C5">
          <w:t>people appear at multiple ranges and ori</w:t>
        </w:r>
      </w:ins>
      <w:ins w:id="436" w:author="Bill" w:date="2012-04-29T16:59:00Z">
        <w:r w:rsidR="00CA22C5">
          <w:t>e</w:t>
        </w:r>
      </w:ins>
      <w:ins w:id="437" w:author="Bill" w:date="2012-04-29T16:58:00Z">
        <w:r w:rsidR="00CA22C5">
          <w:t>ntations.</w:t>
        </w:r>
      </w:ins>
      <w:ins w:id="438" w:author="Bill" w:date="2012-04-29T16:59:00Z">
        <w:r w:rsidR="00CA22C5">
          <w:t xml:space="preserve"> </w:t>
        </w:r>
      </w:ins>
      <w:ins w:id="439" w:author="Bill" w:date="2012-04-29T16:51:00Z">
        <w:r w:rsidR="00CA22C5">
          <w:t xml:space="preserve"> </w:t>
        </w:r>
      </w:ins>
      <w:ins w:id="440" w:author="Bill" w:date="2012-04-30T10:39:00Z">
        <w:r w:rsidR="00635D8F">
          <w:t xml:space="preserve">These keypoints can also be related to a higher-order part-based model.  </w:t>
        </w:r>
      </w:ins>
      <w:ins w:id="441" w:author="Bill" w:date="2012-04-29T16:51:00Z">
        <w:r w:rsidR="00CA22C5">
          <w:t>Seemann et. al</w:t>
        </w:r>
      </w:ins>
      <w:ins w:id="442" w:author="Bill" w:date="2012-04-29T16:56:00Z">
        <w:r w:rsidR="00CA22C5">
          <w:t xml:space="preserve"> evaluated various keypoint detectors trained on images to identify pedestrians in a scene</w:t>
        </w:r>
      </w:ins>
      <w:ins w:id="443" w:author="Bill" w:date="2012-04-29T16:51:00Z">
        <w:r w:rsidR="00CA22C5">
          <w:t xml:space="preserve"> </w:t>
        </w:r>
      </w:ins>
      <w:customXmlInsRangeStart w:id="444" w:author="Bill" w:date="2012-04-29T16:55:00Z"/>
      <w:sdt>
        <w:sdtPr>
          <w:id w:val="1435638263"/>
          <w:citation/>
        </w:sdtPr>
        <w:sdtContent>
          <w:customXmlInsRangeEnd w:id="444"/>
          <w:ins w:id="445" w:author="Bill" w:date="2012-04-29T16:55:00Z">
            <w:r w:rsidR="00CA22C5">
              <w:fldChar w:fldCharType="begin"/>
            </w:r>
            <w:r w:rsidR="00CA22C5">
              <w:instrText xml:space="preserve"> CITATION See05 \l 1033 </w:instrText>
            </w:r>
          </w:ins>
          <w:r w:rsidR="00CA22C5">
            <w:fldChar w:fldCharType="separate"/>
          </w:r>
          <w:ins w:id="446" w:author="Bill" w:date="2012-04-30T11:43:00Z">
            <w:r w:rsidR="00BF40CE" w:rsidRPr="00BF40CE">
              <w:rPr>
                <w:noProof/>
                <w:rPrChange w:id="447" w:author="Bill" w:date="2012-04-30T11:43:00Z">
                  <w:rPr>
                    <w:rFonts w:eastAsia="Times New Roman"/>
                  </w:rPr>
                </w:rPrChange>
              </w:rPr>
              <w:t>[10]</w:t>
            </w:r>
          </w:ins>
          <w:ins w:id="448" w:author="Bill" w:date="2012-04-29T16:55:00Z">
            <w:r w:rsidR="00CA22C5">
              <w:fldChar w:fldCharType="end"/>
            </w:r>
          </w:ins>
          <w:customXmlInsRangeStart w:id="449" w:author="Bill" w:date="2012-04-29T16:55:00Z"/>
        </w:sdtContent>
      </w:sdt>
      <w:customXmlInsRangeEnd w:id="449"/>
      <w:ins w:id="450" w:author="Bill" w:date="2012-04-29T16:56:00Z">
        <w:r w:rsidR="00CA22C5">
          <w:t>.</w:t>
        </w:r>
      </w:ins>
      <w:ins w:id="451" w:author="Bill" w:date="2012-04-29T17:00:00Z">
        <w:r w:rsidR="00825C2A">
          <w:t xml:space="preserve">  </w:t>
        </w:r>
      </w:ins>
    </w:p>
    <w:p w:rsidR="00D41CF1" w:rsidRDefault="00DF2C28">
      <w:pPr>
        <w:spacing w:line="480" w:lineRule="auto"/>
        <w:ind w:firstLine="720"/>
        <w:rPr>
          <w:ins w:id="452" w:author="Bill" w:date="2012-04-29T19:52:00Z"/>
        </w:rPr>
      </w:pPr>
      <w:ins w:id="453" w:author="Bill" w:date="2012-04-29T19:37:00Z">
        <w:r>
          <w:t xml:space="preserve">Binocular, or stereo cameras, are increasingly common on mobile robots.  </w:t>
        </w:r>
      </w:ins>
      <w:ins w:id="454" w:author="Bill" w:date="2012-04-29T19:39:00Z">
        <w:r>
          <w:t xml:space="preserve">By computing disparity between </w:t>
        </w:r>
      </w:ins>
      <w:ins w:id="455" w:author="Bill" w:date="2012-04-30T10:39:00Z">
        <w:r w:rsidR="00635D8F">
          <w:t xml:space="preserve">the </w:t>
        </w:r>
      </w:ins>
      <w:ins w:id="456" w:author="Bill" w:date="2012-04-29T19:39:00Z">
        <w:r>
          <w:t xml:space="preserve">left </w:t>
        </w:r>
      </w:ins>
      <w:ins w:id="457" w:author="Bill" w:date="2012-04-29T19:40:00Z">
        <w:r>
          <w:t>and</w:t>
        </w:r>
      </w:ins>
      <w:ins w:id="458" w:author="Bill" w:date="2012-04-29T19:39:00Z">
        <w:r>
          <w:t xml:space="preserve"> right images, stereo cameras can estimate </w:t>
        </w:r>
        <w:r w:rsidR="00714056">
          <w:t>the depth of points in 3D space</w:t>
        </w:r>
      </w:ins>
      <w:ins w:id="459" w:author="Bill" w:date="2012-04-29T19:40:00Z">
        <w:r w:rsidR="00714056">
          <w:t xml:space="preserve"> and</w:t>
        </w:r>
      </w:ins>
      <w:ins w:id="460" w:author="Bill" w:date="2012-04-29T19:41:00Z">
        <w:r w:rsidR="00714056">
          <w:t xml:space="preserve"> create</w:t>
        </w:r>
      </w:ins>
      <w:ins w:id="461" w:author="Bill" w:date="2012-04-29T19:39:00Z">
        <w:r>
          <w:t xml:space="preserve"> a depth image.  Such depth information is greatly helpful in </w:t>
        </w:r>
        <w:r w:rsidR="00D666F3">
          <w:t>segment</w:t>
        </w:r>
      </w:ins>
      <w:ins w:id="462" w:author="Bill" w:date="2012-04-29T19:41:00Z">
        <w:r w:rsidR="00D666F3">
          <w:t>ing</w:t>
        </w:r>
      </w:ins>
      <w:ins w:id="463" w:author="Bill" w:date="2012-04-29T19:39:00Z">
        <w:r>
          <w:t xml:space="preserve"> </w:t>
        </w:r>
      </w:ins>
      <w:ins w:id="464" w:author="Bill" w:date="2012-04-29T19:40:00Z">
        <w:r>
          <w:t>targets from the background</w:t>
        </w:r>
      </w:ins>
      <w:ins w:id="465" w:author="Bill" w:date="2012-04-30T10:46:00Z">
        <w:r w:rsidR="006211C8">
          <w:t xml:space="preserve"> </w:t>
        </w:r>
      </w:ins>
      <w:customXmlInsRangeStart w:id="466" w:author="Bill" w:date="2012-04-30T10:46:00Z"/>
      <w:sdt>
        <w:sdtPr>
          <w:id w:val="-421345207"/>
          <w:citation/>
        </w:sdtPr>
        <w:sdtContent>
          <w:customXmlInsRangeEnd w:id="466"/>
          <w:ins w:id="467" w:author="Bill" w:date="2012-04-30T10:46:00Z">
            <w:r w:rsidR="006211C8">
              <w:fldChar w:fldCharType="begin"/>
            </w:r>
          </w:ins>
          <w:ins w:id="468" w:author="Bill" w:date="2012-04-30T10:52:00Z">
            <w:r w:rsidR="006211C8">
              <w:instrText xml:space="preserve">CITATION Mit11 \l 1033 </w:instrText>
            </w:r>
          </w:ins>
          <w:r w:rsidR="006211C8">
            <w:fldChar w:fldCharType="separate"/>
          </w:r>
          <w:ins w:id="469" w:author="Bill" w:date="2012-04-30T11:43:00Z">
            <w:r w:rsidR="00BF40CE" w:rsidRPr="00BF40CE">
              <w:rPr>
                <w:noProof/>
                <w:rPrChange w:id="470" w:author="Bill" w:date="2012-04-30T11:43:00Z">
                  <w:rPr>
                    <w:rFonts w:eastAsia="Times New Roman"/>
                  </w:rPr>
                </w:rPrChange>
              </w:rPr>
              <w:t>[7]</w:t>
            </w:r>
          </w:ins>
          <w:ins w:id="471" w:author="Bill" w:date="2012-04-30T10:46:00Z">
            <w:r w:rsidR="006211C8">
              <w:fldChar w:fldCharType="end"/>
            </w:r>
          </w:ins>
          <w:customXmlInsRangeStart w:id="472" w:author="Bill" w:date="2012-04-30T10:46:00Z"/>
        </w:sdtContent>
      </w:sdt>
      <w:customXmlInsRangeEnd w:id="472"/>
      <w:ins w:id="473" w:author="Bill" w:date="2012-04-29T19:53:00Z">
        <w:r w:rsidR="00D41CF1">
          <w:t>.</w:t>
        </w:r>
      </w:ins>
    </w:p>
    <w:p w:rsidR="005844FD" w:rsidRDefault="00A16B73">
      <w:pPr>
        <w:spacing w:line="480" w:lineRule="auto"/>
        <w:ind w:firstLine="720"/>
        <w:rPr>
          <w:ins w:id="474" w:author="Bill" w:date="2012-04-28T17:05:00Z"/>
        </w:rPr>
      </w:pPr>
      <w:ins w:id="475" w:author="Bill" w:date="2012-04-29T19:41:00Z">
        <w:r>
          <w:t xml:space="preserve">Bajracharya et. al. </w:t>
        </w:r>
      </w:ins>
      <w:ins w:id="476" w:author="Bill" w:date="2012-04-29T19:46:00Z">
        <w:r>
          <w:t>segmented pedestrians based on range data from a stereo camera setup.</w:t>
        </w:r>
      </w:ins>
      <w:ins w:id="477" w:author="Bill" w:date="2012-04-29T19:47:00Z">
        <w:r>
          <w:t xml:space="preserve">  </w:t>
        </w:r>
      </w:ins>
      <w:ins w:id="478" w:author="Bill" w:date="2012-04-29T19:55:00Z">
        <w:r w:rsidR="00D41CF1">
          <w:t>They down-projected</w:t>
        </w:r>
      </w:ins>
      <w:ins w:id="479" w:author="Bill" w:date="2012-04-29T19:51:00Z">
        <w:r w:rsidR="00D41CF1">
          <w:t xml:space="preserve"> 3D range data </w:t>
        </w:r>
      </w:ins>
      <w:ins w:id="480" w:author="Bill" w:date="2012-04-29T19:53:00Z">
        <w:r w:rsidR="00D41CF1">
          <w:t>onto</w:t>
        </w:r>
      </w:ins>
      <w:ins w:id="481" w:author="Bill" w:date="2012-04-29T19:51:00Z">
        <w:r w:rsidR="00D41CF1">
          <w:t xml:space="preserve"> a 2D</w:t>
        </w:r>
      </w:ins>
      <w:ins w:id="482" w:author="Bill" w:date="2012-04-29T19:53:00Z">
        <w:r w:rsidR="00D41CF1">
          <w:t xml:space="preserve"> ground plane</w:t>
        </w:r>
      </w:ins>
      <w:ins w:id="483" w:author="Bill" w:date="2012-04-29T19:51:00Z">
        <w:r w:rsidR="00D41CF1">
          <w:t xml:space="preserve">, </w:t>
        </w:r>
      </w:ins>
      <w:ins w:id="484" w:author="Bill" w:date="2012-04-29T19:55:00Z">
        <w:r w:rsidR="00D41CF1">
          <w:t xml:space="preserve">looking for large accumulations of pixels which </w:t>
        </w:r>
      </w:ins>
      <w:ins w:id="485" w:author="Bill" w:date="2012-04-29T19:52:00Z">
        <w:r w:rsidR="00D41CF1">
          <w:t xml:space="preserve">corresponded to </w:t>
        </w:r>
      </w:ins>
      <w:ins w:id="486" w:author="Bill" w:date="2012-04-29T19:56:00Z">
        <w:r w:rsidR="00D41CF1">
          <w:t>upright</w:t>
        </w:r>
      </w:ins>
      <w:ins w:id="487" w:author="Bill" w:date="2012-04-29T19:54:00Z">
        <w:r w:rsidR="00D41CF1">
          <w:t xml:space="preserve"> objects in 3D space.</w:t>
        </w:r>
      </w:ins>
      <w:ins w:id="488" w:author="Bill" w:date="2012-04-29T19:51:00Z">
        <w:r w:rsidR="00D41CF1">
          <w:t xml:space="preserve"> </w:t>
        </w:r>
      </w:ins>
      <w:ins w:id="489" w:author="Bill" w:date="2012-04-29T19:52:00Z">
        <w:r w:rsidR="00D41CF1">
          <w:t xml:space="preserve"> </w:t>
        </w:r>
      </w:ins>
      <w:ins w:id="490" w:author="Bill" w:date="2012-04-29T19:56:00Z">
        <w:r w:rsidR="00D41CF1">
          <w:t>Th</w:t>
        </w:r>
      </w:ins>
      <w:ins w:id="491" w:author="Bill" w:date="2012-04-29T19:47:00Z">
        <w:r>
          <w:t>ey</w:t>
        </w:r>
      </w:ins>
      <w:ins w:id="492" w:author="Bill" w:date="2012-04-29T19:50:00Z">
        <w:r>
          <w:t xml:space="preserve"> used</w:t>
        </w:r>
      </w:ins>
      <w:ins w:id="493" w:author="Bill" w:date="2012-04-29T19:47:00Z">
        <w:r>
          <w:t xml:space="preserve"> </w:t>
        </w:r>
      </w:ins>
      <w:ins w:id="494" w:author="Bill" w:date="2012-04-29T19:54:00Z">
        <w:r w:rsidR="00D41CF1">
          <w:t xml:space="preserve">3D </w:t>
        </w:r>
      </w:ins>
      <w:ins w:id="495" w:author="Bill" w:date="2012-04-29T19:47:00Z">
        <w:r>
          <w:t>geometric features</w:t>
        </w:r>
      </w:ins>
      <w:ins w:id="496" w:author="Bill" w:date="2012-04-29T19:48:00Z">
        <w:r>
          <w:t xml:space="preserve"> and color information to</w:t>
        </w:r>
      </w:ins>
      <w:ins w:id="497" w:author="Bill" w:date="2012-04-29T19:50:00Z">
        <w:r>
          <w:t xml:space="preserve"> classify </w:t>
        </w:r>
      </w:ins>
      <w:ins w:id="498" w:author="Bill" w:date="2012-04-29T19:56:00Z">
        <w:r w:rsidR="00D41CF1">
          <w:t xml:space="preserve">the resultant blobs as </w:t>
        </w:r>
      </w:ins>
      <w:ins w:id="499" w:author="Bill" w:date="2012-04-29T19:50:00Z">
        <w:r>
          <w:t>people</w:t>
        </w:r>
      </w:ins>
      <w:ins w:id="500" w:author="Bill" w:date="2012-04-29T19:59:00Z">
        <w:r w:rsidR="00A5597E">
          <w:t xml:space="preserve"> </w:t>
        </w:r>
      </w:ins>
      <w:customXmlInsRangeStart w:id="501" w:author="Bill" w:date="2012-04-29T19:59:00Z"/>
      <w:sdt>
        <w:sdtPr>
          <w:id w:val="1526444793"/>
          <w:citation/>
        </w:sdtPr>
        <w:sdtContent>
          <w:customXmlInsRangeEnd w:id="501"/>
          <w:ins w:id="502" w:author="Bill" w:date="2012-04-29T19:59:00Z">
            <w:r w:rsidR="00A5597E">
              <w:fldChar w:fldCharType="begin"/>
            </w:r>
            <w:r w:rsidR="00A5597E">
              <w:instrText xml:space="preserve"> CITATION Baj09 \l 1033 </w:instrText>
            </w:r>
            <w:r w:rsidR="00A5597E">
              <w:fldChar w:fldCharType="separate"/>
            </w:r>
          </w:ins>
          <w:ins w:id="503" w:author="Bill" w:date="2012-04-30T11:43:00Z">
            <w:r w:rsidR="00BF40CE" w:rsidRPr="00BF40CE">
              <w:rPr>
                <w:noProof/>
                <w:rPrChange w:id="504" w:author="Bill" w:date="2012-04-30T11:43:00Z">
                  <w:rPr>
                    <w:rFonts w:eastAsia="Times New Roman"/>
                  </w:rPr>
                </w:rPrChange>
              </w:rPr>
              <w:t>[11]</w:t>
            </w:r>
          </w:ins>
          <w:ins w:id="505" w:author="Bill" w:date="2012-04-29T19:59:00Z">
            <w:r w:rsidR="00A5597E">
              <w:fldChar w:fldCharType="end"/>
            </w:r>
          </w:ins>
          <w:customXmlInsRangeStart w:id="506" w:author="Bill" w:date="2012-04-29T19:59:00Z"/>
        </w:sdtContent>
      </w:sdt>
      <w:customXmlInsRangeEnd w:id="506"/>
      <w:ins w:id="507" w:author="Bill" w:date="2012-04-29T19:41:00Z">
        <w:r>
          <w:t>.</w:t>
        </w:r>
      </w:ins>
      <w:ins w:id="508" w:author="Bill" w:date="2012-04-29T19:59:00Z">
        <w:r w:rsidR="00A5597E">
          <w:t xml:space="preserve">  </w:t>
        </w:r>
      </w:ins>
      <w:ins w:id="509" w:author="Bill" w:date="2012-04-30T10:56:00Z">
        <w:r w:rsidR="002A5E26">
          <w:t>Although they work well outdoors</w:t>
        </w:r>
      </w:ins>
      <w:ins w:id="510" w:author="Bill" w:date="2012-04-29T20:01:00Z">
        <w:r w:rsidR="00D56E54">
          <w:t xml:space="preserve">, methods that rely on down-projection can be confused in indoor environments, where ceilings, doorframes, and other upright objects are in the robot’s field of view.  </w:t>
        </w:r>
      </w:ins>
      <w:ins w:id="511" w:author="Bill" w:date="2012-04-26T14:17:00Z">
        <w:r w:rsidR="005D71AF">
          <w:t xml:space="preserve">Miura and Satake </w:t>
        </w:r>
      </w:ins>
      <w:ins w:id="512" w:author="Bill" w:date="2012-04-29T20:00:00Z">
        <w:r w:rsidR="00A5597E">
          <w:t>took a different approach with</w:t>
        </w:r>
      </w:ins>
      <w:ins w:id="513" w:author="Bill" w:date="2012-04-29T19:58:00Z">
        <w:r w:rsidR="00A5597E">
          <w:t xml:space="preserve"> </w:t>
        </w:r>
      </w:ins>
      <w:ins w:id="514" w:author="Bill" w:date="2012-04-28T16:58:00Z">
        <w:r w:rsidR="00537568">
          <w:t>a stereo camera system</w:t>
        </w:r>
      </w:ins>
      <w:ins w:id="515" w:author="Bill" w:date="2012-04-29T20:01:00Z">
        <w:r w:rsidR="00D56E54">
          <w:t xml:space="preserve">, </w:t>
        </w:r>
        <w:r w:rsidR="00D56E54">
          <w:lastRenderedPageBreak/>
          <w:t xml:space="preserve">using template matching on a depth image.  They </w:t>
        </w:r>
      </w:ins>
      <w:ins w:id="516" w:author="Bill" w:date="2012-04-29T20:02:00Z">
        <w:r w:rsidR="00D56E54">
          <w:t xml:space="preserve">used </w:t>
        </w:r>
      </w:ins>
      <w:ins w:id="517" w:author="Bill" w:date="2012-04-29T20:04:00Z">
        <w:r w:rsidR="00D56E54">
          <w:t xml:space="preserve">depth </w:t>
        </w:r>
      </w:ins>
      <w:ins w:id="518" w:author="Bill" w:date="2012-04-29T20:02:00Z">
        <w:r w:rsidR="00D56E54">
          <w:t xml:space="preserve">templates </w:t>
        </w:r>
      </w:ins>
      <w:ins w:id="519" w:author="Bill" w:date="2012-04-29T20:04:00Z">
        <w:r w:rsidR="00D56E54">
          <w:t>with a support vector machine (SVM) classifier to detect the distinctive shape of</w:t>
        </w:r>
      </w:ins>
      <w:ins w:id="520" w:author="Bill" w:date="2012-04-29T20:01:00Z">
        <w:r w:rsidR="00D56E54">
          <w:t xml:space="preserve"> a person</w:t>
        </w:r>
      </w:ins>
      <w:ins w:id="521" w:author="Bill" w:date="2012-04-29T20:02:00Z">
        <w:r w:rsidR="00D56E54">
          <w:t>’s head and shoulders</w:t>
        </w:r>
      </w:ins>
      <w:ins w:id="522" w:author="Bill" w:date="2012-04-30T10:40:00Z">
        <w:r w:rsidR="00635D8F">
          <w:t xml:space="preserve"> </w:t>
        </w:r>
      </w:ins>
      <w:customXmlInsRangeStart w:id="523" w:author="Bill" w:date="2012-04-29T19:59:00Z"/>
      <w:sdt>
        <w:sdtPr>
          <w:id w:val="-2140801037"/>
          <w:citation/>
        </w:sdtPr>
        <w:sdtContent>
          <w:customXmlInsRangeEnd w:id="523"/>
          <w:ins w:id="524" w:author="Bill" w:date="2012-04-29T19:59:00Z">
            <w:r w:rsidR="00A5597E">
              <w:fldChar w:fldCharType="begin"/>
            </w:r>
            <w:r w:rsidR="00A5597E">
              <w:instrText xml:space="preserve"> CITATION Sat09 \l 1033 </w:instrText>
            </w:r>
            <w:r w:rsidR="00A5597E">
              <w:fldChar w:fldCharType="separate"/>
            </w:r>
          </w:ins>
          <w:ins w:id="525" w:author="Bill" w:date="2012-04-30T11:43:00Z">
            <w:r w:rsidR="00BF40CE" w:rsidRPr="00BF40CE">
              <w:rPr>
                <w:noProof/>
                <w:rPrChange w:id="526" w:author="Bill" w:date="2012-04-30T11:43:00Z">
                  <w:rPr>
                    <w:rFonts w:eastAsia="Times New Roman"/>
                  </w:rPr>
                </w:rPrChange>
              </w:rPr>
              <w:t>[12]</w:t>
            </w:r>
          </w:ins>
          <w:ins w:id="527" w:author="Bill" w:date="2012-04-29T19:59:00Z">
            <w:r w:rsidR="00A5597E">
              <w:fldChar w:fldCharType="end"/>
            </w:r>
          </w:ins>
          <w:customXmlInsRangeStart w:id="528" w:author="Bill" w:date="2012-04-29T19:59:00Z"/>
        </w:sdtContent>
      </w:sdt>
      <w:customXmlInsRangeEnd w:id="528"/>
      <w:ins w:id="529" w:author="Bill" w:date="2012-04-26T14:18:00Z">
        <w:r w:rsidR="005D71AF">
          <w:t>.</w:t>
        </w:r>
      </w:ins>
    </w:p>
    <w:p w:rsidR="003D17C6" w:rsidRDefault="003D17C6">
      <w:pPr>
        <w:spacing w:line="480" w:lineRule="auto"/>
        <w:ind w:firstLine="720"/>
        <w:rPr>
          <w:ins w:id="530" w:author="Bill" w:date="2012-04-26T14:37:00Z"/>
        </w:rPr>
      </w:pPr>
      <w:ins w:id="531" w:author="Bill" w:date="2012-04-28T17:05:00Z">
        <w:r>
          <w:t xml:space="preserve">The Microsoft Kinect is a more recent innovation that </w:t>
        </w:r>
      </w:ins>
    </w:p>
    <w:p w:rsidR="006D67DB" w:rsidRDefault="006D67DB">
      <w:pPr>
        <w:spacing w:line="480" w:lineRule="auto"/>
        <w:ind w:firstLine="720"/>
        <w:rPr>
          <w:ins w:id="532" w:author="Bill" w:date="2012-04-28T19:26:00Z"/>
        </w:rPr>
      </w:pPr>
      <w:ins w:id="533" w:author="Bill" w:date="2012-04-26T14:37:00Z">
        <w:r>
          <w:t>[</w:t>
        </w:r>
        <w:r w:rsidRPr="006D67DB">
          <w:t>Real-Time Multi-Person Tracking with Time-Constrained Detection</w:t>
        </w:r>
        <w:r>
          <w:t>] uses the Kinect sensor’s depth map to identify regions of interest, and a HOG detector to detect pedestrians.</w:t>
        </w:r>
      </w:ins>
    </w:p>
    <w:p w:rsidR="006D75F8" w:rsidRDefault="006D75F8">
      <w:pPr>
        <w:spacing w:line="480" w:lineRule="auto"/>
        <w:ind w:firstLine="720"/>
        <w:rPr>
          <w:ins w:id="534" w:author="Bill" w:date="2012-04-28T19:27:00Z"/>
        </w:rPr>
      </w:pPr>
    </w:p>
    <w:p w:rsidR="00D05AF7" w:rsidRDefault="00891478">
      <w:pPr>
        <w:spacing w:line="480" w:lineRule="auto"/>
        <w:ind w:firstLine="720"/>
        <w:rPr>
          <w:ins w:id="535" w:author="Bill" w:date="2012-04-30T11:34:00Z"/>
        </w:rPr>
      </w:pPr>
      <w:ins w:id="536" w:author="Bill" w:date="2012-04-29T19:25:00Z">
        <w:r>
          <w:t xml:space="preserve">Optical flow is sometimes used for person tracking </w:t>
        </w:r>
      </w:ins>
      <w:customXmlInsRangeStart w:id="537" w:author="Bill" w:date="2012-04-29T19:26:00Z"/>
      <w:sdt>
        <w:sdtPr>
          <w:id w:val="-804926851"/>
          <w:citation/>
        </w:sdtPr>
        <w:sdtContent>
          <w:customXmlInsRangeEnd w:id="537"/>
          <w:ins w:id="538" w:author="Bill" w:date="2012-04-29T19:26:00Z">
            <w:r>
              <w:fldChar w:fldCharType="begin"/>
            </w:r>
            <w:r>
              <w:instrText xml:space="preserve"> CITATION Nak08 \l 1033 </w:instrText>
            </w:r>
          </w:ins>
          <w:r>
            <w:fldChar w:fldCharType="separate"/>
          </w:r>
          <w:ins w:id="539" w:author="Bill" w:date="2012-04-30T11:43:00Z">
            <w:r w:rsidR="00BF40CE" w:rsidRPr="00BF40CE">
              <w:rPr>
                <w:noProof/>
                <w:rPrChange w:id="540" w:author="Bill" w:date="2012-04-30T11:43:00Z">
                  <w:rPr>
                    <w:rFonts w:eastAsia="Times New Roman"/>
                  </w:rPr>
                </w:rPrChange>
              </w:rPr>
              <w:t>[13]</w:t>
            </w:r>
          </w:ins>
          <w:ins w:id="541" w:author="Bill" w:date="2012-04-29T19:26:00Z">
            <w:r>
              <w:fldChar w:fldCharType="end"/>
            </w:r>
          </w:ins>
          <w:customXmlInsRangeStart w:id="542" w:author="Bill" w:date="2012-04-29T19:26:00Z"/>
        </w:sdtContent>
      </w:sdt>
      <w:customXmlInsRangeEnd w:id="542"/>
      <w:ins w:id="543" w:author="Bill" w:date="2012-04-29T19:25:00Z">
        <w:r>
          <w:t xml:space="preserve">, </w:t>
        </w:r>
      </w:ins>
      <w:ins w:id="544" w:author="Bill" w:date="2012-04-29T19:26:00Z">
        <w:r>
          <w:t xml:space="preserve">although it is very difficult to </w:t>
        </w:r>
      </w:ins>
      <w:ins w:id="545" w:author="Bill" w:date="2012-04-29T19:27:00Z">
        <w:r>
          <w:t xml:space="preserve">calculate optical flow while </w:t>
        </w:r>
      </w:ins>
      <w:ins w:id="546" w:author="Bill" w:date="2012-04-29T19:26:00Z">
        <w:r>
          <w:t>compensat</w:t>
        </w:r>
      </w:ins>
      <w:ins w:id="547" w:author="Bill" w:date="2012-04-29T19:27:00Z">
        <w:r>
          <w:t>ing</w:t>
        </w:r>
      </w:ins>
      <w:ins w:id="548" w:author="Bill" w:date="2012-04-29T19:26:00Z">
        <w:r>
          <w:t xml:space="preserve"> for the motion of a mobile robot.</w:t>
        </w:r>
      </w:ins>
      <w:ins w:id="549" w:author="Bill" w:date="2012-04-29T19:27:00Z">
        <w:r>
          <w:t xml:space="preserve">  </w:t>
        </w:r>
      </w:ins>
      <w:ins w:id="550" w:author="Bill" w:date="2012-04-29T17:16:00Z">
        <w:r w:rsidR="006551D7">
          <w:t xml:space="preserve">Jung and Sukhatme </w:t>
        </w:r>
      </w:ins>
      <w:customXmlInsRangeStart w:id="551" w:author="Bill" w:date="2012-04-29T17:16:00Z"/>
      <w:sdt>
        <w:sdtPr>
          <w:id w:val="-696305393"/>
          <w:citation/>
        </w:sdtPr>
        <w:sdtContent>
          <w:customXmlInsRangeEnd w:id="551"/>
          <w:ins w:id="552" w:author="Bill" w:date="2012-04-29T17:16:00Z">
            <w:r w:rsidR="006551D7">
              <w:fldChar w:fldCharType="begin"/>
            </w:r>
            <w:r w:rsidR="006551D7">
              <w:instrText xml:space="preserve"> CITATION Jun04 \l 1033 </w:instrText>
            </w:r>
          </w:ins>
          <w:r w:rsidR="006551D7">
            <w:fldChar w:fldCharType="separate"/>
          </w:r>
          <w:ins w:id="553" w:author="Bill" w:date="2012-04-30T11:43:00Z">
            <w:r w:rsidR="00BF40CE" w:rsidRPr="00BF40CE">
              <w:rPr>
                <w:noProof/>
                <w:rPrChange w:id="554" w:author="Bill" w:date="2012-04-30T11:43:00Z">
                  <w:rPr>
                    <w:rFonts w:eastAsia="Times New Roman"/>
                  </w:rPr>
                </w:rPrChange>
              </w:rPr>
              <w:t>[14]</w:t>
            </w:r>
          </w:ins>
          <w:ins w:id="555" w:author="Bill" w:date="2012-04-29T17:16:00Z">
            <w:r w:rsidR="006551D7">
              <w:fldChar w:fldCharType="end"/>
            </w:r>
          </w:ins>
          <w:customXmlInsRangeStart w:id="556" w:author="Bill" w:date="2012-04-29T17:16:00Z"/>
        </w:sdtContent>
      </w:sdt>
      <w:customXmlInsRangeEnd w:id="556"/>
      <w:ins w:id="557" w:author="Bill" w:date="2012-04-29T17:17:00Z">
        <w:r w:rsidR="006551D7">
          <w:t xml:space="preserve"> </w:t>
        </w:r>
      </w:ins>
      <w:ins w:id="558" w:author="Bill" w:date="2012-04-29T19:27:00Z">
        <w:r>
          <w:t>attempted to do so by e</w:t>
        </w:r>
      </w:ins>
      <w:ins w:id="559" w:author="Bill" w:date="2012-04-29T17:18:00Z">
        <w:r w:rsidR="006551D7">
          <w:t>stimating the egomotion of the robot and compensating for this frame-to-frame by using a projective transform</w:t>
        </w:r>
      </w:ins>
      <w:ins w:id="560" w:author="Bill" w:date="2012-04-29T19:27:00Z">
        <w:r>
          <w:t xml:space="preserve">, although this method breaks down if the robot moves </w:t>
        </w:r>
      </w:ins>
      <w:ins w:id="561" w:author="Bill" w:date="2012-04-29T19:28:00Z">
        <w:r>
          <w:t>quickly or if the robot’s motion is not bump-free.</w:t>
        </w:r>
      </w:ins>
    </w:p>
    <w:p w:rsidR="009C1594" w:rsidRDefault="009C1594" w:rsidP="009C1594">
      <w:pPr>
        <w:pStyle w:val="Heading2"/>
        <w:rPr>
          <w:ins w:id="562" w:author="Bill" w:date="2012-04-29T19:28:00Z"/>
        </w:rPr>
        <w:pPrChange w:id="563" w:author="Bill" w:date="2012-04-30T11:34:00Z">
          <w:pPr>
            <w:spacing w:line="480" w:lineRule="auto"/>
            <w:ind w:firstLine="720"/>
          </w:pPr>
        </w:pPrChange>
      </w:pPr>
      <w:bookmarkStart w:id="564" w:name="_Toc323549512"/>
      <w:ins w:id="565" w:author="Bill" w:date="2012-04-30T11:34:00Z">
        <w:r>
          <w:t>Other sensors</w:t>
        </w:r>
      </w:ins>
      <w:bookmarkEnd w:id="564"/>
    </w:p>
    <w:p w:rsidR="00891478" w:rsidRDefault="00265DB9">
      <w:pPr>
        <w:spacing w:line="480" w:lineRule="auto"/>
        <w:ind w:firstLine="720"/>
        <w:rPr>
          <w:ins w:id="566" w:author="Bill" w:date="2012-04-26T14:08:00Z"/>
        </w:rPr>
      </w:pPr>
      <w:ins w:id="567" w:author="Bill" w:date="2012-04-30T10:59:00Z">
        <w:r>
          <w:t xml:space="preserve">Because the performance of vision systems may depend on </w:t>
        </w:r>
      </w:ins>
      <w:ins w:id="568" w:author="Bill" w:date="2012-04-29T19:28:00Z">
        <w:r w:rsidR="00891478">
          <w:t>viewin</w:t>
        </w:r>
        <w:r>
          <w:t>g angle and lighting conditions</w:t>
        </w:r>
      </w:ins>
      <w:ins w:id="569" w:author="Bill" w:date="2012-04-30T10:59:00Z">
        <w:r>
          <w:t xml:space="preserve">, they are </w:t>
        </w:r>
      </w:ins>
      <w:ins w:id="570" w:author="Bill" w:date="2012-04-30T11:35:00Z">
        <w:r w:rsidR="009C1594">
          <w:t>often supplemented by other sensors.</w:t>
        </w:r>
      </w:ins>
      <w:ins w:id="571" w:author="Bill" w:date="2012-04-30T12:10:00Z">
        <w:r w:rsidR="004303D8">
          <w:t xml:space="preserve">  Stereo microphones </w:t>
        </w:r>
      </w:ins>
      <w:ins w:id="572" w:author="Bill" w:date="2012-04-29T19:29:00Z">
        <w:r w:rsidR="00891478">
          <w:t xml:space="preserve">may be </w:t>
        </w:r>
      </w:ins>
      <w:ins w:id="573" w:author="Bill" w:date="2012-04-29T19:30:00Z">
        <w:r w:rsidR="00891478">
          <w:t>helpful in detecting the location of a speaking person.</w:t>
        </w:r>
      </w:ins>
      <w:ins w:id="574" w:author="Bill" w:date="2012-04-29T19:29:00Z">
        <w:r w:rsidR="00891478">
          <w:t xml:space="preserve">  Sonar sensors can provide range data, although their spatial resolution is extremely course.  Some systems have used active RFID </w:t>
        </w:r>
      </w:ins>
      <w:customXmlInsRangeStart w:id="575" w:author="Bill" w:date="2012-04-29T19:29:00Z"/>
      <w:sdt>
        <w:sdtPr>
          <w:id w:val="448054471"/>
          <w:citation/>
        </w:sdtPr>
        <w:sdtContent>
          <w:customXmlInsRangeEnd w:id="575"/>
          <w:ins w:id="576" w:author="Bill" w:date="2012-04-29T19:29:00Z">
            <w:r w:rsidR="00891478">
              <w:fldChar w:fldCharType="begin"/>
            </w:r>
            <w:r w:rsidR="00891478">
              <w:instrText xml:space="preserve"> CITATION Ger09 \l 1033 </w:instrText>
            </w:r>
            <w:r w:rsidR="00891478">
              <w:fldChar w:fldCharType="separate"/>
            </w:r>
          </w:ins>
          <w:ins w:id="577" w:author="Bill" w:date="2012-04-30T11:43:00Z">
            <w:r w:rsidR="00BF40CE" w:rsidRPr="00BF40CE">
              <w:rPr>
                <w:noProof/>
                <w:rPrChange w:id="578" w:author="Bill" w:date="2012-04-30T11:43:00Z">
                  <w:rPr>
                    <w:rFonts w:eastAsia="Times New Roman"/>
                  </w:rPr>
                </w:rPrChange>
              </w:rPr>
              <w:t>[2]</w:t>
            </w:r>
          </w:ins>
          <w:ins w:id="579" w:author="Bill" w:date="2012-04-29T19:29:00Z">
            <w:r w:rsidR="00891478">
              <w:fldChar w:fldCharType="end"/>
            </w:r>
          </w:ins>
          <w:customXmlInsRangeStart w:id="580" w:author="Bill" w:date="2012-04-29T19:29:00Z"/>
        </w:sdtContent>
      </w:sdt>
      <w:customXmlInsRangeEnd w:id="580"/>
      <w:ins w:id="581" w:author="Bill" w:date="2012-04-29T19:29:00Z">
        <w:r w:rsidR="00891478">
          <w:t xml:space="preserve"> or IR beacons, although these require the user to wear specialized equipment which is undesirable.</w:t>
        </w:r>
      </w:ins>
    </w:p>
    <w:p w:rsidR="00A16215" w:rsidRDefault="00F53563">
      <w:pPr>
        <w:spacing w:line="480" w:lineRule="auto"/>
        <w:ind w:firstLine="720"/>
        <w:rPr>
          <w:ins w:id="582" w:author="Bill" w:date="2012-04-30T12:12:00Z"/>
        </w:rPr>
      </w:pPr>
      <w:ins w:id="583" w:author="Bill" w:date="2012-04-30T12:17:00Z">
        <w:r>
          <w:lastRenderedPageBreak/>
          <w:t xml:space="preserve">Besides cameras, </w:t>
        </w:r>
      </w:ins>
      <w:ins w:id="584" w:author="Bill" w:date="2012-04-26T14:08:00Z">
        <w:r w:rsidR="005844FD">
          <w:t>LIDAR (LIght Detection And Ranging) un</w:t>
        </w:r>
        <w:r w:rsidR="00DE61FF">
          <w:t xml:space="preserve">its </w:t>
        </w:r>
      </w:ins>
      <w:ins w:id="585" w:author="Bill" w:date="2012-04-30T12:18:00Z">
        <w:r w:rsidR="00C0222E">
          <w:t xml:space="preserve">are </w:t>
        </w:r>
      </w:ins>
      <w:ins w:id="586" w:author="Bill" w:date="2012-04-30T12:11:00Z">
        <w:r w:rsidR="004303D8">
          <w:t>the sensors most often used for person tracking.  LIDAR units work by measuring the time of flight of a laser beam</w:t>
        </w:r>
      </w:ins>
      <w:ins w:id="587" w:author="Bill" w:date="2012-04-30T12:12:00Z">
        <w:r w:rsidR="004303D8">
          <w:t>,</w:t>
        </w:r>
      </w:ins>
      <w:ins w:id="588" w:author="Bill" w:date="2012-04-30T12:07:00Z">
        <w:r w:rsidR="00DE61FF">
          <w:t xml:space="preserve"> </w:t>
        </w:r>
      </w:ins>
      <w:ins w:id="589" w:author="Bill" w:date="2012-04-30T12:08:00Z">
        <w:r w:rsidR="00DE61FF">
          <w:t>producing</w:t>
        </w:r>
      </w:ins>
      <w:ins w:id="590" w:author="Bill" w:date="2012-04-30T12:07:00Z">
        <w:r w:rsidR="00DE61FF">
          <w:t xml:space="preserve"> </w:t>
        </w:r>
      </w:ins>
      <w:ins w:id="591" w:author="Bill" w:date="2012-04-30T12:08:00Z">
        <w:r w:rsidR="00DE61FF">
          <w:t xml:space="preserve">precise 2-dimensional </w:t>
        </w:r>
      </w:ins>
      <w:ins w:id="592" w:author="Bill" w:date="2012-04-30T12:12:00Z">
        <w:r w:rsidR="004303D8">
          <w:t xml:space="preserve">polar </w:t>
        </w:r>
      </w:ins>
      <w:ins w:id="593" w:author="Bill" w:date="2012-04-30T12:08:00Z">
        <w:r w:rsidR="004303D8">
          <w:t>slice</w:t>
        </w:r>
      </w:ins>
      <w:ins w:id="594" w:author="Bill" w:date="2012-04-30T12:12:00Z">
        <w:r w:rsidR="004303D8">
          <w:t xml:space="preserve">s </w:t>
        </w:r>
      </w:ins>
      <w:ins w:id="595" w:author="Bill" w:date="2012-04-30T12:08:00Z">
        <w:r w:rsidR="00DE61FF">
          <w:t>of ob</w:t>
        </w:r>
      </w:ins>
      <w:ins w:id="596" w:author="Bill" w:date="2012-04-26T14:09:00Z">
        <w:r w:rsidR="005844FD">
          <w:t xml:space="preserve">stacles </w:t>
        </w:r>
      </w:ins>
      <w:ins w:id="597" w:author="Bill" w:date="2012-04-30T12:08:00Z">
        <w:r w:rsidR="00DE61FF">
          <w:t>around</w:t>
        </w:r>
      </w:ins>
      <w:ins w:id="598" w:author="Bill" w:date="2012-04-26T14:09:00Z">
        <w:r w:rsidR="005844FD">
          <w:t xml:space="preserve"> the robot.  </w:t>
        </w:r>
      </w:ins>
      <w:ins w:id="599" w:author="Bill" w:date="2012-04-28T20:01:00Z">
        <w:r w:rsidR="00521E0F">
          <w:t xml:space="preserve">For the purpose of tracking people, </w:t>
        </w:r>
      </w:ins>
      <w:ins w:id="600" w:author="Bill" w:date="2012-04-28T19:47:00Z">
        <w:r w:rsidR="008A0789">
          <w:t xml:space="preserve">LIDAR units </w:t>
        </w:r>
      </w:ins>
      <w:ins w:id="601" w:author="Bill" w:date="2012-04-28T20:01:00Z">
        <w:r w:rsidR="00521E0F">
          <w:t xml:space="preserve">may be </w:t>
        </w:r>
      </w:ins>
      <w:ins w:id="602" w:author="Bill" w:date="2012-04-28T19:54:00Z">
        <w:r w:rsidR="00F17FBE">
          <w:t xml:space="preserve">mounted at hip height, creating a single blob per person, or </w:t>
        </w:r>
      </w:ins>
      <w:ins w:id="603" w:author="Bill" w:date="2012-04-28T19:47:00Z">
        <w:r w:rsidR="008A0789">
          <w:t>below knee height</w:t>
        </w:r>
      </w:ins>
      <w:ins w:id="604" w:author="Bill" w:date="2012-04-28T20:01:00Z">
        <w:r w:rsidR="00521E0F">
          <w:t>,</w:t>
        </w:r>
      </w:ins>
      <w:ins w:id="605" w:author="Bill" w:date="2012-04-28T19:54:00Z">
        <w:r w:rsidR="00F17FBE">
          <w:t xml:space="preserve"> creating a blob for each leg.</w:t>
        </w:r>
      </w:ins>
      <w:ins w:id="606" w:author="Bill" w:date="2012-04-28T20:01:00Z">
        <w:r w:rsidR="00521E0F">
          <w:t xml:space="preserve">  </w:t>
        </w:r>
      </w:ins>
      <w:ins w:id="607" w:author="Bill" w:date="2012-04-30T12:06:00Z">
        <w:r w:rsidR="00DE61FF">
          <w:t>Geometric features can be calculated from the scan data, and these features can be run</w:t>
        </w:r>
      </w:ins>
      <w:ins w:id="608" w:author="Bill" w:date="2012-04-28T20:02:00Z">
        <w:r w:rsidR="00485793">
          <w:t xml:space="preserve"> through a classifier</w:t>
        </w:r>
      </w:ins>
      <w:ins w:id="609" w:author="Bill" w:date="2012-04-28T20:01:00Z">
        <w:r w:rsidR="00485793">
          <w:t xml:space="preserve"> </w:t>
        </w:r>
      </w:ins>
      <w:ins w:id="610" w:author="Bill" w:date="2012-04-30T12:07:00Z">
        <w:r w:rsidR="00DE61FF">
          <w:t xml:space="preserve">to detect people </w:t>
        </w:r>
      </w:ins>
      <w:customXmlInsRangeStart w:id="611" w:author="Bill" w:date="2012-04-28T20:02:00Z"/>
      <w:sdt>
        <w:sdtPr>
          <w:id w:val="-1276632795"/>
          <w:citation/>
        </w:sdtPr>
        <w:sdtContent>
          <w:customXmlInsRangeEnd w:id="611"/>
          <w:ins w:id="612" w:author="Bill" w:date="2012-04-28T20:02:00Z">
            <w:r w:rsidR="00485793">
              <w:fldChar w:fldCharType="begin"/>
            </w:r>
            <w:r w:rsidR="00485793">
              <w:instrText xml:space="preserve"> CITATION Arr07 \l 1033 </w:instrText>
            </w:r>
          </w:ins>
          <w:r w:rsidR="00485793">
            <w:fldChar w:fldCharType="separate"/>
          </w:r>
          <w:ins w:id="613" w:author="Bill" w:date="2012-04-30T11:43:00Z">
            <w:r w:rsidR="00BF40CE" w:rsidRPr="00BF40CE">
              <w:rPr>
                <w:noProof/>
                <w:rPrChange w:id="614" w:author="Bill" w:date="2012-04-30T11:43:00Z">
                  <w:rPr>
                    <w:rFonts w:eastAsia="Times New Roman"/>
                  </w:rPr>
                </w:rPrChange>
              </w:rPr>
              <w:t>[15]</w:t>
            </w:r>
          </w:ins>
          <w:ins w:id="615" w:author="Bill" w:date="2012-04-28T20:02:00Z">
            <w:r w:rsidR="00485793">
              <w:fldChar w:fldCharType="end"/>
            </w:r>
          </w:ins>
          <w:customXmlInsRangeStart w:id="616" w:author="Bill" w:date="2012-04-28T20:02:00Z"/>
        </w:sdtContent>
      </w:sdt>
      <w:customXmlInsRangeEnd w:id="616"/>
      <w:ins w:id="617" w:author="Bill" w:date="2012-04-28T20:02:00Z">
        <w:r w:rsidR="00485793">
          <w:t xml:space="preserve">.  Using an adaptive algorithm such as AdaBoost, such a classifier can automatically be created from scan data </w:t>
        </w:r>
      </w:ins>
      <w:customXmlInsRangeStart w:id="618" w:author="Bill" w:date="2012-04-28T20:03:00Z"/>
      <w:sdt>
        <w:sdtPr>
          <w:id w:val="555511444"/>
          <w:citation/>
        </w:sdtPr>
        <w:sdtContent>
          <w:customXmlInsRangeEnd w:id="618"/>
          <w:ins w:id="619" w:author="Bill" w:date="2012-04-28T20:03:00Z">
            <w:r w:rsidR="00485793">
              <w:fldChar w:fldCharType="begin"/>
            </w:r>
            <w:r w:rsidR="00485793">
              <w:instrText xml:space="preserve"> CITATION Arr08 \l 1033 </w:instrText>
            </w:r>
          </w:ins>
          <w:r w:rsidR="00485793">
            <w:fldChar w:fldCharType="separate"/>
          </w:r>
          <w:ins w:id="620" w:author="Bill" w:date="2012-04-30T11:43:00Z">
            <w:r w:rsidR="00BF40CE" w:rsidRPr="00BF40CE">
              <w:rPr>
                <w:noProof/>
                <w:rPrChange w:id="621" w:author="Bill" w:date="2012-04-30T11:43:00Z">
                  <w:rPr>
                    <w:rFonts w:eastAsia="Times New Roman"/>
                  </w:rPr>
                </w:rPrChange>
              </w:rPr>
              <w:t>[16]</w:t>
            </w:r>
          </w:ins>
          <w:ins w:id="622" w:author="Bill" w:date="2012-04-28T20:03:00Z">
            <w:r w:rsidR="00485793">
              <w:fldChar w:fldCharType="end"/>
            </w:r>
          </w:ins>
          <w:customXmlInsRangeStart w:id="623" w:author="Bill" w:date="2012-04-28T20:03:00Z"/>
        </w:sdtContent>
      </w:sdt>
      <w:customXmlInsRangeEnd w:id="623"/>
      <w:ins w:id="624" w:author="Bill" w:date="2012-04-28T20:02:00Z">
        <w:r w:rsidR="00485793">
          <w:t>.</w:t>
        </w:r>
      </w:ins>
      <w:ins w:id="625" w:author="Bill" w:date="2012-04-30T12:08:00Z">
        <w:r w:rsidR="00DE61FF">
          <w:t xml:space="preserve">  LIDAR units have been used both for </w:t>
        </w:r>
      </w:ins>
      <w:ins w:id="626" w:author="Bill" w:date="2012-04-30T12:09:00Z">
        <w:r w:rsidR="00DE61FF">
          <w:t xml:space="preserve">person detection from a mobile robot, and for </w:t>
        </w:r>
        <w:r w:rsidR="00DE61FF">
          <w:t>static surveillance</w:t>
        </w:r>
        <w:r w:rsidR="00DE61FF">
          <w:t xml:space="preserve"> from a fixed point.</w:t>
        </w:r>
      </w:ins>
    </w:p>
    <w:p w:rsidR="002C3A90" w:rsidRDefault="002C3A90">
      <w:pPr>
        <w:spacing w:line="480" w:lineRule="auto"/>
        <w:ind w:firstLine="720"/>
        <w:rPr>
          <w:ins w:id="627" w:author="Bill" w:date="2012-04-28T20:06:00Z"/>
        </w:rPr>
      </w:pPr>
      <w:ins w:id="628" w:author="Bill" w:date="2012-04-30T12:13:00Z">
        <w:r>
          <w:t>LIDAR units, such as those made by the German company SICK tend to be expensive, on the order of several thousand dollars.  R</w:t>
        </w:r>
      </w:ins>
      <w:ins w:id="629" w:author="Bill" w:date="2012-04-30T12:12:00Z">
        <w:r>
          <w:t>ecently</w:t>
        </w:r>
      </w:ins>
      <w:ins w:id="630" w:author="Bill" w:date="2012-04-30T12:13:00Z">
        <w:r>
          <w:t>,</w:t>
        </w:r>
      </w:ins>
      <w:ins w:id="631" w:author="Bill" w:date="2012-04-30T12:12:00Z">
        <w:r>
          <w:t xml:space="preserve"> </w:t>
        </w:r>
      </w:ins>
      <w:ins w:id="632" w:author="Bill" w:date="2012-04-30T12:13:00Z">
        <w:r>
          <w:t xml:space="preserve">efforts have been made to </w:t>
        </w:r>
      </w:ins>
      <w:ins w:id="633" w:author="Bill" w:date="2012-04-30T12:18:00Z">
        <w:r w:rsidR="000A1CEA">
          <w:t>reduce price, such as reverse engineering the LIDAR used on the Neato XV-11 vacuum cleaner [chad].</w:t>
        </w:r>
      </w:ins>
    </w:p>
    <w:p w:rsidR="00521E0F" w:rsidRDefault="00A16215">
      <w:pPr>
        <w:spacing w:line="480" w:lineRule="auto"/>
        <w:ind w:firstLine="720"/>
        <w:rPr>
          <w:ins w:id="634" w:author="Bill" w:date="2012-04-30T11:34:00Z"/>
        </w:rPr>
      </w:pPr>
      <w:ins w:id="635" w:author="Bill" w:date="2012-04-28T20:06:00Z">
        <w:r>
          <w:t>Laser rangefinders have a very wide field of view, although they have a limited</w:t>
        </w:r>
      </w:ins>
      <w:ins w:id="636" w:author="Bill" w:date="2012-04-28T19:55:00Z">
        <w:r>
          <w:t xml:space="preserve"> resolution o</w:t>
        </w:r>
      </w:ins>
      <w:ins w:id="637" w:author="Bill" w:date="2012-04-28T20:06:00Z">
        <w:r>
          <w:t xml:space="preserve">n the order of </w:t>
        </w:r>
      </w:ins>
      <w:ins w:id="638" w:author="Bill" w:date="2012-04-28T19:55:00Z">
        <w:r w:rsidR="00F17FBE">
          <w:t xml:space="preserve">one raytrace per degree.  </w:t>
        </w:r>
      </w:ins>
      <w:ins w:id="639" w:author="Bill" w:date="2012-04-28T20:03:00Z">
        <w:r w:rsidR="00485793">
          <w:t>LIDAR units</w:t>
        </w:r>
      </w:ins>
      <w:ins w:id="640" w:author="Bill" w:date="2012-04-28T19:55:00Z">
        <w:r w:rsidR="00F17FBE">
          <w:t xml:space="preserve"> perform </w:t>
        </w:r>
      </w:ins>
      <w:ins w:id="641" w:author="Bill" w:date="2012-04-28T20:04:00Z">
        <w:r w:rsidR="00485793">
          <w:t xml:space="preserve">very </w:t>
        </w:r>
      </w:ins>
      <w:ins w:id="642" w:author="Bill" w:date="2012-04-28T19:55:00Z">
        <w:r w:rsidR="00F17FBE">
          <w:t>well when the person is up close</w:t>
        </w:r>
      </w:ins>
      <w:ins w:id="643" w:author="Bill" w:date="2012-04-28T20:04:00Z">
        <w:r w:rsidR="00485793">
          <w:t xml:space="preserve"> and the unit can record many laser returns per leg.</w:t>
        </w:r>
      </w:ins>
      <w:ins w:id="644" w:author="Bill" w:date="2012-04-28T19:59:00Z">
        <w:r w:rsidR="00F17FBE">
          <w:t xml:space="preserve">  </w:t>
        </w:r>
      </w:ins>
      <w:ins w:id="645" w:author="Bill" w:date="2012-04-28T19:55:00Z">
        <w:r w:rsidR="00F17FBE">
          <w:t xml:space="preserve">Their performance drops off with distance: after several meters, </w:t>
        </w:r>
      </w:ins>
      <w:ins w:id="646" w:author="Bill" w:date="2012-04-28T20:04:00Z">
        <w:r w:rsidR="00485793">
          <w:t xml:space="preserve">a human leg may only get </w:t>
        </w:r>
      </w:ins>
      <w:ins w:id="647" w:author="Bill" w:date="2012-04-28T20:05:00Z">
        <w:r w:rsidR="00485793">
          <w:t>only several</w:t>
        </w:r>
      </w:ins>
      <w:ins w:id="648" w:author="Bill" w:date="2012-04-28T20:04:00Z">
        <w:r w:rsidR="00485793">
          <w:t xml:space="preserve"> laser returns, in which case classification </w:t>
        </w:r>
      </w:ins>
      <w:ins w:id="649" w:author="Bill" w:date="2012-04-28T20:05:00Z">
        <w:r w:rsidR="00485793">
          <w:t>is highly error-prone.</w:t>
        </w:r>
      </w:ins>
      <w:ins w:id="650" w:author="Bill" w:date="2012-04-30T12:09:00Z">
        <w:r w:rsidR="00DE61FF">
          <w:t xml:space="preserve">  </w:t>
        </w:r>
      </w:ins>
      <w:ins w:id="651" w:author="Bill" w:date="2012-04-30T12:10:00Z">
        <w:r w:rsidR="00DE61FF">
          <w:t xml:space="preserve">2D range sensors </w:t>
        </w:r>
      </w:ins>
      <w:ins w:id="652" w:author="Bill" w:date="2012-04-30T12:24:00Z">
        <w:r w:rsidR="00523A51">
          <w:t xml:space="preserve">also cannot find </w:t>
        </w:r>
      </w:ins>
      <w:ins w:id="653" w:author="Bill" w:date="2012-04-28T20:00:00Z">
        <w:r w:rsidR="00521E0F">
          <w:t>distinguishing characteristics about the user</w:t>
        </w:r>
      </w:ins>
      <w:ins w:id="654" w:author="Bill" w:date="2012-04-30T12:10:00Z">
        <w:r w:rsidR="00DE61FF">
          <w:t xml:space="preserve"> such as appearance or color</w:t>
        </w:r>
      </w:ins>
      <w:ins w:id="655" w:author="Bill" w:date="2012-04-28T20:00:00Z">
        <w:r w:rsidR="00521E0F">
          <w:t xml:space="preserve">.  Therefore 2D range sensors are usually used </w:t>
        </w:r>
      </w:ins>
      <w:ins w:id="656" w:author="Bill" w:date="2012-04-30T12:10:00Z">
        <w:r w:rsidR="00DE61FF">
          <w:t xml:space="preserve">to augment vision </w:t>
        </w:r>
      </w:ins>
      <w:ins w:id="657" w:author="Bill" w:date="2012-04-28T20:00:00Z">
        <w:r w:rsidR="00521E0F">
          <w:t>-based methods.</w:t>
        </w:r>
      </w:ins>
    </w:p>
    <w:p w:rsidR="009C1594" w:rsidRDefault="009C1594" w:rsidP="009C1594">
      <w:pPr>
        <w:pStyle w:val="Heading2"/>
        <w:rPr>
          <w:ins w:id="658" w:author="Bill" w:date="2012-04-29T17:12:00Z"/>
        </w:rPr>
        <w:pPrChange w:id="659" w:author="Bill" w:date="2012-04-30T11:34:00Z">
          <w:pPr>
            <w:spacing w:line="480" w:lineRule="auto"/>
            <w:ind w:firstLine="720"/>
          </w:pPr>
        </w:pPrChange>
      </w:pPr>
      <w:bookmarkStart w:id="660" w:name="_Toc323549513"/>
      <w:ins w:id="661" w:author="Bill" w:date="2012-04-30T11:34:00Z">
        <w:r>
          <w:lastRenderedPageBreak/>
          <w:t>Sensor fusion</w:t>
        </w:r>
      </w:ins>
      <w:bookmarkEnd w:id="660"/>
    </w:p>
    <w:p w:rsidR="00EB66B6" w:rsidRDefault="009C1594" w:rsidP="00236A08">
      <w:pPr>
        <w:spacing w:line="480" w:lineRule="auto"/>
        <w:ind w:firstLine="720"/>
        <w:rPr>
          <w:ins w:id="662" w:author="Bill" w:date="2012-04-30T11:43:00Z"/>
        </w:rPr>
      </w:pPr>
      <w:ins w:id="663" w:author="Bill" w:date="2012-04-30T11:35:00Z">
        <w:r>
          <w:t>W</w:t>
        </w:r>
      </w:ins>
      <w:ins w:id="664" w:author="Bill" w:date="2012-04-30T11:41:00Z">
        <w:r>
          <w:t>hen using</w:t>
        </w:r>
      </w:ins>
      <w:ins w:id="665" w:author="Bill" w:date="2012-04-30T11:35:00Z">
        <w:r>
          <w:t xml:space="preserve"> multiple </w:t>
        </w:r>
      </w:ins>
      <w:ins w:id="666" w:author="Bill" w:date="2012-04-30T11:41:00Z">
        <w:r>
          <w:t>sensors</w:t>
        </w:r>
      </w:ins>
      <w:ins w:id="667" w:author="Bill" w:date="2012-04-30T11:35:00Z">
        <w:r>
          <w:t xml:space="preserve">, </w:t>
        </w:r>
      </w:ins>
      <w:ins w:id="668" w:author="Bill" w:date="2012-04-30T11:49:00Z">
        <w:r w:rsidR="00EB66B6">
          <w:t>a method is needed</w:t>
        </w:r>
      </w:ins>
      <w:ins w:id="669" w:author="Bill" w:date="2012-04-30T11:35:00Z">
        <w:r>
          <w:t xml:space="preserve"> to combine disparate measurements into a unified estimate of the user’s position.</w:t>
        </w:r>
      </w:ins>
      <w:ins w:id="670" w:author="Bill" w:date="2012-04-30T11:41:00Z">
        <w:r>
          <w:t xml:space="preserve"> </w:t>
        </w:r>
        <w:r w:rsidRPr="009C1594">
          <w:t xml:space="preserve"> </w:t>
        </w:r>
        <w:r>
          <w:t xml:space="preserve">Most person tracking systems </w:t>
        </w:r>
      </w:ins>
      <w:ins w:id="671" w:author="Bill" w:date="2012-04-30T11:50:00Z">
        <w:r w:rsidR="00112600">
          <w:t>incorporate</w:t>
        </w:r>
      </w:ins>
      <w:ins w:id="672" w:author="Bill" w:date="2012-04-30T11:41:00Z">
        <w:r>
          <w:t xml:space="preserve"> a probabilistic model such as a Kalman filter or a particle filter</w:t>
        </w:r>
      </w:ins>
      <w:ins w:id="673" w:author="Bill" w:date="2012-04-30T11:50:00Z">
        <w:r w:rsidR="00D3788F" w:rsidRPr="00D3788F">
          <w:t xml:space="preserve"> </w:t>
        </w:r>
      </w:ins>
      <w:customXmlInsRangeStart w:id="674" w:author="Bill" w:date="2012-04-30T11:50:00Z"/>
      <w:sdt>
        <w:sdtPr>
          <w:id w:val="806670809"/>
          <w:citation/>
        </w:sdtPr>
        <w:sdtContent>
          <w:customXmlInsRangeEnd w:id="674"/>
          <w:ins w:id="675" w:author="Bill" w:date="2012-04-30T11:50:00Z">
            <w:r w:rsidR="00D3788F">
              <w:fldChar w:fldCharType="begin"/>
            </w:r>
            <w:r w:rsidR="00D3788F">
              <w:instrText xml:space="preserve"> CITATION Ziv07 \l 1033 </w:instrText>
            </w:r>
            <w:r w:rsidR="00D3788F">
              <w:fldChar w:fldCharType="separate"/>
            </w:r>
            <w:r w:rsidR="00D3788F" w:rsidRPr="00B70022">
              <w:rPr>
                <w:noProof/>
              </w:rPr>
              <w:t>[8]</w:t>
            </w:r>
            <w:r w:rsidR="00D3788F">
              <w:fldChar w:fldCharType="end"/>
            </w:r>
          </w:ins>
          <w:customXmlInsRangeStart w:id="676" w:author="Bill" w:date="2012-04-30T11:50:00Z"/>
        </w:sdtContent>
      </w:sdt>
      <w:customXmlInsRangeEnd w:id="676"/>
      <w:ins w:id="677" w:author="Bill" w:date="2012-04-30T11:41:00Z">
        <w:r>
          <w:t xml:space="preserve"> </w:t>
        </w:r>
      </w:ins>
      <w:customXmlInsRangeStart w:id="678" w:author="Bill" w:date="2012-04-30T11:41:00Z"/>
      <w:sdt>
        <w:sdtPr>
          <w:id w:val="1796641621"/>
          <w:citation/>
        </w:sdtPr>
        <w:sdtContent>
          <w:customXmlInsRangeEnd w:id="678"/>
          <w:ins w:id="679" w:author="Bill" w:date="2012-04-30T11:41:00Z">
            <w:r>
              <w:fldChar w:fldCharType="begin"/>
            </w:r>
            <w:r>
              <w:instrText xml:space="preserve"> CITATION Sat09 \l 1033 </w:instrText>
            </w:r>
            <w:r>
              <w:fldChar w:fldCharType="separate"/>
            </w:r>
          </w:ins>
          <w:ins w:id="680" w:author="Bill" w:date="2012-04-30T11:48:00Z">
            <w:r w:rsidR="00EB66B6" w:rsidRPr="00EB66B6">
              <w:rPr>
                <w:noProof/>
                <w:rPrChange w:id="681" w:author="Bill" w:date="2012-04-30T11:48:00Z">
                  <w:rPr>
                    <w:rFonts w:eastAsia="Times New Roman"/>
                  </w:rPr>
                </w:rPrChange>
              </w:rPr>
              <w:t>[12]</w:t>
            </w:r>
          </w:ins>
          <w:ins w:id="682" w:author="Bill" w:date="2012-04-30T11:41:00Z">
            <w:r>
              <w:fldChar w:fldCharType="end"/>
            </w:r>
          </w:ins>
          <w:customXmlInsRangeStart w:id="683" w:author="Bill" w:date="2012-04-30T11:41:00Z"/>
        </w:sdtContent>
      </w:sdt>
      <w:customXmlInsRangeEnd w:id="683"/>
      <w:ins w:id="684" w:author="Bill" w:date="2012-04-30T11:41:00Z">
        <w:r>
          <w:t>.</w:t>
        </w:r>
      </w:ins>
      <w:ins w:id="685" w:author="Bill" w:date="2012-04-30T11:43:00Z">
        <w:r w:rsidR="00C15726">
          <w:t xml:space="preserve">  When the system receives measurements, the measurements </w:t>
        </w:r>
      </w:ins>
      <w:ins w:id="686" w:author="Bill" w:date="2012-04-30T11:44:00Z">
        <w:r w:rsidR="00EB66B6">
          <w:t xml:space="preserve">are </w:t>
        </w:r>
      </w:ins>
      <w:ins w:id="687" w:author="Bill" w:date="2012-04-30T11:43:00Z">
        <w:r w:rsidR="00C15726">
          <w:t>associated with the filter</w:t>
        </w:r>
      </w:ins>
      <w:ins w:id="688" w:author="Bill" w:date="2012-04-30T11:44:00Z">
        <w:r w:rsidR="00C15726">
          <w:t xml:space="preserve">’s </w:t>
        </w:r>
      </w:ins>
      <w:ins w:id="689" w:author="Bill" w:date="2012-04-30T11:53:00Z">
        <w:r w:rsidR="00D3788F">
          <w:t xml:space="preserve">latest </w:t>
        </w:r>
      </w:ins>
      <w:ins w:id="690" w:author="Bill" w:date="2012-04-30T12:25:00Z">
        <w:r w:rsidR="0097622B">
          <w:t xml:space="preserve">position </w:t>
        </w:r>
      </w:ins>
      <w:bookmarkStart w:id="691" w:name="_GoBack"/>
      <w:bookmarkEnd w:id="691"/>
      <w:ins w:id="692" w:author="Bill" w:date="2012-04-30T11:44:00Z">
        <w:r w:rsidR="00C15726">
          <w:t xml:space="preserve">estimate by distance or other criteria </w:t>
        </w:r>
      </w:ins>
      <w:customXmlInsRangeStart w:id="693" w:author="Bill" w:date="2012-04-30T11:44:00Z"/>
      <w:sdt>
        <w:sdtPr>
          <w:id w:val="-734862717"/>
          <w:citation/>
        </w:sdtPr>
        <w:sdtContent>
          <w:customXmlInsRangeEnd w:id="693"/>
          <w:ins w:id="694" w:author="Bill" w:date="2012-04-30T11:44:00Z">
            <w:r w:rsidR="00C15726">
              <w:fldChar w:fldCharType="begin"/>
            </w:r>
            <w:r w:rsidR="00C15726">
              <w:instrText xml:space="preserve"> CITATION Sch03 \l 1033 </w:instrText>
            </w:r>
            <w:r w:rsidR="00C15726">
              <w:fldChar w:fldCharType="separate"/>
            </w:r>
          </w:ins>
          <w:ins w:id="695" w:author="Bill" w:date="2012-04-30T11:48:00Z">
            <w:r w:rsidR="00EB66B6" w:rsidRPr="00EB66B6">
              <w:rPr>
                <w:noProof/>
                <w:rPrChange w:id="696" w:author="Bill" w:date="2012-04-30T11:48:00Z">
                  <w:rPr>
                    <w:rFonts w:eastAsia="Times New Roman"/>
                  </w:rPr>
                </w:rPrChange>
              </w:rPr>
              <w:t>[17]</w:t>
            </w:r>
          </w:ins>
          <w:ins w:id="697" w:author="Bill" w:date="2012-04-30T11:44:00Z">
            <w:r w:rsidR="00C15726">
              <w:fldChar w:fldCharType="end"/>
            </w:r>
          </w:ins>
          <w:customXmlInsRangeStart w:id="698" w:author="Bill" w:date="2012-04-30T11:44:00Z"/>
        </w:sdtContent>
      </w:sdt>
      <w:customXmlInsRangeEnd w:id="698"/>
      <w:ins w:id="699" w:author="Bill" w:date="2012-04-30T11:44:00Z">
        <w:r w:rsidR="00C15726">
          <w:t xml:space="preserve">.  Successfully associated measurements </w:t>
        </w:r>
        <w:r w:rsidR="00EB66B6">
          <w:t xml:space="preserve">are </w:t>
        </w:r>
        <w:r w:rsidR="00C15726">
          <w:t>used</w:t>
        </w:r>
        <w:r w:rsidR="00EB66B6">
          <w:t xml:space="preserve"> to update the filter’s state.</w:t>
        </w:r>
      </w:ins>
      <w:ins w:id="700" w:author="Bill" w:date="2012-04-30T11:45:00Z">
        <w:r w:rsidR="00EB66B6">
          <w:t xml:space="preserve">  In the case of tracking multiple people, j</w:t>
        </w:r>
        <w:r w:rsidR="00EB66B6">
          <w:t xml:space="preserve">oint probabilistic data association filters (JPDAFs) </w:t>
        </w:r>
        <w:r w:rsidR="00EB66B6">
          <w:t>have seen success, providing</w:t>
        </w:r>
        <w:r w:rsidR="00EB66B6">
          <w:t xml:space="preserve"> a probabilistic framework to associate measurements with multiple targets</w:t>
        </w:r>
      </w:ins>
      <w:ins w:id="701" w:author="Bill" w:date="2012-04-30T11:46:00Z">
        <w:r w:rsidR="00EB66B6">
          <w:t xml:space="preserve"> </w:t>
        </w:r>
      </w:ins>
      <w:customXmlInsRangeStart w:id="702" w:author="Bill" w:date="2012-04-30T11:46:00Z"/>
      <w:sdt>
        <w:sdtPr>
          <w:id w:val="-199863975"/>
          <w:citation/>
        </w:sdtPr>
        <w:sdtContent>
          <w:customXmlInsRangeEnd w:id="702"/>
          <w:ins w:id="703" w:author="Bill" w:date="2012-04-30T11:46:00Z">
            <w:r w:rsidR="00EB66B6">
              <w:fldChar w:fldCharType="begin"/>
            </w:r>
            <w:r w:rsidR="00EB66B6">
              <w:instrText xml:space="preserve"> CITATION Sch03 \l 1033 </w:instrText>
            </w:r>
            <w:r w:rsidR="00EB66B6">
              <w:fldChar w:fldCharType="separate"/>
            </w:r>
          </w:ins>
          <w:ins w:id="704" w:author="Bill" w:date="2012-04-30T11:48:00Z">
            <w:r w:rsidR="00EB66B6" w:rsidRPr="00EB66B6">
              <w:rPr>
                <w:noProof/>
                <w:rPrChange w:id="705" w:author="Bill" w:date="2012-04-30T11:48:00Z">
                  <w:rPr>
                    <w:rFonts w:eastAsia="Times New Roman"/>
                  </w:rPr>
                </w:rPrChange>
              </w:rPr>
              <w:t>[17]</w:t>
            </w:r>
          </w:ins>
          <w:ins w:id="706" w:author="Bill" w:date="2012-04-30T11:46:00Z">
            <w:r w:rsidR="00EB66B6">
              <w:fldChar w:fldCharType="end"/>
            </w:r>
          </w:ins>
          <w:customXmlInsRangeStart w:id="707" w:author="Bill" w:date="2012-04-30T11:46:00Z"/>
        </w:sdtContent>
      </w:sdt>
      <w:customXmlInsRangeEnd w:id="707"/>
      <w:ins w:id="708" w:author="Bill" w:date="2012-04-30T11:45:00Z">
        <w:r w:rsidR="00EB66B6">
          <w:t>.  They are useful in the case of tracking multiple people, or planning around the movement of pedestrians.</w:t>
        </w:r>
      </w:ins>
    </w:p>
    <w:p w:rsidR="00BF40CE" w:rsidRDefault="00395035" w:rsidP="00236A08">
      <w:pPr>
        <w:spacing w:line="480" w:lineRule="auto"/>
        <w:ind w:firstLine="720"/>
        <w:rPr>
          <w:ins w:id="709" w:author="Bill" w:date="2012-04-30T11:35:00Z"/>
        </w:rPr>
      </w:pPr>
      <w:ins w:id="710" w:author="Bill" w:date="2012-04-30T12:04:00Z">
        <w:r>
          <w:t>Even when the system only uses one source of information, s</w:t>
        </w:r>
      </w:ins>
      <w:ins w:id="711" w:author="Bill" w:date="2012-04-30T11:53:00Z">
        <w:r w:rsidR="00AC18E4">
          <w:t>ensor fusion algorithms are widely used</w:t>
        </w:r>
      </w:ins>
      <w:ins w:id="712" w:author="Bill" w:date="2012-04-30T12:05:00Z">
        <w:r>
          <w:t xml:space="preserve"> </w:t>
        </w:r>
      </w:ins>
      <w:ins w:id="713" w:author="Bill" w:date="2012-04-30T11:36:00Z">
        <w:r w:rsidR="009C1594">
          <w:t>as a way to provide consistency</w:t>
        </w:r>
      </w:ins>
      <w:ins w:id="714" w:author="Bill" w:date="2012-04-30T11:46:00Z">
        <w:r w:rsidR="00EB66B6">
          <w:t xml:space="preserve"> over time</w:t>
        </w:r>
      </w:ins>
      <w:ins w:id="715" w:author="Bill" w:date="2012-04-30T11:36:00Z">
        <w:r w:rsidR="009C1594">
          <w:t>.  Instead of tracking the person by detection in each frame, a filter can maintain an estimate of the user’s position</w:t>
        </w:r>
      </w:ins>
      <w:ins w:id="716" w:author="Bill" w:date="2012-04-30T11:48:00Z">
        <w:r w:rsidR="00EB66B6">
          <w:t xml:space="preserve"> and use this estimate to weed out false positives </w:t>
        </w:r>
      </w:ins>
      <w:ins w:id="717" w:author="Bill" w:date="2012-04-30T11:39:00Z">
        <w:r w:rsidR="009C1594">
          <w:t xml:space="preserve">and </w:t>
        </w:r>
      </w:ins>
      <w:ins w:id="718" w:author="Bill" w:date="2012-04-30T11:48:00Z">
        <w:r w:rsidR="00EB66B6">
          <w:t xml:space="preserve">protect against </w:t>
        </w:r>
      </w:ins>
      <w:ins w:id="719" w:author="Bill" w:date="2012-04-30T11:39:00Z">
        <w:r w:rsidR="009C1594">
          <w:t>momentary target loss.</w:t>
        </w:r>
      </w:ins>
      <w:ins w:id="720" w:author="Bill" w:date="2012-04-30T11:47:00Z">
        <w:r w:rsidR="00EB66B6">
          <w:t xml:space="preserve">  </w:t>
        </w:r>
      </w:ins>
      <w:ins w:id="721" w:author="Bill" w:date="2012-04-30T11:49:00Z">
        <w:r w:rsidR="00EB66B6">
          <w:t>This is useful when multiple targets are in the scene with similar appearances.  F</w:t>
        </w:r>
      </w:ins>
      <w:ins w:id="722" w:author="Bill" w:date="2012-04-30T11:47:00Z">
        <w:r w:rsidR="00EB66B6">
          <w:t>i</w:t>
        </w:r>
      </w:ins>
      <w:ins w:id="723" w:author="Bill" w:date="2012-04-30T11:42:00Z">
        <w:r w:rsidR="00BF40CE">
          <w:t xml:space="preserve">lters can </w:t>
        </w:r>
      </w:ins>
      <w:ins w:id="724" w:author="Bill" w:date="2012-04-30T11:49:00Z">
        <w:r w:rsidR="00EB66B6">
          <w:t xml:space="preserve">also </w:t>
        </w:r>
      </w:ins>
      <w:ins w:id="725" w:author="Bill" w:date="2012-04-30T11:42:00Z">
        <w:r w:rsidR="00BF40CE">
          <w:t xml:space="preserve">reduce </w:t>
        </w:r>
      </w:ins>
      <w:ins w:id="726" w:author="Bill" w:date="2012-04-30T11:47:00Z">
        <w:r w:rsidR="00EB66B6">
          <w:t xml:space="preserve">a system’s </w:t>
        </w:r>
      </w:ins>
      <w:ins w:id="727" w:author="Bill" w:date="2012-04-30T11:42:00Z">
        <w:r w:rsidR="00BF40CE">
          <w:t xml:space="preserve">computational load.  Instead of running detectors on the entire scene, a filter can focus the detection effort on regions of interest near the last known location of the person </w:t>
        </w:r>
      </w:ins>
      <w:customXmlInsRangeStart w:id="728" w:author="Bill" w:date="2012-04-30T11:42:00Z"/>
      <w:sdt>
        <w:sdtPr>
          <w:id w:val="-1145739916"/>
          <w:citation/>
        </w:sdtPr>
        <w:sdtContent>
          <w:customXmlInsRangeEnd w:id="728"/>
          <w:ins w:id="729" w:author="Bill" w:date="2012-04-30T11:42:00Z">
            <w:r w:rsidR="00BF40CE">
              <w:fldChar w:fldCharType="begin"/>
            </w:r>
            <w:r w:rsidR="00BF40CE">
              <w:instrText xml:space="preserve">CITATION Mit11 \l 1033 </w:instrText>
            </w:r>
            <w:r w:rsidR="00BF40CE">
              <w:fldChar w:fldCharType="separate"/>
            </w:r>
          </w:ins>
          <w:ins w:id="730" w:author="Bill" w:date="2012-04-30T11:43:00Z">
            <w:r w:rsidR="00BF40CE" w:rsidRPr="00BF40CE">
              <w:rPr>
                <w:noProof/>
                <w:rPrChange w:id="731" w:author="Bill" w:date="2012-04-30T11:43:00Z">
                  <w:rPr>
                    <w:rFonts w:eastAsia="Times New Roman"/>
                  </w:rPr>
                </w:rPrChange>
              </w:rPr>
              <w:t>[7]</w:t>
            </w:r>
          </w:ins>
          <w:ins w:id="732" w:author="Bill" w:date="2012-04-30T11:42:00Z">
            <w:r w:rsidR="00BF40CE">
              <w:fldChar w:fldCharType="end"/>
            </w:r>
          </w:ins>
          <w:customXmlInsRangeStart w:id="733" w:author="Bill" w:date="2012-04-30T11:42:00Z"/>
        </w:sdtContent>
      </w:sdt>
      <w:customXmlInsRangeEnd w:id="733"/>
      <w:ins w:id="734" w:author="Bill" w:date="2012-04-30T11:42:00Z">
        <w:r w:rsidR="00BF40CE">
          <w:t>.</w:t>
        </w:r>
      </w:ins>
    </w:p>
    <w:p w:rsidR="006551D7" w:rsidRDefault="00BF40CE" w:rsidP="00BF40CE">
      <w:pPr>
        <w:pStyle w:val="Heading2"/>
        <w:rPr>
          <w:ins w:id="735" w:author="Bill" w:date="2012-04-29T17:12:00Z"/>
        </w:rPr>
        <w:pPrChange w:id="736" w:author="Bill" w:date="2012-04-30T11:42:00Z">
          <w:pPr>
            <w:spacing w:line="480" w:lineRule="auto"/>
            <w:ind w:firstLine="720"/>
          </w:pPr>
        </w:pPrChange>
      </w:pPr>
      <w:bookmarkStart w:id="737" w:name="_Toc323549514"/>
      <w:ins w:id="738" w:author="Bill" w:date="2012-04-30T11:42:00Z">
        <w:r>
          <w:t>Planning</w:t>
        </w:r>
      </w:ins>
      <w:bookmarkEnd w:id="737"/>
    </w:p>
    <w:p w:rsidR="00DD387E" w:rsidRDefault="006551D7" w:rsidP="00EB66B6">
      <w:pPr>
        <w:spacing w:line="480" w:lineRule="auto"/>
        <w:ind w:firstLine="720"/>
        <w:pPrChange w:id="739" w:author="Bill" w:date="2012-04-30T11:49:00Z">
          <w:pPr>
            <w:spacing w:line="480" w:lineRule="auto"/>
            <w:ind w:firstLine="720"/>
          </w:pPr>
        </w:pPrChange>
      </w:pPr>
      <w:ins w:id="740" w:author="Bill" w:date="2012-04-29T17:12:00Z">
        <w:r>
          <w:lastRenderedPageBreak/>
          <w:t>Many person-following algorithms use simpl</w:t>
        </w:r>
      </w:ins>
      <w:ins w:id="741" w:author="Bill" w:date="2012-04-29T17:13:00Z">
        <w:r>
          <w:t xml:space="preserve">e </w:t>
        </w:r>
      </w:ins>
      <w:ins w:id="742" w:author="Bill" w:date="2012-04-29T17:12:00Z">
        <w:r>
          <w:t xml:space="preserve">controllers based on </w:t>
        </w:r>
      </w:ins>
      <w:ins w:id="743" w:author="Bill" w:date="2012-04-29T17:13:00Z">
        <w:r>
          <w:t xml:space="preserve">minimizing bearing between the robot and the target, and maintaining a following distance </w:t>
        </w:r>
      </w:ins>
      <w:customXmlInsRangeStart w:id="744" w:author="Bill" w:date="2012-04-29T17:13:00Z"/>
      <w:sdt>
        <w:sdtPr>
          <w:id w:val="95069016"/>
          <w:citation/>
        </w:sdtPr>
        <w:sdtContent>
          <w:customXmlInsRangeEnd w:id="744"/>
          <w:ins w:id="745" w:author="Bill" w:date="2012-04-29T17:13:00Z">
            <w:r>
              <w:fldChar w:fldCharType="begin"/>
            </w:r>
            <w:r>
              <w:instrText xml:space="preserve"> CITATION Kob06 \l 1033 </w:instrText>
            </w:r>
          </w:ins>
          <w:r>
            <w:fldChar w:fldCharType="separate"/>
          </w:r>
          <w:ins w:id="746" w:author="Bill" w:date="2012-04-30T11:43:00Z">
            <w:r w:rsidR="00BF40CE" w:rsidRPr="00BF40CE">
              <w:rPr>
                <w:noProof/>
                <w:rPrChange w:id="747" w:author="Bill" w:date="2012-04-30T11:43:00Z">
                  <w:rPr>
                    <w:rFonts w:eastAsia="Times New Roman"/>
                  </w:rPr>
                </w:rPrChange>
              </w:rPr>
              <w:t>[1]</w:t>
            </w:r>
          </w:ins>
          <w:ins w:id="748" w:author="Bill" w:date="2012-04-29T17:13:00Z">
            <w:r>
              <w:fldChar w:fldCharType="end"/>
            </w:r>
          </w:ins>
          <w:customXmlInsRangeStart w:id="749" w:author="Bill" w:date="2012-04-29T17:13:00Z"/>
        </w:sdtContent>
      </w:sdt>
      <w:customXmlInsRangeEnd w:id="749"/>
      <w:ins w:id="750" w:author="Bill" w:date="2012-04-29T17:13:00Z">
        <w:r>
          <w:t xml:space="preserve">. </w:t>
        </w:r>
      </w:ins>
    </w:p>
    <w:p w:rsidR="008D1973" w:rsidRDefault="00F94ED7" w:rsidP="00F94ED7">
      <w:pPr>
        <w:pStyle w:val="Heading1"/>
      </w:pPr>
      <w:bookmarkStart w:id="751" w:name="_Toc323549515"/>
      <w:r>
        <w:lastRenderedPageBreak/>
        <w:t>Harlie</w:t>
      </w:r>
      <w:bookmarkEnd w:id="751"/>
    </w:p>
    <w:p w:rsidR="00DE6503" w:rsidRDefault="00AE3349" w:rsidP="00AE3349">
      <w:pPr>
        <w:spacing w:line="480" w:lineRule="auto"/>
        <w:ind w:firstLine="720"/>
      </w:pPr>
      <w:r>
        <w:t>Harlie is a mobile robot built on an electric wheelchair b</w:t>
      </w:r>
      <w:r w:rsidR="00C517ED">
        <w:t xml:space="preserve">ase.  Harlie is equipped with </w:t>
      </w:r>
      <w:r>
        <w:t>a server [SPECS] and a SICK LIDAR unit used for obstac</w:t>
      </w:r>
      <w:r w:rsidR="00DE6503">
        <w:t>le detection and localization.</w:t>
      </w:r>
    </w:p>
    <w:p w:rsidR="00AE3349" w:rsidRPr="00F94ED7" w:rsidRDefault="00AE3349" w:rsidP="00AE3349">
      <w:pPr>
        <w:spacing w:line="480" w:lineRule="auto"/>
        <w:ind w:firstLine="720"/>
      </w:pPr>
      <w:r>
        <w:t xml:space="preserve">All software was developed </w:t>
      </w:r>
      <w:r w:rsidR="00DD788F">
        <w:t xml:space="preserve">for Ubuntu Linux </w:t>
      </w:r>
      <w:r>
        <w:t>using the ROS (Robot Operating System) framework provided by Willow Garage.</w:t>
      </w:r>
      <w:r w:rsidR="00DE6503">
        <w:t xml:space="preserve">  </w:t>
      </w:r>
      <w:r>
        <w:t xml:space="preserve">Processing was split between two computers.  The main computer was Harlie’s </w:t>
      </w:r>
      <w:r w:rsidR="00DD788F">
        <w:t>server, running software related to p</w:t>
      </w:r>
      <w:r>
        <w:t>lanning, steering, and localization</w:t>
      </w:r>
      <w:r w:rsidR="00DD788F">
        <w:t>.</w:t>
      </w:r>
      <w:r w:rsidR="00DE6503">
        <w:t xml:space="preserve">  </w:t>
      </w:r>
      <w:r>
        <w:t>Kinect and person</w:t>
      </w:r>
      <w:r w:rsidR="00DD788F">
        <w:t>-</w:t>
      </w:r>
      <w:r>
        <w:t>tracking software was run on a laptop connected to Harlie via Ethernet.  The laptop was a Dell Latitude E6510 laptop with a 2.67GHz Intel Core i5 CPU and 4GB of RAM.</w:t>
      </w:r>
    </w:p>
    <w:p w:rsidR="007138C2" w:rsidRDefault="00750DAF" w:rsidP="00F91C31">
      <w:pPr>
        <w:pStyle w:val="Heading1"/>
      </w:pPr>
      <w:bookmarkStart w:id="752" w:name="_Ref322950030"/>
      <w:bookmarkStart w:id="753" w:name="_Toc323549516"/>
      <w:r>
        <w:lastRenderedPageBreak/>
        <w:t xml:space="preserve">Evaluation of </w:t>
      </w:r>
      <w:r w:rsidR="00691CA2">
        <w:t xml:space="preserve">the </w:t>
      </w:r>
      <w:r>
        <w:t xml:space="preserve">Microsoft </w:t>
      </w:r>
      <w:r w:rsidR="00115579">
        <w:t>Kinect</w:t>
      </w:r>
      <w:bookmarkEnd w:id="752"/>
      <w:bookmarkEnd w:id="753"/>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F6072C" w:rsidRDefault="00BC00C4">
      <w:pPr>
        <w:spacing w:line="480" w:lineRule="auto"/>
        <w:ind w:firstLine="720"/>
        <w:rPr>
          <w:rFonts w:cs="Calibri"/>
          <w:szCs w:val="24"/>
        </w:rPr>
      </w:pPr>
      <w:r>
        <w:rPr>
          <w:rFonts w:cs="Calibri"/>
          <w:szCs w:val="24"/>
        </w:rPr>
        <w:t xml:space="preserve"> </w:t>
      </w:r>
      <w:r w:rsidR="00A07F11">
        <w:rPr>
          <w:rFonts w:cs="Calibri"/>
          <w:szCs w:val="24"/>
        </w:rPr>
        <w:t>The Kinect has a 640x480 RGB camera as well as a 640x480 IR camera.  An infrared projector shines a known dot pattern on the scene, 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ives the Kinect great potential as a 3D sensing system</w:t>
      </w:r>
      <w:r w:rsidR="00691CA2">
        <w:rPr>
          <w:rFonts w:cs="Calibri"/>
          <w:szCs w:val="24"/>
        </w:rPr>
        <w:t xml:space="preserve">.  Its retail </w:t>
      </w:r>
      <w:r w:rsidR="00F6072C">
        <w:rPr>
          <w:rFonts w:cs="Calibri"/>
          <w:szCs w:val="24"/>
        </w:rPr>
        <w:t>price of under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p>
    <w:p w:rsidR="008621F7" w:rsidRDefault="00F6072C">
      <w:pPr>
        <w:spacing w:line="480" w:lineRule="auto"/>
        <w:ind w:firstLine="720"/>
        <w:rPr>
          <w:rFonts w:cs="Calibri"/>
          <w:szCs w:val="24"/>
        </w:rPr>
      </w:pPr>
      <w:r>
        <w:rPr>
          <w:rFonts w:cs="Calibri"/>
          <w:szCs w:val="24"/>
        </w:rPr>
        <w:t xml:space="preserve">PrimeSense, the makers of the Kinect’s software, has released an open-source API called OpenNI (Open Natural Interraction) to allow developers to tap into the Kinect’s functionality.  In addition to accessing the depth and RGB camera feeds, OpenNI </w:t>
      </w:r>
      <w:r w:rsidR="00C517ED">
        <w:rPr>
          <w:rFonts w:cs="Calibri"/>
          <w:szCs w:val="24"/>
        </w:rPr>
        <w:t>prdeso</w:t>
      </w:r>
      <w:r>
        <w:rPr>
          <w:rFonts w:cs="Calibri"/>
          <w:szCs w:val="24"/>
        </w:rPr>
        <w:t xml:space="preserve"> </w:t>
      </w:r>
      <w:r w:rsidR="00841EDF">
        <w:rPr>
          <w:rFonts w:cs="Calibri"/>
          <w:szCs w:val="24"/>
        </w:rPr>
        <w:t xml:space="preserve">high-level functionality for tracking users’ skeletons through a library called </w:t>
      </w:r>
      <w:r w:rsidR="007C11F5">
        <w:rPr>
          <w:rFonts w:cs="Calibri"/>
          <w:szCs w:val="24"/>
        </w:rPr>
        <w:t>NiTE</w:t>
      </w:r>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C11F5" w:rsidRDefault="002012DB">
      <w:pPr>
        <w:spacing w:line="480" w:lineRule="auto"/>
        <w:ind w:firstLine="720"/>
        <w:rPr>
          <w:rFonts w:cs="Calibri"/>
          <w:szCs w:val="24"/>
        </w:rPr>
      </w:pPr>
      <w:r>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w:t>
      </w:r>
      <w:r w:rsidR="009B5486">
        <w:rPr>
          <w:rFonts w:cs="Calibri"/>
          <w:szCs w:val="24"/>
        </w:rPr>
        <w:lastRenderedPageBreak/>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when following users through a real-world environment.  Normally, when a new user enters the scene, the user must make a calibration pose before tracking can begin.  By default, the Kinect has no means of recognizing a specific user from another, relying on spatial and temporal continuity to tell users apart.  Finally, the Kinect has trouble 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t xml:space="preserve">Most of these issues could be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the Kinect</w:t>
      </w:r>
      <w:r w:rsidR="00C517ED">
        <w:rPr>
          <w:rFonts w:cs="Calibri"/>
          <w:szCs w:val="24"/>
        </w:rPr>
        <w:t>,</w:t>
      </w:r>
      <w:r>
        <w:rPr>
          <w:rFonts w:cs="Calibri"/>
          <w:szCs w:val="24"/>
        </w:rPr>
        <w:t xml:space="preserve"> largely due to the closed-source nature of NiTE.</w:t>
      </w:r>
    </w:p>
    <w:p w:rsidR="009B5486" w:rsidRDefault="009B5486" w:rsidP="009B5486">
      <w:pPr>
        <w:pStyle w:val="Heading2"/>
      </w:pPr>
      <w:bookmarkStart w:id="754" w:name="_Ref323129706"/>
      <w:bookmarkStart w:id="755" w:name="_Toc323549517"/>
      <w:r>
        <w:t>Discrimination Between Users</w:t>
      </w:r>
      <w:bookmarkEnd w:id="754"/>
      <w:bookmarkEnd w:id="755"/>
    </w:p>
    <w:p w:rsidR="009B5486" w:rsidRDefault="009B5486" w:rsidP="009B5486">
      <w:pPr>
        <w:spacing w:line="480" w:lineRule="auto"/>
        <w:ind w:firstLine="720"/>
      </w:pPr>
      <w:r>
        <w:rPr>
          <w:rFonts w:cs="Calibri"/>
          <w:szCs w:val="24"/>
        </w:rPr>
        <w:t>A major issue with the Kinect is the lack of built-in facilities for discriminating between different users.   While in theory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9B5486" w:rsidRPr="009B5486" w:rsidRDefault="009B5486" w:rsidP="009B5486">
      <w:pPr>
        <w:spacing w:line="480" w:lineRule="auto"/>
        <w:ind w:firstLine="720"/>
      </w:pPr>
      <w:r>
        <w:rPr>
          <w:rFonts w:cs="Calibri"/>
          <w:szCs w:val="24"/>
        </w:rPr>
        <w:lastRenderedPageBreak/>
        <w:t xml:space="preserve">The Kinect relies on continuity between frames to maintain a lock on a target, which is perfectly fine for its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sidR="00BF40CE">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115579" w:rsidRPr="00115579" w:rsidRDefault="00115579" w:rsidP="000330C7">
      <w:pPr>
        <w:pStyle w:val="Heading2"/>
      </w:pPr>
      <w:bookmarkStart w:id="756" w:name="_Ref322980249"/>
      <w:bookmarkStart w:id="757" w:name="_Ref322980256"/>
      <w:bookmarkStart w:id="758" w:name="_Toc323549518"/>
      <w:r>
        <w:t>Calibration</w:t>
      </w:r>
      <w:bookmarkEnd w:id="756"/>
      <w:bookmarkEnd w:id="757"/>
      <w:r w:rsidR="004E4B19">
        <w:t xml:space="preserve"> of Users</w:t>
      </w:r>
      <w:bookmarkEnd w:id="758"/>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lastRenderedPageBreak/>
        <w:drawing>
          <wp:inline distT="0" distB="0" distL="0" distR="0" wp14:anchorId="59DCFDD7" wp14:editId="0E030570">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1"/>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759" w:name="_Toc323549535"/>
      <w:r>
        <w:t xml:space="preserve">Figure </w:t>
      </w:r>
      <w:fldSimple w:instr=" SEQ Figure \* ARABIC ">
        <w:r w:rsidR="00BF40CE">
          <w:rPr>
            <w:noProof/>
          </w:rPr>
          <w:t>1</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759"/>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w:t>
      </w:r>
      <w:r>
        <w:rPr>
          <w:rFonts w:cs="Calibri"/>
          <w:szCs w:val="24"/>
        </w:rPr>
        <w:lastRenderedPageBreak/>
        <w:t xml:space="preserve">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appear as spurious measurements</w:t>
      </w:r>
      <w:r w:rsidR="009B5486">
        <w:rPr>
          <w:rFonts w:cs="Calibri"/>
          <w:szCs w:val="24"/>
        </w:rPr>
        <w:t>.</w:t>
      </w:r>
    </w:p>
    <w:p w:rsidR="00C32542" w:rsidRDefault="009B5486" w:rsidP="009B5486">
      <w:pPr>
        <w:spacing w:line="480" w:lineRule="auto"/>
        <w:ind w:firstLine="720"/>
      </w:pPr>
      <w:r>
        <w:rPr>
          <w:rFonts w:cs="Calibri"/>
          <w:szCs w:val="24"/>
        </w:rPr>
        <w:t xml:space="preserve">This raises a larger issue: the Kinect has no </w:t>
      </w:r>
      <w:r w:rsidR="004E4B19">
        <w:rPr>
          <w:rFonts w:cs="Calibri"/>
          <w:szCs w:val="24"/>
        </w:rPr>
        <w:t>built-in facilities to discriminate between users.  The tracking software seems to rely on spatial continuity between frames, and it stores no information that could uniquely identify a user (colors, textures, etc.)</w:t>
      </w:r>
      <w:r>
        <w:rPr>
          <w:rFonts w:cs="Calibri"/>
          <w:szCs w:val="24"/>
        </w:rPr>
        <w:t xml:space="preserve">  As a result, if a user exits the scene, there is no guarantee that when the user is re-detected that OpenNI will assign that user the same ID.  The same is true if a target is momentarily lost due to a sudden bump or relative motion.</w:t>
      </w:r>
      <w:r w:rsidR="004E4B19">
        <w:rPr>
          <w:rFonts w:cs="Calibri"/>
          <w:szCs w:val="24"/>
        </w:rPr>
        <w:t xml:space="preserve">  This is perfectly fine for the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sidR="004E4B19">
        <w:rPr>
          <w:rFonts w:cs="Calibri"/>
          <w:szCs w:val="24"/>
        </w:rPr>
        <w:fldChar w:fldCharType="begin"/>
      </w:r>
      <w:r w:rsidR="004E4B19">
        <w:rPr>
          <w:rFonts w:cs="Calibri"/>
          <w:szCs w:val="24"/>
        </w:rPr>
        <w:instrText xml:space="preserve"> REF _Ref323045443 \r \h </w:instrText>
      </w:r>
      <w:r w:rsidR="004E4B19">
        <w:rPr>
          <w:rFonts w:cs="Calibri"/>
          <w:szCs w:val="24"/>
        </w:rPr>
      </w:r>
      <w:r w:rsidR="004E4B19">
        <w:rPr>
          <w:rFonts w:cs="Calibri"/>
          <w:szCs w:val="24"/>
        </w:rPr>
        <w:fldChar w:fldCharType="separate"/>
      </w:r>
      <w:r w:rsidR="00BF40CE">
        <w:rPr>
          <w:rFonts w:cs="Calibri"/>
          <w:szCs w:val="24"/>
        </w:rPr>
        <w:t xml:space="preserve">5.3 </w:t>
      </w:r>
      <w:r w:rsidR="004E4B19">
        <w:rPr>
          <w:rFonts w:cs="Calibri"/>
          <w:szCs w:val="24"/>
        </w:rPr>
        <w:fldChar w:fldCharType="end"/>
      </w:r>
      <w:r w:rsidR="004E4B19">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760" w:name="_Toc323549519"/>
      <w:r>
        <w:t>L</w:t>
      </w:r>
      <w:r w:rsidR="00115579">
        <w:t>imited Field of View</w:t>
      </w:r>
      <w:bookmarkEnd w:id="760"/>
    </w:p>
    <w:p w:rsidR="007138C2" w:rsidRDefault="00A07F11">
      <w:pPr>
        <w:spacing w:line="480" w:lineRule="auto"/>
        <w:ind w:firstLine="720"/>
      </w:pPr>
      <w:r>
        <w:rPr>
          <w:rFonts w:cs="Calibri"/>
          <w:szCs w:val="24"/>
        </w:rPr>
        <w:t xml:space="preserve">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w:t>
      </w:r>
      <w:r>
        <w:rPr>
          <w:rFonts w:cs="Calibri"/>
          <w:szCs w:val="24"/>
        </w:rPr>
        <w:lastRenderedPageBreak/>
        <w:t>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 xml:space="preserve">navigate around the obstacle.  As part of the obstacle avoidance, the robot will likely rotate far enough that the user leaves the Kinect's field of view, leading to a target loss.  When the robot once again faces the user, it will have to re-acquire the user, leading to </w:t>
      </w:r>
      <w:r w:rsidR="00D1117B">
        <w:rPr>
          <w:rFonts w:cs="Calibri"/>
          <w:szCs w:val="24"/>
        </w:rPr>
        <w:t xml:space="preserve">a </w:t>
      </w:r>
      <w:r>
        <w:rPr>
          <w:rFonts w:cs="Calibri"/>
          <w:szCs w:val="24"/>
        </w:rPr>
        <w:t>delay.</w:t>
      </w:r>
    </w:p>
    <w:p w:rsidR="00A655A3" w:rsidRDefault="00A07F11" w:rsidP="00A655A3">
      <w:pPr>
        <w:pStyle w:val="NoSpacing"/>
      </w:pPr>
      <w:r>
        <w:rPr>
          <w:noProof/>
        </w:rPr>
        <w:drawing>
          <wp:inline distT="0" distB="0" distL="0" distR="0" wp14:anchorId="74B77C20" wp14:editId="3E21C1A6">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A655A3">
      <w:pPr>
        <w:pStyle w:val="Caption1"/>
      </w:pPr>
      <w:bookmarkStart w:id="761" w:name="_Toc323549536"/>
      <w:r>
        <w:t xml:space="preserve">Figure </w:t>
      </w:r>
      <w:fldSimple w:instr=" SEQ Figure \* ARABIC ">
        <w:r w:rsidR="00BF40CE">
          <w:rPr>
            <w:noProof/>
          </w:rPr>
          <w:t>2</w:t>
        </w:r>
      </w:fldSimple>
      <w:r>
        <w:t xml:space="preserve">: </w:t>
      </w:r>
      <w:r w:rsidRPr="004047D6">
        <w:t>Obstacle avoidance may lead to target loss</w:t>
      </w:r>
      <w:r w:rsidR="0005382D">
        <w:t xml:space="preserve"> due</w:t>
      </w:r>
      <w:r w:rsidR="00735B7C">
        <w:t xml:space="preserve"> </w:t>
      </w:r>
      <w:r w:rsidR="0005382D">
        <w:t>to Kinect’s limited field of view</w:t>
      </w:r>
      <w:bookmarkEnd w:id="761"/>
    </w:p>
    <w:p w:rsidR="007138C2" w:rsidRDefault="007138C2">
      <w:pPr>
        <w:spacing w:line="480" w:lineRule="auto"/>
        <w:ind w:firstLine="720"/>
      </w:pPr>
    </w:p>
    <w:p w:rsidR="007138C2" w:rsidRDefault="00A07F11">
      <w:pPr>
        <w:spacing w:line="480" w:lineRule="auto"/>
        <w:ind w:firstLine="720"/>
        <w:rPr>
          <w:rFonts w:cs="Calibri"/>
          <w:szCs w:val="24"/>
        </w:rPr>
      </w:pPr>
      <w:r>
        <w:rPr>
          <w:rFonts w:cs="Calibri"/>
          <w:szCs w:val="24"/>
        </w:rPr>
        <w:t xml:space="preserve">The situation becomes even worse if the user doubles back behind the robot.  In tight spaces such as hallways, the user will must come close to Harlie when moving behind it.  The Kinect’s depth camera breaks down when targets are closer than 2 feet away.  Thus, Harlie’s Kinect has a blind spot for close </w:t>
      </w:r>
      <w:r>
        <w:rPr>
          <w:rFonts w:cs="Calibri"/>
          <w:szCs w:val="24"/>
        </w:rPr>
        <w:lastRenderedPageBreak/>
        <w:t>objects.  In a hallway scenario, this can result in Harlie being stuck po</w:t>
      </w:r>
      <w:r w:rsidR="00822E1C">
        <w:rPr>
          <w:rFonts w:cs="Calibri"/>
          <w:szCs w:val="24"/>
        </w:rPr>
        <w:t>inting at close range to a wall within the blind-spot range.</w:t>
      </w:r>
    </w:p>
    <w:p w:rsidR="009B5486" w:rsidRDefault="009B5486" w:rsidP="009B5486">
      <w:pPr>
        <w:spacing w:line="480" w:lineRule="auto"/>
        <w:ind w:firstLine="720"/>
        <w:rPr>
          <w:rFonts w:cs="Calibri"/>
          <w:szCs w:val="24"/>
        </w:rPr>
      </w:pPr>
      <w:r>
        <w:rPr>
          <w:rFonts w:cs="Calibri"/>
          <w:szCs w:val="24"/>
        </w:rPr>
        <w:t>An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 (INSERT MECHANICAL DRAWING OF KINECT'S FOV).  Luckily, OpenNI can be instructed to ignore users’ legs and just track the target from the waste up.  This results in better tracking from Harlie’s point of view, but results in an additional tradeoff.  Without the shape cues that legs provide, the tracking software loses an important characteristic that can discriminate people from inanimate objects.</w:t>
      </w:r>
    </w:p>
    <w:p w:rsidR="009B5486" w:rsidRDefault="009B5486" w:rsidP="009B5486">
      <w:pPr>
        <w:spacing w:line="480" w:lineRule="auto"/>
        <w:ind w:firstLine="720"/>
      </w:pPr>
      <w:r>
        <w:rPr>
          <w:rFonts w:cs="Calibri"/>
          <w:szCs w:val="24"/>
        </w:rPr>
        <w:t>These issues introduced by skipping calibration are resolved chapter 5, by treating the bodies detected with OpenNI as one input to an overall Kalman filter and adding a “fingerprint” to uniquely identify a user.</w:t>
      </w:r>
    </w:p>
    <w:p w:rsidR="009B5486" w:rsidRDefault="009B5486" w:rsidP="009B5486">
      <w:pPr>
        <w:spacing w:line="480" w:lineRule="auto"/>
        <w:ind w:firstLine="720"/>
        <w:rPr>
          <w:rFonts w:cs="Calibri"/>
          <w:szCs w:val="24"/>
        </w:rPr>
      </w:pPr>
    </w:p>
    <w:p w:rsidR="009B5486" w:rsidRDefault="009B5486" w:rsidP="009B5486">
      <w:pPr>
        <w:pStyle w:val="NoSpacing"/>
        <w:keepNext/>
      </w:pPr>
      <w:r>
        <w:rPr>
          <w:noProof/>
        </w:rPr>
        <w:lastRenderedPageBreak/>
        <w:drawing>
          <wp:inline distT="0" distB="0" distL="0" distR="0" wp14:anchorId="211BE7B8" wp14:editId="46953631">
            <wp:extent cx="4283075" cy="289877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4283075" cy="2898775"/>
                    </a:xfrm>
                    <a:prstGeom prst="rect">
                      <a:avLst/>
                    </a:prstGeom>
                    <a:noFill/>
                    <a:ln w="9525">
                      <a:noFill/>
                      <a:miter lim="800000"/>
                      <a:headEnd/>
                      <a:tailEnd/>
                    </a:ln>
                  </pic:spPr>
                </pic:pic>
              </a:graphicData>
            </a:graphic>
          </wp:inline>
        </w:drawing>
      </w:r>
    </w:p>
    <w:p w:rsidR="009B5486" w:rsidRDefault="009B5486" w:rsidP="009B5486">
      <w:pPr>
        <w:pStyle w:val="Caption1"/>
      </w:pPr>
      <w:bookmarkStart w:id="762" w:name="_Toc323549537"/>
      <w:r>
        <w:t xml:space="preserve">Figure </w:t>
      </w:r>
      <w:fldSimple w:instr=" SEQ Figure \* ARABIC ">
        <w:r w:rsidR="00BF40CE">
          <w:rPr>
            <w:noProof/>
          </w:rPr>
          <w:t>3</w:t>
        </w:r>
      </w:fldSimple>
      <w:r>
        <w:t>:</w:t>
      </w:r>
      <w:r w:rsidRPr="00EA62EC">
        <w:t xml:space="preserve"> Difficulties arise in tracking a user in contact with a chair</w:t>
      </w:r>
      <w:bookmarkEnd w:id="762"/>
    </w:p>
    <w:p w:rsidR="009B5486" w:rsidRDefault="009B5486">
      <w:pPr>
        <w:spacing w:line="480" w:lineRule="auto"/>
        <w:ind w:firstLine="720"/>
      </w:pPr>
    </w:p>
    <w:p w:rsidR="007138C2" w:rsidRDefault="00A07F11" w:rsidP="00115579">
      <w:pPr>
        <w:pStyle w:val="Heading2"/>
      </w:pPr>
      <w:bookmarkStart w:id="763" w:name="_Toc323549520"/>
      <w:r>
        <w:t>M</w:t>
      </w:r>
      <w:r w:rsidR="00115579">
        <w:t>oving Base Problem</w:t>
      </w:r>
      <w:bookmarkEnd w:id="763"/>
    </w:p>
    <w:p w:rsidR="005858FB" w:rsidRDefault="00A07F11" w:rsidP="002F1992">
      <w:pPr>
        <w:spacing w:line="480" w:lineRule="auto"/>
        <w:ind w:firstLine="720"/>
      </w:pPr>
      <w:r>
        <w:rPr>
          <w:rFonts w:cs="Calibri"/>
          <w:szCs w:val="24"/>
        </w:rPr>
        <w:t xml:space="preserve">The Kinect was designed to be placed in front of a television to track users playing a 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w:t>
      </w:r>
      <w:r w:rsidR="00FE2DF8">
        <w:rPr>
          <w:rFonts w:cs="Calibri"/>
          <w:szCs w:val="24"/>
        </w:rPr>
        <w:lastRenderedPageBreak/>
        <w:t xml:space="preserve">track </w:t>
      </w:r>
      <w:r w:rsidR="00AF1B00">
        <w:rPr>
          <w:rFonts w:cs="Calibri"/>
          <w:szCs w:val="24"/>
        </w:rPr>
        <w:t>a person standing 2m away,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300ED80B" wp14:editId="4482F690">
            <wp:extent cx="4303369" cy="3343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3371"/>
                    <a:stretch/>
                  </pic:blipFill>
                  <pic:spPr bwMode="auto">
                    <a:xfrm>
                      <a:off x="0" y="0"/>
                      <a:ext cx="4309275" cy="3348290"/>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A655A3">
      <w:pPr>
        <w:pStyle w:val="Caption1"/>
      </w:pPr>
      <w:bookmarkStart w:id="764" w:name="_Ref322513446"/>
      <w:bookmarkStart w:id="765" w:name="_Toc323549538"/>
      <w:r>
        <w:t xml:space="preserve">Figure </w:t>
      </w:r>
      <w:fldSimple w:instr=" SEQ Figure \* ARABIC ">
        <w:r w:rsidR="00BF40CE">
          <w:rPr>
            <w:noProof/>
          </w:rPr>
          <w:t>4</w:t>
        </w:r>
      </w:fldSimple>
      <w:bookmarkEnd w:id="764"/>
      <w:r>
        <w:t>: Tracking performance of Kinect under motion</w:t>
      </w:r>
      <w:bookmarkEnd w:id="765"/>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Qualitatively, When the Kinect was still, performance was obviously best.  The Kinect can detect users rapidly moving through the scene, and it can easily deal with partial occlusion.  The Kinect only loses a lock when a target moves very quickly or exits and reenters the scene.  The Kinect can be confused if two users come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lastRenderedPageBreak/>
        <w:t xml:space="preserve">The Kinect’s performance degrades as Harlie’s angular velocity increases.  </w:t>
      </w:r>
      <w:r w:rsidR="00FE2DF8">
        <w:rPr>
          <w:rFonts w:cs="Calibri"/>
          <w:szCs w:val="24"/>
        </w:rPr>
        <w:t xml:space="preserve">  When the Kinect loses the target, it usually reacquires the target right away, resulting </w:t>
      </w:r>
      <w:r w:rsidR="00326A3B">
        <w:rPr>
          <w:rFonts w:cs="Calibri"/>
          <w:szCs w:val="24"/>
        </w:rPr>
        <w:t>in</w:t>
      </w:r>
      <w:r w:rsidR="00FE2DF8">
        <w:rPr>
          <w:rFonts w:cs="Calibri"/>
          <w:szCs w:val="24"/>
        </w:rPr>
        <w:t xml:space="preserve"> a flickering effect as the Kinect tries to maintain a lock. With a peak velocity below 0.5 radians/second, the performance is comparable to the case of standing still.  The incidence of flickering increases with speed, as well as the chance that the Kinect will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 xml:space="preserve">performs very poorly at tracking, </w:t>
      </w:r>
      <w:r w:rsidR="00FE2DF8">
        <w:rPr>
          <w:rFonts w:cs="Calibri"/>
          <w:szCs w:val="24"/>
        </w:rPr>
        <w:t>maintaining a lock only around 15% of the time.</w:t>
      </w:r>
      <w:r w:rsidR="00087149">
        <w:rPr>
          <w:rFonts w:cs="Calibri"/>
          <w:szCs w:val="24"/>
        </w:rPr>
        <w:t xml:space="preserve">  At these high speeds, target reacquisition is slow and spotty after a dropout.</w:t>
      </w:r>
    </w:p>
    <w:p w:rsidR="007138C2" w:rsidRDefault="00A07F11" w:rsidP="00C32542">
      <w:pPr>
        <w:spacing w:line="480" w:lineRule="auto"/>
        <w:ind w:firstLine="720"/>
        <w:rPr>
          <w:rFonts w:cs="Calibri"/>
          <w:szCs w:val="24"/>
        </w:rPr>
      </w:pPr>
      <w:r>
        <w:rPr>
          <w:rFonts w:cs="Calibri"/>
          <w:szCs w:val="24"/>
        </w:rPr>
        <w:t xml:space="preserve">In general, the Kinect performs well from a </w:t>
      </w:r>
      <w:r w:rsidR="00C32542">
        <w:rPr>
          <w:rFonts w:cs="Calibri"/>
          <w:szCs w:val="24"/>
        </w:rPr>
        <w:t>slow-</w:t>
      </w:r>
      <w:r>
        <w:rPr>
          <w:rFonts w:cs="Calibri"/>
          <w:szCs w:val="24"/>
        </w:rPr>
        <w:t>moving base.  At low speeds, there is not much difference from the Kinect’s stationary performance.  At higher speeds, the Kinect performs</w:t>
      </w:r>
      <w:r w:rsidR="00E75416">
        <w:rPr>
          <w:rFonts w:cs="Calibri"/>
          <w:szCs w:val="24"/>
        </w:rPr>
        <w:t xml:space="preserve"> more poorly</w:t>
      </w:r>
      <w:r w:rsidR="00326A3B">
        <w:rPr>
          <w:rFonts w:cs="Calibri"/>
          <w:szCs w:val="24"/>
        </w:rPr>
        <w:t>.  It is hypothesized that this is due partially to relative motion between the Kinect and the target, and partially due to bumps resulting from Harlie’s dynamics of motion.</w:t>
      </w:r>
    </w:p>
    <w:p w:rsidR="009B5486" w:rsidRDefault="009B5486" w:rsidP="009B5486">
      <w:pPr>
        <w:pStyle w:val="Heading2"/>
      </w:pPr>
      <w:bookmarkStart w:id="766" w:name="_Toc323549521"/>
      <w:r>
        <w:t>Summary</w:t>
      </w:r>
      <w:bookmarkEnd w:id="766"/>
    </w:p>
    <w:p w:rsidR="009B5486" w:rsidRDefault="009B5486" w:rsidP="009B5486">
      <w:pPr>
        <w:spacing w:line="480" w:lineRule="auto"/>
        <w:ind w:firstLine="720"/>
        <w:rPr>
          <w:rFonts w:cs="Calibri"/>
          <w:szCs w:val="24"/>
        </w:rPr>
      </w:pPr>
      <w:r>
        <w:rPr>
          <w:rFonts w:cs="Calibri"/>
          <w:szCs w:val="24"/>
        </w:rPr>
        <w:t>The major issues with the Kinect</w:t>
      </w:r>
    </w:p>
    <w:p w:rsidR="009B5486" w:rsidRDefault="009B5486" w:rsidP="009B5486">
      <w:pPr>
        <w:spacing w:line="480" w:lineRule="auto"/>
        <w:ind w:firstLine="720"/>
      </w:pPr>
      <w:r>
        <w:rPr>
          <w:rFonts w:cs="Calibri"/>
          <w:szCs w:val="24"/>
        </w:rPr>
        <w:t>As discussed in chapter 5, This issue was resolved by treating the bodies detected with OpenNI as one input to an overall Kalman filter as discussed in chapter</w:t>
      </w:r>
    </w:p>
    <w:p w:rsidR="009B5486" w:rsidRPr="009B5486" w:rsidRDefault="009B5486" w:rsidP="009B5486"/>
    <w:p w:rsidR="00A655A3" w:rsidRDefault="00A655A3" w:rsidP="00F91C31">
      <w:pPr>
        <w:pStyle w:val="Heading1"/>
      </w:pPr>
      <w:bookmarkStart w:id="767" w:name="_Toc323549522"/>
      <w:r>
        <w:lastRenderedPageBreak/>
        <w:t>Pan Mount</w:t>
      </w:r>
      <w:bookmarkEnd w:id="767"/>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relative motion, so the pan mount helps by lowering side-side relative 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cener. [INSERT DIAGRAM].  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Pr>
          <w:rFonts w:cs="Calibri"/>
          <w:szCs w:val="24"/>
        </w:rPr>
        <w:t xml:space="preserve">chosen mount is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BF40CE">
        <w:t xml:space="preserve">Figure </w:t>
      </w:r>
      <w:r w:rsidR="00BF40CE">
        <w:rPr>
          <w:noProof/>
        </w:rPr>
        <w:t>5</w:t>
      </w:r>
      <w:r w:rsidR="007722EA">
        <w:rPr>
          <w:rFonts w:cs="Calibri"/>
          <w:szCs w:val="24"/>
        </w:rPr>
        <w:fldChar w:fldCharType="end"/>
      </w:r>
      <w:r w:rsidR="007722EA">
        <w:rPr>
          <w:rFonts w:cs="Calibri"/>
          <w:szCs w:val="24"/>
        </w:rPr>
        <w:t>)</w:t>
      </w:r>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r w:rsidR="007722EA">
        <w:rPr>
          <w:rFonts w:cs="Calibri"/>
          <w:szCs w:val="24"/>
        </w:rPr>
        <w:t>Hitec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lastRenderedPageBreak/>
        <w:t xml:space="preserve"> </w:t>
      </w:r>
      <w:r>
        <w:rPr>
          <w:rFonts w:cs="Calibri"/>
          <w:noProof/>
          <w:szCs w:val="24"/>
        </w:rPr>
        <w:drawing>
          <wp:inline distT="0" distB="0" distL="0" distR="0" wp14:anchorId="6F39C09C" wp14:editId="159F19C2">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13ABEF56" wp14:editId="46097123">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0F6125" w:rsidRDefault="007722EA" w:rsidP="007722EA">
      <w:pPr>
        <w:pStyle w:val="Caption1"/>
        <w:rPr>
          <w:rFonts w:cs="Calibri"/>
          <w:sz w:val="24"/>
          <w:szCs w:val="24"/>
        </w:rPr>
      </w:pPr>
      <w:bookmarkStart w:id="768" w:name="_Ref322513798"/>
      <w:bookmarkStart w:id="769" w:name="_Toc323549539"/>
      <w:r>
        <w:t xml:space="preserve">Figure </w:t>
      </w:r>
      <w:fldSimple w:instr=" SEQ Figure \* ARABIC ">
        <w:r w:rsidR="00BF40CE">
          <w:rPr>
            <w:noProof/>
          </w:rPr>
          <w:t>5</w:t>
        </w:r>
      </w:fldSimple>
      <w:bookmarkEnd w:id="768"/>
      <w:r>
        <w:t xml:space="preserve">: DP155 Base Pan (left), </w:t>
      </w:r>
      <w:r w:rsidR="00C679DD">
        <w:t xml:space="preserve">    </w:t>
      </w:r>
      <w:r>
        <w:t xml:space="preserve"> Phidgets 1066_0 Servo Controller (right)</w:t>
      </w:r>
      <w:bookmarkEnd w:id="769"/>
    </w:p>
    <w:p w:rsidR="007722EA" w:rsidRDefault="007722EA"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PhidgetAdvancedServo 1-Motor was selected.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BF40CE">
        <w:t xml:space="preserve">Figure </w:t>
      </w:r>
      <w:r w:rsidR="00BF40CE">
        <w:rPr>
          <w:noProof/>
        </w:rPr>
        <w:t>6</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73461CB6" wp14:editId="63C85984">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770" w:name="_Ref323044753"/>
      <w:bookmarkStart w:id="771" w:name="_Toc323549540"/>
      <w:r>
        <w:t xml:space="preserve">Figure </w:t>
      </w:r>
      <w:fldSimple w:instr=" SEQ Figure \* ARABIC ">
        <w:r w:rsidR="00BF40CE">
          <w:rPr>
            <w:noProof/>
          </w:rPr>
          <w:t>6</w:t>
        </w:r>
      </w:fldSimple>
      <w:bookmarkEnd w:id="770"/>
      <w:r>
        <w:t>: Output from Phidgets 1066_0, showing position command and open-loop feedback</w:t>
      </w:r>
      <w:r w:rsidR="00C679DD">
        <w:t xml:space="preserve"> for position and velocity</w:t>
      </w:r>
      <w:bookmarkEnd w:id="771"/>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TF (transform) API of ROS was used to </w:t>
      </w:r>
      <w:r w:rsidR="007722EA">
        <w:rPr>
          <w:rFonts w:cs="Calibri"/>
          <w:szCs w:val="24"/>
        </w:rPr>
        <w:t>represent</w:t>
      </w:r>
      <w:r w:rsidRPr="000F6125">
        <w:rPr>
          <w:rFonts w:cs="Calibri"/>
          <w:szCs w:val="24"/>
        </w:rPr>
        <w:t xml:space="preserve"> the time-varying transform between the Kinect and the rest of the robot.  </w:t>
      </w:r>
      <w:r>
        <w:rPr>
          <w:rFonts w:cs="Calibri"/>
          <w:szCs w:val="24"/>
        </w:rPr>
        <w:t>The head controller software continuously monitors the last known position of the detected person, and directs the pan mount to move to that angle.  The head controller repeatedly receives open-loop feedback from</w:t>
      </w:r>
      <w:r w:rsidRPr="000F6125">
        <w:rPr>
          <w:rFonts w:cs="Calibri"/>
          <w:szCs w:val="24"/>
        </w:rPr>
        <w:t xml:space="preserve"> the Phidget</w:t>
      </w:r>
      <w:r w:rsidR="00BD5B74">
        <w:rPr>
          <w:rFonts w:cs="Calibri"/>
          <w:szCs w:val="24"/>
        </w:rPr>
        <w:t>s</w:t>
      </w:r>
      <w:r w:rsidRPr="000F6125">
        <w:rPr>
          <w:rFonts w:cs="Calibri"/>
          <w:szCs w:val="24"/>
        </w:rPr>
        <w:t xml:space="preserve"> 1066_0 and publishes a transform incorporating the open</w:t>
      </w:r>
      <w:r>
        <w:rPr>
          <w:rFonts w:cs="Calibri"/>
          <w:szCs w:val="24"/>
        </w:rPr>
        <w:t>-loop feedback.</w:t>
      </w:r>
    </w:p>
    <w:p w:rsidR="009B0251" w:rsidRPr="000F6125" w:rsidRDefault="009B0251" w:rsidP="009B0251">
      <w:pPr>
        <w:pStyle w:val="Heading2"/>
      </w:pPr>
      <w:bookmarkStart w:id="772" w:name="_Toc323549523"/>
      <w:r>
        <w:t>Performance</w:t>
      </w:r>
      <w:bookmarkEnd w:id="772"/>
    </w:p>
    <w:p w:rsidR="009B0251" w:rsidRDefault="009B0251" w:rsidP="009B0251">
      <w:pPr>
        <w:spacing w:line="480" w:lineRule="auto"/>
        <w:rPr>
          <w:rFonts w:cs="Calibri"/>
          <w:szCs w:val="24"/>
        </w:rPr>
      </w:pPr>
      <w:r>
        <w:rPr>
          <w:rFonts w:cs="Calibri"/>
          <w:szCs w:val="24"/>
        </w:rPr>
        <w:tab/>
        <w:t>The pan mount clearly allev</w:t>
      </w:r>
      <w:r w:rsidR="00236B40">
        <w:rPr>
          <w:rFonts w:cs="Calibri"/>
          <w:szCs w:val="24"/>
        </w:rPr>
        <w:t>iates one issue with the Kinect:</w:t>
      </w:r>
      <w:r>
        <w:rPr>
          <w:rFonts w:cs="Calibri"/>
          <w:szCs w:val="24"/>
        </w:rPr>
        <w:t xml:space="preserve"> the limited field of view.  Without the pan motion, the Kinect has a</w:t>
      </w:r>
      <w:r w:rsidR="00236B40">
        <w:rPr>
          <w:rFonts w:cs="Calibri"/>
          <w:szCs w:val="24"/>
        </w:rPr>
        <w:t>n extremely</w:t>
      </w:r>
      <w:r>
        <w:rPr>
          <w:rFonts w:cs="Calibri"/>
          <w:szCs w:val="24"/>
        </w:rPr>
        <w:t xml:space="preserve"> limited 57 degree field of view.  The pan mount provides 180 degrees of rotation, so </w:t>
      </w:r>
      <w:r w:rsidR="00236B40">
        <w:rPr>
          <w:rFonts w:cs="Calibri"/>
          <w:szCs w:val="24"/>
        </w:rPr>
        <w:t xml:space="preserve">if the pan mount is allowed to track a target, </w:t>
      </w:r>
      <w:r>
        <w:rPr>
          <w:rFonts w:cs="Calibri"/>
          <w:szCs w:val="24"/>
        </w:rPr>
        <w:t>the Kinect’s field of view is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w:lastRenderedPageBreak/>
        <mc:AlternateContent>
          <mc:Choice Requires="wpc">
            <w:drawing>
              <wp:inline distT="0" distB="0" distL="0" distR="0" wp14:anchorId="181F1045" wp14:editId="7ABFEF72">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18"/>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19"/>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0"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1" o:title=""/>
                  <v:path arrowok="t"/>
                </v:shape>
                <w10:anchorlock/>
              </v:group>
            </w:pict>
          </mc:Fallback>
        </mc:AlternateContent>
      </w:r>
    </w:p>
    <w:p w:rsidR="00BD5B74" w:rsidRPr="00BD5B74" w:rsidRDefault="00BD5B74" w:rsidP="00BD5B74">
      <w:pPr>
        <w:pStyle w:val="Caption1"/>
      </w:pPr>
      <w:bookmarkStart w:id="773" w:name="_Toc323549541"/>
      <w:r>
        <w:t xml:space="preserve">Figure </w:t>
      </w:r>
      <w:fldSimple w:instr=" SEQ Figure \* ARABIC ">
        <w:r w:rsidR="00BF40CE">
          <w:rPr>
            <w:noProof/>
          </w:rPr>
          <w:t>7</w:t>
        </w:r>
      </w:fldSimple>
      <w:r>
        <w:t xml:space="preserve">: Kinect's effective FOV without (left) and with (right) pan </w:t>
      </w:r>
      <w:r w:rsidR="000F6971">
        <w:t>mount</w:t>
      </w:r>
      <w:bookmarkEnd w:id="773"/>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The performance of the pan mount was also tested under dynamic conditions.  A subje</w:t>
      </w:r>
      <w:r w:rsidR="006432F5">
        <w:rPr>
          <w:rFonts w:cs="Calibri"/>
          <w:szCs w:val="24"/>
        </w:rPr>
        <w:t xml:space="preserve">ct stood 1.5m away from Harlie </w:t>
      </w:r>
      <w:r>
        <w:rPr>
          <w:rFonts w:cs="Calibri"/>
          <w:szCs w:val="24"/>
        </w:rPr>
        <w:t>while the Kinect's RGB data was fed into a Haar cascade face detector at 2Hz.  The face detector located the subject’s face in Kinect-relative coordinates,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BF40CE">
        <w:t xml:space="preserve">Figure </w:t>
      </w:r>
      <w:r w:rsidR="00BF40CE">
        <w:rPr>
          <w:noProof/>
        </w:rPr>
        <w:t>8</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3051D416" wp14:editId="4E422A94">
            <wp:extent cx="4545623" cy="34071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5831" cy="340734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774" w:name="_Ref322019798"/>
      <w:bookmarkStart w:id="775" w:name="_Toc323549542"/>
      <w:r>
        <w:t xml:space="preserve">Figure </w:t>
      </w:r>
      <w:fldSimple w:instr=" SEQ Figure \* ARABIC ">
        <w:r w:rsidR="00BF40CE">
          <w:rPr>
            <w:noProof/>
          </w:rPr>
          <w:t>8</w:t>
        </w:r>
      </w:fldSimple>
      <w:bookmarkEnd w:id="774"/>
      <w:r>
        <w:t>: Performance of pan mount in detecting a stationary face</w:t>
      </w:r>
      <w:bookmarkEnd w:id="775"/>
    </w:p>
    <w:p w:rsidR="009B0251" w:rsidRDefault="009B0251" w:rsidP="009B0251">
      <w:pPr>
        <w:spacing w:line="480" w:lineRule="auto"/>
        <w:rPr>
          <w:rFonts w:cs="Calibri"/>
          <w:szCs w:val="24"/>
        </w:rPr>
      </w:pPr>
      <w:r>
        <w:rPr>
          <w:rFonts w:cs="Calibri"/>
          <w:szCs w:val="24"/>
        </w:rPr>
        <w:tab/>
      </w: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BF40CE">
        <w:t xml:space="preserve">Figure </w:t>
      </w:r>
      <w:r w:rsidR="00BF40CE">
        <w:rPr>
          <w:noProof/>
        </w:rPr>
        <w:t>4</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BF40CE">
        <w:t xml:space="preserve">Figure </w:t>
      </w:r>
      <w:r w:rsidR="00BF40CE">
        <w:rPr>
          <w:noProof/>
        </w:rPr>
        <w:t>9</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Because a standard hobby servo was used in the pan mount, its motion is not entirely smooth.  It is hypothesized that the pan mount introduces some jitter that makes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negative effects of servo jitter are more than compensated for by positive effects in reducing relative motion.</w:t>
      </w:r>
      <w:r>
        <w:rPr>
          <w:rFonts w:cs="Calibri"/>
          <w:szCs w:val="24"/>
        </w:rPr>
        <w:t xml:space="preserve">  The decrease in performance in low speeds is tolerable, made up for by the increase in performance at high speeds.</w:t>
      </w:r>
    </w:p>
    <w:p w:rsidR="009B0251" w:rsidRDefault="009B0251" w:rsidP="00A655A3">
      <w:pPr>
        <w:pStyle w:val="NoSpacing"/>
      </w:pPr>
      <w:r>
        <w:rPr>
          <w:noProof/>
        </w:rPr>
        <w:lastRenderedPageBreak/>
        <w:drawing>
          <wp:inline distT="0" distB="0" distL="0" distR="0" wp14:anchorId="5B6860C2" wp14:editId="4E54C905">
            <wp:extent cx="5330825" cy="400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776" w:name="_Ref322511744"/>
      <w:bookmarkStart w:id="777" w:name="_Toc323549543"/>
      <w:r>
        <w:t xml:space="preserve">Figure </w:t>
      </w:r>
      <w:fldSimple w:instr=" SEQ Figure \* ARABIC ">
        <w:r w:rsidR="00BF40CE">
          <w:rPr>
            <w:noProof/>
          </w:rPr>
          <w:t>9</w:t>
        </w:r>
      </w:fldSimple>
      <w:bookmarkEnd w:id="776"/>
      <w:r w:rsidR="00A655A3">
        <w:t>: Tracking performance of Kinect with pan compensation</w:t>
      </w:r>
      <w:bookmarkEnd w:id="777"/>
    </w:p>
    <w:p w:rsidR="009B0251" w:rsidRDefault="009B0251" w:rsidP="009B0251">
      <w:pPr>
        <w:spacing w:line="480" w:lineRule="auto"/>
        <w:rPr>
          <w:rFonts w:cs="Calibri"/>
          <w:szCs w:val="24"/>
        </w:rPr>
      </w:pPr>
    </w:p>
    <w:p w:rsidR="0005382D" w:rsidRDefault="0005382D" w:rsidP="0005382D">
      <w:pPr>
        <w:pStyle w:val="Heading2"/>
      </w:pPr>
      <w:bookmarkStart w:id="778" w:name="_Toc323549524"/>
      <w:r>
        <w:t>Summary</w:t>
      </w:r>
      <w:bookmarkEnd w:id="778"/>
    </w:p>
    <w:p w:rsidR="00ED68F9" w:rsidRDefault="009B0251" w:rsidP="009B0251">
      <w:pPr>
        <w:spacing w:line="480" w:lineRule="auto"/>
        <w:rPr>
          <w:rFonts w:cs="Calibri"/>
          <w:szCs w:val="24"/>
        </w:rPr>
      </w:pPr>
      <w:r>
        <w:rPr>
          <w:rFonts w:cs="Calibri"/>
          <w:szCs w:val="24"/>
        </w:rPr>
        <w:tab/>
        <w:t>The pan mount greatly improves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BF40CE">
        <w:t xml:space="preserve">Figure </w:t>
      </w:r>
      <w:r w:rsidR="00BF40CE">
        <w:rPr>
          <w:noProof/>
        </w:rPr>
        <w:t>9</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While the benefits of the pan mount far outweigh the drawbacks, this could be a subject for future work.  A</w:t>
      </w:r>
      <w:r>
        <w:rPr>
          <w:rFonts w:cs="Calibri"/>
          <w:szCs w:val="24"/>
        </w:rPr>
        <w:t xml:space="preserve"> higher-grade pan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7546AF">
        <w:rPr>
          <w:rFonts w:cs="Calibri"/>
          <w:szCs w:val="24"/>
        </w:rPr>
        <w:t xml:space="preserve">vibrations </w:t>
      </w:r>
      <w:r w:rsidR="007546AF">
        <w:rPr>
          <w:rFonts w:cs="Calibri"/>
          <w:szCs w:val="24"/>
        </w:rPr>
        <w:lastRenderedPageBreak/>
        <w:t xml:space="preserve">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vibration-isolating mount, I hypothesize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BF40CE">
        <w:t xml:space="preserve">Figure </w:t>
      </w:r>
      <w:r w:rsidR="00BF40CE">
        <w:rPr>
          <w:noProof/>
        </w:rPr>
        <w:t>9</w:t>
      </w:r>
      <w:r w:rsidR="00ED68F9">
        <w:rPr>
          <w:rFonts w:cs="Calibri"/>
          <w:szCs w:val="24"/>
        </w:rPr>
        <w:fldChar w:fldCharType="end"/>
      </w:r>
      <w:r w:rsidR="00ED68F9">
        <w:rPr>
          <w:rFonts w:cs="Calibri"/>
          <w:szCs w:val="24"/>
        </w:rPr>
        <w:t xml:space="preserve"> would </w:t>
      </w:r>
      <w:r w:rsidR="001639A4">
        <w:rPr>
          <w:rFonts w:cs="Calibri"/>
          <w:szCs w:val="24"/>
        </w:rPr>
        <w:t>shift,</w:t>
      </w:r>
      <w:r w:rsidR="004026C5">
        <w:rPr>
          <w:rFonts w:cs="Calibri"/>
          <w:szCs w:val="24"/>
        </w:rPr>
        <w:t xml:space="preserve"> and the pan compensation would result in improvement from the baseline </w:t>
      </w:r>
      <w:r w:rsidR="001639A4">
        <w:rPr>
          <w:rFonts w:cs="Calibri"/>
          <w:szCs w:val="24"/>
        </w:rPr>
        <w:t>at all speeds</w:t>
      </w:r>
      <w:r w:rsidR="00ED68F9">
        <w:rPr>
          <w:rFonts w:cs="Calibri"/>
          <w:szCs w:val="24"/>
        </w:rPr>
        <w:t>.</w:t>
      </w:r>
    </w:p>
    <w:p w:rsidR="007F5E7A" w:rsidRDefault="007F5E7A" w:rsidP="007F5E7A">
      <w:pPr>
        <w:pStyle w:val="Heading1"/>
      </w:pPr>
      <w:bookmarkStart w:id="779" w:name="_Ref323045519"/>
      <w:bookmarkStart w:id="780" w:name="_Toc323549525"/>
      <w:r>
        <w:lastRenderedPageBreak/>
        <w:t>Person Tracking</w:t>
      </w:r>
      <w:bookmarkEnd w:id="779"/>
      <w:bookmarkEnd w:id="780"/>
    </w:p>
    <w:p w:rsidR="00B618B1" w:rsidRDefault="00B618B1" w:rsidP="00D36F52">
      <w:pPr>
        <w:spacing w:line="480" w:lineRule="auto"/>
        <w:ind w:firstLine="720"/>
      </w:pPr>
      <w:r>
        <w:t>Fo</w:t>
      </w:r>
      <w:r w:rsidR="00ED68F9">
        <w:t xml:space="preserve">r reasons discussed in chapter </w:t>
      </w:r>
      <w:r w:rsidR="00ED68F9">
        <w:fldChar w:fldCharType="begin"/>
      </w:r>
      <w:r w:rsidR="00ED68F9">
        <w:instrText xml:space="preserve"> REF _Ref322950030 \r \h </w:instrText>
      </w:r>
      <w:r w:rsidR="00ED68F9">
        <w:fldChar w:fldCharType="separate"/>
      </w:r>
      <w:r w:rsidR="00BF40CE">
        <w:t>3</w:t>
      </w:r>
      <w:r w:rsidR="00ED68F9">
        <w:fldChar w:fldCharType="end"/>
      </w:r>
      <w:r>
        <w:t>, the Kinect</w:t>
      </w:r>
      <w:r w:rsidR="00ED68F9">
        <w:t xml:space="preserve"> alone</w:t>
      </w:r>
      <w:r>
        <w:t xml:space="preserve"> is not sufficient to provide reliable person tracking.</w:t>
      </w:r>
      <w:r w:rsidR="00212636">
        <w:t xml:space="preserve">  Even with pan compensation, the Kinect is subject to bumps and it has a blind spot at close range.</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416EEF">
        <w:t>built</w:t>
      </w:r>
      <w:r w:rsidR="00B437E1">
        <w:t xml:space="preserve"> on the ROS people stack.  A </w:t>
      </w:r>
      <w:r w:rsidR="00416EEF">
        <w:t xml:space="preserve">main </w:t>
      </w:r>
      <w:r>
        <w:t>filter</w:t>
      </w:r>
      <w:r w:rsidR="007F1955">
        <w:t xml:space="preserve"> </w:t>
      </w:r>
      <w:r w:rsidR="00B437E1">
        <w:t xml:space="preserve">node maintains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 xml:space="preserve">Measurement nodes communicate with the filter node, attempting to associate their measurements with the filter’s estimate by distance or other </w:t>
      </w:r>
      <w:r w:rsidR="00416EEF">
        <w:t>criteria</w:t>
      </w:r>
      <w:r>
        <w:t>.  If a measurement node successfully associates a measurement with the filter’s estimate, it publishes an observation which the filter node uses to update the Kalman filter.</w:t>
      </w:r>
    </w:p>
    <w:p w:rsidR="007F5E7A" w:rsidRDefault="00B437E1" w:rsidP="00416EEF">
      <w:pPr>
        <w:spacing w:line="480" w:lineRule="auto"/>
        <w:ind w:firstLine="720"/>
      </w:pPr>
      <w:r>
        <w:t>This architecture makes it easy to integrate multiple sources of observation</w:t>
      </w:r>
      <w:r w:rsidR="007F1955">
        <w:t xml:space="preserve"> from various sensors</w:t>
      </w:r>
      <w:r>
        <w:t xml:space="preserve">.  For this project, three sources of observation were used: a face detector, a leg detector, and a </w:t>
      </w:r>
      <w:r w:rsidR="007F1955">
        <w:t xml:space="preserve">custom </w:t>
      </w:r>
      <w:r>
        <w:t>body detector based on the Kinect.</w:t>
      </w:r>
    </w:p>
    <w:p w:rsidR="00ED68F9" w:rsidRDefault="00CD361A" w:rsidP="00ED68F9">
      <w:pPr>
        <w:pStyle w:val="Heading2"/>
      </w:pPr>
      <w:bookmarkStart w:id="781" w:name="_Ref323131019"/>
      <w:bookmarkStart w:id="782" w:name="_Toc323549526"/>
      <w:r>
        <w:t>Face Detector Node</w:t>
      </w:r>
      <w:bookmarkEnd w:id="781"/>
      <w:bookmarkEnd w:id="782"/>
    </w:p>
    <w:p w:rsidR="00B437E1" w:rsidRDefault="00B437E1" w:rsidP="00B437E1">
      <w:pPr>
        <w:spacing w:line="480" w:lineRule="auto"/>
      </w:pPr>
      <w:r>
        <w:tab/>
        <w:t xml:space="preserve">The face detector is </w:t>
      </w:r>
      <w:r w:rsidR="00D36F52">
        <w:t xml:space="preserve">one of the default </w:t>
      </w:r>
      <w:r>
        <w:t>node</w:t>
      </w:r>
      <w:r w:rsidR="00D36F52">
        <w:t>s</w:t>
      </w:r>
      <w:r>
        <w:t xml:space="preserve"> included in the People stack.  The face detector runs an OpenCV cascade of Haar-like features on the Kinect’</w:t>
      </w:r>
      <w:r w:rsidR="00D36F52">
        <w:t>s camera feed to detect faces.</w:t>
      </w:r>
      <w:r>
        <w:t xml:space="preserve">  </w:t>
      </w:r>
      <w:r w:rsidR="00CD361A">
        <w:t xml:space="preserve">It uses the full 640x480 video feed converted to monochrome, </w:t>
      </w:r>
      <w:r w:rsidR="000522CB">
        <w:t>running</w:t>
      </w:r>
      <w:r w:rsidR="00CD361A">
        <w:t xml:space="preserve"> around 2Hz.  </w:t>
      </w:r>
      <w:r>
        <w:t xml:space="preserve">The face detector </w:t>
      </w:r>
      <w:r w:rsidR="00D36F52">
        <w:t xml:space="preserve">then </w:t>
      </w:r>
      <w:r w:rsidR="00CD361A">
        <w:t>correlates</w:t>
      </w:r>
      <w:r w:rsidR="00D36F52">
        <w:t xml:space="preserve"> </w:t>
      </w:r>
      <w:r w:rsidR="000522CB">
        <w:t>its matches</w:t>
      </w:r>
      <w:r w:rsidR="00D36F52">
        <w:t xml:space="preserve"> </w:t>
      </w:r>
      <w:r w:rsidR="00D36F52">
        <w:lastRenderedPageBreak/>
        <w:t xml:space="preserve">with </w:t>
      </w:r>
      <w:r>
        <w:t xml:space="preserve">depth data from the Kinect, pruning faces based on plausible </w:t>
      </w:r>
      <w:r w:rsidR="00D36F52">
        <w:t xml:space="preserve">sizes </w:t>
      </w:r>
      <w:r>
        <w:t>in 3D.</w:t>
      </w:r>
      <w:r w:rsidR="000522CB">
        <w:t xml:space="preserve">  Once the face detector has a list of plausible faces, it tries to associate these with the tracker from the filter node.  If a face is close enough to the tracker to make an association, the face detector publishes a position measurement.</w:t>
      </w:r>
    </w:p>
    <w:p w:rsidR="00CD361A" w:rsidRDefault="00CD361A" w:rsidP="00CD361A">
      <w:pPr>
        <w:spacing w:line="480" w:lineRule="auto"/>
        <w:ind w:firstLine="720"/>
      </w:pPr>
      <w:r>
        <w:t>The face detector can reliably detect faces up to 8m away at sizes as small as 20x20 pixels.  The face detector does not rely on persistence between frames, so it can reliably detect users when Harlie is r</w:t>
      </w:r>
      <w:r w:rsidR="000522CB">
        <w:t>apidly moving.</w:t>
      </w:r>
    </w:p>
    <w:p w:rsidR="000522CB" w:rsidRDefault="000522CB" w:rsidP="00CD361A">
      <w:pPr>
        <w:spacing w:line="480" w:lineRule="auto"/>
        <w:ind w:firstLine="720"/>
      </w:pPr>
      <w:r>
        <w:t>Although the face detector is very capable, it is inherently restricted to cases in which the user is staring directly at the robot.  It also fails to detect faces at angles.  Furthermore, the face detector does not perform recognition.  It detects human faces, but does not discr</w:t>
      </w:r>
      <w:r w:rsidR="00021587">
        <w:t>iminate one face from another.</w:t>
      </w:r>
    </w:p>
    <w:p w:rsidR="00CD361A" w:rsidRDefault="00CD361A" w:rsidP="00CD361A">
      <w:pPr>
        <w:pStyle w:val="Heading2"/>
      </w:pPr>
      <w:bookmarkStart w:id="783" w:name="_Toc323549527"/>
      <w:r>
        <w:t>Leg Detector Node</w:t>
      </w:r>
      <w:bookmarkEnd w:id="783"/>
    </w:p>
    <w:p w:rsidR="001805A0" w:rsidRDefault="00B437E1" w:rsidP="001805A0">
      <w:pPr>
        <w:spacing w:line="480" w:lineRule="auto"/>
        <w:ind w:firstLine="720"/>
      </w:pPr>
      <w:r>
        <w:t>The leg detector is another node</w:t>
      </w:r>
      <w:r w:rsidR="00D36F52">
        <w:t xml:space="preserve"> distributed with</w:t>
      </w:r>
      <w:r>
        <w:t xml:space="preserve"> the </w:t>
      </w:r>
      <w:r w:rsidR="001D4F8F">
        <w:t xml:space="preserve">ROS </w:t>
      </w:r>
      <w:r>
        <w:t>People stack.</w:t>
      </w:r>
      <w:r w:rsidR="009208C7">
        <w:t xml:space="preserve">  It detects legs using a boosted cascade of featu</w:t>
      </w:r>
      <w:r w:rsidR="005A7D17">
        <w:t xml:space="preserve">res computed from a LIDAR scan </w:t>
      </w:r>
      <w:customXmlInsRangeStart w:id="784" w:author="Bill" w:date="2012-04-28T19:53:00Z"/>
      <w:sdt>
        <w:sdtPr>
          <w:id w:val="-239322670"/>
          <w:citation/>
        </w:sdtPr>
        <w:sdtContent>
          <w:customXmlInsRangeEnd w:id="784"/>
          <w:ins w:id="785" w:author="Bill" w:date="2012-04-28T19:53:00Z">
            <w:r w:rsidR="00F17FBE">
              <w:fldChar w:fldCharType="begin"/>
            </w:r>
            <w:r w:rsidR="00F17FBE">
              <w:instrText xml:space="preserve"> CITATION Arr07 \l 1033 </w:instrText>
            </w:r>
          </w:ins>
          <w:r w:rsidR="00F17FBE">
            <w:fldChar w:fldCharType="separate"/>
          </w:r>
          <w:ins w:id="786" w:author="Bill" w:date="2012-04-30T11:43:00Z">
            <w:r w:rsidR="00BF40CE" w:rsidRPr="00BF40CE">
              <w:rPr>
                <w:noProof/>
                <w:rPrChange w:id="787" w:author="Bill" w:date="2012-04-30T11:43:00Z">
                  <w:rPr>
                    <w:rFonts w:eastAsia="Times New Roman"/>
                  </w:rPr>
                </w:rPrChange>
              </w:rPr>
              <w:t>[15]</w:t>
            </w:r>
          </w:ins>
          <w:ins w:id="788" w:author="Bill" w:date="2012-04-28T19:53:00Z">
            <w:r w:rsidR="00F17FBE">
              <w:fldChar w:fldCharType="end"/>
            </w:r>
          </w:ins>
          <w:customXmlInsRangeStart w:id="789" w:author="Bill" w:date="2012-04-28T19:53:00Z"/>
        </w:sdtContent>
      </w:sdt>
      <w:customXmlInsRangeEnd w:id="789"/>
      <w:customXmlInsRangeStart w:id="790" w:author="Bill" w:date="2012-04-28T19:50:00Z"/>
      <w:sdt>
        <w:sdtPr>
          <w:id w:val="-1359424586"/>
          <w:citation/>
        </w:sdtPr>
        <w:sdtContent>
          <w:customXmlInsRangeEnd w:id="790"/>
          <w:ins w:id="791" w:author="Bill" w:date="2012-04-28T19:50:00Z">
            <w:r w:rsidR="008A0789">
              <w:fldChar w:fldCharType="begin"/>
            </w:r>
            <w:r w:rsidR="008A0789">
              <w:instrText xml:space="preserve"> CITATION Arr08 \l 1033 </w:instrText>
            </w:r>
          </w:ins>
          <w:r w:rsidR="008A0789">
            <w:fldChar w:fldCharType="separate"/>
          </w:r>
          <w:ins w:id="792" w:author="Bill" w:date="2012-04-30T11:43:00Z">
            <w:r w:rsidR="00BF40CE">
              <w:rPr>
                <w:noProof/>
              </w:rPr>
              <w:t xml:space="preserve"> </w:t>
            </w:r>
            <w:r w:rsidR="00BF40CE" w:rsidRPr="00BF40CE">
              <w:rPr>
                <w:noProof/>
                <w:rPrChange w:id="793" w:author="Bill" w:date="2012-04-30T11:43:00Z">
                  <w:rPr>
                    <w:rFonts w:eastAsia="Times New Roman"/>
                  </w:rPr>
                </w:rPrChange>
              </w:rPr>
              <w:t>[16]</w:t>
            </w:r>
          </w:ins>
          <w:ins w:id="794" w:author="Bill" w:date="2012-04-28T19:50:00Z">
            <w:r w:rsidR="008A0789">
              <w:fldChar w:fldCharType="end"/>
            </w:r>
          </w:ins>
          <w:customXmlInsRangeStart w:id="795" w:author="Bill" w:date="2012-04-28T19:50:00Z"/>
        </w:sdtContent>
      </w:sdt>
      <w:customXmlInsRangeEnd w:id="795"/>
      <w:del w:id="796" w:author="Bill" w:date="2012-04-28T19:51:00Z">
        <w:r w:rsidR="009208C7" w:rsidDel="008A0789">
          <w:delText>[</w:delText>
        </w:r>
        <w:r w:rsidR="009208C7" w:rsidRPr="005A7D17" w:rsidDel="008A0789">
          <w:rPr>
            <w:i/>
          </w:rPr>
          <w:delText>Using Boosted Features for the Detection of People in 2D Range Data, Efficient People Tracking in Laser Range Data using a Multi-Hypothesis Leg-Tracker with Adaptive Occlusion Probabilities</w:delText>
        </w:r>
        <w:r w:rsidR="009208C7" w:rsidDel="008A0789">
          <w:delText>]</w:delText>
        </w:r>
      </w:del>
      <w:r w:rsidR="00934B3D">
        <w:t>.  The leg detector performs best at close ranges where a large number of las</w:t>
      </w:r>
      <w:r w:rsidR="001805A0">
        <w:t>er returns are recorded per leg.  Its performance drops off with distance.</w:t>
      </w:r>
      <w:ins w:id="797" w:author="Bill" w:date="2012-04-28T19:58:00Z">
        <w:r w:rsidR="00F17FBE">
          <w:t xml:space="preserve"> (go into boosting from these papers)</w:t>
        </w:r>
      </w:ins>
    </w:p>
    <w:p w:rsidR="001805A0" w:rsidRDefault="00934B3D" w:rsidP="00934B3D">
      <w:pPr>
        <w:spacing w:line="480" w:lineRule="auto"/>
        <w:ind w:firstLine="720"/>
      </w:pPr>
      <w:r>
        <w:t>The leg detector is es</w:t>
      </w:r>
      <w:r w:rsidR="001B3B6D">
        <w:t xml:space="preserve">pecially useful at close ranges, making up for some of the shortcomings of the Kinect.  At close ranges, the </w:t>
      </w:r>
      <w:r>
        <w:t>Kinect performs poorly because of its limited field of view and the minimum range of the Kinect’s depth camera</w:t>
      </w:r>
      <w:r w:rsidR="001B3B6D">
        <w:t>.  If the user walks very near to Harlie, the Kinect cannot maintain a lock</w:t>
      </w:r>
      <w:r w:rsidR="001805A0">
        <w:t>.</w:t>
      </w:r>
    </w:p>
    <w:p w:rsidR="00B437E1" w:rsidRPr="004C459C" w:rsidRDefault="001805A0" w:rsidP="00934B3D">
      <w:pPr>
        <w:spacing w:line="480" w:lineRule="auto"/>
        <w:ind w:firstLine="720"/>
      </w:pPr>
      <w:r>
        <w:lastRenderedPageBreak/>
        <w:t>On the other hand, when the user is near to Harlie, each leg will have a large number of laser returns, so tracking via leg detection will be accurate. The SICK LIDAR scanner has a 180-degree field of view, so the user can be tracked over a wide field of view at close range.</w:t>
      </w:r>
    </w:p>
    <w:p w:rsidR="00ED68F9" w:rsidRDefault="00ED68F9" w:rsidP="00ED68F9">
      <w:pPr>
        <w:pStyle w:val="Heading2"/>
      </w:pPr>
      <w:bookmarkStart w:id="798" w:name="_Ref323045443"/>
      <w:bookmarkStart w:id="799" w:name="_Toc323549528"/>
      <w:r>
        <w:t>Kinect Body-Detector Node</w:t>
      </w:r>
      <w:bookmarkEnd w:id="798"/>
      <w:bookmarkEnd w:id="799"/>
    </w:p>
    <w:p w:rsidR="00C56540" w:rsidRDefault="00B437E1" w:rsidP="00B437E1">
      <w:pPr>
        <w:spacing w:line="480" w:lineRule="auto"/>
        <w:ind w:firstLine="720"/>
      </w:pPr>
      <w:r>
        <w:t xml:space="preserve">The final source of observation </w:t>
      </w:r>
      <w:r w:rsidR="00C56540">
        <w:t xml:space="preserve">for the Kalman filter </w:t>
      </w:r>
      <w:r>
        <w:t>is a custom body detector</w:t>
      </w:r>
      <w:r w:rsidR="009208C7">
        <w:t xml:space="preserve"> that uses 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ins w:id="800" w:author="Bill" w:date="2012-04-29T17:11:00Z">
        <w:r w:rsidR="00825C2A">
          <w:t xml:space="preserve">, similar to </w:t>
        </w:r>
      </w:ins>
      <w:customXmlInsRangeStart w:id="801" w:author="Bill" w:date="2012-04-29T17:11:00Z"/>
      <w:sdt>
        <w:sdtPr>
          <w:id w:val="1200438112"/>
          <w:citation/>
        </w:sdtPr>
        <w:sdtContent>
          <w:customXmlInsRangeEnd w:id="801"/>
          <w:ins w:id="802" w:author="Bill" w:date="2012-04-29T17:11:00Z">
            <w:r w:rsidR="00825C2A">
              <w:fldChar w:fldCharType="begin"/>
            </w:r>
            <w:r w:rsidR="00825C2A">
              <w:instrText xml:space="preserve"> CITATION Kob06 \l 1033 </w:instrText>
            </w:r>
          </w:ins>
          <w:r w:rsidR="00825C2A">
            <w:fldChar w:fldCharType="separate"/>
          </w:r>
          <w:ins w:id="803" w:author="Bill" w:date="2012-04-30T11:43:00Z">
            <w:r w:rsidR="00BF40CE" w:rsidRPr="00BF40CE">
              <w:rPr>
                <w:noProof/>
                <w:rPrChange w:id="804" w:author="Bill" w:date="2012-04-30T11:43:00Z">
                  <w:rPr>
                    <w:rFonts w:eastAsia="Times New Roman"/>
                  </w:rPr>
                </w:rPrChange>
              </w:rPr>
              <w:t>[1]</w:t>
            </w:r>
          </w:ins>
          <w:ins w:id="805" w:author="Bill" w:date="2012-04-29T17:11:00Z">
            <w:r w:rsidR="00825C2A">
              <w:fldChar w:fldCharType="end"/>
            </w:r>
          </w:ins>
          <w:customXmlInsRangeStart w:id="806" w:author="Bill" w:date="2012-04-29T17:11:00Z"/>
        </w:sdtContent>
      </w:sdt>
      <w:customXmlInsRangeEnd w:id="806"/>
      <w:r w:rsidR="008A5AD7">
        <w:t xml:space="preserve">.  When identifying a person, color information is </w:t>
      </w:r>
      <w:r w:rsidR="00C56540">
        <w:t>an obvious first choice</w:t>
      </w:r>
      <w:r w:rsidR="008A5AD7">
        <w:t xml:space="preserve"> because of </w:t>
      </w:r>
      <w:r w:rsidR="00C56540">
        <w:t xml:space="preserve">its salience and </w:t>
      </w:r>
      <w:r w:rsidR="008A5AD7">
        <w:t>the ease of obtaining and processing it.  The hue-saturation histogram was chosen to protect against changes in lightin</w:t>
      </w:r>
      <w:r w:rsidR="00C56540">
        <w:t>g intensity.</w:t>
      </w:r>
      <w:r w:rsidR="00304B61">
        <w:t xml:space="preserve">  </w:t>
      </w:r>
      <w:r w:rsidR="008A5AD7">
        <w:t xml:space="preserve">In the future,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 xml:space="preserve">When the system first starts up, the Kinect must be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r w:rsidR="00BF40CE">
        <w:t xml:space="preserve">3.2 </w:t>
      </w:r>
      <w:r w:rsidR="000923B3">
        <w:fldChar w:fldCharType="end"/>
      </w:r>
      <w:r>
        <w:t xml:space="preserve">.  At the moment that the calibration is complete, </w:t>
      </w:r>
      <w:r w:rsidR="00B618B1">
        <w:t>a</w:t>
      </w:r>
      <w:r w:rsidR="00371F78">
        <w:t xml:space="preserve"> color</w:t>
      </w:r>
      <w:r w:rsidR="00B618B1">
        <w:t xml:space="preserve"> snapshot of the user is taken</w:t>
      </w:r>
      <w:r w:rsidR="000923B3">
        <w:t xml:space="preserve"> (</w:t>
      </w:r>
      <w:r w:rsidR="000923B3">
        <w:fldChar w:fldCharType="begin"/>
      </w:r>
      <w:r w:rsidR="000923B3">
        <w:instrText xml:space="preserve"> REF _Ref322980214 \h </w:instrText>
      </w:r>
      <w:r w:rsidR="000923B3">
        <w:fldChar w:fldCharType="separate"/>
      </w:r>
      <w:r w:rsidR="00BF40CE">
        <w:t xml:space="preserve">Figure </w:t>
      </w:r>
      <w:r w:rsidR="00BF40CE">
        <w:rPr>
          <w:noProof/>
        </w:rPr>
        <w:t>10</w:t>
      </w:r>
      <w:r w:rsidR="000923B3">
        <w:fldChar w:fldCharType="end"/>
      </w:r>
      <w:r w:rsidR="000923B3">
        <w:t>)</w:t>
      </w:r>
      <w:r w:rsidR="00B618B1">
        <w:t xml:space="preserve">.  </w:t>
      </w:r>
      <w:r w:rsidR="008A5AD7">
        <w:t>The hue-saturation histogram is then constructed</w:t>
      </w:r>
      <w:r w:rsidR="00E13430">
        <w:t xml:space="preserve"> </w:t>
      </w:r>
      <w:r w:rsidR="00D473DC">
        <w:t>(</w:t>
      </w:r>
      <w:r w:rsidR="00D473DC">
        <w:fldChar w:fldCharType="begin"/>
      </w:r>
      <w:r w:rsidR="00D473DC">
        <w:instrText xml:space="preserve"> REF _Ref322980389 \h </w:instrText>
      </w:r>
      <w:r w:rsidR="00D473DC">
        <w:fldChar w:fldCharType="separate"/>
      </w:r>
      <w:r w:rsidR="00BF40CE">
        <w:t xml:space="preserve">Figure </w:t>
      </w:r>
      <w:r w:rsidR="00BF40CE">
        <w:rPr>
          <w:noProof/>
        </w:rPr>
        <w:t>11</w:t>
      </w:r>
      <w:r w:rsidR="00D473DC">
        <w:fldChar w:fldCharType="end"/>
      </w:r>
      <w:r w:rsidR="00D473DC">
        <w:t>)</w:t>
      </w:r>
      <w:r w:rsidR="00E13430">
        <w:t xml:space="preserve">.  </w:t>
      </w:r>
      <w:r w:rsidR="008A5AD7">
        <w:t>For this example, o</w:t>
      </w:r>
      <w:r w:rsidR="00D473DC">
        <w:t xml:space="preserve">ne can clearly see three major patches of color: reds </w:t>
      </w:r>
      <w:r w:rsidR="008A5AD7">
        <w:t xml:space="preserve">and maroons </w:t>
      </w:r>
      <w:r w:rsidR="00D473DC">
        <w:t>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lastRenderedPageBreak/>
        <w:drawing>
          <wp:inline distT="0" distB="0" distL="0" distR="0" wp14:anchorId="38CB31E6" wp14:editId="664621B0">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807" w:name="_Ref322980214"/>
      <w:bookmarkStart w:id="808" w:name="_Toc323549544"/>
      <w:r>
        <w:t xml:space="preserve">Figure </w:t>
      </w:r>
      <w:fldSimple w:instr=" SEQ Figure \* ARABIC ">
        <w:r w:rsidR="00BF40CE">
          <w:rPr>
            <w:noProof/>
          </w:rPr>
          <w:t>10</w:t>
        </w:r>
      </w:fldSimple>
      <w:bookmarkEnd w:id="807"/>
      <w:r>
        <w:t xml:space="preserve">: Kinect’s RGB image masked for </w:t>
      </w:r>
      <w:r w:rsidR="008A5AD7">
        <w:t>a</w:t>
      </w:r>
      <w:r>
        <w:t xml:space="preserve"> user</w:t>
      </w:r>
      <w:r w:rsidR="00C56540">
        <w:t>, right after calibration</w:t>
      </w:r>
      <w:bookmarkEnd w:id="808"/>
    </w:p>
    <w:p w:rsidR="000923B3" w:rsidRDefault="000923B3" w:rsidP="000923B3">
      <w:pPr>
        <w:pStyle w:val="NoSpacing"/>
      </w:pPr>
      <w:r>
        <w:rPr>
          <w:noProof/>
        </w:rPr>
        <w:drawing>
          <wp:inline distT="0" distB="0" distL="0" distR="0" wp14:anchorId="2B8754AD" wp14:editId="01C82E5E">
            <wp:extent cx="2615609" cy="2615609"/>
            <wp:effectExtent l="0" t="0" r="0" b="0"/>
            <wp:docPr id="19" name="Picture 19"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5426" cy="2615426"/>
                    </a:xfrm>
                    <a:prstGeom prst="rect">
                      <a:avLst/>
                    </a:prstGeom>
                    <a:noFill/>
                    <a:ln>
                      <a:noFill/>
                    </a:ln>
                  </pic:spPr>
                </pic:pic>
              </a:graphicData>
            </a:graphic>
          </wp:inline>
        </w:drawing>
      </w:r>
    </w:p>
    <w:p w:rsidR="000923B3" w:rsidRDefault="000923B3" w:rsidP="000923B3">
      <w:pPr>
        <w:pStyle w:val="Caption1"/>
      </w:pPr>
      <w:bookmarkStart w:id="809" w:name="_Ref322980389"/>
      <w:bookmarkStart w:id="810" w:name="_Toc323549545"/>
      <w:r>
        <w:t xml:space="preserve">Figure </w:t>
      </w:r>
      <w:fldSimple w:instr=" SEQ Figure \* ARABIC ">
        <w:r w:rsidR="00BF40CE">
          <w:rPr>
            <w:noProof/>
          </w:rPr>
          <w:t>11</w:t>
        </w:r>
      </w:fldSimple>
      <w:bookmarkEnd w:id="809"/>
      <w:r>
        <w:t>: User's histogram in hue-saturation space</w:t>
      </w:r>
      <w:r w:rsidR="00D473DC">
        <w:t>: h</w:t>
      </w:r>
      <w:r>
        <w:t xml:space="preserve">ue on horizontal axis, saturation on vertical axis, brightness </w:t>
      </w:r>
      <w:r w:rsidR="00724C1A">
        <w:t>represents</w:t>
      </w:r>
      <w:r w:rsidR="00D473DC">
        <w:t xml:space="preserve"> to</w:t>
      </w:r>
      <w:r>
        <w:t xml:space="preserve"> histogram value.</w:t>
      </w:r>
      <w:bookmarkEnd w:id="810"/>
    </w:p>
    <w:p w:rsidR="000923B3" w:rsidRDefault="000923B3" w:rsidP="00371F78">
      <w:pPr>
        <w:spacing w:line="480" w:lineRule="auto"/>
        <w:ind w:firstLine="720"/>
      </w:pPr>
    </w:p>
    <w:p w:rsidR="00B618B1" w:rsidRDefault="008A5AD7" w:rsidP="00371F78">
      <w:pPr>
        <w:spacing w:line="480" w:lineRule="auto"/>
        <w:ind w:firstLine="720"/>
      </w:pPr>
      <w:r>
        <w:lastRenderedPageBreak/>
        <w:t xml:space="preserve">The program maintains an idea of the user’s current histogram, and uses this to weed out non-tracked users.  </w:t>
      </w:r>
      <w:r w:rsidR="00B618B1">
        <w:t xml:space="preserve">In the program’s main loop, the body detector </w:t>
      </w:r>
      <w:r w:rsidR="00A574EB">
        <w:t>receives a list of users from the Kinect</w:t>
      </w:r>
      <w:r w:rsidR="00CD5161">
        <w:t xml:space="preserve"> [IMAGE]</w:t>
      </w:r>
      <w:r>
        <w:t xml:space="preserve"> along with a masked image of their respective </w:t>
      </w:r>
      <w:r w:rsidR="000923B3">
        <w:t>pixels</w:t>
      </w:r>
      <w:r>
        <w:t xml:space="preserve"> as in </w:t>
      </w:r>
      <w:r>
        <w:fldChar w:fldCharType="begin"/>
      </w:r>
      <w:r>
        <w:instrText xml:space="preserve"> REF _Ref322980214 \h </w:instrText>
      </w:r>
      <w:r>
        <w:fldChar w:fldCharType="separate"/>
      </w:r>
      <w:r w:rsidR="00BF40CE">
        <w:t xml:space="preserve">Figure </w:t>
      </w:r>
      <w:r w:rsidR="00BF40CE">
        <w:rPr>
          <w:noProof/>
        </w:rPr>
        <w:t>10</w:t>
      </w:r>
      <w:r>
        <w:fldChar w:fldCharType="end"/>
      </w:r>
      <w:r w:rsidR="000923B3">
        <w:t xml:space="preserve">.  </w:t>
      </w:r>
      <w:r w:rsidR="00B618B1">
        <w:t xml:space="preserve">The program computes a </w:t>
      </w:r>
      <w:r w:rsidR="000923B3">
        <w:t>histogram for each user</w:t>
      </w:r>
      <w:r w:rsidR="00C56540">
        <w:t>,</w:t>
      </w:r>
      <w:r w:rsidR="00B618B1">
        <w:t xml:space="preserve"> and </w:t>
      </w:r>
      <w:r w:rsidR="00371F78">
        <w:t xml:space="preserve">tries to make an association with the tracked user.  </w:t>
      </w:r>
      <w:r w:rsidR="00C56540">
        <w:t xml:space="preserve">Correlation was chosen as a metric for </w:t>
      </w:r>
      <w:r>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 the correlation will equal 1.0 when the histograms are identical, and will drop down to zero as differences increase.</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t xml:space="preserve">because of </w:t>
      </w:r>
      <w:r w:rsidR="00733B86">
        <w:t>varying</w:t>
      </w:r>
      <w:r>
        <w:t xml:space="preserve"> lighting color</w:t>
      </w:r>
      <w:r w:rsidR="00C56540">
        <w:t>s</w:t>
      </w:r>
      <w:r w:rsidR="00CD5161">
        <w:t xml:space="preserve"> or differences in posture</w:t>
      </w:r>
      <w:r>
        <w:t xml:space="preserve">.  The user’s </w:t>
      </w:r>
      <w:r w:rsidR="00D91C5E">
        <w:t>histogram</w:t>
      </w:r>
      <w:r>
        <w:t xml:space="preserve"> will also change if the user picks up a</w:t>
      </w:r>
      <w:r w:rsidR="00FE05A2">
        <w:t>n object or</w:t>
      </w:r>
      <w:r>
        <w:t xml:space="preserve"> new article of clothing.  Therefore, a method was included to account for </w:t>
      </w:r>
      <w:r w:rsidR="00FE05A2">
        <w:t xml:space="preserve">the user’s appearance </w:t>
      </w:r>
      <w:r>
        <w:t>changing</w:t>
      </w:r>
      <w:r w:rsidR="00FE05A2">
        <w:t xml:space="preserve"> over time</w:t>
      </w:r>
      <w:r>
        <w:t>.</w:t>
      </w:r>
    </w:p>
    <w:p w:rsidR="00A4281A" w:rsidRDefault="00371F78" w:rsidP="00714596">
      <w:pPr>
        <w:spacing w:line="480" w:lineRule="auto"/>
        <w:ind w:firstLine="720"/>
      </w:pPr>
      <w:r>
        <w:t xml:space="preserve">The hue-saturation </w:t>
      </w:r>
      <w:r w:rsidR="0077556F">
        <w:t xml:space="preserve">histogram can be represented by a matrix </w:t>
      </w:r>
      <m:oMath>
        <m:r>
          <m:rPr>
            <m:sty m:val="b"/>
          </m:rPr>
          <w:rPr>
            <w:rFonts w:ascii="Cambria Math" w:hAnsi="Cambria Math"/>
          </w:rPr>
          <m:t>H</m:t>
        </m:r>
      </m:oMath>
      <w:r w:rsidR="0077556F">
        <w:t>.  Let the user</w:t>
      </w:r>
      <w:r w:rsidR="00714596">
        <w:t>’s histogram at calibration</w:t>
      </w:r>
      <w:r w:rsidR="0077556F">
        <w:t xml:space="preserve"> be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912610"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301726" w:rsidRPr="00724C1A" w:rsidRDefault="00F4648D" w:rsidP="00301726">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t xml:space="preserve">.  With this method, </w:t>
      </w:r>
      <w:r w:rsidR="00CD5161">
        <w:t xml:space="preserve">however,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lastRenderedPageBreak/>
        <w:t>Suppose the user slowly picks up a large object.  T</w:t>
      </w:r>
      <w:r w:rsidR="00724C1A">
        <w:t xml:space="preserve">he program will receive many </w:t>
      </w:r>
      <w:r w:rsidR="00903499">
        <w:t xml:space="preserve">incremental </w:t>
      </w:r>
      <w:r w:rsidR="00724C1A">
        <w:t xml:space="preserve">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24C1A">
        <w:t xml:space="preserve"> ,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for cases such as this,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F4648D" w:rsidRPr="00301726" w:rsidRDefault="00F4648D" w:rsidP="00F4648D">
      <w:pPr>
        <w:spacing w:line="480" w:lineRule="auto"/>
        <w:ind w:firstLine="720"/>
      </w:pPr>
    </w:p>
    <w:p w:rsidR="000320BD" w:rsidRPr="00724C1A" w:rsidRDefault="00912610" w:rsidP="00726CBE">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m:t>
              </m:r>
              <m:r>
                <m:rPr>
                  <m:sty m:val="b"/>
                </m:rPr>
                <w:rPr>
                  <w:rFonts w:ascii="Cambria Math" w:hAnsi="Cambria Math"/>
                </w:rPr>
                <m:t>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9B0251" w:rsidRDefault="00A07F11" w:rsidP="00724C1A">
      <w:pPr>
        <w:pStyle w:val="Heading1"/>
      </w:pPr>
      <w:bookmarkStart w:id="811" w:name="_Toc323549529"/>
      <w:r>
        <w:lastRenderedPageBreak/>
        <w:t>Planning</w:t>
      </w:r>
      <w:bookmarkEnd w:id="811"/>
    </w:p>
    <w:p w:rsidR="00A07F11" w:rsidRDefault="00A07F11" w:rsidP="00CD27EC">
      <w:pPr>
        <w:spacing w:line="480" w:lineRule="auto"/>
      </w:pPr>
      <w:r>
        <w:tab/>
        <w:t>A major component of this project in</w:t>
      </w:r>
      <w:r w:rsidR="007F5E7A">
        <w:t xml:space="preserve">volved dynamic path replanning.  </w:t>
      </w:r>
      <w:r w:rsidR="00CD5161">
        <w:t>Previous attempts at person tracking at CWRU have used the ROS navigation stack, although these attempts failed due to the limitations of traditional planning methods</w:t>
      </w:r>
      <w:r w:rsidR="007F5E7A">
        <w:t xml:space="preserve">.  </w:t>
      </w:r>
      <w:r w:rsidR="00CD5161">
        <w:t xml:space="preserve">While traditional point-point planning is fine for static navigation, such as a </w:t>
      </w:r>
      <w:r w:rsidR="00C25EB1">
        <w:t>tour-guide</w:t>
      </w:r>
      <w:r w:rsidR="00CD5161">
        <w:t xml:space="preserve"> robot moving through a fixed series of poses, point-point planning is not suited for </w:t>
      </w:r>
      <w:r w:rsidR="00C25EB1">
        <w:t xml:space="preserve">following </w:t>
      </w:r>
      <w:r w:rsidR="00CD5161">
        <w:t>dynamic targets.</w:t>
      </w:r>
      <w:r w:rsidR="00FD5A7F">
        <w:t xml:space="preserve">  When tracking</w:t>
      </w:r>
      <w:r w:rsidR="00CD5161">
        <w:t xml:space="preserve"> a person, a </w:t>
      </w:r>
      <w:r w:rsidR="007F5E7A">
        <w:t xml:space="preserve">traditional point-point planner would </w:t>
      </w:r>
      <w:r w:rsidR="00CD5161">
        <w:t>need to replan every time that the person moves.  This would require the robot to halt</w:t>
      </w:r>
      <w:r w:rsidR="009D5B4A">
        <w:t xml:space="preserve"> every time that the target moves, resulting in unacceptable stuttering.</w:t>
      </w:r>
      <w:r w:rsidR="00CD27EC">
        <w:t xml:space="preserve">  </w:t>
      </w:r>
      <w:r w:rsidR="006556D0">
        <w:t xml:space="preserve">This project combined a point-point planner with an intelligent rolling-window approach that successfully </w:t>
      </w:r>
      <w:r w:rsidR="00FD5A7F">
        <w:t>addresses</w:t>
      </w:r>
      <w:r w:rsidR="006556D0">
        <w:t xml:space="preserve"> these issues.</w:t>
      </w:r>
    </w:p>
    <w:p w:rsidR="006556D0" w:rsidRDefault="006556D0" w:rsidP="00724C1A">
      <w:pPr>
        <w:pStyle w:val="Heading2"/>
      </w:pPr>
      <w:bookmarkStart w:id="812" w:name="_Toc323549530"/>
      <w:r>
        <w:t>Point-point planner</w:t>
      </w:r>
      <w:bookmarkEnd w:id="812"/>
    </w:p>
    <w:p w:rsidR="007F5E7A" w:rsidRDefault="007F5E7A" w:rsidP="007F5E7A">
      <w:pPr>
        <w:spacing w:line="480" w:lineRule="auto"/>
      </w:pPr>
      <w:r>
        <w:tab/>
      </w:r>
      <w:r w:rsidR="00C240F1">
        <w:t>This project’s dynamic replanning is built on top of a point-point planning algorithm</w:t>
      </w:r>
      <w:r w:rsidR="006556D0">
        <w:t xml:space="preserve"> from the ROS </w:t>
      </w:r>
      <w:r w:rsidR="00573238">
        <w:t>SBPL</w:t>
      </w:r>
      <w:r w:rsidR="006556D0">
        <w:t xml:space="preserve"> (search-b</w:t>
      </w:r>
      <w:r w:rsidR="00D069EB">
        <w:t xml:space="preserve">ased planning lattice) package.  This algorithm was </w:t>
      </w:r>
      <w:r w:rsidR="006556D0">
        <w:t xml:space="preserve">developed jointly by </w:t>
      </w:r>
      <w:r w:rsidR="006556D0" w:rsidRPr="006556D0">
        <w:t>developed by Maxim Likhachev at the University of Pennsylvania in collaboration with Willow Garage</w:t>
      </w:r>
      <w:r w:rsidR="006556D0">
        <w:t xml:space="preserve"> [GET REFERENCE].</w:t>
      </w:r>
    </w:p>
    <w:p w:rsidR="00573238" w:rsidRDefault="006556D0" w:rsidP="007F5E7A">
      <w:pPr>
        <w:spacing w:line="480" w:lineRule="auto"/>
      </w:pPr>
      <w:r>
        <w:tab/>
        <w:t xml:space="preserve">The </w:t>
      </w:r>
      <w:r w:rsidR="00573238">
        <w:t>SBPL</w:t>
      </w:r>
      <w:r>
        <w:t xml:space="preserve"> planner is a search-based, ARA* planner</w:t>
      </w:r>
      <w:r w:rsidR="00C240F1">
        <w:t xml:space="preserve"> that operates</w:t>
      </w:r>
      <w:r>
        <w:t xml:space="preserve"> in 3D (x, y, θ) space.  </w:t>
      </w:r>
      <w:r w:rsidR="00ED68F9">
        <w:t>The x-y plane is discretized with 2.5cm square resolution, and angle</w:t>
      </w:r>
      <w:r w:rsidR="00165CE3">
        <w:t>s are discretized with resolutio</w:t>
      </w:r>
      <w:r w:rsidR="00ED68F9">
        <w:t xml:space="preserve">n </w:t>
      </w:r>
      <m:oMath>
        <m:r>
          <w:rPr>
            <w:rFonts w:ascii="Cambria Math" w:hAnsi="Cambria Math"/>
          </w:rPr>
          <m:t>π/8</m:t>
        </m:r>
      </m:oMath>
      <w:r w:rsidR="00ED68F9">
        <w:t xml:space="preserve">.  </w:t>
      </w:r>
      <w:r>
        <w:t>The planner</w:t>
      </w:r>
      <w:r w:rsidR="00ED68F9">
        <w:t xml:space="preserve"> constructs paths from a </w:t>
      </w:r>
      <w:r w:rsidR="00C240F1">
        <w:t xml:space="preserve">pre-defined </w:t>
      </w:r>
      <w:r>
        <w:t xml:space="preserve">library of motion </w:t>
      </w:r>
      <w:r w:rsidR="00F8651A">
        <w:t xml:space="preserve">primitives </w:t>
      </w:r>
      <w:r>
        <w:t xml:space="preserve">that </w:t>
      </w:r>
      <w:r w:rsidR="00C240F1">
        <w:t>may be chosen to correspond</w:t>
      </w:r>
      <w:r>
        <w:t xml:space="preserve"> to motions</w:t>
      </w:r>
      <w:r w:rsidR="00D46031">
        <w:t xml:space="preserve"> </w:t>
      </w:r>
      <w:r w:rsidR="00D46031">
        <w:lastRenderedPageBreak/>
        <w:t>of the robot</w:t>
      </w:r>
      <w:r>
        <w:t xml:space="preserve">.  </w:t>
      </w:r>
      <w:r w:rsidR="00F8651A">
        <w:t xml:space="preserve">A cost can be separately assigned to each motion primitive, </w:t>
      </w:r>
      <w:r w:rsidR="00165CE3">
        <w:t xml:space="preserve">for example to </w:t>
      </w:r>
      <w:r w:rsidR="00F8651A">
        <w:t xml:space="preserve">prefer wide arcs and straight paths and to penalize backing up.  </w:t>
      </w:r>
      <w:r w:rsidR="00C240F1">
        <w:t xml:space="preserve">As a result, the </w:t>
      </w:r>
      <w:r w:rsidR="00573238">
        <w:t xml:space="preserve">SBPL planner produces nice, kinematically feasible </w:t>
      </w:r>
      <w:r w:rsidR="00D46031">
        <w:t>paths</w:t>
      </w:r>
      <w:r w:rsidR="00ED68F9">
        <w:t xml:space="preserve"> (</w:t>
      </w:r>
      <w:r w:rsidR="00ED68F9">
        <w:fldChar w:fldCharType="begin"/>
      </w:r>
      <w:r w:rsidR="00ED68F9">
        <w:instrText xml:space="preserve"> REF _Ref322950225 \h </w:instrText>
      </w:r>
      <w:r w:rsidR="00ED68F9">
        <w:fldChar w:fldCharType="separate"/>
      </w:r>
      <w:r w:rsidR="00BF40CE">
        <w:t xml:space="preserve">Figure </w:t>
      </w:r>
      <w:r w:rsidR="00BF40CE">
        <w:rPr>
          <w:noProof/>
        </w:rPr>
        <w:t>12</w:t>
      </w:r>
      <w:r w:rsidR="00ED68F9">
        <w:fldChar w:fldCharType="end"/>
      </w:r>
      <w:r w:rsidR="00ED68F9">
        <w:t>)</w:t>
      </w:r>
      <w:r w:rsidR="00830530">
        <w:t>.</w:t>
      </w:r>
      <w:r w:rsidR="00ED68F9">
        <w:t xml:space="preserve"> </w:t>
      </w:r>
      <w:r w:rsidR="00573238">
        <w:t xml:space="preserve"> Previous work at CWRU involved planning using path segments (lines, arcs, spin-in-place)</w:t>
      </w:r>
      <w:r w:rsidR="00C240F1">
        <w:t>, which were a natural fit for the SBPL planner</w:t>
      </w:r>
      <w:r w:rsidR="00D46031">
        <w:t>’s motion primitives</w:t>
      </w:r>
      <w:r w:rsidR="00573238">
        <w:t>.</w:t>
      </w:r>
      <w:r w:rsidR="005A7D17">
        <w:t xml:space="preserve">  </w:t>
      </w:r>
      <w:r w:rsidR="005A7D17">
        <w:fldChar w:fldCharType="begin"/>
      </w:r>
      <w:r w:rsidR="005A7D17">
        <w:instrText xml:space="preserve"> REF _Ref322520674 \h </w:instrText>
      </w:r>
      <w:r w:rsidR="005A7D17">
        <w:fldChar w:fldCharType="separate"/>
      </w:r>
      <w:r w:rsidR="00BF40CE">
        <w:t xml:space="preserve">Figure </w:t>
      </w:r>
      <w:r w:rsidR="00BF40CE">
        <w:rPr>
          <w:noProof/>
        </w:rPr>
        <w:t>13</w:t>
      </w:r>
      <w:r w:rsidR="005A7D17">
        <w:fldChar w:fldCharType="end"/>
      </w:r>
      <w:r w:rsidR="005A7D17">
        <w:t xml:space="preserve"> shows motion </w:t>
      </w:r>
      <w:r w:rsidR="00F8651A">
        <w:t xml:space="preserve">the </w:t>
      </w:r>
      <w:r w:rsidR="005A7D17">
        <w:t>primitives</w:t>
      </w:r>
      <w:r w:rsidR="00F8651A">
        <w:t xml:space="preserve"> customized for Harlie</w:t>
      </w:r>
      <w:r w:rsidR="005A7D17">
        <w:t xml:space="preserve">, including forward and reverse line moves and arc moves of two different </w:t>
      </w:r>
      <w:r w:rsidR="00D46031">
        <w:t>radii</w:t>
      </w:r>
      <w:r w:rsidR="005A7D17">
        <w:t>.</w:t>
      </w:r>
      <w:r w:rsidR="00AA203C">
        <w:t xml:space="preserve"> Spin-in-place moves are not shown.</w:t>
      </w:r>
    </w:p>
    <w:p w:rsidR="00F8651A" w:rsidRDefault="00F8651A" w:rsidP="00F8651A">
      <w:pPr>
        <w:spacing w:line="480" w:lineRule="auto"/>
        <w:ind w:firstLine="720"/>
      </w:pPr>
      <w:r>
        <w:t>At every pose along the path, the robot’s boundary is checked for collision against a 2D obstacle map of 2.5cm resolution.  The SBPL planner is fast in normal operation; a typical runtime for planning several meters in a relatively clear setting is 0.1-0.2 seconds.  The runtime increases for difficult moves, especially those requiring backward motion or squeezes for tight spaces, although the runtime rarely exceeds 1.5 seconds.  Thus, the SBPL planner has the speed necessary for dynamic replanning.</w:t>
      </w:r>
    </w:p>
    <w:p w:rsidR="00F8651A" w:rsidRDefault="00F8651A" w:rsidP="007F5E7A">
      <w:pPr>
        <w:spacing w:line="480" w:lineRule="auto"/>
      </w:pPr>
    </w:p>
    <w:p w:rsidR="00ED68F9" w:rsidRDefault="00ED68F9" w:rsidP="00ED68F9">
      <w:pPr>
        <w:pStyle w:val="NoSpacing"/>
      </w:pPr>
      <w:r>
        <w:rPr>
          <w:noProof/>
        </w:rPr>
        <w:lastRenderedPageBreak/>
        <w:drawing>
          <wp:inline distT="0" distB="0" distL="0" distR="0" wp14:anchorId="77A7847E" wp14:editId="7092C664">
            <wp:extent cx="5486400" cy="3995873"/>
            <wp:effectExtent l="0" t="0" r="0" b="508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995873"/>
                    </a:xfrm>
                    <a:prstGeom prst="rect">
                      <a:avLst/>
                    </a:prstGeom>
                    <a:noFill/>
                    <a:ln>
                      <a:noFill/>
                    </a:ln>
                  </pic:spPr>
                </pic:pic>
              </a:graphicData>
            </a:graphic>
          </wp:inline>
        </w:drawing>
      </w:r>
    </w:p>
    <w:p w:rsidR="00ED68F9" w:rsidRDefault="00ED68F9" w:rsidP="00ED68F9">
      <w:pPr>
        <w:pStyle w:val="Caption1"/>
      </w:pPr>
      <w:bookmarkStart w:id="813" w:name="_Ref322950225"/>
      <w:bookmarkStart w:id="814" w:name="_Toc323549546"/>
      <w:r>
        <w:t xml:space="preserve">Figure </w:t>
      </w:r>
      <w:fldSimple w:instr=" SEQ Figure \* ARABIC ">
        <w:r w:rsidR="00BF40CE">
          <w:rPr>
            <w:noProof/>
          </w:rPr>
          <w:t>12</w:t>
        </w:r>
      </w:fldSimple>
      <w:bookmarkEnd w:id="813"/>
      <w:r w:rsidR="00165CE3">
        <w:t>: Smooth p</w:t>
      </w:r>
      <w:r>
        <w:t>ath produced by SBPL planner in presence of obstacles</w:t>
      </w:r>
      <w:r w:rsidR="00165CE3">
        <w:t xml:space="preserve"> (grid size 1m)</w:t>
      </w:r>
      <w:bookmarkEnd w:id="814"/>
    </w:p>
    <w:p w:rsidR="005A7D17" w:rsidRDefault="00266623" w:rsidP="00A23C15">
      <w:pPr>
        <w:pStyle w:val="NoSpacing"/>
      </w:pPr>
      <w:r w:rsidRPr="00266623">
        <w:lastRenderedPageBreak/>
        <w:t xml:space="preserve"> </w:t>
      </w:r>
      <w:r>
        <w:rPr>
          <w:noProof/>
        </w:rPr>
        <w:drawing>
          <wp:inline distT="0" distB="0" distL="0" distR="0" wp14:anchorId="49D1DB65" wp14:editId="12DA8F48">
            <wp:extent cx="4082902" cy="39446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9363" r="14144" b="1328"/>
                    <a:stretch/>
                  </pic:blipFill>
                  <pic:spPr bwMode="auto">
                    <a:xfrm>
                      <a:off x="0" y="0"/>
                      <a:ext cx="4083106" cy="3944876"/>
                    </a:xfrm>
                    <a:prstGeom prst="rect">
                      <a:avLst/>
                    </a:prstGeom>
                    <a:noFill/>
                    <a:ln>
                      <a:noFill/>
                    </a:ln>
                    <a:extLst>
                      <a:ext uri="{53640926-AAD7-44D8-BBD7-CCE9431645EC}">
                        <a14:shadowObscured xmlns:a14="http://schemas.microsoft.com/office/drawing/2010/main"/>
                      </a:ext>
                    </a:extLst>
                  </pic:spPr>
                </pic:pic>
              </a:graphicData>
            </a:graphic>
          </wp:inline>
        </w:drawing>
      </w:r>
    </w:p>
    <w:p w:rsidR="0009323F" w:rsidRDefault="005A7D17" w:rsidP="00FE7A7A">
      <w:pPr>
        <w:pStyle w:val="Caption1"/>
      </w:pPr>
      <w:bookmarkStart w:id="815" w:name="_Ref322520674"/>
      <w:bookmarkStart w:id="816" w:name="_Toc323549547"/>
      <w:r>
        <w:t xml:space="preserve">Figure </w:t>
      </w:r>
      <w:fldSimple w:instr=" SEQ Figure \* ARABIC ">
        <w:r w:rsidR="00BF40CE">
          <w:rPr>
            <w:noProof/>
          </w:rPr>
          <w:t>13</w:t>
        </w:r>
      </w:fldSimple>
      <w:bookmarkEnd w:id="815"/>
      <w:r>
        <w:t>: Harlie's motion primitives</w:t>
      </w:r>
      <w:bookmarkEnd w:id="816"/>
    </w:p>
    <w:p w:rsidR="00FE7A7A" w:rsidRDefault="00FE7A7A" w:rsidP="00FE7A7A">
      <w:pPr>
        <w:pStyle w:val="Caption1"/>
      </w:pPr>
    </w:p>
    <w:p w:rsidR="00573238" w:rsidRDefault="00573238" w:rsidP="007F5E7A">
      <w:pPr>
        <w:spacing w:line="480" w:lineRule="auto"/>
      </w:pPr>
      <w:r>
        <w:tab/>
        <w:t>Modifications for this project included a motion primitive file customized for Harlie.  The output of the SBPL planner was converted from a series of points to the CWRU path segment standard.  Discretization error relating to the planner’s 2.5cm grid was also corrected.</w:t>
      </w:r>
    </w:p>
    <w:p w:rsidR="00573238" w:rsidRDefault="007E7C2A" w:rsidP="00573238">
      <w:pPr>
        <w:pStyle w:val="Heading2"/>
      </w:pPr>
      <w:bookmarkStart w:id="817" w:name="_Toc323549531"/>
      <w:r>
        <w:t>Dynamic P</w:t>
      </w:r>
      <w:r w:rsidR="00573238">
        <w:t>lanning</w:t>
      </w:r>
      <w:bookmarkEnd w:id="817"/>
    </w:p>
    <w:p w:rsidR="001653C3" w:rsidRDefault="001653C3" w:rsidP="001653C3">
      <w:pPr>
        <w:spacing w:line="480" w:lineRule="auto"/>
      </w:pPr>
      <w:r>
        <w:tab/>
        <w:t xml:space="preserve">This project </w:t>
      </w:r>
      <w:r w:rsidR="007019C4">
        <w:t xml:space="preserve">created a planning algorithm to enable </w:t>
      </w:r>
      <w:r>
        <w:t xml:space="preserve">dynamic replanning </w:t>
      </w:r>
      <w:r w:rsidR="007019C4">
        <w:t>and the tracking of a moving target</w:t>
      </w:r>
      <w:r>
        <w:t xml:space="preserve"> without the robot coming to a halt.  A rolling window approach splits the robot’s path into two sections, </w:t>
      </w:r>
      <w:r w:rsidR="007B5EC1">
        <w:t>referred to as the</w:t>
      </w:r>
      <w:r>
        <w:t xml:space="preserve"> committed path and </w:t>
      </w:r>
      <w:r w:rsidR="007B5EC1">
        <w:t>the</w:t>
      </w:r>
      <w:r>
        <w:t xml:space="preserve"> uncommitted path.</w:t>
      </w:r>
    </w:p>
    <w:p w:rsidR="009C137C" w:rsidRDefault="001653C3" w:rsidP="001653C3">
      <w:pPr>
        <w:spacing w:line="480" w:lineRule="auto"/>
      </w:pPr>
      <w:r>
        <w:lastRenderedPageBreak/>
        <w:tab/>
        <w:t>The committed path represents a short-term plan that is</w:t>
      </w:r>
      <w:r w:rsidR="002C1BDA">
        <w:t xml:space="preserve"> </w:t>
      </w:r>
      <w:r>
        <w:t xml:space="preserve">passed off to </w:t>
      </w:r>
      <w:r w:rsidR="002C1BDA">
        <w:t xml:space="preserve">Harlie’s </w:t>
      </w:r>
      <w:r>
        <w:t xml:space="preserve">steering, </w:t>
      </w:r>
      <w:r w:rsidR="00D57445">
        <w:t xml:space="preserve">which </w:t>
      </w:r>
      <w:r w:rsidR="002C1BDA">
        <w:t xml:space="preserve">cannot </w:t>
      </w:r>
      <w:r w:rsidR="00F96D1D">
        <w:t>be</w:t>
      </w:r>
      <w:r>
        <w:t xml:space="preserve"> </w:t>
      </w:r>
      <w:r w:rsidR="002C1BDA">
        <w:t xml:space="preserve">modified </w:t>
      </w:r>
      <w:r>
        <w:t xml:space="preserve">without bringing the robot to a halt.  The committed path is </w:t>
      </w:r>
      <w:r w:rsidR="005D45C2">
        <w:t>nominally</w:t>
      </w:r>
      <w:r>
        <w:t xml:space="preserve"> 1m long, just enough to keep the robot moving for 1-2 seconds.</w:t>
      </w:r>
    </w:p>
    <w:p w:rsidR="001653C3" w:rsidRDefault="00D944A5" w:rsidP="009C137C">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The uncommitted path</w:t>
      </w:r>
      <w:r w:rsidR="009C137C">
        <w:t xml:space="preserve"> can be changed without penalty</w:t>
      </w:r>
      <w:r w:rsidR="00A02D08">
        <w:t xml:space="preserve"> as long as its starting pose is co</w:t>
      </w:r>
      <w:r>
        <w:t>nstrained to the end</w:t>
      </w:r>
      <w:r w:rsidR="00A02D08">
        <w:t xml:space="preserve"> of the committed path.</w:t>
      </w:r>
    </w:p>
    <w:p w:rsidR="00CA22A6" w:rsidRDefault="000F6971" w:rsidP="00CA22A6">
      <w:pPr>
        <w:spacing w:line="480" w:lineRule="auto"/>
      </w:pPr>
      <w:r>
        <w:rPr>
          <w:noProof/>
        </w:rPr>
        <mc:AlternateContent>
          <mc:Choice Requires="wps">
            <w:drawing>
              <wp:anchor distT="0" distB="0" distL="114300" distR="114300" simplePos="0" relativeHeight="251661312" behindDoc="0" locked="0" layoutInCell="1" allowOverlap="1" wp14:anchorId="65B76B9C" wp14:editId="48A83130">
                <wp:simplePos x="0" y="0"/>
                <wp:positionH relativeFrom="column">
                  <wp:posOffset>2902585</wp:posOffset>
                </wp:positionH>
                <wp:positionV relativeFrom="paragraph">
                  <wp:posOffset>3874135</wp:posOffset>
                </wp:positionV>
                <wp:extent cx="2465705"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C15726" w:rsidRPr="006416BE" w:rsidRDefault="00C15726" w:rsidP="000F6971">
                            <w:pPr>
                              <w:pStyle w:val="Caption1"/>
                              <w:rPr>
                                <w:noProof/>
                                <w:sz w:val="24"/>
                              </w:rPr>
                            </w:pPr>
                            <w:bookmarkStart w:id="818" w:name="_Toc323549534"/>
                            <w:r>
                              <w:t xml:space="preserve">Table </w:t>
                            </w:r>
                            <w:fldSimple w:instr=" SEQ Table \* ARABIC ">
                              <w:r>
                                <w:rPr>
                                  <w:noProof/>
                                </w:rPr>
                                <w:t>1</w:t>
                              </w:r>
                            </w:fldSimple>
                            <w:r>
                              <w:t>: Conditions for Replanning</w:t>
                            </w:r>
                            <w:bookmarkEnd w:id="8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228.55pt;margin-top:305.05pt;width:194.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" stroked="f">
                <v:textbox style="mso-fit-shape-to-text:t" inset="0,0,0,0">
                  <w:txbxContent>
                    <w:p w:rsidR="00C15726" w:rsidRPr="006416BE" w:rsidRDefault="00C15726" w:rsidP="000F6971">
                      <w:pPr>
                        <w:pStyle w:val="Caption1"/>
                        <w:rPr>
                          <w:noProof/>
                          <w:sz w:val="24"/>
                        </w:rPr>
                      </w:pPr>
                      <w:bookmarkStart w:id="819" w:name="_Toc323549534"/>
                      <w:r>
                        <w:t xml:space="preserve">Table </w:t>
                      </w:r>
                      <w:fldSimple w:instr=" SEQ Table \* ARABIC ">
                        <w:r>
                          <w:rPr>
                            <w:noProof/>
                          </w:rPr>
                          <w:t>1</w:t>
                        </w:r>
                      </w:fldSimple>
                      <w:r>
                        <w:t>: Conditions for Replanning</w:t>
                      </w:r>
                      <w:bookmarkEnd w:id="819"/>
                    </w:p>
                  </w:txbxContent>
                </v:textbox>
                <w10:wrap type="through"/>
              </v:shape>
            </w:pict>
          </mc:Fallback>
        </mc:AlternateContent>
      </w:r>
      <w:r w:rsidR="0095394F">
        <w:rPr>
          <w:noProof/>
        </w:rPr>
        <mc:AlternateContent>
          <mc:Choice Requires="wps">
            <w:drawing>
              <wp:anchor distT="0" distB="0" distL="114300" distR="114300" simplePos="0" relativeHeight="251659264" behindDoc="1" locked="0" layoutInCell="1" allowOverlap="1" wp14:anchorId="7773DF64" wp14:editId="334E012E">
                <wp:simplePos x="0" y="0"/>
                <wp:positionH relativeFrom="column">
                  <wp:posOffset>2902585</wp:posOffset>
                </wp:positionH>
                <wp:positionV relativeFrom="paragraph">
                  <wp:posOffset>701675</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15726" w:rsidRPr="0095394F" w:rsidRDefault="00C15726">
                            <w:pPr>
                              <w:rPr>
                                <w:u w:val="single"/>
                              </w:rPr>
                            </w:pPr>
                            <w:r w:rsidRPr="0095394F">
                              <w:rPr>
                                <w:u w:val="single"/>
                              </w:rPr>
                              <w:t>Conditions for partial replan</w:t>
                            </w:r>
                          </w:p>
                          <w:p w:rsidR="00C15726" w:rsidRDefault="00C15726" w:rsidP="0095394F">
                            <w:pPr>
                              <w:pStyle w:val="ListParagraph"/>
                              <w:numPr>
                                <w:ilvl w:val="0"/>
                                <w:numId w:val="2"/>
                              </w:numPr>
                            </w:pPr>
                            <w:r>
                              <w:t>New goal</w:t>
                            </w:r>
                          </w:p>
                          <w:p w:rsidR="00C15726" w:rsidRDefault="00C15726" w:rsidP="0095394F">
                            <w:pPr>
                              <w:pStyle w:val="ListParagraph"/>
                              <w:numPr>
                                <w:ilvl w:val="0"/>
                                <w:numId w:val="2"/>
                              </w:numPr>
                            </w:pPr>
                            <w:r>
                              <w:t>Obstacle in uncommitted path</w:t>
                            </w:r>
                          </w:p>
                          <w:p w:rsidR="00C15726" w:rsidRDefault="00C15726" w:rsidP="0095394F">
                            <w:pPr>
                              <w:pStyle w:val="ListParagraph"/>
                            </w:pPr>
                          </w:p>
                          <w:p w:rsidR="00C15726" w:rsidRPr="0095394F" w:rsidRDefault="00C15726">
                            <w:pPr>
                              <w:rPr>
                                <w:u w:val="single"/>
                              </w:rPr>
                            </w:pPr>
                            <w:r w:rsidRPr="0095394F">
                              <w:rPr>
                                <w:u w:val="single"/>
                              </w:rPr>
                              <w:t>Conditions for full replan</w:t>
                            </w:r>
                          </w:p>
                          <w:p w:rsidR="00C15726" w:rsidRDefault="00C15726" w:rsidP="0095394F">
                            <w:pPr>
                              <w:pStyle w:val="ListParagraph"/>
                              <w:numPr>
                                <w:ilvl w:val="0"/>
                                <w:numId w:val="1"/>
                              </w:numPr>
                            </w:pPr>
                            <w:r>
                              <w:t>Robot currently at rest</w:t>
                            </w:r>
                          </w:p>
                          <w:p w:rsidR="00C15726" w:rsidRDefault="00C15726" w:rsidP="0095394F">
                            <w:pPr>
                              <w:pStyle w:val="ListParagraph"/>
                              <w:numPr>
                                <w:ilvl w:val="0"/>
                                <w:numId w:val="1"/>
                              </w:numPr>
                            </w:pPr>
                            <w:r>
                              <w:t>Partial replan fails</w:t>
                            </w:r>
                          </w:p>
                          <w:p w:rsidR="00C15726" w:rsidRDefault="00C15726" w:rsidP="0095394F">
                            <w:pPr>
                              <w:pStyle w:val="ListParagraph"/>
                              <w:numPr>
                                <w:ilvl w:val="0"/>
                                <w:numId w:val="1"/>
                              </w:numPr>
                            </w:pPr>
                            <w:r>
                              <w:t>Obstacle in committed path</w:t>
                            </w:r>
                          </w:p>
                          <w:p w:rsidR="00C15726" w:rsidRDefault="00C15726" w:rsidP="0095394F">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7" type="#_x0000_t202" style="position:absolute;margin-left:228.55pt;margin-top:55.25pt;width:194.15pt;height:24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" fillcolor="white [3201]" strokeweight=".5pt">
                <v:textbox>
                  <w:txbxContent>
                    <w:p w:rsidR="00C15726" w:rsidRPr="0095394F" w:rsidRDefault="00C15726">
                      <w:pPr>
                        <w:rPr>
                          <w:u w:val="single"/>
                        </w:rPr>
                      </w:pPr>
                      <w:r w:rsidRPr="0095394F">
                        <w:rPr>
                          <w:u w:val="single"/>
                        </w:rPr>
                        <w:t>Conditions for partial replan</w:t>
                      </w:r>
                    </w:p>
                    <w:p w:rsidR="00C15726" w:rsidRDefault="00C15726" w:rsidP="0095394F">
                      <w:pPr>
                        <w:pStyle w:val="ListParagraph"/>
                        <w:numPr>
                          <w:ilvl w:val="0"/>
                          <w:numId w:val="2"/>
                        </w:numPr>
                      </w:pPr>
                      <w:r>
                        <w:t>New goal</w:t>
                      </w:r>
                    </w:p>
                    <w:p w:rsidR="00C15726" w:rsidRDefault="00C15726" w:rsidP="0095394F">
                      <w:pPr>
                        <w:pStyle w:val="ListParagraph"/>
                        <w:numPr>
                          <w:ilvl w:val="0"/>
                          <w:numId w:val="2"/>
                        </w:numPr>
                      </w:pPr>
                      <w:r>
                        <w:t>Obstacle in uncommitted path</w:t>
                      </w:r>
                    </w:p>
                    <w:p w:rsidR="00C15726" w:rsidRDefault="00C15726" w:rsidP="0095394F">
                      <w:pPr>
                        <w:pStyle w:val="ListParagraph"/>
                      </w:pPr>
                    </w:p>
                    <w:p w:rsidR="00C15726" w:rsidRPr="0095394F" w:rsidRDefault="00C15726">
                      <w:pPr>
                        <w:rPr>
                          <w:u w:val="single"/>
                        </w:rPr>
                      </w:pPr>
                      <w:r w:rsidRPr="0095394F">
                        <w:rPr>
                          <w:u w:val="single"/>
                        </w:rPr>
                        <w:t>Conditions for full replan</w:t>
                      </w:r>
                    </w:p>
                    <w:p w:rsidR="00C15726" w:rsidRDefault="00C15726" w:rsidP="0095394F">
                      <w:pPr>
                        <w:pStyle w:val="ListParagraph"/>
                        <w:numPr>
                          <w:ilvl w:val="0"/>
                          <w:numId w:val="1"/>
                        </w:numPr>
                      </w:pPr>
                      <w:r>
                        <w:t>Robot currently at rest</w:t>
                      </w:r>
                    </w:p>
                    <w:p w:rsidR="00C15726" w:rsidRDefault="00C15726" w:rsidP="0095394F">
                      <w:pPr>
                        <w:pStyle w:val="ListParagraph"/>
                        <w:numPr>
                          <w:ilvl w:val="0"/>
                          <w:numId w:val="1"/>
                        </w:numPr>
                      </w:pPr>
                      <w:r>
                        <w:t>Partial replan fails</w:t>
                      </w:r>
                    </w:p>
                    <w:p w:rsidR="00C15726" w:rsidRDefault="00C15726" w:rsidP="0095394F">
                      <w:pPr>
                        <w:pStyle w:val="ListParagraph"/>
                        <w:numPr>
                          <w:ilvl w:val="0"/>
                          <w:numId w:val="1"/>
                        </w:numPr>
                      </w:pPr>
                      <w:r>
                        <w:t>Obstacle in committed path</w:t>
                      </w:r>
                    </w:p>
                    <w:p w:rsidR="00C15726" w:rsidRDefault="00C15726" w:rsidP="0095394F">
                      <w:pPr>
                        <w:pStyle w:val="ListParagraph"/>
                        <w:numPr>
                          <w:ilvl w:val="0"/>
                          <w:numId w:val="1"/>
                        </w:numPr>
                      </w:pPr>
                      <w:r>
                        <w:t>Target moves behind robot</w:t>
                      </w:r>
                    </w:p>
                  </w:txbxContent>
                </v:textbox>
                <w10:wrap type="through"/>
              </v:shape>
            </w:pict>
          </mc:Fallback>
        </mc:AlternateContent>
      </w:r>
      <w:r w:rsidR="001653C3">
        <w:tab/>
        <w:t>The planner continuously monitors the committed path, trying to keep its length around 1 meter.</w:t>
      </w:r>
      <w:r w:rsidR="00CA22A6">
        <w:t xml:space="preserve">  If </w:t>
      </w:r>
      <w:r w:rsidR="0095394F">
        <w:t>the length</w:t>
      </w:r>
      <w:r w:rsidR="003F62D4">
        <w:t xml:space="preserve"> of the committed path</w:t>
      </w:r>
      <w:r w:rsidR="00CA22A6">
        <w:t xml:space="preserve"> drops below </w:t>
      </w:r>
      <w:r w:rsidR="0095394F">
        <w:t>a</w:t>
      </w:r>
      <w:r w:rsidR="00CA22A6">
        <w:t xml:space="preserve"> threshold, path segments are shifted from uncommitted to committed.  If the committed path runs out (</w:t>
      </w:r>
      <w:r w:rsidR="00EA2C8A">
        <w:t xml:space="preserve">possibly </w:t>
      </w:r>
      <w:r w:rsidR="00CA22A6">
        <w:t>the robot is taking a long time planning) the robot simply comes to a halt.</w:t>
      </w:r>
      <w:r w:rsidR="00D944A5">
        <w:t xml:space="preserve">  </w:t>
      </w:r>
      <w:r w:rsidR="0018125C">
        <w:t xml:space="preserve">Setting the nominal length of the committed path involves a tradeoff.  </w:t>
      </w:r>
      <w:r w:rsidR="00D944A5">
        <w:t xml:space="preserve">If the committed path is too long, the robot will lose flexibility in planning to the target by committing to a path that </w:t>
      </w:r>
      <w:r w:rsidR="00EA2C8A">
        <w:t>may</w:t>
      </w:r>
      <w:r w:rsidR="00D944A5">
        <w:t xml:space="preserve"> be unsuitable in the future.  If the committed path is too short, the robot will run out of path before it is able to replan to the moving goal, causing the robot to come to an early halt.</w:t>
      </w:r>
    </w:p>
    <w:p w:rsidR="00FA0B5C" w:rsidRDefault="00825EC4" w:rsidP="00C43F4F">
      <w:pPr>
        <w:spacing w:line="480" w:lineRule="auto"/>
        <w:ind w:firstLine="720"/>
      </w:pPr>
      <w:r>
        <w:lastRenderedPageBreak/>
        <w:t xml:space="preserve">When the planner gets a new goal, it attempts to perform a partial replan from the end of the committed path.  A partial replan is also triggered if a potential collision is detected </w:t>
      </w:r>
      <w:r w:rsidR="007F319B">
        <w:t>along</w:t>
      </w:r>
      <w:r>
        <w:t xml:space="preserve"> the uncommitted path.</w:t>
      </w:r>
    </w:p>
    <w:p w:rsidR="0095394F" w:rsidRPr="001653C3" w:rsidRDefault="00CA22A6" w:rsidP="00C43F4F">
      <w:pPr>
        <w:spacing w:line="480" w:lineRule="auto"/>
        <w:ind w:firstLine="720"/>
      </w:pPr>
      <w:r>
        <w:t>If a partial replan fails, the robot is brought from a halt and a full replan is performed, planning from the halt pose.  A full replan is also t</w:t>
      </w:r>
      <w:r w:rsidR="00575D0E">
        <w:t>riggered as an emergency reflex</w:t>
      </w:r>
      <w:r>
        <w:t xml:space="preserve"> when a potential collision is detect</w:t>
      </w:r>
      <w:r w:rsidR="00575D0E">
        <w:t>ed along the committed path.</w:t>
      </w:r>
      <w:r w:rsidR="00C43F4F">
        <w:t xml:space="preserve">  </w:t>
      </w:r>
      <w:r w:rsidR="00575D0E">
        <w:t xml:space="preserve">A full replan is </w:t>
      </w:r>
      <w:r w:rsidR="00C43F4F">
        <w:t xml:space="preserve">also </w:t>
      </w:r>
      <w:r w:rsidR="00575D0E">
        <w:t xml:space="preserve">done when the robot is at rest </w:t>
      </w:r>
      <w:r w:rsidR="00C43F4F">
        <w:t>and there is no committed path.</w:t>
      </w:r>
      <w:r w:rsidR="00FA0B5C">
        <w:t xml:space="preserve">  </w:t>
      </w:r>
      <w:r w:rsidR="00575D0E">
        <w:t xml:space="preserve">Finally, to improve the performance of planning </w:t>
      </w:r>
      <w:r w:rsidR="00C43F4F">
        <w:t>when the target is near to the robot</w:t>
      </w:r>
      <w:r w:rsidR="00575D0E">
        <w:t>, a full replan is performed if the target to be tracked moves behind the robot.</w:t>
      </w:r>
      <w:r w:rsidR="00C43F4F">
        <w:t xml:space="preserve">  In this case, it is less painful to bring robot to a complete halt </w:t>
      </w:r>
      <w:r w:rsidR="00956182">
        <w:t>than to follow the previous path.</w:t>
      </w:r>
    </w:p>
    <w:p w:rsidR="009B0251" w:rsidRDefault="0095394F" w:rsidP="0095394F">
      <w:pPr>
        <w:pStyle w:val="Heading2"/>
      </w:pPr>
      <w:bookmarkStart w:id="820" w:name="_Toc323549532"/>
      <w:r>
        <w:t xml:space="preserve">Goal </w:t>
      </w:r>
      <w:r w:rsidR="00AF3C43">
        <w:t>G</w:t>
      </w:r>
      <w:r>
        <w:t>eneration</w:t>
      </w:r>
      <w:bookmarkEnd w:id="820"/>
    </w:p>
    <w:p w:rsidR="0095394F" w:rsidRDefault="0095394F" w:rsidP="0095394F">
      <w:pPr>
        <w:spacing w:line="480" w:lineRule="auto"/>
      </w:pPr>
      <w:r>
        <w:tab/>
        <w:t>For the purpose of person tracking, special consideration must be given to goal generation.  Goals are received from the person tracking module</w:t>
      </w:r>
      <w:r w:rsidR="00212636">
        <w:t xml:space="preserve">’s Kalman filter (discussed in chapter </w:t>
      </w:r>
      <w:r w:rsidR="00212636">
        <w:fldChar w:fldCharType="begin"/>
      </w:r>
      <w:r w:rsidR="00212636">
        <w:instrText xml:space="preserve"> REF _Ref323131019 \r \h </w:instrText>
      </w:r>
      <w:r w:rsidR="00212636">
        <w:fldChar w:fldCharType="separate"/>
      </w:r>
      <w:ins w:id="821" w:author="Bill" w:date="2012-04-30T11:43:00Z">
        <w:r w:rsidR="00BF40CE">
          <w:t xml:space="preserve">5.1 </w:t>
        </w:r>
      </w:ins>
      <w:del w:id="822" w:author="Bill" w:date="2012-04-28T17:30:00Z">
        <w:r w:rsidR="00724C1A" w:rsidDel="00943DAB">
          <w:delText>5.1</w:delText>
        </w:r>
      </w:del>
      <w:r w:rsidR="00212636">
        <w:fldChar w:fldCharType="end"/>
      </w:r>
      <w:r w:rsidR="00212636">
        <w:t xml:space="preserve">).  As-is, these goals </w:t>
      </w:r>
      <w:r>
        <w:t xml:space="preserve">are unsuitable for planning.  It would be impolite for the robot to attempt to plan directly </w:t>
      </w:r>
      <w:r w:rsidR="00575D0E">
        <w:t xml:space="preserve">to the goal, because that </w:t>
      </w:r>
      <w:r>
        <w:t>space is occupied</w:t>
      </w:r>
      <w:r w:rsidR="00575D0E">
        <w:t xml:space="preserve"> by the person being tracked</w:t>
      </w:r>
      <w:r>
        <w:t>.</w:t>
      </w:r>
    </w:p>
    <w:p w:rsidR="0095394F" w:rsidRDefault="0095394F" w:rsidP="0095394F">
      <w:pPr>
        <w:spacing w:line="480" w:lineRule="auto"/>
      </w:pPr>
      <w:r>
        <w:tab/>
        <w:t xml:space="preserve">This project’s solution was to generate a “constellation” of goals offset by varying angles and distances from the target.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BF40CE">
        <w:t xml:space="preserve">Figure </w:t>
      </w:r>
      <w:r w:rsidR="00BF40CE">
        <w:rPr>
          <w:noProof/>
        </w:rPr>
        <w:t>14</w:t>
      </w:r>
      <w:r w:rsidR="00956182">
        <w:fldChar w:fldCharType="end"/>
      </w:r>
      <w:r w:rsidR="00956182">
        <w:t>).</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1274C095" wp14:editId="240CD4DE">
            <wp:extent cx="5486400" cy="5013794"/>
            <wp:effectExtent l="0" t="0" r="0"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5013794"/>
                    </a:xfrm>
                    <a:prstGeom prst="rect">
                      <a:avLst/>
                    </a:prstGeom>
                    <a:noFill/>
                    <a:ln>
                      <a:noFill/>
                    </a:ln>
                  </pic:spPr>
                </pic:pic>
              </a:graphicData>
            </a:graphic>
          </wp:inline>
        </w:drawing>
      </w:r>
    </w:p>
    <w:p w:rsidR="00956182" w:rsidRDefault="00956182" w:rsidP="00956182">
      <w:pPr>
        <w:pStyle w:val="Caption1"/>
      </w:pPr>
      <w:bookmarkStart w:id="823" w:name="_Ref322951239"/>
      <w:bookmarkStart w:id="824" w:name="_Toc323549548"/>
      <w:r>
        <w:t xml:space="preserve">Figure </w:t>
      </w:r>
      <w:fldSimple w:instr=" SEQ Figure \* ARABIC ">
        <w:r w:rsidR="00BF40CE">
          <w:rPr>
            <w:noProof/>
          </w:rPr>
          <w:t>14</w:t>
        </w:r>
      </w:fldSimple>
      <w:bookmarkEnd w:id="823"/>
      <w:r>
        <w:t>: Goal constellation</w:t>
      </w:r>
      <w:r w:rsidR="008C29A6">
        <w:t>,</w:t>
      </w:r>
      <w:r>
        <w:t xml:space="preserve"> actual goal in green</w:t>
      </w:r>
      <w:r w:rsidR="008C29A6">
        <w:t xml:space="preserve"> (grid resolution 1m)</w:t>
      </w:r>
      <w:bookmarkEnd w:id="824"/>
    </w:p>
    <w:p w:rsidR="00956182" w:rsidRDefault="00956182" w:rsidP="00243D25">
      <w:pPr>
        <w:spacing w:line="480" w:lineRule="auto"/>
        <w:ind w:firstLine="720"/>
      </w:pPr>
    </w:p>
    <w:p w:rsidR="003278A0" w:rsidRDefault="00575D0E" w:rsidP="00243D25">
      <w:pPr>
        <w:spacing w:line="480" w:lineRule="auto"/>
        <w:ind w:firstLine="720"/>
      </w:pPr>
      <w:r>
        <w:t xml:space="preserve">Upon generating the goal constellation, each goal is checked for </w:t>
      </w:r>
      <w:r w:rsidR="00FA0B5C">
        <w:t>collisions with the robot’s footprint against a 2D obstacle map of 2.5cm.  G</w:t>
      </w:r>
      <w:r>
        <w:t xml:space="preserve">oals in collision are removed.  To keep planning time reasonable, </w:t>
      </w:r>
      <w:r w:rsidR="003278A0">
        <w:t xml:space="preserve">only </w:t>
      </w:r>
      <w:r>
        <w:t xml:space="preserve">the first </w:t>
      </w:r>
      <w:r w:rsidR="003278A0">
        <w:t>several</w:t>
      </w:r>
      <w:r>
        <w:t xml:space="preserve"> cleared goals are passed to planning.  </w:t>
      </w:r>
      <w:r w:rsidR="00243D25">
        <w:t xml:space="preserve">If a full replan is being </w:t>
      </w:r>
      <w:r w:rsidR="003278A0">
        <w:t>performed, all goals are kept.</w:t>
      </w:r>
    </w:p>
    <w:p w:rsidR="0095394F" w:rsidRDefault="003278A0" w:rsidP="003278A0">
      <w:pPr>
        <w:spacing w:line="480" w:lineRule="auto"/>
        <w:ind w:firstLine="720"/>
      </w:pPr>
      <w:r>
        <w:lastRenderedPageBreak/>
        <w:t>As a special case when the target is close, less than 1m away, the robot bypasses planning altogether, and simply generates a turn-in-place path segment to rotate and face the target.</w:t>
      </w:r>
    </w:p>
    <w:p w:rsidR="00AF3C43" w:rsidRDefault="00AF3C43" w:rsidP="00AF3C43">
      <w:pPr>
        <w:pStyle w:val="Heading2"/>
      </w:pPr>
      <w:bookmarkStart w:id="825" w:name="_Toc323549533"/>
      <w:r>
        <w:t>Future Work</w:t>
      </w:r>
      <w:bookmarkEnd w:id="825"/>
    </w:p>
    <w:p w:rsidR="00AF3C43" w:rsidRDefault="00AF3C43" w:rsidP="00AF3C43">
      <w:pPr>
        <w:spacing w:line="480" w:lineRule="auto"/>
      </w:pPr>
      <w:r>
        <w:tab/>
        <w:t>The robot shows weakness tracking users at close range, especially turning around.  An alternate planning algorithm could be employed at short ranges to make the response more fluid.</w:t>
      </w:r>
    </w:p>
    <w:p w:rsidR="003278A0" w:rsidRDefault="003278A0">
      <w:r>
        <w:br w:type="page"/>
      </w:r>
    </w:p>
    <w:p w:rsidR="003278A0" w:rsidRDefault="003278A0" w:rsidP="003278A0">
      <w:pPr>
        <w:pStyle w:val="MinorHeading"/>
        <w:rPr>
          <w:ins w:id="826" w:author="Bill" w:date="2012-04-28T17:14:00Z"/>
        </w:rPr>
      </w:pPr>
      <w:r>
        <w:lastRenderedPageBreak/>
        <w:t>Works Cited</w:t>
      </w:r>
    </w:p>
    <w:p w:rsidR="00BF40CE" w:rsidRDefault="00C17AD4">
      <w:pPr>
        <w:rPr>
          <w:rFonts w:asciiTheme="minorHAnsi" w:hAnsiTheme="minorHAnsi"/>
          <w:noProof/>
          <w:sz w:val="22"/>
        </w:rPr>
      </w:pPr>
      <w:ins w:id="827" w:author="Bill" w:date="2012-04-28T17:14:00Z">
        <w:r>
          <w:fldChar w:fldCharType="begin"/>
        </w:r>
        <w:r>
          <w:instrText xml:space="preserve"> BIBLIOGRAPHY  \l 1033 </w:instrText>
        </w:r>
      </w:ins>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6"/>
        <w:gridCol w:w="8224"/>
      </w:tblGrid>
      <w:tr w:rsidR="00BF40CE">
        <w:trPr>
          <w:divId w:val="137648185"/>
          <w:tblCellSpacing w:w="15" w:type="dxa"/>
          <w:ins w:id="828" w:author="Bill" w:date="2012-04-30T11:43:00Z"/>
        </w:trPr>
        <w:tc>
          <w:tcPr>
            <w:tcW w:w="50" w:type="pct"/>
            <w:hideMark/>
          </w:tcPr>
          <w:p w:rsidR="00BF40CE" w:rsidRDefault="00BF40CE">
            <w:pPr>
              <w:pStyle w:val="Bibliography"/>
              <w:rPr>
                <w:ins w:id="829" w:author="Bill" w:date="2012-04-30T11:43:00Z"/>
                <w:noProof/>
              </w:rPr>
            </w:pPr>
            <w:ins w:id="830" w:author="Bill" w:date="2012-04-30T11:43:00Z">
              <w:r>
                <w:rPr>
                  <w:noProof/>
                </w:rPr>
                <w:t xml:space="preserve">[1] </w:t>
              </w:r>
            </w:ins>
          </w:p>
        </w:tc>
        <w:tc>
          <w:tcPr>
            <w:tcW w:w="0" w:type="auto"/>
            <w:hideMark/>
          </w:tcPr>
          <w:p w:rsidR="00BF40CE" w:rsidRDefault="00BF40CE">
            <w:pPr>
              <w:pStyle w:val="Bibliography"/>
              <w:rPr>
                <w:ins w:id="831" w:author="Bill" w:date="2012-04-30T11:43:00Z"/>
                <w:noProof/>
              </w:rPr>
            </w:pPr>
            <w:ins w:id="832" w:author="Bill" w:date="2012-04-30T11:43:00Z">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ins>
          </w:p>
        </w:tc>
      </w:tr>
      <w:tr w:rsidR="00BF40CE">
        <w:trPr>
          <w:divId w:val="137648185"/>
          <w:tblCellSpacing w:w="15" w:type="dxa"/>
          <w:ins w:id="833" w:author="Bill" w:date="2012-04-30T11:43:00Z"/>
        </w:trPr>
        <w:tc>
          <w:tcPr>
            <w:tcW w:w="50" w:type="pct"/>
            <w:hideMark/>
          </w:tcPr>
          <w:p w:rsidR="00BF40CE" w:rsidRDefault="00BF40CE">
            <w:pPr>
              <w:pStyle w:val="Bibliography"/>
              <w:rPr>
                <w:ins w:id="834" w:author="Bill" w:date="2012-04-30T11:43:00Z"/>
                <w:noProof/>
              </w:rPr>
            </w:pPr>
            <w:ins w:id="835" w:author="Bill" w:date="2012-04-30T11:43:00Z">
              <w:r>
                <w:rPr>
                  <w:noProof/>
                </w:rPr>
                <w:t xml:space="preserve">[2] </w:t>
              </w:r>
            </w:ins>
          </w:p>
        </w:tc>
        <w:tc>
          <w:tcPr>
            <w:tcW w:w="0" w:type="auto"/>
            <w:hideMark/>
          </w:tcPr>
          <w:p w:rsidR="00BF40CE" w:rsidRDefault="00BF40CE">
            <w:pPr>
              <w:pStyle w:val="Bibliography"/>
              <w:rPr>
                <w:ins w:id="836" w:author="Bill" w:date="2012-04-30T11:43:00Z"/>
                <w:noProof/>
              </w:rPr>
            </w:pPr>
            <w:ins w:id="837" w:author="Bill" w:date="2012-04-30T11:43:00Z">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ins>
          </w:p>
        </w:tc>
      </w:tr>
      <w:tr w:rsidR="00BF40CE">
        <w:trPr>
          <w:divId w:val="137648185"/>
          <w:tblCellSpacing w:w="15" w:type="dxa"/>
          <w:ins w:id="838" w:author="Bill" w:date="2012-04-30T11:43:00Z"/>
        </w:trPr>
        <w:tc>
          <w:tcPr>
            <w:tcW w:w="50" w:type="pct"/>
            <w:hideMark/>
          </w:tcPr>
          <w:p w:rsidR="00BF40CE" w:rsidRDefault="00BF40CE">
            <w:pPr>
              <w:pStyle w:val="Bibliography"/>
              <w:rPr>
                <w:ins w:id="839" w:author="Bill" w:date="2012-04-30T11:43:00Z"/>
                <w:noProof/>
              </w:rPr>
            </w:pPr>
            <w:ins w:id="840" w:author="Bill" w:date="2012-04-30T11:43:00Z">
              <w:r>
                <w:rPr>
                  <w:noProof/>
                </w:rPr>
                <w:t xml:space="preserve">[3] </w:t>
              </w:r>
            </w:ins>
          </w:p>
        </w:tc>
        <w:tc>
          <w:tcPr>
            <w:tcW w:w="0" w:type="auto"/>
            <w:hideMark/>
          </w:tcPr>
          <w:p w:rsidR="00BF40CE" w:rsidRDefault="00BF40CE">
            <w:pPr>
              <w:pStyle w:val="Bibliography"/>
              <w:rPr>
                <w:ins w:id="841" w:author="Bill" w:date="2012-04-30T11:43:00Z"/>
                <w:noProof/>
              </w:rPr>
            </w:pPr>
            <w:ins w:id="842" w:author="Bill" w:date="2012-04-30T11:43:00Z">
              <w:r>
                <w:rPr>
                  <w:noProof/>
                </w:rPr>
                <w:t xml:space="preserve">P. Viola and M. J. Jones, "Robust Real-Time Face Detection," </w:t>
              </w:r>
              <w:r>
                <w:rPr>
                  <w:i/>
                  <w:iCs/>
                  <w:noProof/>
                </w:rPr>
                <w:t xml:space="preserve">International Journal of Computer Vision, </w:t>
              </w:r>
              <w:r>
                <w:rPr>
                  <w:noProof/>
                </w:rPr>
                <w:t xml:space="preserve">vol. 57, no. 2, pp. 137-154, 2004. </w:t>
              </w:r>
            </w:ins>
          </w:p>
        </w:tc>
      </w:tr>
      <w:tr w:rsidR="00BF40CE">
        <w:trPr>
          <w:divId w:val="137648185"/>
          <w:tblCellSpacing w:w="15" w:type="dxa"/>
          <w:ins w:id="843" w:author="Bill" w:date="2012-04-30T11:43:00Z"/>
        </w:trPr>
        <w:tc>
          <w:tcPr>
            <w:tcW w:w="50" w:type="pct"/>
            <w:hideMark/>
          </w:tcPr>
          <w:p w:rsidR="00BF40CE" w:rsidRDefault="00BF40CE">
            <w:pPr>
              <w:pStyle w:val="Bibliography"/>
              <w:rPr>
                <w:ins w:id="844" w:author="Bill" w:date="2012-04-30T11:43:00Z"/>
                <w:noProof/>
              </w:rPr>
            </w:pPr>
            <w:ins w:id="845" w:author="Bill" w:date="2012-04-30T11:43:00Z">
              <w:r>
                <w:rPr>
                  <w:noProof/>
                </w:rPr>
                <w:t xml:space="preserve">[4] </w:t>
              </w:r>
            </w:ins>
          </w:p>
        </w:tc>
        <w:tc>
          <w:tcPr>
            <w:tcW w:w="0" w:type="auto"/>
            <w:hideMark/>
          </w:tcPr>
          <w:p w:rsidR="00BF40CE" w:rsidRDefault="00BF40CE">
            <w:pPr>
              <w:pStyle w:val="Bibliography"/>
              <w:rPr>
                <w:ins w:id="846" w:author="Bill" w:date="2012-04-30T11:43:00Z"/>
                <w:noProof/>
              </w:rPr>
            </w:pPr>
            <w:ins w:id="847" w:author="Bill" w:date="2012-04-30T11:43:00Z">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ins>
          </w:p>
        </w:tc>
      </w:tr>
      <w:tr w:rsidR="00BF40CE">
        <w:trPr>
          <w:divId w:val="137648185"/>
          <w:tblCellSpacing w:w="15" w:type="dxa"/>
          <w:ins w:id="848" w:author="Bill" w:date="2012-04-30T11:43:00Z"/>
        </w:trPr>
        <w:tc>
          <w:tcPr>
            <w:tcW w:w="50" w:type="pct"/>
            <w:hideMark/>
          </w:tcPr>
          <w:p w:rsidR="00BF40CE" w:rsidRDefault="00BF40CE">
            <w:pPr>
              <w:pStyle w:val="Bibliography"/>
              <w:rPr>
                <w:ins w:id="849" w:author="Bill" w:date="2012-04-30T11:43:00Z"/>
                <w:noProof/>
              </w:rPr>
            </w:pPr>
            <w:ins w:id="850" w:author="Bill" w:date="2012-04-30T11:43:00Z">
              <w:r>
                <w:rPr>
                  <w:noProof/>
                </w:rPr>
                <w:t xml:space="preserve">[5] </w:t>
              </w:r>
            </w:ins>
          </w:p>
        </w:tc>
        <w:tc>
          <w:tcPr>
            <w:tcW w:w="0" w:type="auto"/>
            <w:hideMark/>
          </w:tcPr>
          <w:p w:rsidR="00BF40CE" w:rsidRDefault="00BF40CE">
            <w:pPr>
              <w:pStyle w:val="Bibliography"/>
              <w:rPr>
                <w:ins w:id="851" w:author="Bill" w:date="2012-04-30T11:43:00Z"/>
                <w:noProof/>
              </w:rPr>
            </w:pPr>
            <w:ins w:id="852" w:author="Bill" w:date="2012-04-30T11:43:00Z">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ins>
          </w:p>
        </w:tc>
      </w:tr>
      <w:tr w:rsidR="00BF40CE">
        <w:trPr>
          <w:divId w:val="137648185"/>
          <w:tblCellSpacing w:w="15" w:type="dxa"/>
          <w:ins w:id="853" w:author="Bill" w:date="2012-04-30T11:43:00Z"/>
        </w:trPr>
        <w:tc>
          <w:tcPr>
            <w:tcW w:w="50" w:type="pct"/>
            <w:hideMark/>
          </w:tcPr>
          <w:p w:rsidR="00BF40CE" w:rsidRDefault="00BF40CE">
            <w:pPr>
              <w:pStyle w:val="Bibliography"/>
              <w:rPr>
                <w:ins w:id="854" w:author="Bill" w:date="2012-04-30T11:43:00Z"/>
                <w:noProof/>
              </w:rPr>
            </w:pPr>
            <w:ins w:id="855" w:author="Bill" w:date="2012-04-30T11:43:00Z">
              <w:r>
                <w:rPr>
                  <w:noProof/>
                </w:rPr>
                <w:t xml:space="preserve">[6] </w:t>
              </w:r>
            </w:ins>
          </w:p>
        </w:tc>
        <w:tc>
          <w:tcPr>
            <w:tcW w:w="0" w:type="auto"/>
            <w:hideMark/>
          </w:tcPr>
          <w:p w:rsidR="00BF40CE" w:rsidRDefault="00BF40CE">
            <w:pPr>
              <w:pStyle w:val="Bibliography"/>
              <w:rPr>
                <w:ins w:id="856" w:author="Bill" w:date="2012-04-30T11:43:00Z"/>
                <w:noProof/>
              </w:rPr>
            </w:pPr>
            <w:ins w:id="857" w:author="Bill" w:date="2012-04-30T11:43:00Z">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ins>
          </w:p>
        </w:tc>
      </w:tr>
      <w:tr w:rsidR="00BF40CE">
        <w:trPr>
          <w:divId w:val="137648185"/>
          <w:tblCellSpacing w:w="15" w:type="dxa"/>
          <w:ins w:id="858" w:author="Bill" w:date="2012-04-30T11:43:00Z"/>
        </w:trPr>
        <w:tc>
          <w:tcPr>
            <w:tcW w:w="50" w:type="pct"/>
            <w:hideMark/>
          </w:tcPr>
          <w:p w:rsidR="00BF40CE" w:rsidRDefault="00BF40CE">
            <w:pPr>
              <w:pStyle w:val="Bibliography"/>
              <w:rPr>
                <w:ins w:id="859" w:author="Bill" w:date="2012-04-30T11:43:00Z"/>
                <w:noProof/>
              </w:rPr>
            </w:pPr>
            <w:ins w:id="860" w:author="Bill" w:date="2012-04-30T11:43:00Z">
              <w:r>
                <w:rPr>
                  <w:noProof/>
                </w:rPr>
                <w:t xml:space="preserve">[7] </w:t>
              </w:r>
            </w:ins>
          </w:p>
        </w:tc>
        <w:tc>
          <w:tcPr>
            <w:tcW w:w="0" w:type="auto"/>
            <w:hideMark/>
          </w:tcPr>
          <w:p w:rsidR="00BF40CE" w:rsidRDefault="00BF40CE">
            <w:pPr>
              <w:pStyle w:val="Bibliography"/>
              <w:rPr>
                <w:ins w:id="861" w:author="Bill" w:date="2012-04-30T11:43:00Z"/>
                <w:noProof/>
              </w:rPr>
            </w:pPr>
            <w:ins w:id="862" w:author="Bill" w:date="2012-04-30T11:43:00Z">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ins>
          </w:p>
        </w:tc>
      </w:tr>
      <w:tr w:rsidR="00BF40CE">
        <w:trPr>
          <w:divId w:val="137648185"/>
          <w:tblCellSpacing w:w="15" w:type="dxa"/>
          <w:ins w:id="863" w:author="Bill" w:date="2012-04-30T11:43:00Z"/>
        </w:trPr>
        <w:tc>
          <w:tcPr>
            <w:tcW w:w="50" w:type="pct"/>
            <w:hideMark/>
          </w:tcPr>
          <w:p w:rsidR="00BF40CE" w:rsidRDefault="00BF40CE">
            <w:pPr>
              <w:pStyle w:val="Bibliography"/>
              <w:rPr>
                <w:ins w:id="864" w:author="Bill" w:date="2012-04-30T11:43:00Z"/>
                <w:noProof/>
              </w:rPr>
            </w:pPr>
            <w:ins w:id="865" w:author="Bill" w:date="2012-04-30T11:43:00Z">
              <w:r>
                <w:rPr>
                  <w:noProof/>
                </w:rPr>
                <w:t xml:space="preserve">[8] </w:t>
              </w:r>
            </w:ins>
          </w:p>
        </w:tc>
        <w:tc>
          <w:tcPr>
            <w:tcW w:w="0" w:type="auto"/>
            <w:hideMark/>
          </w:tcPr>
          <w:p w:rsidR="00BF40CE" w:rsidRDefault="00BF40CE">
            <w:pPr>
              <w:pStyle w:val="Bibliography"/>
              <w:rPr>
                <w:ins w:id="866" w:author="Bill" w:date="2012-04-30T11:43:00Z"/>
                <w:noProof/>
              </w:rPr>
            </w:pPr>
            <w:ins w:id="867" w:author="Bill" w:date="2012-04-30T11:43:00Z">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ins>
          </w:p>
        </w:tc>
      </w:tr>
      <w:tr w:rsidR="00BF40CE">
        <w:trPr>
          <w:divId w:val="137648185"/>
          <w:tblCellSpacing w:w="15" w:type="dxa"/>
          <w:ins w:id="868" w:author="Bill" w:date="2012-04-30T11:43:00Z"/>
        </w:trPr>
        <w:tc>
          <w:tcPr>
            <w:tcW w:w="50" w:type="pct"/>
            <w:hideMark/>
          </w:tcPr>
          <w:p w:rsidR="00BF40CE" w:rsidRDefault="00BF40CE">
            <w:pPr>
              <w:pStyle w:val="Bibliography"/>
              <w:rPr>
                <w:ins w:id="869" w:author="Bill" w:date="2012-04-30T11:43:00Z"/>
                <w:noProof/>
              </w:rPr>
            </w:pPr>
            <w:ins w:id="870" w:author="Bill" w:date="2012-04-30T11:43:00Z">
              <w:r>
                <w:rPr>
                  <w:noProof/>
                </w:rPr>
                <w:t xml:space="preserve">[9] </w:t>
              </w:r>
            </w:ins>
          </w:p>
        </w:tc>
        <w:tc>
          <w:tcPr>
            <w:tcW w:w="0" w:type="auto"/>
            <w:hideMark/>
          </w:tcPr>
          <w:p w:rsidR="00BF40CE" w:rsidRDefault="00BF40CE">
            <w:pPr>
              <w:pStyle w:val="Bibliography"/>
              <w:rPr>
                <w:ins w:id="871" w:author="Bill" w:date="2012-04-30T11:43:00Z"/>
                <w:noProof/>
              </w:rPr>
            </w:pPr>
            <w:ins w:id="872" w:author="Bill" w:date="2012-04-30T11:43:00Z">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ins>
          </w:p>
        </w:tc>
      </w:tr>
      <w:tr w:rsidR="00BF40CE">
        <w:trPr>
          <w:divId w:val="137648185"/>
          <w:tblCellSpacing w:w="15" w:type="dxa"/>
          <w:ins w:id="873" w:author="Bill" w:date="2012-04-30T11:43:00Z"/>
        </w:trPr>
        <w:tc>
          <w:tcPr>
            <w:tcW w:w="50" w:type="pct"/>
            <w:hideMark/>
          </w:tcPr>
          <w:p w:rsidR="00BF40CE" w:rsidRDefault="00BF40CE">
            <w:pPr>
              <w:pStyle w:val="Bibliography"/>
              <w:rPr>
                <w:ins w:id="874" w:author="Bill" w:date="2012-04-30T11:43:00Z"/>
                <w:noProof/>
              </w:rPr>
            </w:pPr>
            <w:ins w:id="875" w:author="Bill" w:date="2012-04-30T11:43:00Z">
              <w:r>
                <w:rPr>
                  <w:noProof/>
                </w:rPr>
                <w:t xml:space="preserve">[10] </w:t>
              </w:r>
            </w:ins>
          </w:p>
        </w:tc>
        <w:tc>
          <w:tcPr>
            <w:tcW w:w="0" w:type="auto"/>
            <w:hideMark/>
          </w:tcPr>
          <w:p w:rsidR="00BF40CE" w:rsidRDefault="00BF40CE">
            <w:pPr>
              <w:pStyle w:val="Bibliography"/>
              <w:rPr>
                <w:ins w:id="876" w:author="Bill" w:date="2012-04-30T11:43:00Z"/>
                <w:noProof/>
              </w:rPr>
            </w:pPr>
            <w:ins w:id="877" w:author="Bill" w:date="2012-04-30T11:43:00Z">
              <w:r>
                <w:rPr>
                  <w:noProof/>
                </w:rPr>
                <w:t xml:space="preserve">E. Seemann, B. Leibe, K. Mikolajczyk and B. Schiele, "An Evaluation of Local Shape-Based Features for Pedestrian Detection," in </w:t>
              </w:r>
              <w:r>
                <w:rPr>
                  <w:i/>
                  <w:iCs/>
                  <w:noProof/>
                </w:rPr>
                <w:t xml:space="preserve">Proceedings of the </w:t>
              </w:r>
              <w:r>
                <w:rPr>
                  <w:i/>
                  <w:iCs/>
                  <w:noProof/>
                </w:rPr>
                <w:lastRenderedPageBreak/>
                <w:t>British Machine Vision Conference</w:t>
              </w:r>
              <w:r>
                <w:rPr>
                  <w:noProof/>
                </w:rPr>
                <w:t xml:space="preserve">, 2005. </w:t>
              </w:r>
            </w:ins>
          </w:p>
        </w:tc>
      </w:tr>
      <w:tr w:rsidR="00BF40CE">
        <w:trPr>
          <w:divId w:val="137648185"/>
          <w:tblCellSpacing w:w="15" w:type="dxa"/>
          <w:ins w:id="878" w:author="Bill" w:date="2012-04-30T11:43:00Z"/>
        </w:trPr>
        <w:tc>
          <w:tcPr>
            <w:tcW w:w="50" w:type="pct"/>
            <w:hideMark/>
          </w:tcPr>
          <w:p w:rsidR="00BF40CE" w:rsidRDefault="00BF40CE">
            <w:pPr>
              <w:pStyle w:val="Bibliography"/>
              <w:rPr>
                <w:ins w:id="879" w:author="Bill" w:date="2012-04-30T11:43:00Z"/>
                <w:noProof/>
              </w:rPr>
            </w:pPr>
            <w:ins w:id="880" w:author="Bill" w:date="2012-04-30T11:43:00Z">
              <w:r>
                <w:rPr>
                  <w:noProof/>
                </w:rPr>
                <w:lastRenderedPageBreak/>
                <w:t xml:space="preserve">[11] </w:t>
              </w:r>
            </w:ins>
          </w:p>
        </w:tc>
        <w:tc>
          <w:tcPr>
            <w:tcW w:w="0" w:type="auto"/>
            <w:hideMark/>
          </w:tcPr>
          <w:p w:rsidR="00BF40CE" w:rsidRDefault="00BF40CE">
            <w:pPr>
              <w:pStyle w:val="Bibliography"/>
              <w:rPr>
                <w:ins w:id="881" w:author="Bill" w:date="2012-04-30T11:43:00Z"/>
                <w:noProof/>
              </w:rPr>
            </w:pPr>
            <w:ins w:id="882" w:author="Bill" w:date="2012-04-30T11:43:00Z">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ins>
          </w:p>
        </w:tc>
      </w:tr>
      <w:tr w:rsidR="00BF40CE">
        <w:trPr>
          <w:divId w:val="137648185"/>
          <w:tblCellSpacing w:w="15" w:type="dxa"/>
          <w:ins w:id="883" w:author="Bill" w:date="2012-04-30T11:43:00Z"/>
        </w:trPr>
        <w:tc>
          <w:tcPr>
            <w:tcW w:w="50" w:type="pct"/>
            <w:hideMark/>
          </w:tcPr>
          <w:p w:rsidR="00BF40CE" w:rsidRDefault="00BF40CE">
            <w:pPr>
              <w:pStyle w:val="Bibliography"/>
              <w:rPr>
                <w:ins w:id="884" w:author="Bill" w:date="2012-04-30T11:43:00Z"/>
                <w:noProof/>
              </w:rPr>
            </w:pPr>
            <w:ins w:id="885" w:author="Bill" w:date="2012-04-30T11:43:00Z">
              <w:r>
                <w:rPr>
                  <w:noProof/>
                </w:rPr>
                <w:t xml:space="preserve">[12] </w:t>
              </w:r>
            </w:ins>
          </w:p>
        </w:tc>
        <w:tc>
          <w:tcPr>
            <w:tcW w:w="0" w:type="auto"/>
            <w:hideMark/>
          </w:tcPr>
          <w:p w:rsidR="00BF40CE" w:rsidRDefault="00BF40CE">
            <w:pPr>
              <w:pStyle w:val="Bibliography"/>
              <w:rPr>
                <w:ins w:id="886" w:author="Bill" w:date="2012-04-30T11:43:00Z"/>
                <w:noProof/>
              </w:rPr>
            </w:pPr>
            <w:ins w:id="887" w:author="Bill" w:date="2012-04-30T11:43:00Z">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ins>
          </w:p>
        </w:tc>
      </w:tr>
      <w:tr w:rsidR="00BF40CE">
        <w:trPr>
          <w:divId w:val="137648185"/>
          <w:tblCellSpacing w:w="15" w:type="dxa"/>
          <w:ins w:id="888" w:author="Bill" w:date="2012-04-30T11:43:00Z"/>
        </w:trPr>
        <w:tc>
          <w:tcPr>
            <w:tcW w:w="50" w:type="pct"/>
            <w:hideMark/>
          </w:tcPr>
          <w:p w:rsidR="00BF40CE" w:rsidRDefault="00BF40CE">
            <w:pPr>
              <w:pStyle w:val="Bibliography"/>
              <w:rPr>
                <w:ins w:id="889" w:author="Bill" w:date="2012-04-30T11:43:00Z"/>
                <w:noProof/>
              </w:rPr>
            </w:pPr>
            <w:ins w:id="890" w:author="Bill" w:date="2012-04-30T11:43:00Z">
              <w:r>
                <w:rPr>
                  <w:noProof/>
                </w:rPr>
                <w:t xml:space="preserve">[13] </w:t>
              </w:r>
            </w:ins>
          </w:p>
        </w:tc>
        <w:tc>
          <w:tcPr>
            <w:tcW w:w="0" w:type="auto"/>
            <w:hideMark/>
          </w:tcPr>
          <w:p w:rsidR="00BF40CE" w:rsidRDefault="00BF40CE">
            <w:pPr>
              <w:pStyle w:val="Bibliography"/>
              <w:rPr>
                <w:ins w:id="891" w:author="Bill" w:date="2012-04-30T11:43:00Z"/>
                <w:noProof/>
              </w:rPr>
            </w:pPr>
            <w:ins w:id="892" w:author="Bill" w:date="2012-04-30T11:43:00Z">
              <w:r>
                <w:rPr>
                  <w:noProof/>
                </w:rPr>
                <w:t xml:space="preserve">T. Nakada, S. Kagami and H. Mizoguchi, "Pedestrian detection using 3D optical flow sequences for a mobile robot," in </w:t>
              </w:r>
              <w:r>
                <w:rPr>
                  <w:i/>
                  <w:iCs/>
                  <w:noProof/>
                </w:rPr>
                <w:t>IEEE Sensors</w:t>
              </w:r>
              <w:r>
                <w:rPr>
                  <w:noProof/>
                </w:rPr>
                <w:t xml:space="preserve">, 2008. </w:t>
              </w:r>
            </w:ins>
          </w:p>
        </w:tc>
      </w:tr>
      <w:tr w:rsidR="00BF40CE">
        <w:trPr>
          <w:divId w:val="137648185"/>
          <w:tblCellSpacing w:w="15" w:type="dxa"/>
          <w:ins w:id="893" w:author="Bill" w:date="2012-04-30T11:43:00Z"/>
        </w:trPr>
        <w:tc>
          <w:tcPr>
            <w:tcW w:w="50" w:type="pct"/>
            <w:hideMark/>
          </w:tcPr>
          <w:p w:rsidR="00BF40CE" w:rsidRDefault="00BF40CE">
            <w:pPr>
              <w:pStyle w:val="Bibliography"/>
              <w:rPr>
                <w:ins w:id="894" w:author="Bill" w:date="2012-04-30T11:43:00Z"/>
                <w:noProof/>
              </w:rPr>
            </w:pPr>
            <w:ins w:id="895" w:author="Bill" w:date="2012-04-30T11:43:00Z">
              <w:r>
                <w:rPr>
                  <w:noProof/>
                </w:rPr>
                <w:t xml:space="preserve">[14] </w:t>
              </w:r>
            </w:ins>
          </w:p>
        </w:tc>
        <w:tc>
          <w:tcPr>
            <w:tcW w:w="0" w:type="auto"/>
            <w:hideMark/>
          </w:tcPr>
          <w:p w:rsidR="00BF40CE" w:rsidRDefault="00BF40CE">
            <w:pPr>
              <w:pStyle w:val="Bibliography"/>
              <w:rPr>
                <w:ins w:id="896" w:author="Bill" w:date="2012-04-30T11:43:00Z"/>
                <w:noProof/>
              </w:rPr>
            </w:pPr>
            <w:ins w:id="897" w:author="Bill" w:date="2012-04-30T11:43:00Z">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ins>
          </w:p>
        </w:tc>
      </w:tr>
      <w:tr w:rsidR="00BF40CE">
        <w:trPr>
          <w:divId w:val="137648185"/>
          <w:tblCellSpacing w:w="15" w:type="dxa"/>
          <w:ins w:id="898" w:author="Bill" w:date="2012-04-30T11:43:00Z"/>
        </w:trPr>
        <w:tc>
          <w:tcPr>
            <w:tcW w:w="50" w:type="pct"/>
            <w:hideMark/>
          </w:tcPr>
          <w:p w:rsidR="00BF40CE" w:rsidRDefault="00BF40CE">
            <w:pPr>
              <w:pStyle w:val="Bibliography"/>
              <w:rPr>
                <w:ins w:id="899" w:author="Bill" w:date="2012-04-30T11:43:00Z"/>
                <w:noProof/>
              </w:rPr>
            </w:pPr>
            <w:ins w:id="900" w:author="Bill" w:date="2012-04-30T11:43:00Z">
              <w:r>
                <w:rPr>
                  <w:noProof/>
                </w:rPr>
                <w:t xml:space="preserve">[15] </w:t>
              </w:r>
            </w:ins>
          </w:p>
        </w:tc>
        <w:tc>
          <w:tcPr>
            <w:tcW w:w="0" w:type="auto"/>
            <w:hideMark/>
          </w:tcPr>
          <w:p w:rsidR="00BF40CE" w:rsidRDefault="00BF40CE">
            <w:pPr>
              <w:pStyle w:val="Bibliography"/>
              <w:rPr>
                <w:ins w:id="901" w:author="Bill" w:date="2012-04-30T11:43:00Z"/>
                <w:noProof/>
              </w:rPr>
            </w:pPr>
            <w:ins w:id="902" w:author="Bill" w:date="2012-04-30T11:43:00Z">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ins>
          </w:p>
        </w:tc>
      </w:tr>
      <w:tr w:rsidR="00BF40CE">
        <w:trPr>
          <w:divId w:val="137648185"/>
          <w:tblCellSpacing w:w="15" w:type="dxa"/>
          <w:ins w:id="903" w:author="Bill" w:date="2012-04-30T11:43:00Z"/>
        </w:trPr>
        <w:tc>
          <w:tcPr>
            <w:tcW w:w="50" w:type="pct"/>
            <w:hideMark/>
          </w:tcPr>
          <w:p w:rsidR="00BF40CE" w:rsidRDefault="00BF40CE">
            <w:pPr>
              <w:pStyle w:val="Bibliography"/>
              <w:rPr>
                <w:ins w:id="904" w:author="Bill" w:date="2012-04-30T11:43:00Z"/>
                <w:noProof/>
              </w:rPr>
            </w:pPr>
            <w:ins w:id="905" w:author="Bill" w:date="2012-04-30T11:43:00Z">
              <w:r>
                <w:rPr>
                  <w:noProof/>
                </w:rPr>
                <w:t xml:space="preserve">[16] </w:t>
              </w:r>
            </w:ins>
          </w:p>
        </w:tc>
        <w:tc>
          <w:tcPr>
            <w:tcW w:w="0" w:type="auto"/>
            <w:hideMark/>
          </w:tcPr>
          <w:p w:rsidR="00BF40CE" w:rsidRDefault="00BF40CE">
            <w:pPr>
              <w:pStyle w:val="Bibliography"/>
              <w:rPr>
                <w:ins w:id="906" w:author="Bill" w:date="2012-04-30T11:43:00Z"/>
                <w:noProof/>
              </w:rPr>
            </w:pPr>
            <w:ins w:id="907" w:author="Bill" w:date="2012-04-30T11:43:00Z">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ins>
          </w:p>
        </w:tc>
      </w:tr>
      <w:tr w:rsidR="00BF40CE">
        <w:trPr>
          <w:divId w:val="137648185"/>
          <w:tblCellSpacing w:w="15" w:type="dxa"/>
          <w:ins w:id="908" w:author="Bill" w:date="2012-04-30T11:43:00Z"/>
        </w:trPr>
        <w:tc>
          <w:tcPr>
            <w:tcW w:w="50" w:type="pct"/>
            <w:hideMark/>
          </w:tcPr>
          <w:p w:rsidR="00BF40CE" w:rsidRDefault="00BF40CE">
            <w:pPr>
              <w:pStyle w:val="Bibliography"/>
              <w:rPr>
                <w:ins w:id="909" w:author="Bill" w:date="2012-04-30T11:43:00Z"/>
                <w:noProof/>
              </w:rPr>
            </w:pPr>
            <w:ins w:id="910" w:author="Bill" w:date="2012-04-30T11:43:00Z">
              <w:r>
                <w:rPr>
                  <w:noProof/>
                </w:rPr>
                <w:t xml:space="preserve">[17] </w:t>
              </w:r>
            </w:ins>
          </w:p>
        </w:tc>
        <w:tc>
          <w:tcPr>
            <w:tcW w:w="0" w:type="auto"/>
            <w:hideMark/>
          </w:tcPr>
          <w:p w:rsidR="00BF40CE" w:rsidRDefault="00BF40CE">
            <w:pPr>
              <w:pStyle w:val="Bibliography"/>
              <w:rPr>
                <w:ins w:id="911" w:author="Bill" w:date="2012-04-30T11:43:00Z"/>
                <w:noProof/>
              </w:rPr>
            </w:pPr>
            <w:ins w:id="912" w:author="Bill" w:date="2012-04-30T11:43:00Z">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ins>
          </w:p>
        </w:tc>
      </w:tr>
    </w:tbl>
    <w:p w:rsidR="00BF40CE" w:rsidRDefault="00BF40CE">
      <w:pPr>
        <w:divId w:val="137648185"/>
        <w:rPr>
          <w:ins w:id="913" w:author="Bill" w:date="2012-04-30T11:43:00Z"/>
          <w:rFonts w:eastAsia="Times New Roman"/>
          <w:noProof/>
        </w:rPr>
      </w:pPr>
    </w:p>
    <w:p w:rsidR="006211C8" w:rsidDel="00BF40CE" w:rsidRDefault="006211C8">
      <w:pPr>
        <w:rPr>
          <w:del w:id="914" w:author="Bill" w:date="2012-04-30T11:43:00Z"/>
          <w:rFonts w:asciiTheme="minorHAnsi" w:hAnsiTheme="minorHAnsi"/>
          <w:noProof/>
          <w:sz w:val="22"/>
        </w:rPr>
      </w:pPr>
    </w:p>
    <w:p w:rsidR="00A5597E" w:rsidDel="006211C8" w:rsidRDefault="00A5597E">
      <w:pPr>
        <w:rPr>
          <w:del w:id="915" w:author="Bill" w:date="2012-04-30T10:51:00Z"/>
          <w:rFonts w:asciiTheme="minorHAnsi" w:hAnsiTheme="minorHAnsi"/>
          <w:noProof/>
          <w:sz w:val="22"/>
        </w:rPr>
      </w:pPr>
    </w:p>
    <w:p w:rsidR="00DF2C28" w:rsidDel="00A5597E" w:rsidRDefault="00DF2C28">
      <w:pPr>
        <w:rPr>
          <w:del w:id="916" w:author="Bill" w:date="2012-04-29T20:00:00Z"/>
          <w:rFonts w:asciiTheme="minorHAnsi" w:hAnsiTheme="minorHAnsi"/>
          <w:noProof/>
          <w:sz w:val="22"/>
        </w:rPr>
      </w:pPr>
    </w:p>
    <w:p w:rsidR="006D75F8" w:rsidDel="00DF2C28" w:rsidRDefault="006D75F8">
      <w:pPr>
        <w:rPr>
          <w:del w:id="917" w:author="Bill" w:date="2012-04-29T19:35:00Z"/>
          <w:rFonts w:asciiTheme="minorHAnsi" w:hAnsiTheme="minorHAnsi"/>
          <w:noProof/>
          <w:sz w:val="22"/>
        </w:rPr>
      </w:pPr>
    </w:p>
    <w:p w:rsidR="00F17FBE" w:rsidDel="006D75F8" w:rsidRDefault="00F17FBE" w:rsidP="00C17AD4">
      <w:pPr>
        <w:rPr>
          <w:del w:id="918" w:author="Bill" w:date="2012-04-29T19:13:00Z"/>
          <w:rFonts w:asciiTheme="minorHAnsi" w:hAnsiTheme="minorHAnsi"/>
          <w:noProof/>
          <w:sz w:val="22"/>
        </w:rPr>
      </w:pPr>
    </w:p>
    <w:p w:rsidR="00D971A3" w:rsidDel="00F17FBE" w:rsidRDefault="00D971A3" w:rsidP="00C17AD4">
      <w:pPr>
        <w:rPr>
          <w:del w:id="919" w:author="Bill" w:date="2012-04-28T19:53:00Z"/>
          <w:rFonts w:asciiTheme="minorHAnsi" w:hAnsiTheme="minorHAnsi"/>
          <w:noProof/>
          <w:sz w:val="22"/>
        </w:rPr>
      </w:pPr>
    </w:p>
    <w:p w:rsidR="00DE34F8" w:rsidDel="00D971A3" w:rsidRDefault="00DE34F8" w:rsidP="00C17AD4">
      <w:pPr>
        <w:rPr>
          <w:del w:id="920" w:author="Bill" w:date="2012-04-28T19:45:00Z"/>
          <w:rFonts w:asciiTheme="minorHAnsi" w:hAnsiTheme="minorHAnsi"/>
          <w:noProof/>
          <w:sz w:val="22"/>
        </w:rPr>
      </w:pPr>
    </w:p>
    <w:p w:rsidR="00C51337" w:rsidDel="00DE34F8" w:rsidRDefault="00C51337" w:rsidP="00C17AD4">
      <w:pPr>
        <w:rPr>
          <w:del w:id="921" w:author="Bill" w:date="2012-04-28T19:33:00Z"/>
          <w:rFonts w:asciiTheme="minorHAnsi" w:hAnsiTheme="minorHAnsi"/>
          <w:noProof/>
          <w:sz w:val="22"/>
        </w:rPr>
      </w:pPr>
    </w:p>
    <w:p w:rsidR="00943DAB" w:rsidDel="00C51337" w:rsidRDefault="00943DAB" w:rsidP="00C17AD4">
      <w:pPr>
        <w:rPr>
          <w:del w:id="922" w:author="Bill" w:date="2012-04-28T17:42:00Z"/>
          <w:rFonts w:asciiTheme="minorHAnsi" w:hAnsiTheme="minorHAnsi"/>
          <w:noProof/>
          <w:sz w:val="22"/>
        </w:rPr>
      </w:pPr>
    </w:p>
    <w:p w:rsidR="00C17AD4" w:rsidDel="00943DAB" w:rsidRDefault="00C17AD4" w:rsidP="00C17AD4">
      <w:pPr>
        <w:rPr>
          <w:del w:id="923" w:author="Bill" w:date="2012-04-28T17:30:00Z"/>
          <w:rFonts w:asciiTheme="minorHAnsi" w:hAnsiTheme="minorHAnsi"/>
          <w:noProof/>
          <w:sz w:val="22"/>
        </w:rPr>
      </w:pPr>
    </w:p>
    <w:p w:rsidR="00D971A3" w:rsidRPr="00AF3C43" w:rsidRDefault="00C17AD4">
      <w:pPr>
        <w:pPrChange w:id="924" w:author="Bill" w:date="2012-04-28T17:14:00Z">
          <w:pPr>
            <w:pStyle w:val="MinorHeading"/>
          </w:pPr>
        </w:pPrChange>
      </w:pPr>
      <w:ins w:id="925" w:author="Bill" w:date="2012-04-28T17:14:00Z">
        <w:r>
          <w:fldChar w:fldCharType="end"/>
        </w:r>
      </w:ins>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6111" w:rsidRDefault="00E96111" w:rsidP="000F6971">
      <w:pPr>
        <w:spacing w:after="0" w:line="240" w:lineRule="auto"/>
      </w:pPr>
      <w:r>
        <w:separator/>
      </w:r>
    </w:p>
  </w:endnote>
  <w:endnote w:type="continuationSeparator" w:id="0">
    <w:p w:rsidR="00E96111" w:rsidRDefault="00E96111"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C15726" w:rsidRDefault="00C15726">
        <w:pPr>
          <w:pStyle w:val="Footer"/>
          <w:jc w:val="right"/>
        </w:pPr>
        <w:r>
          <w:fldChar w:fldCharType="begin"/>
        </w:r>
        <w:r>
          <w:instrText xml:space="preserve"> PAGE   \* MERGEFORMAT </w:instrText>
        </w:r>
        <w:r>
          <w:fldChar w:fldCharType="separate"/>
        </w:r>
        <w:r w:rsidR="0097622B">
          <w:rPr>
            <w:noProof/>
          </w:rPr>
          <w:t>6</w:t>
        </w:r>
        <w:r>
          <w:rPr>
            <w:noProof/>
          </w:rPr>
          <w:fldChar w:fldCharType="end"/>
        </w:r>
      </w:p>
    </w:sdtContent>
  </w:sdt>
  <w:p w:rsidR="00C15726" w:rsidRDefault="00C15726"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5726" w:rsidRDefault="00C15726">
    <w:pPr>
      <w:pStyle w:val="Footer"/>
      <w:jc w:val="right"/>
    </w:pPr>
  </w:p>
  <w:p w:rsidR="00C15726" w:rsidRDefault="00C15726"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6111" w:rsidRDefault="00E96111" w:rsidP="000F6971">
      <w:pPr>
        <w:spacing w:after="0" w:line="240" w:lineRule="auto"/>
      </w:pPr>
      <w:r>
        <w:separator/>
      </w:r>
    </w:p>
  </w:footnote>
  <w:footnote w:type="continuationSeparator" w:id="0">
    <w:p w:rsidR="00E96111" w:rsidRDefault="00E96111"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14CD6"/>
    <w:rsid w:val="00021587"/>
    <w:rsid w:val="0002548B"/>
    <w:rsid w:val="000320BD"/>
    <w:rsid w:val="000330C7"/>
    <w:rsid w:val="00044FAA"/>
    <w:rsid w:val="000522CB"/>
    <w:rsid w:val="0005382D"/>
    <w:rsid w:val="00075E01"/>
    <w:rsid w:val="000844BB"/>
    <w:rsid w:val="00087149"/>
    <w:rsid w:val="000923B3"/>
    <w:rsid w:val="0009323F"/>
    <w:rsid w:val="000A1CEA"/>
    <w:rsid w:val="000C0ADD"/>
    <w:rsid w:val="000F6971"/>
    <w:rsid w:val="00112600"/>
    <w:rsid w:val="00115579"/>
    <w:rsid w:val="00144948"/>
    <w:rsid w:val="001625DD"/>
    <w:rsid w:val="001639A4"/>
    <w:rsid w:val="001653C3"/>
    <w:rsid w:val="00165CE3"/>
    <w:rsid w:val="0017223D"/>
    <w:rsid w:val="001805A0"/>
    <w:rsid w:val="0018125C"/>
    <w:rsid w:val="001852AA"/>
    <w:rsid w:val="00190309"/>
    <w:rsid w:val="001940DD"/>
    <w:rsid w:val="001B3B6D"/>
    <w:rsid w:val="001D4F8F"/>
    <w:rsid w:val="002012DB"/>
    <w:rsid w:val="00212636"/>
    <w:rsid w:val="00236A08"/>
    <w:rsid w:val="00236B40"/>
    <w:rsid w:val="0024185E"/>
    <w:rsid w:val="00243D25"/>
    <w:rsid w:val="00262CEF"/>
    <w:rsid w:val="00265DB9"/>
    <w:rsid w:val="00266623"/>
    <w:rsid w:val="00281685"/>
    <w:rsid w:val="00287B9D"/>
    <w:rsid w:val="002A5E26"/>
    <w:rsid w:val="002C1BDA"/>
    <w:rsid w:val="002C3A90"/>
    <w:rsid w:val="002F1992"/>
    <w:rsid w:val="00300267"/>
    <w:rsid w:val="00301726"/>
    <w:rsid w:val="00304B61"/>
    <w:rsid w:val="003060D6"/>
    <w:rsid w:val="00326A3B"/>
    <w:rsid w:val="003278A0"/>
    <w:rsid w:val="00333C89"/>
    <w:rsid w:val="00371F78"/>
    <w:rsid w:val="00395035"/>
    <w:rsid w:val="003964F8"/>
    <w:rsid w:val="003D17C6"/>
    <w:rsid w:val="003F62D4"/>
    <w:rsid w:val="004026C5"/>
    <w:rsid w:val="00416EEF"/>
    <w:rsid w:val="004303D8"/>
    <w:rsid w:val="00430ECB"/>
    <w:rsid w:val="00485793"/>
    <w:rsid w:val="004A44C1"/>
    <w:rsid w:val="004B6D29"/>
    <w:rsid w:val="004C3013"/>
    <w:rsid w:val="004C459C"/>
    <w:rsid w:val="004E4B19"/>
    <w:rsid w:val="005209F2"/>
    <w:rsid w:val="00521E0F"/>
    <w:rsid w:val="00523A51"/>
    <w:rsid w:val="00523AC0"/>
    <w:rsid w:val="00537568"/>
    <w:rsid w:val="00540AEA"/>
    <w:rsid w:val="005479D3"/>
    <w:rsid w:val="00573238"/>
    <w:rsid w:val="00575D0E"/>
    <w:rsid w:val="005844FD"/>
    <w:rsid w:val="005858FB"/>
    <w:rsid w:val="00592D14"/>
    <w:rsid w:val="005A7D17"/>
    <w:rsid w:val="005B1D8B"/>
    <w:rsid w:val="005C05ED"/>
    <w:rsid w:val="005D45C2"/>
    <w:rsid w:val="005D71AF"/>
    <w:rsid w:val="005F74E0"/>
    <w:rsid w:val="00610DD8"/>
    <w:rsid w:val="006211C8"/>
    <w:rsid w:val="00635D8F"/>
    <w:rsid w:val="006432F5"/>
    <w:rsid w:val="006551D7"/>
    <w:rsid w:val="006556D0"/>
    <w:rsid w:val="00663205"/>
    <w:rsid w:val="00691CA2"/>
    <w:rsid w:val="006B3085"/>
    <w:rsid w:val="006D67DB"/>
    <w:rsid w:val="006D75F8"/>
    <w:rsid w:val="007019C4"/>
    <w:rsid w:val="007138C2"/>
    <w:rsid w:val="00714056"/>
    <w:rsid w:val="00714596"/>
    <w:rsid w:val="00716208"/>
    <w:rsid w:val="00724C1A"/>
    <w:rsid w:val="00726CBE"/>
    <w:rsid w:val="00733B86"/>
    <w:rsid w:val="00735B7C"/>
    <w:rsid w:val="00737F59"/>
    <w:rsid w:val="00750DAF"/>
    <w:rsid w:val="007546AF"/>
    <w:rsid w:val="00767E0C"/>
    <w:rsid w:val="007722EA"/>
    <w:rsid w:val="0077556F"/>
    <w:rsid w:val="007B5EC1"/>
    <w:rsid w:val="007C11F5"/>
    <w:rsid w:val="007E7C2A"/>
    <w:rsid w:val="007F1955"/>
    <w:rsid w:val="007F319B"/>
    <w:rsid w:val="007F5E7A"/>
    <w:rsid w:val="00810CA6"/>
    <w:rsid w:val="00822E1C"/>
    <w:rsid w:val="00825C2A"/>
    <w:rsid w:val="00825EC4"/>
    <w:rsid w:val="008301E4"/>
    <w:rsid w:val="00830530"/>
    <w:rsid w:val="00841EDF"/>
    <w:rsid w:val="008621F7"/>
    <w:rsid w:val="00891478"/>
    <w:rsid w:val="008A0789"/>
    <w:rsid w:val="008A5AD7"/>
    <w:rsid w:val="008B310C"/>
    <w:rsid w:val="008C29A6"/>
    <w:rsid w:val="008C55FD"/>
    <w:rsid w:val="008D1973"/>
    <w:rsid w:val="00903499"/>
    <w:rsid w:val="00912610"/>
    <w:rsid w:val="009137A6"/>
    <w:rsid w:val="009145F0"/>
    <w:rsid w:val="009208C7"/>
    <w:rsid w:val="009224AA"/>
    <w:rsid w:val="00934B3D"/>
    <w:rsid w:val="00943DAB"/>
    <w:rsid w:val="0095394F"/>
    <w:rsid w:val="00956182"/>
    <w:rsid w:val="0097622B"/>
    <w:rsid w:val="009B0251"/>
    <w:rsid w:val="009B5486"/>
    <w:rsid w:val="009B71CC"/>
    <w:rsid w:val="009C137C"/>
    <w:rsid w:val="009C1594"/>
    <w:rsid w:val="009D5B4A"/>
    <w:rsid w:val="009F249C"/>
    <w:rsid w:val="00A02D08"/>
    <w:rsid w:val="00A05696"/>
    <w:rsid w:val="00A07F11"/>
    <w:rsid w:val="00A16215"/>
    <w:rsid w:val="00A16B73"/>
    <w:rsid w:val="00A23C15"/>
    <w:rsid w:val="00A4281A"/>
    <w:rsid w:val="00A522D5"/>
    <w:rsid w:val="00A5597E"/>
    <w:rsid w:val="00A574EB"/>
    <w:rsid w:val="00A655A3"/>
    <w:rsid w:val="00A67241"/>
    <w:rsid w:val="00A9149F"/>
    <w:rsid w:val="00AA203C"/>
    <w:rsid w:val="00AC18E4"/>
    <w:rsid w:val="00AD7B60"/>
    <w:rsid w:val="00AE267A"/>
    <w:rsid w:val="00AE3349"/>
    <w:rsid w:val="00AF1B00"/>
    <w:rsid w:val="00AF35B7"/>
    <w:rsid w:val="00AF3C43"/>
    <w:rsid w:val="00B426CB"/>
    <w:rsid w:val="00B437E1"/>
    <w:rsid w:val="00B618B1"/>
    <w:rsid w:val="00B979F9"/>
    <w:rsid w:val="00BC00C4"/>
    <w:rsid w:val="00BD2662"/>
    <w:rsid w:val="00BD5B74"/>
    <w:rsid w:val="00BE05DB"/>
    <w:rsid w:val="00BF40CE"/>
    <w:rsid w:val="00C0222E"/>
    <w:rsid w:val="00C15726"/>
    <w:rsid w:val="00C17AD4"/>
    <w:rsid w:val="00C240F1"/>
    <w:rsid w:val="00C25EB1"/>
    <w:rsid w:val="00C2731F"/>
    <w:rsid w:val="00C32542"/>
    <w:rsid w:val="00C43F4F"/>
    <w:rsid w:val="00C51337"/>
    <w:rsid w:val="00C517ED"/>
    <w:rsid w:val="00C56540"/>
    <w:rsid w:val="00C65818"/>
    <w:rsid w:val="00C6715A"/>
    <w:rsid w:val="00C679DD"/>
    <w:rsid w:val="00CA22A6"/>
    <w:rsid w:val="00CA22C5"/>
    <w:rsid w:val="00CB0BB1"/>
    <w:rsid w:val="00CC7B62"/>
    <w:rsid w:val="00CD27EC"/>
    <w:rsid w:val="00CD361A"/>
    <w:rsid w:val="00CD5161"/>
    <w:rsid w:val="00D05AF7"/>
    <w:rsid w:val="00D069EB"/>
    <w:rsid w:val="00D1117B"/>
    <w:rsid w:val="00D22590"/>
    <w:rsid w:val="00D22E10"/>
    <w:rsid w:val="00D36F52"/>
    <w:rsid w:val="00D3788F"/>
    <w:rsid w:val="00D41CF1"/>
    <w:rsid w:val="00D46031"/>
    <w:rsid w:val="00D473DC"/>
    <w:rsid w:val="00D559B8"/>
    <w:rsid w:val="00D56E54"/>
    <w:rsid w:val="00D57445"/>
    <w:rsid w:val="00D666F3"/>
    <w:rsid w:val="00D84068"/>
    <w:rsid w:val="00D843D7"/>
    <w:rsid w:val="00D91C5E"/>
    <w:rsid w:val="00D944A5"/>
    <w:rsid w:val="00D971A3"/>
    <w:rsid w:val="00DA2169"/>
    <w:rsid w:val="00DD387E"/>
    <w:rsid w:val="00DD788F"/>
    <w:rsid w:val="00DE34F8"/>
    <w:rsid w:val="00DE61FF"/>
    <w:rsid w:val="00DE6500"/>
    <w:rsid w:val="00DE6503"/>
    <w:rsid w:val="00DF2C28"/>
    <w:rsid w:val="00E13430"/>
    <w:rsid w:val="00E70CFF"/>
    <w:rsid w:val="00E73285"/>
    <w:rsid w:val="00E75416"/>
    <w:rsid w:val="00E917BC"/>
    <w:rsid w:val="00E96111"/>
    <w:rsid w:val="00EA2C8A"/>
    <w:rsid w:val="00EA43E5"/>
    <w:rsid w:val="00EB66B6"/>
    <w:rsid w:val="00ED68F9"/>
    <w:rsid w:val="00EF1EA9"/>
    <w:rsid w:val="00EF3858"/>
    <w:rsid w:val="00F01CA9"/>
    <w:rsid w:val="00F17FBE"/>
    <w:rsid w:val="00F27991"/>
    <w:rsid w:val="00F324C7"/>
    <w:rsid w:val="00F445CD"/>
    <w:rsid w:val="00F4648D"/>
    <w:rsid w:val="00F46792"/>
    <w:rsid w:val="00F53563"/>
    <w:rsid w:val="00F6072C"/>
    <w:rsid w:val="00F6603F"/>
    <w:rsid w:val="00F8651A"/>
    <w:rsid w:val="00F91C31"/>
    <w:rsid w:val="00F94ED7"/>
    <w:rsid w:val="00F96D1D"/>
    <w:rsid w:val="00FA0B5C"/>
    <w:rsid w:val="00FB5F83"/>
    <w:rsid w:val="00FD4F07"/>
    <w:rsid w:val="00FD5A7F"/>
    <w:rsid w:val="00FE05A2"/>
    <w:rsid w:val="00FE2DF8"/>
    <w:rsid w:val="00FE35B7"/>
    <w:rsid w:val="00FE7A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1.emf"/><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12</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5</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2</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3</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8</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6</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16</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15</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9</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10</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1</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14</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17</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13</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11</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4</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7</b:RefOrder>
  </b:Source>
</b:Sources>
</file>

<file path=customXml/itemProps1.xml><?xml version="1.0" encoding="utf-8"?>
<ds:datastoreItem xmlns:ds="http://schemas.openxmlformats.org/officeDocument/2006/customXml" ds:itemID="{C39EC402-CCB8-4343-A076-218C9E6F0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48</Pages>
  <Words>7951</Words>
  <Characters>45323</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William Kulp</dc:creator>
  <cp:lastModifiedBy>Bill</cp:lastModifiedBy>
  <cp:revision>54</cp:revision>
  <dcterms:created xsi:type="dcterms:W3CDTF">2012-04-28T21:19:00Z</dcterms:created>
  <dcterms:modified xsi:type="dcterms:W3CDTF">2012-04-30T16:25:00Z</dcterms:modified>
</cp:coreProperties>
</file>