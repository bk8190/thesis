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F324C7" w:rsidP="00540AEA">
      <w:r>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C276B3"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4336806" w:history="1">
        <w:r w:rsidR="00C276B3" w:rsidRPr="00C40491">
          <w:rPr>
            <w:rStyle w:val="Hyperlink"/>
            <w:noProof/>
          </w:rPr>
          <w:t>1</w:t>
        </w:r>
        <w:r w:rsidR="00C276B3">
          <w:rPr>
            <w:rFonts w:asciiTheme="minorHAnsi" w:hAnsiTheme="minorHAnsi"/>
            <w:noProof/>
            <w:sz w:val="22"/>
          </w:rPr>
          <w:tab/>
        </w:r>
        <w:r w:rsidR="00C276B3" w:rsidRPr="00C40491">
          <w:rPr>
            <w:rStyle w:val="Hyperlink"/>
            <w:noProof/>
          </w:rPr>
          <w:t>Introduction and Background</w:t>
        </w:r>
        <w:r w:rsidR="00C276B3">
          <w:rPr>
            <w:noProof/>
            <w:webHidden/>
          </w:rPr>
          <w:tab/>
        </w:r>
        <w:r w:rsidR="00C276B3">
          <w:rPr>
            <w:noProof/>
            <w:webHidden/>
          </w:rPr>
          <w:fldChar w:fldCharType="begin"/>
        </w:r>
        <w:r w:rsidR="00C276B3">
          <w:rPr>
            <w:noProof/>
            <w:webHidden/>
          </w:rPr>
          <w:instrText xml:space="preserve"> PAGEREF _Toc324336806 \h </w:instrText>
        </w:r>
        <w:r w:rsidR="00C276B3">
          <w:rPr>
            <w:noProof/>
            <w:webHidden/>
          </w:rPr>
        </w:r>
        <w:r w:rsidR="00C276B3">
          <w:rPr>
            <w:noProof/>
            <w:webHidden/>
          </w:rPr>
          <w:fldChar w:fldCharType="separate"/>
        </w:r>
        <w:r w:rsidR="00C276B3">
          <w:rPr>
            <w:noProof/>
            <w:webHidden/>
          </w:rPr>
          <w:t>1</w:t>
        </w:r>
        <w:r w:rsidR="00C276B3">
          <w:rPr>
            <w:noProof/>
            <w:webHidden/>
          </w:rPr>
          <w:fldChar w:fldCharType="end"/>
        </w:r>
      </w:hyperlink>
    </w:p>
    <w:p w:rsidR="00C276B3" w:rsidRDefault="00C276B3">
      <w:pPr>
        <w:pStyle w:val="TOC2"/>
        <w:tabs>
          <w:tab w:val="left" w:pos="880"/>
          <w:tab w:val="right" w:leader="dot" w:pos="8630"/>
        </w:tabs>
        <w:rPr>
          <w:rFonts w:asciiTheme="minorHAnsi" w:hAnsiTheme="minorHAnsi"/>
          <w:noProof/>
          <w:sz w:val="22"/>
        </w:rPr>
      </w:pPr>
      <w:hyperlink w:anchor="_Toc324336807" w:history="1">
        <w:r w:rsidRPr="00C40491">
          <w:rPr>
            <w:rStyle w:val="Hyperlink"/>
            <w:noProof/>
          </w:rPr>
          <w:t>1.1</w:t>
        </w:r>
        <w:r>
          <w:rPr>
            <w:rFonts w:asciiTheme="minorHAnsi" w:hAnsiTheme="minorHAnsi"/>
            <w:noProof/>
            <w:sz w:val="22"/>
          </w:rPr>
          <w:tab/>
        </w:r>
        <w:r w:rsidRPr="00C40491">
          <w:rPr>
            <w:rStyle w:val="Hyperlink"/>
            <w:noProof/>
          </w:rPr>
          <w:t>Computer Vision</w:t>
        </w:r>
        <w:r>
          <w:rPr>
            <w:noProof/>
            <w:webHidden/>
          </w:rPr>
          <w:tab/>
        </w:r>
        <w:r>
          <w:rPr>
            <w:noProof/>
            <w:webHidden/>
          </w:rPr>
          <w:fldChar w:fldCharType="begin"/>
        </w:r>
        <w:r>
          <w:rPr>
            <w:noProof/>
            <w:webHidden/>
          </w:rPr>
          <w:instrText xml:space="preserve"> PAGEREF _Toc324336807 \h </w:instrText>
        </w:r>
        <w:r>
          <w:rPr>
            <w:noProof/>
            <w:webHidden/>
          </w:rPr>
        </w:r>
        <w:r>
          <w:rPr>
            <w:noProof/>
            <w:webHidden/>
          </w:rPr>
          <w:fldChar w:fldCharType="separate"/>
        </w:r>
        <w:r>
          <w:rPr>
            <w:noProof/>
            <w:webHidden/>
          </w:rPr>
          <w:t>1</w:t>
        </w:r>
        <w:r>
          <w:rPr>
            <w:noProof/>
            <w:webHidden/>
          </w:rPr>
          <w:fldChar w:fldCharType="end"/>
        </w:r>
      </w:hyperlink>
    </w:p>
    <w:p w:rsidR="00C276B3" w:rsidRDefault="00C276B3">
      <w:pPr>
        <w:pStyle w:val="TOC2"/>
        <w:tabs>
          <w:tab w:val="left" w:pos="880"/>
          <w:tab w:val="right" w:leader="dot" w:pos="8630"/>
        </w:tabs>
        <w:rPr>
          <w:rFonts w:asciiTheme="minorHAnsi" w:hAnsiTheme="minorHAnsi"/>
          <w:noProof/>
          <w:sz w:val="22"/>
        </w:rPr>
      </w:pPr>
      <w:hyperlink w:anchor="_Toc324336808" w:history="1">
        <w:r w:rsidRPr="00C40491">
          <w:rPr>
            <w:rStyle w:val="Hyperlink"/>
            <w:noProof/>
          </w:rPr>
          <w:t>1.2</w:t>
        </w:r>
        <w:r>
          <w:rPr>
            <w:rFonts w:asciiTheme="minorHAnsi" w:hAnsiTheme="minorHAnsi"/>
            <w:noProof/>
            <w:sz w:val="22"/>
          </w:rPr>
          <w:tab/>
        </w:r>
        <w:r w:rsidRPr="00C40491">
          <w:rPr>
            <w:rStyle w:val="Hyperlink"/>
            <w:noProof/>
          </w:rPr>
          <w:t>Other sensors</w:t>
        </w:r>
        <w:r>
          <w:rPr>
            <w:noProof/>
            <w:webHidden/>
          </w:rPr>
          <w:tab/>
        </w:r>
        <w:r>
          <w:rPr>
            <w:noProof/>
            <w:webHidden/>
          </w:rPr>
          <w:fldChar w:fldCharType="begin"/>
        </w:r>
        <w:r>
          <w:rPr>
            <w:noProof/>
            <w:webHidden/>
          </w:rPr>
          <w:instrText xml:space="preserve"> PAGEREF _Toc324336808 \h </w:instrText>
        </w:r>
        <w:r>
          <w:rPr>
            <w:noProof/>
            <w:webHidden/>
          </w:rPr>
        </w:r>
        <w:r>
          <w:rPr>
            <w:noProof/>
            <w:webHidden/>
          </w:rPr>
          <w:fldChar w:fldCharType="separate"/>
        </w:r>
        <w:r>
          <w:rPr>
            <w:noProof/>
            <w:webHidden/>
          </w:rPr>
          <w:t>5</w:t>
        </w:r>
        <w:r>
          <w:rPr>
            <w:noProof/>
            <w:webHidden/>
          </w:rPr>
          <w:fldChar w:fldCharType="end"/>
        </w:r>
      </w:hyperlink>
    </w:p>
    <w:p w:rsidR="00C276B3" w:rsidRDefault="00C276B3">
      <w:pPr>
        <w:pStyle w:val="TOC2"/>
        <w:tabs>
          <w:tab w:val="left" w:pos="880"/>
          <w:tab w:val="right" w:leader="dot" w:pos="8630"/>
        </w:tabs>
        <w:rPr>
          <w:rFonts w:asciiTheme="minorHAnsi" w:hAnsiTheme="minorHAnsi"/>
          <w:noProof/>
          <w:sz w:val="22"/>
        </w:rPr>
      </w:pPr>
      <w:hyperlink w:anchor="_Toc324336809" w:history="1">
        <w:r w:rsidRPr="00C40491">
          <w:rPr>
            <w:rStyle w:val="Hyperlink"/>
            <w:noProof/>
          </w:rPr>
          <w:t>1.3</w:t>
        </w:r>
        <w:r>
          <w:rPr>
            <w:rFonts w:asciiTheme="minorHAnsi" w:hAnsiTheme="minorHAnsi"/>
            <w:noProof/>
            <w:sz w:val="22"/>
          </w:rPr>
          <w:tab/>
        </w:r>
        <w:r w:rsidRPr="00C40491">
          <w:rPr>
            <w:rStyle w:val="Hyperlink"/>
            <w:noProof/>
          </w:rPr>
          <w:t>Sensor fusion</w:t>
        </w:r>
        <w:r>
          <w:rPr>
            <w:noProof/>
            <w:webHidden/>
          </w:rPr>
          <w:tab/>
        </w:r>
        <w:r>
          <w:rPr>
            <w:noProof/>
            <w:webHidden/>
          </w:rPr>
          <w:fldChar w:fldCharType="begin"/>
        </w:r>
        <w:r>
          <w:rPr>
            <w:noProof/>
            <w:webHidden/>
          </w:rPr>
          <w:instrText xml:space="preserve"> PAGEREF _Toc324336809 \h </w:instrText>
        </w:r>
        <w:r>
          <w:rPr>
            <w:noProof/>
            <w:webHidden/>
          </w:rPr>
        </w:r>
        <w:r>
          <w:rPr>
            <w:noProof/>
            <w:webHidden/>
          </w:rPr>
          <w:fldChar w:fldCharType="separate"/>
        </w:r>
        <w:r>
          <w:rPr>
            <w:noProof/>
            <w:webHidden/>
          </w:rPr>
          <w:t>6</w:t>
        </w:r>
        <w:r>
          <w:rPr>
            <w:noProof/>
            <w:webHidden/>
          </w:rPr>
          <w:fldChar w:fldCharType="end"/>
        </w:r>
      </w:hyperlink>
    </w:p>
    <w:p w:rsidR="00C276B3" w:rsidRDefault="00C276B3">
      <w:pPr>
        <w:pStyle w:val="TOC2"/>
        <w:tabs>
          <w:tab w:val="left" w:pos="880"/>
          <w:tab w:val="right" w:leader="dot" w:pos="8630"/>
        </w:tabs>
        <w:rPr>
          <w:rFonts w:asciiTheme="minorHAnsi" w:hAnsiTheme="minorHAnsi"/>
          <w:noProof/>
          <w:sz w:val="22"/>
        </w:rPr>
      </w:pPr>
      <w:hyperlink w:anchor="_Toc324336810" w:history="1">
        <w:r w:rsidRPr="00C40491">
          <w:rPr>
            <w:rStyle w:val="Hyperlink"/>
            <w:noProof/>
          </w:rPr>
          <w:t>1.4</w:t>
        </w:r>
        <w:r>
          <w:rPr>
            <w:rFonts w:asciiTheme="minorHAnsi" w:hAnsiTheme="minorHAnsi"/>
            <w:noProof/>
            <w:sz w:val="22"/>
          </w:rPr>
          <w:tab/>
        </w:r>
        <w:r w:rsidRPr="00C40491">
          <w:rPr>
            <w:rStyle w:val="Hyperlink"/>
            <w:noProof/>
          </w:rPr>
          <w:t>Planning</w:t>
        </w:r>
        <w:r>
          <w:rPr>
            <w:noProof/>
            <w:webHidden/>
          </w:rPr>
          <w:tab/>
        </w:r>
        <w:r>
          <w:rPr>
            <w:noProof/>
            <w:webHidden/>
          </w:rPr>
          <w:fldChar w:fldCharType="begin"/>
        </w:r>
        <w:r>
          <w:rPr>
            <w:noProof/>
            <w:webHidden/>
          </w:rPr>
          <w:instrText xml:space="preserve"> PAGEREF _Toc324336810 \h </w:instrText>
        </w:r>
        <w:r>
          <w:rPr>
            <w:noProof/>
            <w:webHidden/>
          </w:rPr>
        </w:r>
        <w:r>
          <w:rPr>
            <w:noProof/>
            <w:webHidden/>
          </w:rPr>
          <w:fldChar w:fldCharType="separate"/>
        </w:r>
        <w:r>
          <w:rPr>
            <w:noProof/>
            <w:webHidden/>
          </w:rPr>
          <w:t>7</w:t>
        </w:r>
        <w:r>
          <w:rPr>
            <w:noProof/>
            <w:webHidden/>
          </w:rPr>
          <w:fldChar w:fldCharType="end"/>
        </w:r>
      </w:hyperlink>
    </w:p>
    <w:p w:rsidR="00C276B3" w:rsidRDefault="00C276B3">
      <w:pPr>
        <w:pStyle w:val="TOC1"/>
        <w:tabs>
          <w:tab w:val="left" w:pos="440"/>
          <w:tab w:val="right" w:leader="dot" w:pos="8630"/>
        </w:tabs>
        <w:rPr>
          <w:rFonts w:asciiTheme="minorHAnsi" w:hAnsiTheme="minorHAnsi"/>
          <w:noProof/>
          <w:sz w:val="22"/>
        </w:rPr>
      </w:pPr>
      <w:hyperlink w:anchor="_Toc324336811" w:history="1">
        <w:r w:rsidRPr="00C40491">
          <w:rPr>
            <w:rStyle w:val="Hyperlink"/>
            <w:noProof/>
          </w:rPr>
          <w:t>2</w:t>
        </w:r>
        <w:r>
          <w:rPr>
            <w:rFonts w:asciiTheme="minorHAnsi" w:hAnsiTheme="minorHAnsi"/>
            <w:noProof/>
            <w:sz w:val="22"/>
          </w:rPr>
          <w:tab/>
        </w:r>
        <w:r w:rsidRPr="00C40491">
          <w:rPr>
            <w:rStyle w:val="Hyperlink"/>
            <w:noProof/>
          </w:rPr>
          <w:t>Harlie</w:t>
        </w:r>
        <w:r>
          <w:rPr>
            <w:noProof/>
            <w:webHidden/>
          </w:rPr>
          <w:tab/>
        </w:r>
        <w:r>
          <w:rPr>
            <w:noProof/>
            <w:webHidden/>
          </w:rPr>
          <w:fldChar w:fldCharType="begin"/>
        </w:r>
        <w:r>
          <w:rPr>
            <w:noProof/>
            <w:webHidden/>
          </w:rPr>
          <w:instrText xml:space="preserve"> PAGEREF _Toc324336811 \h </w:instrText>
        </w:r>
        <w:r>
          <w:rPr>
            <w:noProof/>
            <w:webHidden/>
          </w:rPr>
        </w:r>
        <w:r>
          <w:rPr>
            <w:noProof/>
            <w:webHidden/>
          </w:rPr>
          <w:fldChar w:fldCharType="separate"/>
        </w:r>
        <w:r>
          <w:rPr>
            <w:noProof/>
            <w:webHidden/>
          </w:rPr>
          <w:t>8</w:t>
        </w:r>
        <w:r>
          <w:rPr>
            <w:noProof/>
            <w:webHidden/>
          </w:rPr>
          <w:fldChar w:fldCharType="end"/>
        </w:r>
      </w:hyperlink>
    </w:p>
    <w:p w:rsidR="00C276B3" w:rsidRDefault="00C276B3">
      <w:pPr>
        <w:pStyle w:val="TOC2"/>
        <w:tabs>
          <w:tab w:val="left" w:pos="880"/>
          <w:tab w:val="right" w:leader="dot" w:pos="8630"/>
        </w:tabs>
        <w:rPr>
          <w:rFonts w:asciiTheme="minorHAnsi" w:hAnsiTheme="minorHAnsi"/>
          <w:noProof/>
          <w:sz w:val="22"/>
        </w:rPr>
      </w:pPr>
      <w:hyperlink w:anchor="_Toc324336812" w:history="1">
        <w:r w:rsidRPr="00C40491">
          <w:rPr>
            <w:rStyle w:val="Hyperlink"/>
            <w:noProof/>
          </w:rPr>
          <w:t>2.1</w:t>
        </w:r>
        <w:r>
          <w:rPr>
            <w:rFonts w:asciiTheme="minorHAnsi" w:hAnsiTheme="minorHAnsi"/>
            <w:noProof/>
            <w:sz w:val="22"/>
          </w:rPr>
          <w:tab/>
        </w:r>
        <w:r w:rsidRPr="00C40491">
          <w:rPr>
            <w:rStyle w:val="Hyperlink"/>
            <w:noProof/>
          </w:rPr>
          <w:t>Software Architecture</w:t>
        </w:r>
        <w:r>
          <w:rPr>
            <w:noProof/>
            <w:webHidden/>
          </w:rPr>
          <w:tab/>
        </w:r>
        <w:r>
          <w:rPr>
            <w:noProof/>
            <w:webHidden/>
          </w:rPr>
          <w:fldChar w:fldCharType="begin"/>
        </w:r>
        <w:r>
          <w:rPr>
            <w:noProof/>
            <w:webHidden/>
          </w:rPr>
          <w:instrText xml:space="preserve"> PAGEREF _Toc324336812 \h </w:instrText>
        </w:r>
        <w:r>
          <w:rPr>
            <w:noProof/>
            <w:webHidden/>
          </w:rPr>
        </w:r>
        <w:r>
          <w:rPr>
            <w:noProof/>
            <w:webHidden/>
          </w:rPr>
          <w:fldChar w:fldCharType="separate"/>
        </w:r>
        <w:r>
          <w:rPr>
            <w:noProof/>
            <w:webHidden/>
          </w:rPr>
          <w:t>8</w:t>
        </w:r>
        <w:r>
          <w:rPr>
            <w:noProof/>
            <w:webHidden/>
          </w:rPr>
          <w:fldChar w:fldCharType="end"/>
        </w:r>
      </w:hyperlink>
    </w:p>
    <w:p w:rsidR="00C276B3" w:rsidRDefault="00C276B3">
      <w:pPr>
        <w:pStyle w:val="TOC1"/>
        <w:tabs>
          <w:tab w:val="left" w:pos="440"/>
          <w:tab w:val="right" w:leader="dot" w:pos="8630"/>
        </w:tabs>
        <w:rPr>
          <w:rFonts w:asciiTheme="minorHAnsi" w:hAnsiTheme="minorHAnsi"/>
          <w:noProof/>
          <w:sz w:val="22"/>
        </w:rPr>
      </w:pPr>
      <w:hyperlink w:anchor="_Toc324336813" w:history="1">
        <w:r w:rsidRPr="00C40491">
          <w:rPr>
            <w:rStyle w:val="Hyperlink"/>
            <w:noProof/>
          </w:rPr>
          <w:t>3</w:t>
        </w:r>
        <w:r>
          <w:rPr>
            <w:rFonts w:asciiTheme="minorHAnsi" w:hAnsiTheme="minorHAnsi"/>
            <w:noProof/>
            <w:sz w:val="22"/>
          </w:rPr>
          <w:tab/>
        </w:r>
        <w:r w:rsidRPr="00C40491">
          <w:rPr>
            <w:rStyle w:val="Hyperlink"/>
            <w:noProof/>
          </w:rPr>
          <w:t>Evaluation of the Microsoft Kinect</w:t>
        </w:r>
        <w:r>
          <w:rPr>
            <w:noProof/>
            <w:webHidden/>
          </w:rPr>
          <w:tab/>
        </w:r>
        <w:r>
          <w:rPr>
            <w:noProof/>
            <w:webHidden/>
          </w:rPr>
          <w:fldChar w:fldCharType="begin"/>
        </w:r>
        <w:r>
          <w:rPr>
            <w:noProof/>
            <w:webHidden/>
          </w:rPr>
          <w:instrText xml:space="preserve"> PAGEREF _Toc324336813 \h </w:instrText>
        </w:r>
        <w:r>
          <w:rPr>
            <w:noProof/>
            <w:webHidden/>
          </w:rPr>
        </w:r>
        <w:r>
          <w:rPr>
            <w:noProof/>
            <w:webHidden/>
          </w:rPr>
          <w:fldChar w:fldCharType="separate"/>
        </w:r>
        <w:r>
          <w:rPr>
            <w:noProof/>
            <w:webHidden/>
          </w:rPr>
          <w:t>9</w:t>
        </w:r>
        <w:r>
          <w:rPr>
            <w:noProof/>
            <w:webHidden/>
          </w:rPr>
          <w:fldChar w:fldCharType="end"/>
        </w:r>
      </w:hyperlink>
    </w:p>
    <w:p w:rsidR="00C276B3" w:rsidRDefault="00C276B3">
      <w:pPr>
        <w:pStyle w:val="TOC2"/>
        <w:tabs>
          <w:tab w:val="left" w:pos="880"/>
          <w:tab w:val="right" w:leader="dot" w:pos="8630"/>
        </w:tabs>
        <w:rPr>
          <w:rFonts w:asciiTheme="minorHAnsi" w:hAnsiTheme="minorHAnsi"/>
          <w:noProof/>
          <w:sz w:val="22"/>
        </w:rPr>
      </w:pPr>
      <w:hyperlink w:anchor="_Toc324336814" w:history="1">
        <w:r w:rsidRPr="00C40491">
          <w:rPr>
            <w:rStyle w:val="Hyperlink"/>
            <w:noProof/>
          </w:rPr>
          <w:t>3.1</w:t>
        </w:r>
        <w:r>
          <w:rPr>
            <w:rFonts w:asciiTheme="minorHAnsi" w:hAnsiTheme="minorHAnsi"/>
            <w:noProof/>
            <w:sz w:val="22"/>
          </w:rPr>
          <w:tab/>
        </w:r>
        <w:r w:rsidRPr="00C40491">
          <w:rPr>
            <w:rStyle w:val="Hyperlink"/>
            <w:noProof/>
          </w:rPr>
          <w:t>Discrimination Between Users</w:t>
        </w:r>
        <w:r>
          <w:rPr>
            <w:noProof/>
            <w:webHidden/>
          </w:rPr>
          <w:tab/>
        </w:r>
        <w:r>
          <w:rPr>
            <w:noProof/>
            <w:webHidden/>
          </w:rPr>
          <w:fldChar w:fldCharType="begin"/>
        </w:r>
        <w:r>
          <w:rPr>
            <w:noProof/>
            <w:webHidden/>
          </w:rPr>
          <w:instrText xml:space="preserve"> PAGEREF _Toc324336814 \h </w:instrText>
        </w:r>
        <w:r>
          <w:rPr>
            <w:noProof/>
            <w:webHidden/>
          </w:rPr>
        </w:r>
        <w:r>
          <w:rPr>
            <w:noProof/>
            <w:webHidden/>
          </w:rPr>
          <w:fldChar w:fldCharType="separate"/>
        </w:r>
        <w:r>
          <w:rPr>
            <w:noProof/>
            <w:webHidden/>
          </w:rPr>
          <w:t>10</w:t>
        </w:r>
        <w:r>
          <w:rPr>
            <w:noProof/>
            <w:webHidden/>
          </w:rPr>
          <w:fldChar w:fldCharType="end"/>
        </w:r>
      </w:hyperlink>
    </w:p>
    <w:p w:rsidR="00C276B3" w:rsidRDefault="00C276B3">
      <w:pPr>
        <w:pStyle w:val="TOC2"/>
        <w:tabs>
          <w:tab w:val="left" w:pos="880"/>
          <w:tab w:val="right" w:leader="dot" w:pos="8630"/>
        </w:tabs>
        <w:rPr>
          <w:rFonts w:asciiTheme="minorHAnsi" w:hAnsiTheme="minorHAnsi"/>
          <w:noProof/>
          <w:sz w:val="22"/>
        </w:rPr>
      </w:pPr>
      <w:hyperlink w:anchor="_Toc324336815" w:history="1">
        <w:r w:rsidRPr="00C40491">
          <w:rPr>
            <w:rStyle w:val="Hyperlink"/>
            <w:noProof/>
          </w:rPr>
          <w:t>3.2</w:t>
        </w:r>
        <w:r>
          <w:rPr>
            <w:rFonts w:asciiTheme="minorHAnsi" w:hAnsiTheme="minorHAnsi"/>
            <w:noProof/>
            <w:sz w:val="22"/>
          </w:rPr>
          <w:tab/>
        </w:r>
        <w:r w:rsidRPr="00C40491">
          <w:rPr>
            <w:rStyle w:val="Hyperlink"/>
            <w:noProof/>
          </w:rPr>
          <w:t>Calibration of Users</w:t>
        </w:r>
        <w:r>
          <w:rPr>
            <w:noProof/>
            <w:webHidden/>
          </w:rPr>
          <w:tab/>
        </w:r>
        <w:r>
          <w:rPr>
            <w:noProof/>
            <w:webHidden/>
          </w:rPr>
          <w:fldChar w:fldCharType="begin"/>
        </w:r>
        <w:r>
          <w:rPr>
            <w:noProof/>
            <w:webHidden/>
          </w:rPr>
          <w:instrText xml:space="preserve"> PAGEREF _Toc324336815 \h </w:instrText>
        </w:r>
        <w:r>
          <w:rPr>
            <w:noProof/>
            <w:webHidden/>
          </w:rPr>
        </w:r>
        <w:r>
          <w:rPr>
            <w:noProof/>
            <w:webHidden/>
          </w:rPr>
          <w:fldChar w:fldCharType="separate"/>
        </w:r>
        <w:r>
          <w:rPr>
            <w:noProof/>
            <w:webHidden/>
          </w:rPr>
          <w:t>11</w:t>
        </w:r>
        <w:r>
          <w:rPr>
            <w:noProof/>
            <w:webHidden/>
          </w:rPr>
          <w:fldChar w:fldCharType="end"/>
        </w:r>
      </w:hyperlink>
    </w:p>
    <w:p w:rsidR="00C276B3" w:rsidRDefault="00C276B3">
      <w:pPr>
        <w:pStyle w:val="TOC2"/>
        <w:tabs>
          <w:tab w:val="left" w:pos="880"/>
          <w:tab w:val="right" w:leader="dot" w:pos="8630"/>
        </w:tabs>
        <w:rPr>
          <w:rFonts w:asciiTheme="minorHAnsi" w:hAnsiTheme="minorHAnsi"/>
          <w:noProof/>
          <w:sz w:val="22"/>
        </w:rPr>
      </w:pPr>
      <w:hyperlink w:anchor="_Toc324336816" w:history="1">
        <w:r w:rsidRPr="00C40491">
          <w:rPr>
            <w:rStyle w:val="Hyperlink"/>
            <w:noProof/>
          </w:rPr>
          <w:t>3.3</w:t>
        </w:r>
        <w:r>
          <w:rPr>
            <w:rFonts w:asciiTheme="minorHAnsi" w:hAnsiTheme="minorHAnsi"/>
            <w:noProof/>
            <w:sz w:val="22"/>
          </w:rPr>
          <w:tab/>
        </w:r>
        <w:r w:rsidRPr="00C40491">
          <w:rPr>
            <w:rStyle w:val="Hyperlink"/>
            <w:noProof/>
          </w:rPr>
          <w:t>Limited Field of View</w:t>
        </w:r>
        <w:r>
          <w:rPr>
            <w:noProof/>
            <w:webHidden/>
          </w:rPr>
          <w:tab/>
        </w:r>
        <w:r>
          <w:rPr>
            <w:noProof/>
            <w:webHidden/>
          </w:rPr>
          <w:fldChar w:fldCharType="begin"/>
        </w:r>
        <w:r>
          <w:rPr>
            <w:noProof/>
            <w:webHidden/>
          </w:rPr>
          <w:instrText xml:space="preserve"> PAGEREF _Toc324336816 \h </w:instrText>
        </w:r>
        <w:r>
          <w:rPr>
            <w:noProof/>
            <w:webHidden/>
          </w:rPr>
        </w:r>
        <w:r>
          <w:rPr>
            <w:noProof/>
            <w:webHidden/>
          </w:rPr>
          <w:fldChar w:fldCharType="separate"/>
        </w:r>
        <w:r>
          <w:rPr>
            <w:noProof/>
            <w:webHidden/>
          </w:rPr>
          <w:t>13</w:t>
        </w:r>
        <w:r>
          <w:rPr>
            <w:noProof/>
            <w:webHidden/>
          </w:rPr>
          <w:fldChar w:fldCharType="end"/>
        </w:r>
      </w:hyperlink>
    </w:p>
    <w:p w:rsidR="00C276B3" w:rsidRDefault="00C276B3">
      <w:pPr>
        <w:pStyle w:val="TOC2"/>
        <w:tabs>
          <w:tab w:val="left" w:pos="880"/>
          <w:tab w:val="right" w:leader="dot" w:pos="8630"/>
        </w:tabs>
        <w:rPr>
          <w:rFonts w:asciiTheme="minorHAnsi" w:hAnsiTheme="minorHAnsi"/>
          <w:noProof/>
          <w:sz w:val="22"/>
        </w:rPr>
      </w:pPr>
      <w:hyperlink w:anchor="_Toc324336817" w:history="1">
        <w:r w:rsidRPr="00C40491">
          <w:rPr>
            <w:rStyle w:val="Hyperlink"/>
            <w:noProof/>
          </w:rPr>
          <w:t>3.4</w:t>
        </w:r>
        <w:r>
          <w:rPr>
            <w:rFonts w:asciiTheme="minorHAnsi" w:hAnsiTheme="minorHAnsi"/>
            <w:noProof/>
            <w:sz w:val="22"/>
          </w:rPr>
          <w:tab/>
        </w:r>
        <w:r w:rsidRPr="00C40491">
          <w:rPr>
            <w:rStyle w:val="Hyperlink"/>
            <w:noProof/>
          </w:rPr>
          <w:t>Moving Base Problem</w:t>
        </w:r>
        <w:r>
          <w:rPr>
            <w:noProof/>
            <w:webHidden/>
          </w:rPr>
          <w:tab/>
        </w:r>
        <w:r>
          <w:rPr>
            <w:noProof/>
            <w:webHidden/>
          </w:rPr>
          <w:fldChar w:fldCharType="begin"/>
        </w:r>
        <w:r>
          <w:rPr>
            <w:noProof/>
            <w:webHidden/>
          </w:rPr>
          <w:instrText xml:space="preserve"> PAGEREF _Toc324336817 \h </w:instrText>
        </w:r>
        <w:r>
          <w:rPr>
            <w:noProof/>
            <w:webHidden/>
          </w:rPr>
        </w:r>
        <w:r>
          <w:rPr>
            <w:noProof/>
            <w:webHidden/>
          </w:rPr>
          <w:fldChar w:fldCharType="separate"/>
        </w:r>
        <w:r>
          <w:rPr>
            <w:noProof/>
            <w:webHidden/>
          </w:rPr>
          <w:t>16</w:t>
        </w:r>
        <w:r>
          <w:rPr>
            <w:noProof/>
            <w:webHidden/>
          </w:rPr>
          <w:fldChar w:fldCharType="end"/>
        </w:r>
      </w:hyperlink>
    </w:p>
    <w:p w:rsidR="00C276B3" w:rsidRDefault="00C276B3">
      <w:pPr>
        <w:pStyle w:val="TOC1"/>
        <w:tabs>
          <w:tab w:val="left" w:pos="440"/>
          <w:tab w:val="right" w:leader="dot" w:pos="8630"/>
        </w:tabs>
        <w:rPr>
          <w:rFonts w:asciiTheme="minorHAnsi" w:hAnsiTheme="minorHAnsi"/>
          <w:noProof/>
          <w:sz w:val="22"/>
        </w:rPr>
      </w:pPr>
      <w:hyperlink w:anchor="_Toc324336818" w:history="1">
        <w:r w:rsidRPr="00C40491">
          <w:rPr>
            <w:rStyle w:val="Hyperlink"/>
            <w:noProof/>
          </w:rPr>
          <w:t>4</w:t>
        </w:r>
        <w:r>
          <w:rPr>
            <w:rFonts w:asciiTheme="minorHAnsi" w:hAnsiTheme="minorHAnsi"/>
            <w:noProof/>
            <w:sz w:val="22"/>
          </w:rPr>
          <w:tab/>
        </w:r>
        <w:r w:rsidRPr="00C40491">
          <w:rPr>
            <w:rStyle w:val="Hyperlink"/>
            <w:noProof/>
          </w:rPr>
          <w:t>Pan Mount</w:t>
        </w:r>
        <w:r>
          <w:rPr>
            <w:noProof/>
            <w:webHidden/>
          </w:rPr>
          <w:tab/>
        </w:r>
        <w:r>
          <w:rPr>
            <w:noProof/>
            <w:webHidden/>
          </w:rPr>
          <w:fldChar w:fldCharType="begin"/>
        </w:r>
        <w:r>
          <w:rPr>
            <w:noProof/>
            <w:webHidden/>
          </w:rPr>
          <w:instrText xml:space="preserve"> PAGEREF _Toc324336818 \h </w:instrText>
        </w:r>
        <w:r>
          <w:rPr>
            <w:noProof/>
            <w:webHidden/>
          </w:rPr>
        </w:r>
        <w:r>
          <w:rPr>
            <w:noProof/>
            <w:webHidden/>
          </w:rPr>
          <w:fldChar w:fldCharType="separate"/>
        </w:r>
        <w:r>
          <w:rPr>
            <w:noProof/>
            <w:webHidden/>
          </w:rPr>
          <w:t>19</w:t>
        </w:r>
        <w:r>
          <w:rPr>
            <w:noProof/>
            <w:webHidden/>
          </w:rPr>
          <w:fldChar w:fldCharType="end"/>
        </w:r>
      </w:hyperlink>
    </w:p>
    <w:p w:rsidR="00C276B3" w:rsidRDefault="00C276B3">
      <w:pPr>
        <w:pStyle w:val="TOC2"/>
        <w:tabs>
          <w:tab w:val="left" w:pos="880"/>
          <w:tab w:val="right" w:leader="dot" w:pos="8630"/>
        </w:tabs>
        <w:rPr>
          <w:rFonts w:asciiTheme="minorHAnsi" w:hAnsiTheme="minorHAnsi"/>
          <w:noProof/>
          <w:sz w:val="22"/>
        </w:rPr>
      </w:pPr>
      <w:hyperlink w:anchor="_Toc324336819" w:history="1">
        <w:r w:rsidRPr="00C40491">
          <w:rPr>
            <w:rStyle w:val="Hyperlink"/>
            <w:noProof/>
          </w:rPr>
          <w:t>4.1</w:t>
        </w:r>
        <w:r>
          <w:rPr>
            <w:rFonts w:asciiTheme="minorHAnsi" w:hAnsiTheme="minorHAnsi"/>
            <w:noProof/>
            <w:sz w:val="22"/>
          </w:rPr>
          <w:tab/>
        </w:r>
        <w:r w:rsidRPr="00C40491">
          <w:rPr>
            <w:rStyle w:val="Hyperlink"/>
            <w:noProof/>
          </w:rPr>
          <w:t>Performance</w:t>
        </w:r>
        <w:r>
          <w:rPr>
            <w:noProof/>
            <w:webHidden/>
          </w:rPr>
          <w:tab/>
        </w:r>
        <w:r>
          <w:rPr>
            <w:noProof/>
            <w:webHidden/>
          </w:rPr>
          <w:fldChar w:fldCharType="begin"/>
        </w:r>
        <w:r>
          <w:rPr>
            <w:noProof/>
            <w:webHidden/>
          </w:rPr>
          <w:instrText xml:space="preserve"> PAGEREF _Toc324336819 \h </w:instrText>
        </w:r>
        <w:r>
          <w:rPr>
            <w:noProof/>
            <w:webHidden/>
          </w:rPr>
        </w:r>
        <w:r>
          <w:rPr>
            <w:noProof/>
            <w:webHidden/>
          </w:rPr>
          <w:fldChar w:fldCharType="separate"/>
        </w:r>
        <w:r>
          <w:rPr>
            <w:noProof/>
            <w:webHidden/>
          </w:rPr>
          <w:t>21</w:t>
        </w:r>
        <w:r>
          <w:rPr>
            <w:noProof/>
            <w:webHidden/>
          </w:rPr>
          <w:fldChar w:fldCharType="end"/>
        </w:r>
      </w:hyperlink>
    </w:p>
    <w:p w:rsidR="00C276B3" w:rsidRDefault="00C276B3">
      <w:pPr>
        <w:pStyle w:val="TOC2"/>
        <w:tabs>
          <w:tab w:val="left" w:pos="880"/>
          <w:tab w:val="right" w:leader="dot" w:pos="8630"/>
        </w:tabs>
        <w:rPr>
          <w:rFonts w:asciiTheme="minorHAnsi" w:hAnsiTheme="minorHAnsi"/>
          <w:noProof/>
          <w:sz w:val="22"/>
        </w:rPr>
      </w:pPr>
      <w:hyperlink w:anchor="_Toc324336820" w:history="1">
        <w:r w:rsidRPr="00C40491">
          <w:rPr>
            <w:rStyle w:val="Hyperlink"/>
            <w:noProof/>
          </w:rPr>
          <w:t>4.2</w:t>
        </w:r>
        <w:r>
          <w:rPr>
            <w:rFonts w:asciiTheme="minorHAnsi" w:hAnsiTheme="minorHAnsi"/>
            <w:noProof/>
            <w:sz w:val="22"/>
          </w:rPr>
          <w:tab/>
        </w:r>
        <w:r w:rsidRPr="00C40491">
          <w:rPr>
            <w:rStyle w:val="Hyperlink"/>
            <w:noProof/>
          </w:rPr>
          <w:t>Summary</w:t>
        </w:r>
        <w:r>
          <w:rPr>
            <w:noProof/>
            <w:webHidden/>
          </w:rPr>
          <w:tab/>
        </w:r>
        <w:r>
          <w:rPr>
            <w:noProof/>
            <w:webHidden/>
          </w:rPr>
          <w:fldChar w:fldCharType="begin"/>
        </w:r>
        <w:r>
          <w:rPr>
            <w:noProof/>
            <w:webHidden/>
          </w:rPr>
          <w:instrText xml:space="preserve"> PAGEREF _Toc324336820 \h </w:instrText>
        </w:r>
        <w:r>
          <w:rPr>
            <w:noProof/>
            <w:webHidden/>
          </w:rPr>
        </w:r>
        <w:r>
          <w:rPr>
            <w:noProof/>
            <w:webHidden/>
          </w:rPr>
          <w:fldChar w:fldCharType="separate"/>
        </w:r>
        <w:r>
          <w:rPr>
            <w:noProof/>
            <w:webHidden/>
          </w:rPr>
          <w:t>24</w:t>
        </w:r>
        <w:r>
          <w:rPr>
            <w:noProof/>
            <w:webHidden/>
          </w:rPr>
          <w:fldChar w:fldCharType="end"/>
        </w:r>
      </w:hyperlink>
    </w:p>
    <w:p w:rsidR="00C276B3" w:rsidRDefault="00C276B3">
      <w:pPr>
        <w:pStyle w:val="TOC1"/>
        <w:tabs>
          <w:tab w:val="left" w:pos="440"/>
          <w:tab w:val="right" w:leader="dot" w:pos="8630"/>
        </w:tabs>
        <w:rPr>
          <w:rFonts w:asciiTheme="minorHAnsi" w:hAnsiTheme="minorHAnsi"/>
          <w:noProof/>
          <w:sz w:val="22"/>
        </w:rPr>
      </w:pPr>
      <w:hyperlink w:anchor="_Toc324336821" w:history="1">
        <w:r w:rsidRPr="00C40491">
          <w:rPr>
            <w:rStyle w:val="Hyperlink"/>
            <w:noProof/>
          </w:rPr>
          <w:t>5</w:t>
        </w:r>
        <w:r>
          <w:rPr>
            <w:rFonts w:asciiTheme="minorHAnsi" w:hAnsiTheme="minorHAnsi"/>
            <w:noProof/>
            <w:sz w:val="22"/>
          </w:rPr>
          <w:tab/>
        </w:r>
        <w:r w:rsidRPr="00C40491">
          <w:rPr>
            <w:rStyle w:val="Hyperlink"/>
            <w:noProof/>
          </w:rPr>
          <w:t>Person Tracking</w:t>
        </w:r>
        <w:r>
          <w:rPr>
            <w:noProof/>
            <w:webHidden/>
          </w:rPr>
          <w:tab/>
        </w:r>
        <w:r>
          <w:rPr>
            <w:noProof/>
            <w:webHidden/>
          </w:rPr>
          <w:fldChar w:fldCharType="begin"/>
        </w:r>
        <w:r>
          <w:rPr>
            <w:noProof/>
            <w:webHidden/>
          </w:rPr>
          <w:instrText xml:space="preserve"> PAGEREF _Toc324336821 \h </w:instrText>
        </w:r>
        <w:r>
          <w:rPr>
            <w:noProof/>
            <w:webHidden/>
          </w:rPr>
        </w:r>
        <w:r>
          <w:rPr>
            <w:noProof/>
            <w:webHidden/>
          </w:rPr>
          <w:fldChar w:fldCharType="separate"/>
        </w:r>
        <w:r>
          <w:rPr>
            <w:noProof/>
            <w:webHidden/>
          </w:rPr>
          <w:t>26</w:t>
        </w:r>
        <w:r>
          <w:rPr>
            <w:noProof/>
            <w:webHidden/>
          </w:rPr>
          <w:fldChar w:fldCharType="end"/>
        </w:r>
      </w:hyperlink>
    </w:p>
    <w:p w:rsidR="00C276B3" w:rsidRDefault="00C276B3">
      <w:pPr>
        <w:pStyle w:val="TOC2"/>
        <w:tabs>
          <w:tab w:val="left" w:pos="880"/>
          <w:tab w:val="right" w:leader="dot" w:pos="8630"/>
        </w:tabs>
        <w:rPr>
          <w:rFonts w:asciiTheme="minorHAnsi" w:hAnsiTheme="minorHAnsi"/>
          <w:noProof/>
          <w:sz w:val="22"/>
        </w:rPr>
      </w:pPr>
      <w:hyperlink w:anchor="_Toc324336822" w:history="1">
        <w:r w:rsidRPr="00C40491">
          <w:rPr>
            <w:rStyle w:val="Hyperlink"/>
            <w:noProof/>
          </w:rPr>
          <w:t>5.1</w:t>
        </w:r>
        <w:r>
          <w:rPr>
            <w:rFonts w:asciiTheme="minorHAnsi" w:hAnsiTheme="minorHAnsi"/>
            <w:noProof/>
            <w:sz w:val="22"/>
          </w:rPr>
          <w:tab/>
        </w:r>
        <w:r w:rsidRPr="00C40491">
          <w:rPr>
            <w:rStyle w:val="Hyperlink"/>
            <w:noProof/>
          </w:rPr>
          <w:t>Face Detector Node</w:t>
        </w:r>
        <w:r>
          <w:rPr>
            <w:noProof/>
            <w:webHidden/>
          </w:rPr>
          <w:tab/>
        </w:r>
        <w:r>
          <w:rPr>
            <w:noProof/>
            <w:webHidden/>
          </w:rPr>
          <w:fldChar w:fldCharType="begin"/>
        </w:r>
        <w:r>
          <w:rPr>
            <w:noProof/>
            <w:webHidden/>
          </w:rPr>
          <w:instrText xml:space="preserve"> PAGEREF _Toc324336822 \h </w:instrText>
        </w:r>
        <w:r>
          <w:rPr>
            <w:noProof/>
            <w:webHidden/>
          </w:rPr>
        </w:r>
        <w:r>
          <w:rPr>
            <w:noProof/>
            <w:webHidden/>
          </w:rPr>
          <w:fldChar w:fldCharType="separate"/>
        </w:r>
        <w:r>
          <w:rPr>
            <w:noProof/>
            <w:webHidden/>
          </w:rPr>
          <w:t>27</w:t>
        </w:r>
        <w:r>
          <w:rPr>
            <w:noProof/>
            <w:webHidden/>
          </w:rPr>
          <w:fldChar w:fldCharType="end"/>
        </w:r>
      </w:hyperlink>
    </w:p>
    <w:p w:rsidR="00C276B3" w:rsidRDefault="00C276B3">
      <w:pPr>
        <w:pStyle w:val="TOC2"/>
        <w:tabs>
          <w:tab w:val="left" w:pos="880"/>
          <w:tab w:val="right" w:leader="dot" w:pos="8630"/>
        </w:tabs>
        <w:rPr>
          <w:rFonts w:asciiTheme="minorHAnsi" w:hAnsiTheme="minorHAnsi"/>
          <w:noProof/>
          <w:sz w:val="22"/>
        </w:rPr>
      </w:pPr>
      <w:hyperlink w:anchor="_Toc324336823" w:history="1">
        <w:r w:rsidRPr="00C40491">
          <w:rPr>
            <w:rStyle w:val="Hyperlink"/>
            <w:noProof/>
          </w:rPr>
          <w:t>5.2</w:t>
        </w:r>
        <w:r>
          <w:rPr>
            <w:rFonts w:asciiTheme="minorHAnsi" w:hAnsiTheme="minorHAnsi"/>
            <w:noProof/>
            <w:sz w:val="22"/>
          </w:rPr>
          <w:tab/>
        </w:r>
        <w:r w:rsidRPr="00C40491">
          <w:rPr>
            <w:rStyle w:val="Hyperlink"/>
            <w:noProof/>
          </w:rPr>
          <w:t>Leg Detector Node</w:t>
        </w:r>
        <w:r>
          <w:rPr>
            <w:noProof/>
            <w:webHidden/>
          </w:rPr>
          <w:tab/>
        </w:r>
        <w:r>
          <w:rPr>
            <w:noProof/>
            <w:webHidden/>
          </w:rPr>
          <w:fldChar w:fldCharType="begin"/>
        </w:r>
        <w:r>
          <w:rPr>
            <w:noProof/>
            <w:webHidden/>
          </w:rPr>
          <w:instrText xml:space="preserve"> PAGEREF _Toc324336823 \h </w:instrText>
        </w:r>
        <w:r>
          <w:rPr>
            <w:noProof/>
            <w:webHidden/>
          </w:rPr>
        </w:r>
        <w:r>
          <w:rPr>
            <w:noProof/>
            <w:webHidden/>
          </w:rPr>
          <w:fldChar w:fldCharType="separate"/>
        </w:r>
        <w:r>
          <w:rPr>
            <w:noProof/>
            <w:webHidden/>
          </w:rPr>
          <w:t>28</w:t>
        </w:r>
        <w:r>
          <w:rPr>
            <w:noProof/>
            <w:webHidden/>
          </w:rPr>
          <w:fldChar w:fldCharType="end"/>
        </w:r>
      </w:hyperlink>
    </w:p>
    <w:p w:rsidR="00C276B3" w:rsidRDefault="00C276B3">
      <w:pPr>
        <w:pStyle w:val="TOC2"/>
        <w:tabs>
          <w:tab w:val="left" w:pos="880"/>
          <w:tab w:val="right" w:leader="dot" w:pos="8630"/>
        </w:tabs>
        <w:rPr>
          <w:rFonts w:asciiTheme="minorHAnsi" w:hAnsiTheme="minorHAnsi"/>
          <w:noProof/>
          <w:sz w:val="22"/>
        </w:rPr>
      </w:pPr>
      <w:hyperlink w:anchor="_Toc324336824" w:history="1">
        <w:r w:rsidRPr="00C40491">
          <w:rPr>
            <w:rStyle w:val="Hyperlink"/>
            <w:noProof/>
          </w:rPr>
          <w:t>5.3</w:t>
        </w:r>
        <w:r>
          <w:rPr>
            <w:rFonts w:asciiTheme="minorHAnsi" w:hAnsiTheme="minorHAnsi"/>
            <w:noProof/>
            <w:sz w:val="22"/>
          </w:rPr>
          <w:tab/>
        </w:r>
        <w:r w:rsidRPr="00C40491">
          <w:rPr>
            <w:rStyle w:val="Hyperlink"/>
            <w:noProof/>
          </w:rPr>
          <w:t>Kinect Person Detector Node</w:t>
        </w:r>
        <w:r>
          <w:rPr>
            <w:noProof/>
            <w:webHidden/>
          </w:rPr>
          <w:tab/>
        </w:r>
        <w:r>
          <w:rPr>
            <w:noProof/>
            <w:webHidden/>
          </w:rPr>
          <w:fldChar w:fldCharType="begin"/>
        </w:r>
        <w:r>
          <w:rPr>
            <w:noProof/>
            <w:webHidden/>
          </w:rPr>
          <w:instrText xml:space="preserve"> PAGEREF _Toc324336824 \h </w:instrText>
        </w:r>
        <w:r>
          <w:rPr>
            <w:noProof/>
            <w:webHidden/>
          </w:rPr>
        </w:r>
        <w:r>
          <w:rPr>
            <w:noProof/>
            <w:webHidden/>
          </w:rPr>
          <w:fldChar w:fldCharType="separate"/>
        </w:r>
        <w:r>
          <w:rPr>
            <w:noProof/>
            <w:webHidden/>
          </w:rPr>
          <w:t>28</w:t>
        </w:r>
        <w:r>
          <w:rPr>
            <w:noProof/>
            <w:webHidden/>
          </w:rPr>
          <w:fldChar w:fldCharType="end"/>
        </w:r>
      </w:hyperlink>
    </w:p>
    <w:p w:rsidR="00C276B3" w:rsidRDefault="00C276B3">
      <w:pPr>
        <w:pStyle w:val="TOC1"/>
        <w:tabs>
          <w:tab w:val="left" w:pos="440"/>
          <w:tab w:val="right" w:leader="dot" w:pos="8630"/>
        </w:tabs>
        <w:rPr>
          <w:rFonts w:asciiTheme="minorHAnsi" w:hAnsiTheme="minorHAnsi"/>
          <w:noProof/>
          <w:sz w:val="22"/>
        </w:rPr>
      </w:pPr>
      <w:hyperlink w:anchor="_Toc324336825" w:history="1">
        <w:r w:rsidRPr="00C40491">
          <w:rPr>
            <w:rStyle w:val="Hyperlink"/>
            <w:noProof/>
          </w:rPr>
          <w:t>6</w:t>
        </w:r>
        <w:r>
          <w:rPr>
            <w:rFonts w:asciiTheme="minorHAnsi" w:hAnsiTheme="minorHAnsi"/>
            <w:noProof/>
            <w:sz w:val="22"/>
          </w:rPr>
          <w:tab/>
        </w:r>
        <w:r w:rsidRPr="00C40491">
          <w:rPr>
            <w:rStyle w:val="Hyperlink"/>
            <w:noProof/>
          </w:rPr>
          <w:t>Planning</w:t>
        </w:r>
        <w:r>
          <w:rPr>
            <w:noProof/>
            <w:webHidden/>
          </w:rPr>
          <w:tab/>
        </w:r>
        <w:r>
          <w:rPr>
            <w:noProof/>
            <w:webHidden/>
          </w:rPr>
          <w:fldChar w:fldCharType="begin"/>
        </w:r>
        <w:r>
          <w:rPr>
            <w:noProof/>
            <w:webHidden/>
          </w:rPr>
          <w:instrText xml:space="preserve"> PAGEREF _Toc324336825 \h </w:instrText>
        </w:r>
        <w:r>
          <w:rPr>
            <w:noProof/>
            <w:webHidden/>
          </w:rPr>
        </w:r>
        <w:r>
          <w:rPr>
            <w:noProof/>
            <w:webHidden/>
          </w:rPr>
          <w:fldChar w:fldCharType="separate"/>
        </w:r>
        <w:r>
          <w:rPr>
            <w:noProof/>
            <w:webHidden/>
          </w:rPr>
          <w:t>33</w:t>
        </w:r>
        <w:r>
          <w:rPr>
            <w:noProof/>
            <w:webHidden/>
          </w:rPr>
          <w:fldChar w:fldCharType="end"/>
        </w:r>
      </w:hyperlink>
    </w:p>
    <w:p w:rsidR="00C276B3" w:rsidRDefault="00C276B3">
      <w:pPr>
        <w:pStyle w:val="TOC2"/>
        <w:tabs>
          <w:tab w:val="left" w:pos="880"/>
          <w:tab w:val="right" w:leader="dot" w:pos="8630"/>
        </w:tabs>
        <w:rPr>
          <w:rFonts w:asciiTheme="minorHAnsi" w:hAnsiTheme="minorHAnsi"/>
          <w:noProof/>
          <w:sz w:val="22"/>
        </w:rPr>
      </w:pPr>
      <w:hyperlink w:anchor="_Toc324336826" w:history="1">
        <w:r w:rsidRPr="00C40491">
          <w:rPr>
            <w:rStyle w:val="Hyperlink"/>
            <w:noProof/>
          </w:rPr>
          <w:t>6.1</w:t>
        </w:r>
        <w:r>
          <w:rPr>
            <w:rFonts w:asciiTheme="minorHAnsi" w:hAnsiTheme="minorHAnsi"/>
            <w:noProof/>
            <w:sz w:val="22"/>
          </w:rPr>
          <w:tab/>
        </w:r>
        <w:r w:rsidRPr="00C40491">
          <w:rPr>
            <w:rStyle w:val="Hyperlink"/>
            <w:noProof/>
          </w:rPr>
          <w:t>Point-point planner</w:t>
        </w:r>
        <w:r>
          <w:rPr>
            <w:noProof/>
            <w:webHidden/>
          </w:rPr>
          <w:tab/>
        </w:r>
        <w:r>
          <w:rPr>
            <w:noProof/>
            <w:webHidden/>
          </w:rPr>
          <w:fldChar w:fldCharType="begin"/>
        </w:r>
        <w:r>
          <w:rPr>
            <w:noProof/>
            <w:webHidden/>
          </w:rPr>
          <w:instrText xml:space="preserve"> PAGEREF _Toc324336826 \h </w:instrText>
        </w:r>
        <w:r>
          <w:rPr>
            <w:noProof/>
            <w:webHidden/>
          </w:rPr>
        </w:r>
        <w:r>
          <w:rPr>
            <w:noProof/>
            <w:webHidden/>
          </w:rPr>
          <w:fldChar w:fldCharType="separate"/>
        </w:r>
        <w:r>
          <w:rPr>
            <w:noProof/>
            <w:webHidden/>
          </w:rPr>
          <w:t>33</w:t>
        </w:r>
        <w:r>
          <w:rPr>
            <w:noProof/>
            <w:webHidden/>
          </w:rPr>
          <w:fldChar w:fldCharType="end"/>
        </w:r>
      </w:hyperlink>
    </w:p>
    <w:p w:rsidR="00C276B3" w:rsidRDefault="00C276B3">
      <w:pPr>
        <w:pStyle w:val="TOC2"/>
        <w:tabs>
          <w:tab w:val="left" w:pos="880"/>
          <w:tab w:val="right" w:leader="dot" w:pos="8630"/>
        </w:tabs>
        <w:rPr>
          <w:rFonts w:asciiTheme="minorHAnsi" w:hAnsiTheme="minorHAnsi"/>
          <w:noProof/>
          <w:sz w:val="22"/>
        </w:rPr>
      </w:pPr>
      <w:hyperlink w:anchor="_Toc324336827" w:history="1">
        <w:r w:rsidRPr="00C40491">
          <w:rPr>
            <w:rStyle w:val="Hyperlink"/>
            <w:noProof/>
          </w:rPr>
          <w:t>6.2</w:t>
        </w:r>
        <w:r>
          <w:rPr>
            <w:rFonts w:asciiTheme="minorHAnsi" w:hAnsiTheme="minorHAnsi"/>
            <w:noProof/>
            <w:sz w:val="22"/>
          </w:rPr>
          <w:tab/>
        </w:r>
        <w:r w:rsidRPr="00C40491">
          <w:rPr>
            <w:rStyle w:val="Hyperlink"/>
            <w:noProof/>
          </w:rPr>
          <w:t>Dynamic Planning</w:t>
        </w:r>
        <w:r>
          <w:rPr>
            <w:noProof/>
            <w:webHidden/>
          </w:rPr>
          <w:tab/>
        </w:r>
        <w:r>
          <w:rPr>
            <w:noProof/>
            <w:webHidden/>
          </w:rPr>
          <w:fldChar w:fldCharType="begin"/>
        </w:r>
        <w:r>
          <w:rPr>
            <w:noProof/>
            <w:webHidden/>
          </w:rPr>
          <w:instrText xml:space="preserve"> PAGEREF _Toc324336827 \h </w:instrText>
        </w:r>
        <w:r>
          <w:rPr>
            <w:noProof/>
            <w:webHidden/>
          </w:rPr>
        </w:r>
        <w:r>
          <w:rPr>
            <w:noProof/>
            <w:webHidden/>
          </w:rPr>
          <w:fldChar w:fldCharType="separate"/>
        </w:r>
        <w:r>
          <w:rPr>
            <w:noProof/>
            <w:webHidden/>
          </w:rPr>
          <w:t>36</w:t>
        </w:r>
        <w:r>
          <w:rPr>
            <w:noProof/>
            <w:webHidden/>
          </w:rPr>
          <w:fldChar w:fldCharType="end"/>
        </w:r>
      </w:hyperlink>
    </w:p>
    <w:p w:rsidR="00C276B3" w:rsidRDefault="00C276B3">
      <w:pPr>
        <w:pStyle w:val="TOC2"/>
        <w:tabs>
          <w:tab w:val="left" w:pos="880"/>
          <w:tab w:val="right" w:leader="dot" w:pos="8630"/>
        </w:tabs>
        <w:rPr>
          <w:rFonts w:asciiTheme="minorHAnsi" w:hAnsiTheme="minorHAnsi"/>
          <w:noProof/>
          <w:sz w:val="22"/>
        </w:rPr>
      </w:pPr>
      <w:hyperlink w:anchor="_Toc324336829" w:history="1">
        <w:r w:rsidRPr="00C40491">
          <w:rPr>
            <w:rStyle w:val="Hyperlink"/>
            <w:noProof/>
          </w:rPr>
          <w:t>6.3</w:t>
        </w:r>
        <w:r>
          <w:rPr>
            <w:rFonts w:asciiTheme="minorHAnsi" w:hAnsiTheme="minorHAnsi"/>
            <w:noProof/>
            <w:sz w:val="22"/>
          </w:rPr>
          <w:tab/>
        </w:r>
        <w:r w:rsidRPr="00C40491">
          <w:rPr>
            <w:rStyle w:val="Hyperlink"/>
            <w:noProof/>
          </w:rPr>
          <w:t>Goal Generation</w:t>
        </w:r>
        <w:r>
          <w:rPr>
            <w:noProof/>
            <w:webHidden/>
          </w:rPr>
          <w:tab/>
        </w:r>
        <w:r>
          <w:rPr>
            <w:noProof/>
            <w:webHidden/>
          </w:rPr>
          <w:fldChar w:fldCharType="begin"/>
        </w:r>
        <w:r>
          <w:rPr>
            <w:noProof/>
            <w:webHidden/>
          </w:rPr>
          <w:instrText xml:space="preserve"> PAGEREF _Toc324336829 \h </w:instrText>
        </w:r>
        <w:r>
          <w:rPr>
            <w:noProof/>
            <w:webHidden/>
          </w:rPr>
        </w:r>
        <w:r>
          <w:rPr>
            <w:noProof/>
            <w:webHidden/>
          </w:rPr>
          <w:fldChar w:fldCharType="separate"/>
        </w:r>
        <w:r>
          <w:rPr>
            <w:noProof/>
            <w:webHidden/>
          </w:rPr>
          <w:t>38</w:t>
        </w:r>
        <w:r>
          <w:rPr>
            <w:noProof/>
            <w:webHidden/>
          </w:rPr>
          <w:fldChar w:fldCharType="end"/>
        </w:r>
      </w:hyperlink>
    </w:p>
    <w:p w:rsidR="00C276B3" w:rsidRDefault="00C276B3">
      <w:pPr>
        <w:pStyle w:val="TOC2"/>
        <w:tabs>
          <w:tab w:val="left" w:pos="880"/>
          <w:tab w:val="right" w:leader="dot" w:pos="8630"/>
        </w:tabs>
        <w:rPr>
          <w:rFonts w:asciiTheme="minorHAnsi" w:hAnsiTheme="minorHAnsi"/>
          <w:noProof/>
          <w:sz w:val="22"/>
        </w:rPr>
      </w:pPr>
      <w:hyperlink w:anchor="_Toc324336830" w:history="1">
        <w:r w:rsidRPr="00C40491">
          <w:rPr>
            <w:rStyle w:val="Hyperlink"/>
            <w:noProof/>
          </w:rPr>
          <w:t>6.4</w:t>
        </w:r>
        <w:r>
          <w:rPr>
            <w:rFonts w:asciiTheme="minorHAnsi" w:hAnsiTheme="minorHAnsi"/>
            <w:noProof/>
            <w:sz w:val="22"/>
          </w:rPr>
          <w:tab/>
        </w:r>
        <w:r w:rsidRPr="00C40491">
          <w:rPr>
            <w:rStyle w:val="Hyperlink"/>
            <w:noProof/>
          </w:rPr>
          <w:t>Future Work</w:t>
        </w:r>
        <w:r>
          <w:rPr>
            <w:noProof/>
            <w:webHidden/>
          </w:rPr>
          <w:tab/>
        </w:r>
        <w:r>
          <w:rPr>
            <w:noProof/>
            <w:webHidden/>
          </w:rPr>
          <w:fldChar w:fldCharType="begin"/>
        </w:r>
        <w:r>
          <w:rPr>
            <w:noProof/>
            <w:webHidden/>
          </w:rPr>
          <w:instrText xml:space="preserve"> PAGEREF _Toc324336830 \h </w:instrText>
        </w:r>
        <w:r>
          <w:rPr>
            <w:noProof/>
            <w:webHidden/>
          </w:rPr>
        </w:r>
        <w:r>
          <w:rPr>
            <w:noProof/>
            <w:webHidden/>
          </w:rPr>
          <w:fldChar w:fldCharType="separate"/>
        </w:r>
        <w:r>
          <w:rPr>
            <w:noProof/>
            <w:webHidden/>
          </w:rPr>
          <w:t>40</w:t>
        </w:r>
        <w:r>
          <w:rPr>
            <w:noProof/>
            <w:webHidden/>
          </w:rPr>
          <w:fldChar w:fldCharType="end"/>
        </w:r>
      </w:hyperlink>
    </w:p>
    <w:p w:rsidR="00C276B3" w:rsidRDefault="00C276B3">
      <w:pPr>
        <w:pStyle w:val="TOC1"/>
        <w:tabs>
          <w:tab w:val="left" w:pos="440"/>
          <w:tab w:val="right" w:leader="dot" w:pos="8630"/>
        </w:tabs>
        <w:rPr>
          <w:rFonts w:asciiTheme="minorHAnsi" w:hAnsiTheme="minorHAnsi"/>
          <w:noProof/>
          <w:sz w:val="22"/>
        </w:rPr>
      </w:pPr>
      <w:hyperlink w:anchor="_Toc324336831" w:history="1">
        <w:r w:rsidRPr="00C40491">
          <w:rPr>
            <w:rStyle w:val="Hyperlink"/>
            <w:noProof/>
          </w:rPr>
          <w:t>7</w:t>
        </w:r>
        <w:r>
          <w:rPr>
            <w:rFonts w:asciiTheme="minorHAnsi" w:hAnsiTheme="minorHAnsi"/>
            <w:noProof/>
            <w:sz w:val="22"/>
          </w:rPr>
          <w:tab/>
        </w:r>
        <w:r w:rsidRPr="00C40491">
          <w:rPr>
            <w:rStyle w:val="Hyperlink"/>
            <w:noProof/>
          </w:rPr>
          <w:t>Conclusions</w:t>
        </w:r>
        <w:r>
          <w:rPr>
            <w:noProof/>
            <w:webHidden/>
          </w:rPr>
          <w:tab/>
        </w:r>
        <w:r>
          <w:rPr>
            <w:noProof/>
            <w:webHidden/>
          </w:rPr>
          <w:fldChar w:fldCharType="begin"/>
        </w:r>
        <w:r>
          <w:rPr>
            <w:noProof/>
            <w:webHidden/>
          </w:rPr>
          <w:instrText xml:space="preserve"> PAGEREF _Toc324336831 \h </w:instrText>
        </w:r>
        <w:r>
          <w:rPr>
            <w:noProof/>
            <w:webHidden/>
          </w:rPr>
        </w:r>
        <w:r>
          <w:rPr>
            <w:noProof/>
            <w:webHidden/>
          </w:rPr>
          <w:fldChar w:fldCharType="separate"/>
        </w:r>
        <w:r>
          <w:rPr>
            <w:noProof/>
            <w:webHidden/>
          </w:rPr>
          <w:t>41</w:t>
        </w:r>
        <w:r>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C276B3"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1" w:anchor="_Toc324336832" w:history="1">
        <w:r w:rsidR="00C276B3" w:rsidRPr="00E153AA">
          <w:rPr>
            <w:rStyle w:val="Hyperlink"/>
            <w:noProof/>
          </w:rPr>
          <w:t>Table 1: Conditions for Replanning</w:t>
        </w:r>
        <w:r w:rsidR="00C276B3">
          <w:rPr>
            <w:noProof/>
            <w:webHidden/>
          </w:rPr>
          <w:tab/>
        </w:r>
        <w:r w:rsidR="00C276B3">
          <w:rPr>
            <w:noProof/>
            <w:webHidden/>
          </w:rPr>
          <w:fldChar w:fldCharType="begin"/>
        </w:r>
        <w:r w:rsidR="00C276B3">
          <w:rPr>
            <w:noProof/>
            <w:webHidden/>
          </w:rPr>
          <w:instrText xml:space="preserve"> PAGEREF _Toc324336832 \h </w:instrText>
        </w:r>
        <w:r w:rsidR="00C276B3">
          <w:rPr>
            <w:noProof/>
            <w:webHidden/>
          </w:rPr>
        </w:r>
        <w:r w:rsidR="00C276B3">
          <w:rPr>
            <w:noProof/>
            <w:webHidden/>
          </w:rPr>
          <w:fldChar w:fldCharType="separate"/>
        </w:r>
        <w:r w:rsidR="00C276B3">
          <w:rPr>
            <w:noProof/>
            <w:webHidden/>
          </w:rPr>
          <w:t>37</w:t>
        </w:r>
        <w:r w:rsidR="00C276B3">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C276B3"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4336833" w:history="1">
        <w:r w:rsidR="00C276B3" w:rsidRPr="006D6C5D">
          <w:rPr>
            <w:rStyle w:val="Hyperlink"/>
            <w:noProof/>
          </w:rPr>
          <w:t>Figure 1: Kinect's distinctive “psi” calibration pose</w:t>
        </w:r>
        <w:r w:rsidR="00C276B3">
          <w:rPr>
            <w:noProof/>
            <w:webHidden/>
          </w:rPr>
          <w:tab/>
        </w:r>
        <w:r w:rsidR="00C276B3">
          <w:rPr>
            <w:noProof/>
            <w:webHidden/>
          </w:rPr>
          <w:fldChar w:fldCharType="begin"/>
        </w:r>
        <w:r w:rsidR="00C276B3">
          <w:rPr>
            <w:noProof/>
            <w:webHidden/>
          </w:rPr>
          <w:instrText xml:space="preserve"> PAGEREF _Toc324336833 \h </w:instrText>
        </w:r>
        <w:r w:rsidR="00C276B3">
          <w:rPr>
            <w:noProof/>
            <w:webHidden/>
          </w:rPr>
        </w:r>
        <w:r w:rsidR="00C276B3">
          <w:rPr>
            <w:noProof/>
            <w:webHidden/>
          </w:rPr>
          <w:fldChar w:fldCharType="separate"/>
        </w:r>
        <w:r w:rsidR="00C276B3">
          <w:rPr>
            <w:noProof/>
            <w:webHidden/>
          </w:rPr>
          <w:t>12</w:t>
        </w:r>
        <w:r w:rsidR="00C276B3">
          <w:rPr>
            <w:noProof/>
            <w:webHidden/>
          </w:rPr>
          <w:fldChar w:fldCharType="end"/>
        </w:r>
      </w:hyperlink>
    </w:p>
    <w:p w:rsidR="00C276B3" w:rsidRDefault="00C276B3">
      <w:pPr>
        <w:pStyle w:val="TableofFigures"/>
        <w:tabs>
          <w:tab w:val="right" w:leader="dot" w:pos="8630"/>
        </w:tabs>
        <w:rPr>
          <w:rFonts w:asciiTheme="minorHAnsi" w:hAnsiTheme="minorHAnsi"/>
          <w:noProof/>
          <w:sz w:val="22"/>
        </w:rPr>
      </w:pPr>
      <w:hyperlink w:anchor="_Toc324336834" w:history="1">
        <w:r w:rsidRPr="006D6C5D">
          <w:rPr>
            <w:rStyle w:val="Hyperlink"/>
            <w:noProof/>
          </w:rPr>
          <w:t>Figure 2: Obstacle avoidance may lead to target loss due to Kinect’s limited field of view</w:t>
        </w:r>
        <w:r>
          <w:rPr>
            <w:noProof/>
            <w:webHidden/>
          </w:rPr>
          <w:tab/>
        </w:r>
        <w:r>
          <w:rPr>
            <w:noProof/>
            <w:webHidden/>
          </w:rPr>
          <w:fldChar w:fldCharType="begin"/>
        </w:r>
        <w:r>
          <w:rPr>
            <w:noProof/>
            <w:webHidden/>
          </w:rPr>
          <w:instrText xml:space="preserve"> PAGEREF _Toc324336834 \h </w:instrText>
        </w:r>
        <w:r>
          <w:rPr>
            <w:noProof/>
            <w:webHidden/>
          </w:rPr>
        </w:r>
        <w:r>
          <w:rPr>
            <w:noProof/>
            <w:webHidden/>
          </w:rPr>
          <w:fldChar w:fldCharType="separate"/>
        </w:r>
        <w:r>
          <w:rPr>
            <w:noProof/>
            <w:webHidden/>
          </w:rPr>
          <w:t>14</w:t>
        </w:r>
        <w:r>
          <w:rPr>
            <w:noProof/>
            <w:webHidden/>
          </w:rPr>
          <w:fldChar w:fldCharType="end"/>
        </w:r>
      </w:hyperlink>
    </w:p>
    <w:p w:rsidR="00C276B3" w:rsidRDefault="00C276B3">
      <w:pPr>
        <w:pStyle w:val="TableofFigures"/>
        <w:tabs>
          <w:tab w:val="right" w:leader="dot" w:pos="8630"/>
        </w:tabs>
        <w:rPr>
          <w:rFonts w:asciiTheme="minorHAnsi" w:hAnsiTheme="minorHAnsi"/>
          <w:noProof/>
          <w:sz w:val="22"/>
        </w:rPr>
      </w:pPr>
      <w:hyperlink w:anchor="_Toc324336835" w:history="1">
        <w:r w:rsidRPr="006D6C5D">
          <w:rPr>
            <w:rStyle w:val="Hyperlink"/>
            <w:noProof/>
          </w:rPr>
          <w:t>Figure 3: Difficulties arise in tracking a user in contact with a chair</w:t>
        </w:r>
        <w:r>
          <w:rPr>
            <w:noProof/>
            <w:webHidden/>
          </w:rPr>
          <w:tab/>
        </w:r>
        <w:r>
          <w:rPr>
            <w:noProof/>
            <w:webHidden/>
          </w:rPr>
          <w:fldChar w:fldCharType="begin"/>
        </w:r>
        <w:r>
          <w:rPr>
            <w:noProof/>
            <w:webHidden/>
          </w:rPr>
          <w:instrText xml:space="preserve"> PAGEREF _Toc324336835 \h </w:instrText>
        </w:r>
        <w:r>
          <w:rPr>
            <w:noProof/>
            <w:webHidden/>
          </w:rPr>
        </w:r>
        <w:r>
          <w:rPr>
            <w:noProof/>
            <w:webHidden/>
          </w:rPr>
          <w:fldChar w:fldCharType="separate"/>
        </w:r>
        <w:r>
          <w:rPr>
            <w:noProof/>
            <w:webHidden/>
          </w:rPr>
          <w:t>16</w:t>
        </w:r>
        <w:r>
          <w:rPr>
            <w:noProof/>
            <w:webHidden/>
          </w:rPr>
          <w:fldChar w:fldCharType="end"/>
        </w:r>
      </w:hyperlink>
    </w:p>
    <w:p w:rsidR="00C276B3" w:rsidRDefault="00C276B3">
      <w:pPr>
        <w:pStyle w:val="TableofFigures"/>
        <w:tabs>
          <w:tab w:val="right" w:leader="dot" w:pos="8630"/>
        </w:tabs>
        <w:rPr>
          <w:rFonts w:asciiTheme="minorHAnsi" w:hAnsiTheme="minorHAnsi"/>
          <w:noProof/>
          <w:sz w:val="22"/>
        </w:rPr>
      </w:pPr>
      <w:hyperlink w:anchor="_Toc324336836" w:history="1">
        <w:r w:rsidRPr="006D6C5D">
          <w:rPr>
            <w:rStyle w:val="Hyperlink"/>
            <w:noProof/>
          </w:rPr>
          <w:t>Figure 4: Tracking performance of Kinect under motion</w:t>
        </w:r>
        <w:r>
          <w:rPr>
            <w:noProof/>
            <w:webHidden/>
          </w:rPr>
          <w:tab/>
        </w:r>
        <w:r>
          <w:rPr>
            <w:noProof/>
            <w:webHidden/>
          </w:rPr>
          <w:fldChar w:fldCharType="begin"/>
        </w:r>
        <w:r>
          <w:rPr>
            <w:noProof/>
            <w:webHidden/>
          </w:rPr>
          <w:instrText xml:space="preserve"> PAGEREF _Toc324336836 \h </w:instrText>
        </w:r>
        <w:r>
          <w:rPr>
            <w:noProof/>
            <w:webHidden/>
          </w:rPr>
        </w:r>
        <w:r>
          <w:rPr>
            <w:noProof/>
            <w:webHidden/>
          </w:rPr>
          <w:fldChar w:fldCharType="separate"/>
        </w:r>
        <w:r>
          <w:rPr>
            <w:noProof/>
            <w:webHidden/>
          </w:rPr>
          <w:t>17</w:t>
        </w:r>
        <w:r>
          <w:rPr>
            <w:noProof/>
            <w:webHidden/>
          </w:rPr>
          <w:fldChar w:fldCharType="end"/>
        </w:r>
      </w:hyperlink>
    </w:p>
    <w:p w:rsidR="00C276B3" w:rsidRDefault="00C276B3">
      <w:pPr>
        <w:pStyle w:val="TableofFigures"/>
        <w:tabs>
          <w:tab w:val="right" w:leader="dot" w:pos="8630"/>
        </w:tabs>
        <w:rPr>
          <w:rFonts w:asciiTheme="minorHAnsi" w:hAnsiTheme="minorHAnsi"/>
          <w:noProof/>
          <w:sz w:val="22"/>
        </w:rPr>
      </w:pPr>
      <w:hyperlink w:anchor="_Toc324336837" w:history="1">
        <w:r w:rsidRPr="006D6C5D">
          <w:rPr>
            <w:rStyle w:val="Hyperlink"/>
            <w:noProof/>
          </w:rPr>
          <w:t>Figure 5: DP155 Base Pan (left),      Phidgets 1066_0 Servo Controller (right)</w:t>
        </w:r>
        <w:r>
          <w:rPr>
            <w:noProof/>
            <w:webHidden/>
          </w:rPr>
          <w:tab/>
        </w:r>
        <w:r>
          <w:rPr>
            <w:noProof/>
            <w:webHidden/>
          </w:rPr>
          <w:fldChar w:fldCharType="begin"/>
        </w:r>
        <w:r>
          <w:rPr>
            <w:noProof/>
            <w:webHidden/>
          </w:rPr>
          <w:instrText xml:space="preserve"> PAGEREF _Toc324336837 \h </w:instrText>
        </w:r>
        <w:r>
          <w:rPr>
            <w:noProof/>
            <w:webHidden/>
          </w:rPr>
        </w:r>
        <w:r>
          <w:rPr>
            <w:noProof/>
            <w:webHidden/>
          </w:rPr>
          <w:fldChar w:fldCharType="separate"/>
        </w:r>
        <w:r>
          <w:rPr>
            <w:noProof/>
            <w:webHidden/>
          </w:rPr>
          <w:t>20</w:t>
        </w:r>
        <w:r>
          <w:rPr>
            <w:noProof/>
            <w:webHidden/>
          </w:rPr>
          <w:fldChar w:fldCharType="end"/>
        </w:r>
      </w:hyperlink>
    </w:p>
    <w:p w:rsidR="00C276B3" w:rsidRDefault="00C276B3">
      <w:pPr>
        <w:pStyle w:val="TableofFigures"/>
        <w:tabs>
          <w:tab w:val="right" w:leader="dot" w:pos="8630"/>
        </w:tabs>
        <w:rPr>
          <w:rFonts w:asciiTheme="minorHAnsi" w:hAnsiTheme="minorHAnsi"/>
          <w:noProof/>
          <w:sz w:val="22"/>
        </w:rPr>
      </w:pPr>
      <w:hyperlink w:anchor="_Toc324336838" w:history="1">
        <w:r w:rsidRPr="006D6C5D">
          <w:rPr>
            <w:rStyle w:val="Hyperlink"/>
            <w:noProof/>
          </w:rPr>
          <w:t>Figure 6: Output from Phidgets 1066_0, showing position command and open-loop feedback for position and velocity</w:t>
        </w:r>
        <w:r>
          <w:rPr>
            <w:noProof/>
            <w:webHidden/>
          </w:rPr>
          <w:tab/>
        </w:r>
        <w:r>
          <w:rPr>
            <w:noProof/>
            <w:webHidden/>
          </w:rPr>
          <w:fldChar w:fldCharType="begin"/>
        </w:r>
        <w:r>
          <w:rPr>
            <w:noProof/>
            <w:webHidden/>
          </w:rPr>
          <w:instrText xml:space="preserve"> PAGEREF _Toc324336838 \h </w:instrText>
        </w:r>
        <w:r>
          <w:rPr>
            <w:noProof/>
            <w:webHidden/>
          </w:rPr>
        </w:r>
        <w:r>
          <w:rPr>
            <w:noProof/>
            <w:webHidden/>
          </w:rPr>
          <w:fldChar w:fldCharType="separate"/>
        </w:r>
        <w:r>
          <w:rPr>
            <w:noProof/>
            <w:webHidden/>
          </w:rPr>
          <w:t>21</w:t>
        </w:r>
        <w:r>
          <w:rPr>
            <w:noProof/>
            <w:webHidden/>
          </w:rPr>
          <w:fldChar w:fldCharType="end"/>
        </w:r>
      </w:hyperlink>
    </w:p>
    <w:p w:rsidR="00C276B3" w:rsidRDefault="00C276B3">
      <w:pPr>
        <w:pStyle w:val="TableofFigures"/>
        <w:tabs>
          <w:tab w:val="right" w:leader="dot" w:pos="8630"/>
        </w:tabs>
        <w:rPr>
          <w:rFonts w:asciiTheme="minorHAnsi" w:hAnsiTheme="minorHAnsi"/>
          <w:noProof/>
          <w:sz w:val="22"/>
        </w:rPr>
      </w:pPr>
      <w:hyperlink w:anchor="_Toc324336839" w:history="1">
        <w:r w:rsidRPr="006D6C5D">
          <w:rPr>
            <w:rStyle w:val="Hyperlink"/>
            <w:noProof/>
          </w:rPr>
          <w:t>Figure 7: Kinect's effective FOV without (left) and with (right) pan mount</w:t>
        </w:r>
        <w:r>
          <w:rPr>
            <w:noProof/>
            <w:webHidden/>
          </w:rPr>
          <w:tab/>
        </w:r>
        <w:r>
          <w:rPr>
            <w:noProof/>
            <w:webHidden/>
          </w:rPr>
          <w:fldChar w:fldCharType="begin"/>
        </w:r>
        <w:r>
          <w:rPr>
            <w:noProof/>
            <w:webHidden/>
          </w:rPr>
          <w:instrText xml:space="preserve"> PAGEREF _Toc324336839 \h </w:instrText>
        </w:r>
        <w:r>
          <w:rPr>
            <w:noProof/>
            <w:webHidden/>
          </w:rPr>
        </w:r>
        <w:r>
          <w:rPr>
            <w:noProof/>
            <w:webHidden/>
          </w:rPr>
          <w:fldChar w:fldCharType="separate"/>
        </w:r>
        <w:r>
          <w:rPr>
            <w:noProof/>
            <w:webHidden/>
          </w:rPr>
          <w:t>22</w:t>
        </w:r>
        <w:r>
          <w:rPr>
            <w:noProof/>
            <w:webHidden/>
          </w:rPr>
          <w:fldChar w:fldCharType="end"/>
        </w:r>
      </w:hyperlink>
    </w:p>
    <w:p w:rsidR="00C276B3" w:rsidRDefault="00C276B3">
      <w:pPr>
        <w:pStyle w:val="TableofFigures"/>
        <w:tabs>
          <w:tab w:val="right" w:leader="dot" w:pos="8630"/>
        </w:tabs>
        <w:rPr>
          <w:rFonts w:asciiTheme="minorHAnsi" w:hAnsiTheme="minorHAnsi"/>
          <w:noProof/>
          <w:sz w:val="22"/>
        </w:rPr>
      </w:pPr>
      <w:hyperlink w:anchor="_Toc324336840" w:history="1">
        <w:r w:rsidRPr="006D6C5D">
          <w:rPr>
            <w:rStyle w:val="Hyperlink"/>
            <w:noProof/>
          </w:rPr>
          <w:t>Figure 8: World coordinates of detected face while pan mount is under motion.  True position is at (0,145).  Discrepancy is due to errors in the pan mount’s ability to accurately report its angular position and publish an accurate transform to world coordinates.</w:t>
        </w:r>
        <w:r>
          <w:rPr>
            <w:noProof/>
            <w:webHidden/>
          </w:rPr>
          <w:tab/>
        </w:r>
        <w:r>
          <w:rPr>
            <w:noProof/>
            <w:webHidden/>
          </w:rPr>
          <w:fldChar w:fldCharType="begin"/>
        </w:r>
        <w:r>
          <w:rPr>
            <w:noProof/>
            <w:webHidden/>
          </w:rPr>
          <w:instrText xml:space="preserve"> PAGEREF _Toc324336840 \h </w:instrText>
        </w:r>
        <w:r>
          <w:rPr>
            <w:noProof/>
            <w:webHidden/>
          </w:rPr>
        </w:r>
        <w:r>
          <w:rPr>
            <w:noProof/>
            <w:webHidden/>
          </w:rPr>
          <w:fldChar w:fldCharType="separate"/>
        </w:r>
        <w:r>
          <w:rPr>
            <w:noProof/>
            <w:webHidden/>
          </w:rPr>
          <w:t>23</w:t>
        </w:r>
        <w:r>
          <w:rPr>
            <w:noProof/>
            <w:webHidden/>
          </w:rPr>
          <w:fldChar w:fldCharType="end"/>
        </w:r>
      </w:hyperlink>
    </w:p>
    <w:p w:rsidR="00C276B3" w:rsidRDefault="00C276B3">
      <w:pPr>
        <w:pStyle w:val="TableofFigures"/>
        <w:tabs>
          <w:tab w:val="right" w:leader="dot" w:pos="8630"/>
        </w:tabs>
        <w:rPr>
          <w:rFonts w:asciiTheme="minorHAnsi" w:hAnsiTheme="minorHAnsi"/>
          <w:noProof/>
          <w:sz w:val="22"/>
        </w:rPr>
      </w:pPr>
      <w:hyperlink w:anchor="_Toc324336841" w:history="1">
        <w:r w:rsidRPr="006D6C5D">
          <w:rPr>
            <w:rStyle w:val="Hyperlink"/>
            <w:noProof/>
          </w:rPr>
          <w:t>Figure 9: Tracking performance of Kinect with pan compensation</w:t>
        </w:r>
        <w:r>
          <w:rPr>
            <w:noProof/>
            <w:webHidden/>
          </w:rPr>
          <w:tab/>
        </w:r>
        <w:r>
          <w:rPr>
            <w:noProof/>
            <w:webHidden/>
          </w:rPr>
          <w:fldChar w:fldCharType="begin"/>
        </w:r>
        <w:r>
          <w:rPr>
            <w:noProof/>
            <w:webHidden/>
          </w:rPr>
          <w:instrText xml:space="preserve"> PAGEREF _Toc324336841 \h </w:instrText>
        </w:r>
        <w:r>
          <w:rPr>
            <w:noProof/>
            <w:webHidden/>
          </w:rPr>
        </w:r>
        <w:r>
          <w:rPr>
            <w:noProof/>
            <w:webHidden/>
          </w:rPr>
          <w:fldChar w:fldCharType="separate"/>
        </w:r>
        <w:r>
          <w:rPr>
            <w:noProof/>
            <w:webHidden/>
          </w:rPr>
          <w:t>24</w:t>
        </w:r>
        <w:r>
          <w:rPr>
            <w:noProof/>
            <w:webHidden/>
          </w:rPr>
          <w:fldChar w:fldCharType="end"/>
        </w:r>
      </w:hyperlink>
    </w:p>
    <w:p w:rsidR="00C276B3" w:rsidRDefault="00C276B3">
      <w:pPr>
        <w:pStyle w:val="TableofFigures"/>
        <w:tabs>
          <w:tab w:val="right" w:leader="dot" w:pos="8630"/>
        </w:tabs>
        <w:rPr>
          <w:rFonts w:asciiTheme="minorHAnsi" w:hAnsiTheme="minorHAnsi"/>
          <w:noProof/>
          <w:sz w:val="22"/>
        </w:rPr>
      </w:pPr>
      <w:hyperlink w:anchor="_Toc324336842" w:history="1">
        <w:r w:rsidRPr="006D6C5D">
          <w:rPr>
            <w:rStyle w:val="Hyperlink"/>
            <w:noProof/>
          </w:rPr>
          <w:t>Figure 10: Person-tracking architecture</w:t>
        </w:r>
        <w:r>
          <w:rPr>
            <w:noProof/>
            <w:webHidden/>
          </w:rPr>
          <w:tab/>
        </w:r>
        <w:r>
          <w:rPr>
            <w:noProof/>
            <w:webHidden/>
          </w:rPr>
          <w:fldChar w:fldCharType="begin"/>
        </w:r>
        <w:r>
          <w:rPr>
            <w:noProof/>
            <w:webHidden/>
          </w:rPr>
          <w:instrText xml:space="preserve"> PAGEREF _Toc324336842 \h </w:instrText>
        </w:r>
        <w:r>
          <w:rPr>
            <w:noProof/>
            <w:webHidden/>
          </w:rPr>
        </w:r>
        <w:r>
          <w:rPr>
            <w:noProof/>
            <w:webHidden/>
          </w:rPr>
          <w:fldChar w:fldCharType="separate"/>
        </w:r>
        <w:r>
          <w:rPr>
            <w:noProof/>
            <w:webHidden/>
          </w:rPr>
          <w:t>27</w:t>
        </w:r>
        <w:r>
          <w:rPr>
            <w:noProof/>
            <w:webHidden/>
          </w:rPr>
          <w:fldChar w:fldCharType="end"/>
        </w:r>
      </w:hyperlink>
    </w:p>
    <w:p w:rsidR="00C276B3" w:rsidRDefault="00C276B3">
      <w:pPr>
        <w:pStyle w:val="TableofFigures"/>
        <w:tabs>
          <w:tab w:val="right" w:leader="dot" w:pos="8630"/>
        </w:tabs>
        <w:rPr>
          <w:rFonts w:asciiTheme="minorHAnsi" w:hAnsiTheme="minorHAnsi"/>
          <w:noProof/>
          <w:sz w:val="22"/>
        </w:rPr>
      </w:pPr>
      <w:hyperlink w:anchor="_Toc324336843" w:history="1">
        <w:r w:rsidRPr="006D6C5D">
          <w:rPr>
            <w:rStyle w:val="Hyperlink"/>
            <w:noProof/>
          </w:rPr>
          <w:t>Figure 11: Kinect’s RGB image masked for a user, right after calibration</w:t>
        </w:r>
        <w:r>
          <w:rPr>
            <w:noProof/>
            <w:webHidden/>
          </w:rPr>
          <w:tab/>
        </w:r>
        <w:r>
          <w:rPr>
            <w:noProof/>
            <w:webHidden/>
          </w:rPr>
          <w:fldChar w:fldCharType="begin"/>
        </w:r>
        <w:r>
          <w:rPr>
            <w:noProof/>
            <w:webHidden/>
          </w:rPr>
          <w:instrText xml:space="preserve"> PAGEREF _Toc324336843 \h </w:instrText>
        </w:r>
        <w:r>
          <w:rPr>
            <w:noProof/>
            <w:webHidden/>
          </w:rPr>
        </w:r>
        <w:r>
          <w:rPr>
            <w:noProof/>
            <w:webHidden/>
          </w:rPr>
          <w:fldChar w:fldCharType="separate"/>
        </w:r>
        <w:r>
          <w:rPr>
            <w:noProof/>
            <w:webHidden/>
          </w:rPr>
          <w:t>30</w:t>
        </w:r>
        <w:r>
          <w:rPr>
            <w:noProof/>
            <w:webHidden/>
          </w:rPr>
          <w:fldChar w:fldCharType="end"/>
        </w:r>
      </w:hyperlink>
    </w:p>
    <w:p w:rsidR="00C276B3" w:rsidRDefault="00C276B3">
      <w:pPr>
        <w:pStyle w:val="TableofFigures"/>
        <w:tabs>
          <w:tab w:val="right" w:leader="dot" w:pos="8630"/>
        </w:tabs>
        <w:rPr>
          <w:rFonts w:asciiTheme="minorHAnsi" w:hAnsiTheme="minorHAnsi"/>
          <w:noProof/>
          <w:sz w:val="22"/>
        </w:rPr>
      </w:pPr>
      <w:hyperlink w:anchor="_Toc324336844" w:history="1">
        <w:r w:rsidRPr="006D6C5D">
          <w:rPr>
            <w:rStyle w:val="Hyperlink"/>
            <w:noProof/>
          </w:rPr>
          <w:drawing>
            <wp:inline distT="0" distB="0" distL="0" distR="0" wp14:anchorId="74F533CF" wp14:editId="7DD19025">
              <wp:extent cx="2234242" cy="2234242"/>
              <wp:effectExtent l="0" t="0" r="0" b="0"/>
              <wp:docPr id="39" name="Picture 39"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r w:rsidRPr="006D6C5D">
          <w:rPr>
            <w:rStyle w:val="Hyperlink"/>
            <w:noProof/>
          </w:rPr>
          <w:t xml:space="preserve"> Figure 12: Histogram computed from Figure 10: hue on horizontal axis, saturation on vertical axis, brightness represents to histogram value.</w:t>
        </w:r>
        <w:r>
          <w:rPr>
            <w:noProof/>
            <w:webHidden/>
          </w:rPr>
          <w:tab/>
        </w:r>
        <w:r>
          <w:rPr>
            <w:noProof/>
            <w:webHidden/>
          </w:rPr>
          <w:fldChar w:fldCharType="begin"/>
        </w:r>
        <w:r>
          <w:rPr>
            <w:noProof/>
            <w:webHidden/>
          </w:rPr>
          <w:instrText xml:space="preserve"> PAGEREF _Toc324336844 \h </w:instrText>
        </w:r>
        <w:r>
          <w:rPr>
            <w:noProof/>
            <w:webHidden/>
          </w:rPr>
        </w:r>
        <w:r>
          <w:rPr>
            <w:noProof/>
            <w:webHidden/>
          </w:rPr>
          <w:fldChar w:fldCharType="separate"/>
        </w:r>
        <w:r>
          <w:rPr>
            <w:noProof/>
            <w:webHidden/>
          </w:rPr>
          <w:t>30</w:t>
        </w:r>
        <w:r>
          <w:rPr>
            <w:noProof/>
            <w:webHidden/>
          </w:rPr>
          <w:fldChar w:fldCharType="end"/>
        </w:r>
      </w:hyperlink>
    </w:p>
    <w:p w:rsidR="00C276B3" w:rsidRDefault="00C276B3">
      <w:pPr>
        <w:pStyle w:val="TableofFigures"/>
        <w:tabs>
          <w:tab w:val="right" w:leader="dot" w:pos="8630"/>
        </w:tabs>
        <w:rPr>
          <w:rFonts w:asciiTheme="minorHAnsi" w:hAnsiTheme="minorHAnsi"/>
          <w:noProof/>
          <w:sz w:val="22"/>
        </w:rPr>
      </w:pPr>
      <w:hyperlink w:anchor="_Toc324336845" w:history="1">
        <w:r w:rsidRPr="006D6C5D">
          <w:rPr>
            <w:rStyle w:val="Hyperlink"/>
            <w:noProof/>
          </w:rPr>
          <w:drawing>
            <wp:inline distT="0" distB="0" distL="0" distR="0" wp14:anchorId="6BD0640D" wp14:editId="349B479A">
              <wp:extent cx="3001992" cy="2320506"/>
              <wp:effectExtent l="0" t="0" r="825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3716" t="6144" r="9185" b="4184"/>
                      <a:stretch/>
                    </pic:blipFill>
                    <pic:spPr bwMode="auto">
                      <a:xfrm>
                        <a:off x="0" y="0"/>
                        <a:ext cx="3001821" cy="2320374"/>
                      </a:xfrm>
                      <a:prstGeom prst="rect">
                        <a:avLst/>
                      </a:prstGeom>
                      <a:noFill/>
                      <a:ln>
                        <a:noFill/>
                      </a:ln>
                      <a:extLst>
                        <a:ext uri="{53640926-AAD7-44D8-BBD7-CCE9431645EC}">
                          <a14:shadowObscured xmlns:a14="http://schemas.microsoft.com/office/drawing/2010/main"/>
                        </a:ext>
                      </a:extLst>
                    </pic:spPr>
                  </pic:pic>
                </a:graphicData>
              </a:graphic>
            </wp:inline>
          </w:drawing>
        </w:r>
        <w:r w:rsidRPr="006D6C5D">
          <w:rPr>
            <w:rStyle w:val="Hyperlink"/>
            <w:noProof/>
          </w:rPr>
          <w:t xml:space="preserve"> Figure 13: Alternate view of Error! Reference source not found. as 3D surface plot</w:t>
        </w:r>
        <w:r>
          <w:rPr>
            <w:noProof/>
            <w:webHidden/>
          </w:rPr>
          <w:tab/>
        </w:r>
        <w:r>
          <w:rPr>
            <w:noProof/>
            <w:webHidden/>
          </w:rPr>
          <w:fldChar w:fldCharType="begin"/>
        </w:r>
        <w:r>
          <w:rPr>
            <w:noProof/>
            <w:webHidden/>
          </w:rPr>
          <w:instrText xml:space="preserve"> PAGEREF _Toc324336845 \h </w:instrText>
        </w:r>
        <w:r>
          <w:rPr>
            <w:noProof/>
            <w:webHidden/>
          </w:rPr>
        </w:r>
        <w:r>
          <w:rPr>
            <w:noProof/>
            <w:webHidden/>
          </w:rPr>
          <w:fldChar w:fldCharType="separate"/>
        </w:r>
        <w:r>
          <w:rPr>
            <w:noProof/>
            <w:webHidden/>
          </w:rPr>
          <w:t>30</w:t>
        </w:r>
        <w:r>
          <w:rPr>
            <w:noProof/>
            <w:webHidden/>
          </w:rPr>
          <w:fldChar w:fldCharType="end"/>
        </w:r>
      </w:hyperlink>
    </w:p>
    <w:p w:rsidR="00C276B3" w:rsidRDefault="00C276B3">
      <w:pPr>
        <w:pStyle w:val="TableofFigures"/>
        <w:tabs>
          <w:tab w:val="right" w:leader="dot" w:pos="8630"/>
        </w:tabs>
        <w:rPr>
          <w:rFonts w:asciiTheme="minorHAnsi" w:hAnsiTheme="minorHAnsi"/>
          <w:noProof/>
          <w:sz w:val="22"/>
        </w:rPr>
      </w:pPr>
      <w:hyperlink w:anchor="_Toc324336846" w:history="1">
        <w:r w:rsidRPr="006D6C5D">
          <w:rPr>
            <w:rStyle w:val="Hyperlink"/>
            <w:noProof/>
          </w:rPr>
          <w:t xml:space="preserve">Figure 14: Correlation over time of user's histogram with </w:t>
        </w:r>
        <m:oMath>
          <m:r>
            <m:rPr>
              <m:sty m:val="b"/>
            </m:rPr>
            <w:rPr>
              <w:rStyle w:val="Hyperlink"/>
              <w:rFonts w:ascii="Cambria Math" w:hAnsi="Cambria Math"/>
              <w:noProof/>
            </w:rPr>
            <m:t>Htrack</m:t>
          </m:r>
        </m:oMath>
        <w:r w:rsidRPr="006D6C5D">
          <w:rPr>
            <w:rStyle w:val="Hyperlink"/>
            <w:noProof/>
          </w:rPr>
          <w:t xml:space="preserve">  (red) and </w:t>
        </w:r>
        <m:oMath>
          <m:r>
            <m:rPr>
              <m:sty m:val="b"/>
            </m:rPr>
            <w:rPr>
              <w:rStyle w:val="Hyperlink"/>
              <w:rFonts w:ascii="Cambria Math" w:hAnsi="Cambria Math"/>
              <w:noProof/>
            </w:rPr>
            <m:t>Hcal</m:t>
          </m:r>
        </m:oMath>
        <w:r w:rsidRPr="006D6C5D">
          <w:rPr>
            <w:rStyle w:val="Hyperlink"/>
            <w:noProof/>
          </w:rPr>
          <w:t xml:space="preserve">  (blue)</w:t>
        </w:r>
        <w:r>
          <w:rPr>
            <w:noProof/>
            <w:webHidden/>
          </w:rPr>
          <w:tab/>
        </w:r>
        <w:r>
          <w:rPr>
            <w:noProof/>
            <w:webHidden/>
          </w:rPr>
          <w:fldChar w:fldCharType="begin"/>
        </w:r>
        <w:r>
          <w:rPr>
            <w:noProof/>
            <w:webHidden/>
          </w:rPr>
          <w:instrText xml:space="preserve"> PAGEREF _Toc324336846 \h </w:instrText>
        </w:r>
        <w:r>
          <w:rPr>
            <w:noProof/>
            <w:webHidden/>
          </w:rPr>
        </w:r>
        <w:r>
          <w:rPr>
            <w:noProof/>
            <w:webHidden/>
          </w:rPr>
          <w:fldChar w:fldCharType="separate"/>
        </w:r>
        <w:r>
          <w:rPr>
            <w:noProof/>
            <w:webHidden/>
          </w:rPr>
          <w:t>32</w:t>
        </w:r>
        <w:r>
          <w:rPr>
            <w:noProof/>
            <w:webHidden/>
          </w:rPr>
          <w:fldChar w:fldCharType="end"/>
        </w:r>
      </w:hyperlink>
    </w:p>
    <w:p w:rsidR="00C276B3" w:rsidRDefault="00C276B3">
      <w:pPr>
        <w:pStyle w:val="TableofFigures"/>
        <w:tabs>
          <w:tab w:val="right" w:leader="dot" w:pos="8630"/>
        </w:tabs>
        <w:rPr>
          <w:rFonts w:asciiTheme="minorHAnsi" w:hAnsiTheme="minorHAnsi"/>
          <w:noProof/>
          <w:sz w:val="22"/>
        </w:rPr>
      </w:pPr>
      <w:hyperlink w:anchor="_Toc324336847" w:history="1">
        <w:r w:rsidRPr="006D6C5D">
          <w:rPr>
            <w:rStyle w:val="Hyperlink"/>
            <w:noProof/>
          </w:rPr>
          <w:t>Figure 15: Smooth path produced by SBPL planner in presence of obstacles (grid size 1m)</w:t>
        </w:r>
        <w:r>
          <w:rPr>
            <w:noProof/>
            <w:webHidden/>
          </w:rPr>
          <w:tab/>
        </w:r>
        <w:r>
          <w:rPr>
            <w:noProof/>
            <w:webHidden/>
          </w:rPr>
          <w:fldChar w:fldCharType="begin"/>
        </w:r>
        <w:r>
          <w:rPr>
            <w:noProof/>
            <w:webHidden/>
          </w:rPr>
          <w:instrText xml:space="preserve"> PAGEREF _Toc324336847 \h </w:instrText>
        </w:r>
        <w:r>
          <w:rPr>
            <w:noProof/>
            <w:webHidden/>
          </w:rPr>
        </w:r>
        <w:r>
          <w:rPr>
            <w:noProof/>
            <w:webHidden/>
          </w:rPr>
          <w:fldChar w:fldCharType="separate"/>
        </w:r>
        <w:r>
          <w:rPr>
            <w:noProof/>
            <w:webHidden/>
          </w:rPr>
          <w:t>35</w:t>
        </w:r>
        <w:r>
          <w:rPr>
            <w:noProof/>
            <w:webHidden/>
          </w:rPr>
          <w:fldChar w:fldCharType="end"/>
        </w:r>
      </w:hyperlink>
    </w:p>
    <w:p w:rsidR="00C276B3" w:rsidRDefault="00C276B3">
      <w:pPr>
        <w:pStyle w:val="TableofFigures"/>
        <w:tabs>
          <w:tab w:val="right" w:leader="dot" w:pos="8630"/>
        </w:tabs>
        <w:rPr>
          <w:rFonts w:asciiTheme="minorHAnsi" w:hAnsiTheme="minorHAnsi"/>
          <w:noProof/>
          <w:sz w:val="22"/>
        </w:rPr>
      </w:pPr>
      <w:hyperlink w:anchor="_Toc324336848" w:history="1">
        <w:r w:rsidRPr="006D6C5D">
          <w:rPr>
            <w:rStyle w:val="Hyperlink"/>
            <w:noProof/>
          </w:rPr>
          <w:t>Figure 16: Harlie's motion primitives</w:t>
        </w:r>
        <w:r>
          <w:rPr>
            <w:noProof/>
            <w:webHidden/>
          </w:rPr>
          <w:tab/>
        </w:r>
        <w:r>
          <w:rPr>
            <w:noProof/>
            <w:webHidden/>
          </w:rPr>
          <w:fldChar w:fldCharType="begin"/>
        </w:r>
        <w:r>
          <w:rPr>
            <w:noProof/>
            <w:webHidden/>
          </w:rPr>
          <w:instrText xml:space="preserve"> PAGEREF _Toc324336848 \h </w:instrText>
        </w:r>
        <w:r>
          <w:rPr>
            <w:noProof/>
            <w:webHidden/>
          </w:rPr>
        </w:r>
        <w:r>
          <w:rPr>
            <w:noProof/>
            <w:webHidden/>
          </w:rPr>
          <w:fldChar w:fldCharType="separate"/>
        </w:r>
        <w:r>
          <w:rPr>
            <w:noProof/>
            <w:webHidden/>
          </w:rPr>
          <w:t>36</w:t>
        </w:r>
        <w:r>
          <w:rPr>
            <w:noProof/>
            <w:webHidden/>
          </w:rPr>
          <w:fldChar w:fldCharType="end"/>
        </w:r>
      </w:hyperlink>
    </w:p>
    <w:p w:rsidR="00C276B3" w:rsidRDefault="00C276B3">
      <w:pPr>
        <w:pStyle w:val="TableofFigures"/>
        <w:tabs>
          <w:tab w:val="right" w:leader="dot" w:pos="8630"/>
        </w:tabs>
        <w:rPr>
          <w:rFonts w:asciiTheme="minorHAnsi" w:hAnsiTheme="minorHAnsi"/>
          <w:noProof/>
          <w:sz w:val="22"/>
        </w:rPr>
      </w:pPr>
      <w:hyperlink w:anchor="_Toc324336849" w:history="1">
        <w:r w:rsidRPr="006D6C5D">
          <w:rPr>
            <w:rStyle w:val="Hyperlink"/>
            <w:noProof/>
          </w:rPr>
          <w:t>Figure 17: Goal constellation, true goal in green (grid resolution 1m)</w:t>
        </w:r>
        <w:r>
          <w:rPr>
            <w:noProof/>
            <w:webHidden/>
          </w:rPr>
          <w:tab/>
        </w:r>
        <w:r>
          <w:rPr>
            <w:noProof/>
            <w:webHidden/>
          </w:rPr>
          <w:fldChar w:fldCharType="begin"/>
        </w:r>
        <w:r>
          <w:rPr>
            <w:noProof/>
            <w:webHidden/>
          </w:rPr>
          <w:instrText xml:space="preserve"> PAGEREF _Toc324336849 \h </w:instrText>
        </w:r>
        <w:r>
          <w:rPr>
            <w:noProof/>
            <w:webHidden/>
          </w:rPr>
        </w:r>
        <w:r>
          <w:rPr>
            <w:noProof/>
            <w:webHidden/>
          </w:rPr>
          <w:fldChar w:fldCharType="separate"/>
        </w:r>
        <w:r>
          <w:rPr>
            <w:noProof/>
            <w:webHidden/>
          </w:rPr>
          <w:t>39</w:t>
        </w:r>
        <w:r>
          <w:rPr>
            <w:noProof/>
            <w:webHidden/>
          </w:rPr>
          <w:fldChar w:fldCharType="end"/>
        </w:r>
      </w:hyperlink>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proofErr w:type="gramStart"/>
      <w:r>
        <w:t>stuff</w:t>
      </w:r>
      <w:proofErr w:type="gramEnd"/>
    </w:p>
    <w:p w:rsidR="00F324C7" w:rsidRDefault="00F324C7">
      <w:r>
        <w:br w:type="page"/>
      </w:r>
    </w:p>
    <w:p w:rsidR="00F324C7" w:rsidRPr="00F324C7" w:rsidRDefault="00F324C7" w:rsidP="00F324C7">
      <w:pPr>
        <w:sectPr w:rsidR="00F324C7" w:rsidRPr="00F324C7" w:rsidSect="00540AEA">
          <w:type w:val="continuous"/>
          <w:pgSz w:w="12240" w:h="15840"/>
          <w:pgMar w:top="1440" w:right="1440" w:bottom="1440" w:left="2160" w:header="0" w:footer="720" w:gutter="0"/>
          <w:pgNumType w:fmt="lowerRoman" w:start="1"/>
          <w:cols w:space="720"/>
          <w:formProt w:val="0"/>
          <w:docGrid w:linePitch="360" w:charSpace="2047"/>
        </w:sectPr>
      </w:pPr>
      <w:r>
        <w:lastRenderedPageBreak/>
        <w:t>Title page</w:t>
      </w:r>
    </w:p>
    <w:p w:rsidR="00735B7C" w:rsidRDefault="00735B7C" w:rsidP="00F91C31">
      <w:pPr>
        <w:pStyle w:val="Heading1"/>
      </w:pPr>
      <w:bookmarkStart w:id="0" w:name="_Toc324336806"/>
      <w:r>
        <w:lastRenderedPageBreak/>
        <w:t>Introduction</w:t>
      </w:r>
      <w:r w:rsidR="00236A08">
        <w:t xml:space="preserve"> and Background</w:t>
      </w:r>
      <w:bookmarkEnd w:id="0"/>
    </w:p>
    <w:p w:rsidR="00B85BF1" w:rsidRDefault="00AF35B7">
      <w:pPr>
        <w:spacing w:line="480" w:lineRule="auto"/>
        <w:ind w:firstLine="720"/>
      </w:pPr>
      <w:r>
        <w:t>Human-machine interaction is a highly active area of res</w:t>
      </w:r>
      <w:r w:rsidR="00523AC0">
        <w:t>earch in the field of robotics</w:t>
      </w:r>
      <w:r w:rsidR="005209F2">
        <w:t>.</w:t>
      </w:r>
      <w:r w:rsidR="00523AC0">
        <w:t xml:space="preserve"> </w:t>
      </w:r>
      <w:r w:rsidR="00FC59E7">
        <w:t xml:space="preserve"> A</w:t>
      </w:r>
      <w:r w:rsidR="00710F25">
        <w:t xml:space="preserve"> fundamental </w:t>
      </w:r>
      <w:r w:rsidR="00FC59E7">
        <w:t>task is the ability to detect and follow a human</w:t>
      </w:r>
      <w:r w:rsidR="00710F25">
        <w:t>.  This deceptively simple task could open a huge range of possibilities.</w:t>
      </w:r>
      <w:r w:rsidR="00FB5F83">
        <w:t xml:space="preserve">  </w:t>
      </w:r>
      <w:r w:rsidR="00523AC0">
        <w:t>A smart wheelchair could automatically follow a nurse through a hallway [site Chad’s thesis].  A pack robot could follow a soldier into combat</w:t>
      </w:r>
      <w:r w:rsidR="00825C2A">
        <w:t xml:space="preserve">, or a tourguide robot could intelligently </w:t>
      </w:r>
      <w:r w:rsidR="00E9022C">
        <w:t>guide</w:t>
      </w:r>
      <w:r w:rsidR="00825C2A">
        <w:t xml:space="preserve"> a group of people</w:t>
      </w:r>
      <w:r w:rsidR="002713AF">
        <w:t xml:space="preserve"> through a museum.</w:t>
      </w:r>
    </w:p>
    <w:p w:rsidR="00D971A3" w:rsidRDefault="00735B7C">
      <w:pPr>
        <w:spacing w:line="480" w:lineRule="auto"/>
        <w:ind w:firstLine="720"/>
      </w:pPr>
      <w:r w:rsidRPr="00735B7C">
        <w:t xml:space="preserve">Although person tracking comes naturally to humans, it is a </w:t>
      </w:r>
      <w:r w:rsidR="00E917BC">
        <w:t xml:space="preserve">highly </w:t>
      </w:r>
      <w:r w:rsidRPr="00735B7C">
        <w:t>nontrivial job for a machine, requiring the integration of many unreliable sources of information and the creation a model of the environment from changing conditions.</w:t>
      </w:r>
      <w:r w:rsidR="00F01CA9">
        <w:t xml:space="preserve">  </w:t>
      </w:r>
      <w:r w:rsidR="00D22590">
        <w:t xml:space="preserve">Humans have wide variation in size, shape, and colors, </w:t>
      </w:r>
      <w:r w:rsidR="00710F25">
        <w:t>and their appearances change over time with</w:t>
      </w:r>
      <w:r w:rsidR="00D22590">
        <w:t xml:space="preserve"> changes in posture and </w:t>
      </w:r>
      <w:r w:rsidR="00FC59E7">
        <w:t>lighting</w:t>
      </w:r>
      <w:r w:rsidR="00D22590">
        <w:t xml:space="preserve">.  </w:t>
      </w:r>
      <w:r w:rsidR="00333C89">
        <w:t xml:space="preserve">The background of a real-world scene contains a great deal of </w:t>
      </w:r>
      <w:proofErr w:type="spellStart"/>
      <w:r w:rsidR="00333C89">
        <w:t>clutter</w:t>
      </w:r>
      <w:r w:rsidR="00FC59E7">
        <w:t>ring</w:t>
      </w:r>
      <w:proofErr w:type="spellEnd"/>
      <w:r w:rsidR="00333C89">
        <w:t xml:space="preserve"> shapes, textures, and colors.  </w:t>
      </w:r>
      <w:r w:rsidR="00E917BC">
        <w:t>W</w:t>
      </w:r>
      <w:r w:rsidR="00D22590">
        <w:t>hen the robot is in motion, it becomes difficult to separate the target’s motion from background motion.</w:t>
      </w:r>
      <w:r w:rsidR="00E917BC" w:rsidRPr="00E917BC">
        <w:t xml:space="preserve"> </w:t>
      </w:r>
      <w:r w:rsidR="00E917BC">
        <w:t xml:space="preserve"> Additionally, a method must be developed to allow the robot to plan to a moving target under changing conditions.</w:t>
      </w:r>
      <w:r w:rsidR="00FC59E7">
        <w:t xml:space="preserve">  Recently, much research has focused on the task of person following from a mobile robot.  The remainder of this chapter will provide an overview of the current technologies.</w:t>
      </w:r>
    </w:p>
    <w:p w:rsidR="00236A08" w:rsidRDefault="00236A08" w:rsidP="00193048">
      <w:pPr>
        <w:pStyle w:val="Heading2"/>
      </w:pPr>
      <w:bookmarkStart w:id="1" w:name="_Toc324336807"/>
      <w:r>
        <w:t>Computer Vision</w:t>
      </w:r>
      <w:bookmarkEnd w:id="1"/>
    </w:p>
    <w:p w:rsidR="00520ED1" w:rsidRDefault="00DF2C28" w:rsidP="00281685">
      <w:pPr>
        <w:spacing w:line="480" w:lineRule="auto"/>
        <w:ind w:firstLine="720"/>
      </w:pPr>
      <w:r>
        <w:t xml:space="preserve">Of all the various sensors available to mobile robots, cameras </w:t>
      </w:r>
      <w:r w:rsidR="00AF4EAC">
        <w:t xml:space="preserve">are </w:t>
      </w:r>
      <w:r w:rsidR="005844FD">
        <w:t xml:space="preserve">most often used for person tracking.  </w:t>
      </w:r>
      <w:r>
        <w:t xml:space="preserve">High-resolution color cameras are inexpensive </w:t>
      </w:r>
      <w:r>
        <w:lastRenderedPageBreak/>
        <w:t>and vision-based tracking is intuitive to us as humans.</w:t>
      </w:r>
      <w:r w:rsidR="00583590">
        <w:t xml:space="preserve">  Computer vision algorithms are very diverse, and this section will touch on the most popular approaches.</w:t>
      </w:r>
    </w:p>
    <w:p w:rsidR="00281685" w:rsidRDefault="00520ED1" w:rsidP="00281685">
      <w:pPr>
        <w:spacing w:line="480" w:lineRule="auto"/>
        <w:ind w:firstLine="720"/>
      </w:pPr>
      <w:r>
        <w:t>Some</w:t>
      </w:r>
      <w:r w:rsidR="00281685">
        <w:t xml:space="preserve"> vision systems require the user to face the camera to provide a consistent view or to allow face detection.  Face detection is </w:t>
      </w:r>
      <w:r w:rsidR="00B85BF1">
        <w:t>sometimes</w:t>
      </w:r>
      <w:r w:rsidR="002713AF">
        <w:t xml:space="preserve"> </w:t>
      </w:r>
      <w:r w:rsidR="008C55FD">
        <w:t>used</w:t>
      </w:r>
      <w:r w:rsidR="00281685">
        <w:t xml:space="preserve"> to re-initialize </w:t>
      </w:r>
      <w:r w:rsidR="002713AF">
        <w:t xml:space="preserve">a </w:t>
      </w:r>
      <w:r w:rsidR="00281685">
        <w:t xml:space="preserve">tracker after occlusion or target loss </w:t>
      </w:r>
      <w:sdt>
        <w:sdtPr>
          <w:id w:val="1711687456"/>
          <w:citation/>
        </w:sdtPr>
        <w:sdtContent>
          <w:r w:rsidR="00281685">
            <w:fldChar w:fldCharType="begin"/>
          </w:r>
          <w:r w:rsidR="00281685">
            <w:instrText xml:space="preserve"> CITATION Ger09 \l 1033 </w:instrText>
          </w:r>
          <w:r w:rsidR="00281685">
            <w:fldChar w:fldCharType="separate"/>
          </w:r>
          <w:r w:rsidR="00C276B3" w:rsidRPr="00C276B3">
            <w:rPr>
              <w:noProof/>
            </w:rPr>
            <w:t>[1]</w:t>
          </w:r>
          <w:r w:rsidR="00281685">
            <w:fldChar w:fldCharType="end"/>
          </w:r>
        </w:sdtContent>
      </w:sdt>
      <w:r w:rsidR="008C55FD">
        <w:t xml:space="preserve"> because human faces are highly distinctive</w:t>
      </w:r>
      <w:r>
        <w:t xml:space="preserve"> </w:t>
      </w:r>
      <w:r w:rsidR="00014CD6">
        <w:t xml:space="preserve">and face recognition is a </w:t>
      </w:r>
      <w:r w:rsidR="00333C89">
        <w:t>reasonably</w:t>
      </w:r>
      <w:r w:rsidR="00014CD6">
        <w:t xml:space="preserve"> mature technology</w:t>
      </w:r>
      <w:r w:rsidR="006D75F8">
        <w:t xml:space="preserve"> </w:t>
      </w:r>
      <w:sdt>
        <w:sdtPr>
          <w:id w:val="-1605191527"/>
          <w:citation/>
        </w:sdtPr>
        <w:sdtContent>
          <w:r w:rsidR="006D75F8">
            <w:fldChar w:fldCharType="begin"/>
          </w:r>
          <w:r w:rsidR="006D75F8">
            <w:instrText xml:space="preserve"> CITATION Vio04 \l 1033 </w:instrText>
          </w:r>
          <w:r w:rsidR="006D75F8">
            <w:fldChar w:fldCharType="separate"/>
          </w:r>
          <w:r w:rsidR="00C276B3" w:rsidRPr="00C276B3">
            <w:rPr>
              <w:noProof/>
            </w:rPr>
            <w:t>[2]</w:t>
          </w:r>
          <w:r w:rsidR="006D75F8">
            <w:fldChar w:fldCharType="end"/>
          </w:r>
        </w:sdtContent>
      </w:sdt>
      <w:r w:rsidR="00281685">
        <w:t>.</w:t>
      </w:r>
      <w:r>
        <w:t xml:space="preserve">  While requiring the target to face the robot may work for applications such as a tourguide, it is an inconvenient burden to place on a person</w:t>
      </w:r>
      <w:r w:rsidR="00E9022C">
        <w:t>-</w:t>
      </w:r>
      <w:r>
        <w:t>following system.</w:t>
      </w:r>
    </w:p>
    <w:p w:rsidR="006D75F8" w:rsidRDefault="005844FD">
      <w:pPr>
        <w:spacing w:line="480" w:lineRule="auto"/>
        <w:ind w:firstLine="720"/>
      </w:pPr>
      <w:r>
        <w:t xml:space="preserve">Many vision systems </w:t>
      </w:r>
      <w:r w:rsidR="003964F8">
        <w:t>rely on</w:t>
      </w:r>
      <w:r>
        <w:t xml:space="preserve"> color information, </w:t>
      </w:r>
      <w:r w:rsidR="00333C89">
        <w:t xml:space="preserve">and </w:t>
      </w:r>
      <w:r w:rsidR="00912610">
        <w:t>occasionally</w:t>
      </w:r>
      <w:r w:rsidR="00333C89">
        <w:t xml:space="preserve"> texture </w:t>
      </w:r>
      <w:r w:rsidR="00912610">
        <w:t xml:space="preserve">information </w:t>
      </w:r>
      <w:sdt>
        <w:sdtPr>
          <w:id w:val="1583883040"/>
          <w:citation/>
        </w:sdtPr>
        <w:sdtContent>
          <w:r w:rsidR="00333C89">
            <w:fldChar w:fldCharType="begin"/>
          </w:r>
          <w:r w:rsidR="00333C89">
            <w:instrText xml:space="preserve"> CITATION Sha04 \l 1033 </w:instrText>
          </w:r>
          <w:r w:rsidR="00333C89">
            <w:fldChar w:fldCharType="separate"/>
          </w:r>
          <w:r w:rsidR="00C276B3" w:rsidRPr="00C276B3">
            <w:rPr>
              <w:noProof/>
            </w:rPr>
            <w:t>[3]</w:t>
          </w:r>
          <w:r w:rsidR="00333C89">
            <w:fldChar w:fldCharType="end"/>
          </w:r>
        </w:sdtContent>
      </w:sdt>
      <w:r w:rsidR="00333C89">
        <w:t>.  These properties are</w:t>
      </w:r>
      <w:r>
        <w:t xml:space="preserve"> readily accessible from cameras and intuitive to us as humans.</w:t>
      </w:r>
      <w:r w:rsidR="008A0789">
        <w:t xml:space="preserve">  </w:t>
      </w:r>
      <w:r w:rsidR="004B6D29">
        <w:t>Some of t</w:t>
      </w:r>
      <w:r w:rsidR="00DD387E">
        <w:t xml:space="preserve">he simplest tracking </w:t>
      </w:r>
      <w:r w:rsidR="002713AF">
        <w:t xml:space="preserve">approaches </w:t>
      </w:r>
      <w:r w:rsidR="00DD387E">
        <w:t>simply look for solid regions of a certain color</w:t>
      </w:r>
      <w:r w:rsidR="00C17AD4">
        <w:t xml:space="preserve">.  </w:t>
      </w:r>
      <w:proofErr w:type="spellStart"/>
      <w:r w:rsidR="00C17AD4">
        <w:t>C</w:t>
      </w:r>
      <w:r w:rsidR="003D17C6">
        <w:t>alisi</w:t>
      </w:r>
      <w:proofErr w:type="spellEnd"/>
      <w:r w:rsidR="003D17C6">
        <w:t xml:space="preserve"> </w:t>
      </w:r>
      <w:proofErr w:type="gramStart"/>
      <w:r w:rsidR="003D17C6">
        <w:t>et</w:t>
      </w:r>
      <w:proofErr w:type="gramEnd"/>
      <w:r w:rsidR="003D17C6">
        <w:t xml:space="preserve">. </w:t>
      </w:r>
      <w:proofErr w:type="gramStart"/>
      <w:r w:rsidR="003D17C6">
        <w:t>al</w:t>
      </w:r>
      <w:proofErr w:type="gramEnd"/>
      <w:r w:rsidR="003D17C6">
        <w:t>. used a</w:t>
      </w:r>
      <w:r w:rsidR="00C17AD4">
        <w:t xml:space="preserve"> </w:t>
      </w:r>
      <w:r w:rsidR="00281685">
        <w:t>single-</w:t>
      </w:r>
      <w:r w:rsidR="00C17AD4">
        <w:t xml:space="preserve">color segmentation assisted by </w:t>
      </w:r>
      <w:r w:rsidR="00281685">
        <w:t xml:space="preserve">stereo </w:t>
      </w:r>
      <w:r w:rsidR="00C17AD4">
        <w:t xml:space="preserve">depth information to track </w:t>
      </w:r>
      <w:r w:rsidR="00281685">
        <w:t>a user wearing a single-colored shirt</w:t>
      </w:r>
      <w:r w:rsidR="00C17AD4">
        <w:t xml:space="preserve"> </w:t>
      </w:r>
      <w:sdt>
        <w:sdtPr>
          <w:id w:val="-459955884"/>
          <w:citation/>
        </w:sdtPr>
        <w:sdtContent>
          <w:r w:rsidR="00C17AD4">
            <w:fldChar w:fldCharType="begin"/>
          </w:r>
          <w:r w:rsidR="00C17AD4">
            <w:instrText xml:space="preserve"> CITATION Cal07 \l 1033 </w:instrText>
          </w:r>
          <w:r w:rsidR="00C17AD4">
            <w:fldChar w:fldCharType="separate"/>
          </w:r>
          <w:r w:rsidR="00C276B3" w:rsidRPr="00C276B3">
            <w:rPr>
              <w:noProof/>
            </w:rPr>
            <w:t>[4]</w:t>
          </w:r>
          <w:r w:rsidR="00C17AD4">
            <w:fldChar w:fldCharType="end"/>
          </w:r>
        </w:sdtContent>
      </w:sdt>
      <w:r w:rsidR="00C17AD4">
        <w:t xml:space="preserve">.  While </w:t>
      </w:r>
      <w:r w:rsidR="00075E01">
        <w:t>methods that rely on color alone</w:t>
      </w:r>
      <w:r w:rsidR="00C17AD4">
        <w:t xml:space="preserve"> are simple and computationally efficient, they are restricted to cases in which the target is wearing a solid color and that color </w:t>
      </w:r>
      <w:r w:rsidR="00D843D7">
        <w:t>is not common in the environment.</w:t>
      </w:r>
      <w:r w:rsidR="00AE71DF">
        <w:t xml:space="preserve">  More complicated approaches may track areas of multiple colors, or compute a color histogram for a</w:t>
      </w:r>
      <w:r w:rsidR="00580F65">
        <w:t>n area of interest</w:t>
      </w:r>
      <w:r w:rsidR="00AE71DF">
        <w:t>.  Skin colors are also frequently tracked.</w:t>
      </w:r>
    </w:p>
    <w:p w:rsidR="00D05AF7" w:rsidRDefault="003964F8">
      <w:pPr>
        <w:spacing w:line="480" w:lineRule="auto"/>
        <w:ind w:firstLine="720"/>
      </w:pPr>
      <w:r>
        <w:t xml:space="preserve">Going beyond color, </w:t>
      </w:r>
      <w:r w:rsidR="00580F65">
        <w:t>many authors have taken the approach of identifying</w:t>
      </w:r>
      <w:r>
        <w:t xml:space="preserve"> certain shape</w:t>
      </w:r>
      <w:r w:rsidR="002713AF">
        <w:t>s</w:t>
      </w:r>
      <w:r>
        <w:t xml:space="preserve"> </w:t>
      </w:r>
      <w:r w:rsidR="009224AA">
        <w:t>relating to human bodies</w:t>
      </w:r>
      <w:r w:rsidR="00C6715A">
        <w:t xml:space="preserve">.  </w:t>
      </w:r>
      <w:r w:rsidR="006211C8">
        <w:t xml:space="preserve">Shape information may be computed for both 2D and 3D images </w:t>
      </w:r>
      <w:sdt>
        <w:sdtPr>
          <w:id w:val="-964657643"/>
          <w:citation/>
        </w:sdtPr>
        <w:sdtContent>
          <w:r w:rsidR="006211C8">
            <w:fldChar w:fldCharType="begin"/>
          </w:r>
          <w:r w:rsidR="006211C8">
            <w:instrText xml:space="preserve"> CITATION Mit11 \l 1033 </w:instrText>
          </w:r>
          <w:r w:rsidR="006211C8">
            <w:fldChar w:fldCharType="separate"/>
          </w:r>
          <w:r w:rsidR="00C276B3" w:rsidRPr="00C276B3">
            <w:rPr>
              <w:noProof/>
            </w:rPr>
            <w:t>[5]</w:t>
          </w:r>
          <w:r w:rsidR="006211C8">
            <w:fldChar w:fldCharType="end"/>
          </w:r>
        </w:sdtContent>
      </w:sdt>
      <w:r w:rsidR="002713AF">
        <w:t>, and is often done using cascades of Haar-like features</w:t>
      </w:r>
      <w:r w:rsidR="002713AF" w:rsidRPr="00C6715A">
        <w:t xml:space="preserve"> </w:t>
      </w:r>
      <w:sdt>
        <w:sdtPr>
          <w:id w:val="1203749177"/>
          <w:citation/>
        </w:sdtPr>
        <w:sdtContent>
          <w:r w:rsidR="002713AF">
            <w:fldChar w:fldCharType="begin"/>
          </w:r>
          <w:r w:rsidR="002713AF">
            <w:instrText xml:space="preserve"> CITATION Vio01 \l 1033 </w:instrText>
          </w:r>
          <w:r w:rsidR="002713AF">
            <w:fldChar w:fldCharType="separate"/>
          </w:r>
          <w:r w:rsidR="00C276B3" w:rsidRPr="00C276B3">
            <w:rPr>
              <w:noProof/>
            </w:rPr>
            <w:t>[6]</w:t>
          </w:r>
          <w:r w:rsidR="002713AF">
            <w:fldChar w:fldCharType="end"/>
          </w:r>
        </w:sdtContent>
      </w:sdt>
      <w:r w:rsidR="006211C8">
        <w:t xml:space="preserve">.  </w:t>
      </w:r>
      <w:r w:rsidR="00FE35B7">
        <w:t>S</w:t>
      </w:r>
      <w:r w:rsidR="00C6715A">
        <w:t xml:space="preserve">ome </w:t>
      </w:r>
      <w:r w:rsidR="002713AF">
        <w:t xml:space="preserve">authors </w:t>
      </w:r>
      <w:r w:rsidR="00C6715A">
        <w:t xml:space="preserve">use part-based representations that combine multiple </w:t>
      </w:r>
      <w:r w:rsidR="006211C8">
        <w:lastRenderedPageBreak/>
        <w:t>classifiers</w:t>
      </w:r>
      <w:r w:rsidR="00C6715A">
        <w:t xml:space="preserve"> for different parts of the body </w:t>
      </w:r>
      <w:sdt>
        <w:sdtPr>
          <w:id w:val="1755233708"/>
          <w:citation/>
        </w:sdtPr>
        <w:sdtContent>
          <w:r w:rsidR="00C6715A">
            <w:fldChar w:fldCharType="begin"/>
          </w:r>
          <w:r w:rsidR="00C6715A">
            <w:instrText xml:space="preserve"> CITATION Ziv07 \l 1033 </w:instrText>
          </w:r>
          <w:r w:rsidR="00C6715A">
            <w:fldChar w:fldCharType="separate"/>
          </w:r>
          <w:r w:rsidR="00C276B3" w:rsidRPr="00C276B3">
            <w:rPr>
              <w:noProof/>
            </w:rPr>
            <w:t>[7]</w:t>
          </w:r>
          <w:r w:rsidR="00C6715A">
            <w:fldChar w:fldCharType="end"/>
          </w:r>
        </w:sdtContent>
      </w:sdt>
      <w:r w:rsidR="00C6715A">
        <w:t>.  Such systems combine many weak classifiers to create a strong classifier, using a tra</w:t>
      </w:r>
      <w:r w:rsidR="00BB38F5">
        <w:t>ining algorithm such as AdaBoost (Adaptive Boosting)</w:t>
      </w:r>
      <w:sdt>
        <w:sdtPr>
          <w:id w:val="-1745018048"/>
          <w:citation/>
        </w:sdtPr>
        <w:sdtContent>
          <w:r w:rsidR="00BB38F5">
            <w:fldChar w:fldCharType="begin"/>
          </w:r>
          <w:r w:rsidR="00BB38F5">
            <w:instrText xml:space="preserve"> CITATION Fre97 \l 1033 </w:instrText>
          </w:r>
          <w:r w:rsidR="00BB38F5">
            <w:fldChar w:fldCharType="separate"/>
          </w:r>
          <w:r w:rsidR="00C276B3">
            <w:rPr>
              <w:noProof/>
            </w:rPr>
            <w:t xml:space="preserve"> </w:t>
          </w:r>
          <w:r w:rsidR="00C276B3" w:rsidRPr="00C276B3">
            <w:rPr>
              <w:noProof/>
            </w:rPr>
            <w:t>[8]</w:t>
          </w:r>
          <w:r w:rsidR="00BB38F5">
            <w:fldChar w:fldCharType="end"/>
          </w:r>
        </w:sdtContent>
      </w:sdt>
      <w:r w:rsidR="00C6715A">
        <w:t>.</w:t>
      </w:r>
    </w:p>
    <w:p w:rsidR="00635D8F" w:rsidRDefault="009137A6">
      <w:pPr>
        <w:spacing w:line="480" w:lineRule="auto"/>
        <w:ind w:firstLine="720"/>
      </w:pPr>
      <w:r>
        <w:t>Another vision-based approach is to detect keypoints.</w:t>
      </w:r>
      <w:r w:rsidR="00A67241">
        <w:t xml:space="preserve"> </w:t>
      </w:r>
      <w:r>
        <w:t xml:space="preserve"> </w:t>
      </w:r>
      <w:r w:rsidR="00CA22C5">
        <w:t>A keypoint represents a</w:t>
      </w:r>
      <w:r w:rsidR="00D559B8">
        <w:t xml:space="preserve"> distinctive</w:t>
      </w:r>
      <w:r>
        <w:t>, salient</w:t>
      </w:r>
      <w:r w:rsidR="00196B8C">
        <w:t>,</w:t>
      </w:r>
      <w:r w:rsidR="00CA22C5">
        <w:t xml:space="preserve"> </w:t>
      </w:r>
      <w:r>
        <w:t xml:space="preserve">geometric </w:t>
      </w:r>
      <w:r w:rsidR="00CA22C5">
        <w:t xml:space="preserve">feature.  A number of popular algorithms including </w:t>
      </w:r>
      <w:r w:rsidR="00A67241">
        <w:t xml:space="preserve">SIFT </w:t>
      </w:r>
      <w:r w:rsidR="00BB38F5">
        <w:t xml:space="preserve">(Scale Invariant Feature Transform) </w:t>
      </w:r>
      <w:sdt>
        <w:sdtPr>
          <w:id w:val="532237605"/>
          <w:citation/>
        </w:sdtPr>
        <w:sdtContent>
          <w:r w:rsidR="00A67241">
            <w:fldChar w:fldCharType="begin"/>
          </w:r>
          <w:r w:rsidR="00A67241">
            <w:instrText xml:space="preserve"> CITATION Low041 \l 1033 </w:instrText>
          </w:r>
          <w:r w:rsidR="00A67241">
            <w:fldChar w:fldCharType="separate"/>
          </w:r>
          <w:r w:rsidR="00C276B3" w:rsidRPr="00C276B3">
            <w:rPr>
              <w:noProof/>
            </w:rPr>
            <w:t>[9]</w:t>
          </w:r>
          <w:r w:rsidR="00A67241">
            <w:fldChar w:fldCharType="end"/>
          </w:r>
        </w:sdtContent>
      </w:sdt>
      <w:r w:rsidR="008301E4">
        <w:t xml:space="preserve">, </w:t>
      </w:r>
      <w:r w:rsidR="00CA22C5">
        <w:t>SURF</w:t>
      </w:r>
      <w:r w:rsidR="00BB38F5">
        <w:t xml:space="preserve"> (Speeded </w:t>
      </w:r>
      <w:proofErr w:type="gramStart"/>
      <w:r w:rsidR="00BB38F5">
        <w:t>Up</w:t>
      </w:r>
      <w:proofErr w:type="gramEnd"/>
      <w:r w:rsidR="00BB38F5">
        <w:t xml:space="preserve"> Robust Features)</w:t>
      </w:r>
      <w:r w:rsidR="009B5DF8">
        <w:t xml:space="preserve"> </w:t>
      </w:r>
      <w:sdt>
        <w:sdtPr>
          <w:id w:val="-1840298021"/>
          <w:citation/>
        </w:sdtPr>
        <w:sdtContent>
          <w:r w:rsidR="009B5DF8">
            <w:fldChar w:fldCharType="begin"/>
          </w:r>
          <w:r w:rsidR="009B5DF8">
            <w:instrText xml:space="preserve"> CITATION Bay08 \l 1033 </w:instrText>
          </w:r>
          <w:r w:rsidR="009B5DF8">
            <w:fldChar w:fldCharType="separate"/>
          </w:r>
          <w:r w:rsidR="00C276B3" w:rsidRPr="00C276B3">
            <w:rPr>
              <w:noProof/>
            </w:rPr>
            <w:t>[10]</w:t>
          </w:r>
          <w:r w:rsidR="009B5DF8">
            <w:fldChar w:fldCharType="end"/>
          </w:r>
        </w:sdtContent>
      </w:sdt>
      <w:r w:rsidR="008301E4">
        <w:t>, and HOG</w:t>
      </w:r>
      <w:r w:rsidR="002A5E26">
        <w:t xml:space="preserve"> </w:t>
      </w:r>
      <w:r w:rsidR="00BB38F5">
        <w:t xml:space="preserve">(Histogram of Oriented Gradients) </w:t>
      </w:r>
      <w:sdt>
        <w:sdtPr>
          <w:id w:val="612178255"/>
          <w:citation/>
        </w:sdtPr>
        <w:sdtContent>
          <w:r w:rsidR="002A5E26">
            <w:fldChar w:fldCharType="begin"/>
          </w:r>
          <w:r w:rsidR="002A5E26">
            <w:instrText xml:space="preserve"> CITATION Mit11 \l 1033 </w:instrText>
          </w:r>
          <w:r w:rsidR="002A5E26">
            <w:fldChar w:fldCharType="separate"/>
          </w:r>
          <w:r w:rsidR="00C276B3" w:rsidRPr="00C276B3">
            <w:rPr>
              <w:noProof/>
            </w:rPr>
            <w:t>[5]</w:t>
          </w:r>
          <w:r w:rsidR="002A5E26">
            <w:fldChar w:fldCharType="end"/>
          </w:r>
        </w:sdtContent>
      </w:sdt>
      <w:r w:rsidR="008301E4">
        <w:t xml:space="preserve"> </w:t>
      </w:r>
      <w:r w:rsidR="00CA22C5">
        <w:t xml:space="preserve">detect scale invariant keypoints, </w:t>
      </w:r>
      <w:r>
        <w:t xml:space="preserve">providing consistency at </w:t>
      </w:r>
      <w:r w:rsidR="00CA22C5">
        <w:t xml:space="preserve">varying ranges and orientations.  </w:t>
      </w:r>
      <w:r w:rsidR="00D559B8">
        <w:t xml:space="preserve">These algorithms are commonly used for object detection and prove </w:t>
      </w:r>
      <w:r w:rsidR="00CA22C5">
        <w:t xml:space="preserve">useful in real-world scenes </w:t>
      </w:r>
      <w:r w:rsidR="00D559B8">
        <w:t>where</w:t>
      </w:r>
      <w:r w:rsidR="00CA22C5">
        <w:t xml:space="preserve"> people appear at multiple ranges and orientations.  </w:t>
      </w:r>
      <w:r w:rsidR="002713AF">
        <w:t>K</w:t>
      </w:r>
      <w:r w:rsidR="00635D8F">
        <w:t xml:space="preserve">eypoints can also be related to a higher-order part-based model.  </w:t>
      </w:r>
      <w:proofErr w:type="spellStart"/>
      <w:r w:rsidR="00CA22C5">
        <w:t>Seemann</w:t>
      </w:r>
      <w:proofErr w:type="spellEnd"/>
      <w:r w:rsidR="00CA22C5">
        <w:t xml:space="preserve"> </w:t>
      </w:r>
      <w:proofErr w:type="gramStart"/>
      <w:r w:rsidR="00CA22C5">
        <w:t>et</w:t>
      </w:r>
      <w:proofErr w:type="gramEnd"/>
      <w:r w:rsidR="00CA22C5">
        <w:t xml:space="preserve">. </w:t>
      </w:r>
      <w:proofErr w:type="gramStart"/>
      <w:r w:rsidR="00CA22C5">
        <w:t>al</w:t>
      </w:r>
      <w:proofErr w:type="gramEnd"/>
      <w:r w:rsidR="00196B8C">
        <w:t>.</w:t>
      </w:r>
      <w:r w:rsidR="00CA22C5">
        <w:t xml:space="preserve"> evaluated various keypoint detectors trained on images to identify pedestrians in a scene </w:t>
      </w:r>
      <w:sdt>
        <w:sdtPr>
          <w:id w:val="1435638263"/>
          <w:citation/>
        </w:sdtPr>
        <w:sdtContent>
          <w:r w:rsidR="00CA22C5">
            <w:fldChar w:fldCharType="begin"/>
          </w:r>
          <w:r w:rsidR="00CA22C5">
            <w:instrText xml:space="preserve"> CITATION See05 \l 1033 </w:instrText>
          </w:r>
          <w:r w:rsidR="00CA22C5">
            <w:fldChar w:fldCharType="separate"/>
          </w:r>
          <w:r w:rsidR="00C276B3" w:rsidRPr="00C276B3">
            <w:rPr>
              <w:noProof/>
            </w:rPr>
            <w:t>[11]</w:t>
          </w:r>
          <w:r w:rsidR="00CA22C5">
            <w:fldChar w:fldCharType="end"/>
          </w:r>
        </w:sdtContent>
      </w:sdt>
      <w:r w:rsidR="00CA22C5">
        <w:t>.</w:t>
      </w:r>
      <w:r w:rsidR="00825C2A">
        <w:t xml:space="preserve">  </w:t>
      </w:r>
    </w:p>
    <w:p w:rsidR="00D41CF1" w:rsidRDefault="00DF2C28">
      <w:pPr>
        <w:spacing w:line="480" w:lineRule="auto"/>
        <w:ind w:firstLine="720"/>
      </w:pPr>
      <w:r>
        <w:t xml:space="preserve">Binocular, or stereo cameras, are increasingly common on mobile robots.  By computing disparity between </w:t>
      </w:r>
      <w:r w:rsidR="00635D8F">
        <w:t xml:space="preserve">the </w:t>
      </w:r>
      <w:r>
        <w:t xml:space="preserve">left and right images, stereo cameras can estimate </w:t>
      </w:r>
      <w:r w:rsidR="00714056">
        <w:t>the depth of points in 3D space and create</w:t>
      </w:r>
      <w:r>
        <w:t xml:space="preserve"> a depth image.  Such depth information is greatly helpful in </w:t>
      </w:r>
      <w:r w:rsidR="00D666F3">
        <w:t>segmenting</w:t>
      </w:r>
      <w:r>
        <w:t xml:space="preserve"> targets from the background</w:t>
      </w:r>
      <w:r w:rsidR="006211C8">
        <w:t xml:space="preserve"> </w:t>
      </w:r>
      <w:sdt>
        <w:sdtPr>
          <w:id w:val="-421345207"/>
          <w:citation/>
        </w:sdtPr>
        <w:sdtContent>
          <w:r w:rsidR="006211C8">
            <w:fldChar w:fldCharType="begin"/>
          </w:r>
          <w:r w:rsidR="006211C8">
            <w:instrText xml:space="preserve">CITATION Mit11 \l 1033 </w:instrText>
          </w:r>
          <w:r w:rsidR="006211C8">
            <w:fldChar w:fldCharType="separate"/>
          </w:r>
          <w:r w:rsidR="00C276B3" w:rsidRPr="00C276B3">
            <w:rPr>
              <w:noProof/>
            </w:rPr>
            <w:t>[5]</w:t>
          </w:r>
          <w:r w:rsidR="006211C8">
            <w:fldChar w:fldCharType="end"/>
          </w:r>
        </w:sdtContent>
      </w:sdt>
      <w:r w:rsidR="00D41CF1">
        <w:t>.</w:t>
      </w:r>
      <w:r w:rsidR="00520ED1">
        <w:t xml:space="preserve">  Omnidirectional cameras are sometimes used, as in </w:t>
      </w:r>
      <w:proofErr w:type="spellStart"/>
      <w:r w:rsidR="00520ED1" w:rsidRPr="00825C2A">
        <w:t>Kobilarov</w:t>
      </w:r>
      <w:proofErr w:type="spellEnd"/>
      <w:r w:rsidR="00520ED1">
        <w:t xml:space="preserve"> </w:t>
      </w:r>
      <w:proofErr w:type="gramStart"/>
      <w:r w:rsidR="00520ED1">
        <w:t>et</w:t>
      </w:r>
      <w:proofErr w:type="gramEnd"/>
      <w:r w:rsidR="00520ED1">
        <w:t xml:space="preserve">. </w:t>
      </w:r>
      <w:proofErr w:type="gramStart"/>
      <w:r w:rsidR="00520ED1">
        <w:t xml:space="preserve">al. </w:t>
      </w:r>
      <w:sdt>
        <w:sdtPr>
          <w:id w:val="774827365"/>
          <w:citation/>
        </w:sdtPr>
        <w:sdtContent>
          <w:r w:rsidR="007D19ED">
            <w:fldChar w:fldCharType="begin"/>
          </w:r>
          <w:r w:rsidR="007D19ED">
            <w:instrText xml:space="preserve"> CITATION Kob06 \l 1033 </w:instrText>
          </w:r>
          <w:r w:rsidR="007D19ED">
            <w:fldChar w:fldCharType="separate"/>
          </w:r>
          <w:r w:rsidR="00C276B3" w:rsidRPr="00C276B3">
            <w:rPr>
              <w:noProof/>
            </w:rPr>
            <w:t>[12]</w:t>
          </w:r>
          <w:r w:rsidR="007D19ED">
            <w:fldChar w:fldCharType="end"/>
          </w:r>
        </w:sdtContent>
      </w:sdt>
      <w:r w:rsidR="007D19ED">
        <w:t xml:space="preserve"> </w:t>
      </w:r>
      <w:r w:rsidR="00520ED1">
        <w:t>with the advantage of being aware of targets all around the robot, although omnidirectional cameras often have issues with distortion and limited resolution.</w:t>
      </w:r>
      <w:proofErr w:type="gramEnd"/>
    </w:p>
    <w:p w:rsidR="005844FD" w:rsidRDefault="00A16B73">
      <w:pPr>
        <w:spacing w:line="480" w:lineRule="auto"/>
        <w:ind w:firstLine="720"/>
      </w:pPr>
      <w:proofErr w:type="spellStart"/>
      <w:r>
        <w:t>Bajracharya</w:t>
      </w:r>
      <w:proofErr w:type="spellEnd"/>
      <w:r>
        <w:t xml:space="preserve"> </w:t>
      </w:r>
      <w:proofErr w:type="gramStart"/>
      <w:r>
        <w:t>et</w:t>
      </w:r>
      <w:proofErr w:type="gramEnd"/>
      <w:r>
        <w:t xml:space="preserve">. al. </w:t>
      </w:r>
      <w:sdt>
        <w:sdtPr>
          <w:id w:val="1526444793"/>
          <w:citation/>
        </w:sdtPr>
        <w:sdtContent>
          <w:r w:rsidR="007D19ED">
            <w:fldChar w:fldCharType="begin"/>
          </w:r>
          <w:r w:rsidR="007D19ED">
            <w:instrText xml:space="preserve"> CITATION Baj09 \l 1033 </w:instrText>
          </w:r>
          <w:r w:rsidR="007D19ED">
            <w:fldChar w:fldCharType="separate"/>
          </w:r>
          <w:r w:rsidR="00C276B3" w:rsidRPr="00C276B3">
            <w:rPr>
              <w:noProof/>
            </w:rPr>
            <w:t>[13]</w:t>
          </w:r>
          <w:r w:rsidR="007D19ED">
            <w:fldChar w:fldCharType="end"/>
          </w:r>
        </w:sdtContent>
      </w:sdt>
      <w:r w:rsidR="007D19ED">
        <w:t xml:space="preserve"> </w:t>
      </w:r>
      <w:r>
        <w:t xml:space="preserve">segmented pedestrians based on range data from a stereo camera setup.  </w:t>
      </w:r>
      <w:r w:rsidR="00D41CF1">
        <w:t xml:space="preserve">They down-projected 3D range data onto a 2D ground plane, looking for large accumulations of pixels </w:t>
      </w:r>
      <w:r w:rsidR="007D19ED">
        <w:t>that</w:t>
      </w:r>
      <w:r w:rsidR="00D41CF1">
        <w:t xml:space="preserve"> corresponded to upright </w:t>
      </w:r>
      <w:r w:rsidR="00D41CF1">
        <w:lastRenderedPageBreak/>
        <w:t>objects in 3D space.  Th</w:t>
      </w:r>
      <w:r>
        <w:t xml:space="preserve">ey used </w:t>
      </w:r>
      <w:r w:rsidR="00D41CF1">
        <w:t xml:space="preserve">3D </w:t>
      </w:r>
      <w:r>
        <w:t xml:space="preserve">geometric features and color information to classify </w:t>
      </w:r>
      <w:r w:rsidR="00D41CF1">
        <w:t xml:space="preserve">the resultant blobs as </w:t>
      </w:r>
      <w:r>
        <w:t>people.</w:t>
      </w:r>
      <w:r w:rsidR="00A5597E">
        <w:t xml:space="preserve">  </w:t>
      </w:r>
      <w:r w:rsidR="002A5E26">
        <w:t>Although they work well outdoors</w:t>
      </w:r>
      <w:r w:rsidR="00D56E54">
        <w:t xml:space="preserve">, methods that rely on down-projection can be confused in indoor environments, where ceilings, doorframes, and other upright objects are in the robot’s field of view.  </w:t>
      </w:r>
      <w:r w:rsidR="005D71AF">
        <w:t xml:space="preserve">Miura and </w:t>
      </w:r>
      <w:proofErr w:type="spellStart"/>
      <w:r w:rsidR="005D71AF">
        <w:t>Satake</w:t>
      </w:r>
      <w:proofErr w:type="spellEnd"/>
      <w:r w:rsidR="007D19ED" w:rsidRPr="007D19ED">
        <w:t xml:space="preserve"> </w:t>
      </w:r>
      <w:sdt>
        <w:sdtPr>
          <w:id w:val="-2140801037"/>
          <w:citation/>
        </w:sdtPr>
        <w:sdtContent>
          <w:r w:rsidR="007D19ED">
            <w:fldChar w:fldCharType="begin"/>
          </w:r>
          <w:r w:rsidR="007D19ED">
            <w:instrText xml:space="preserve"> CITATION Sat09 \l 1033 </w:instrText>
          </w:r>
          <w:r w:rsidR="007D19ED">
            <w:fldChar w:fldCharType="separate"/>
          </w:r>
          <w:r w:rsidR="00C276B3" w:rsidRPr="00C276B3">
            <w:rPr>
              <w:noProof/>
            </w:rPr>
            <w:t>[14]</w:t>
          </w:r>
          <w:r w:rsidR="007D19ED">
            <w:fldChar w:fldCharType="end"/>
          </w:r>
        </w:sdtContent>
      </w:sdt>
      <w:r w:rsidR="005D71AF">
        <w:t xml:space="preserve"> </w:t>
      </w:r>
      <w:r w:rsidR="00A5597E">
        <w:t xml:space="preserve">took a different approach with </w:t>
      </w:r>
      <w:r w:rsidR="00537568">
        <w:t>a stereo camera system</w:t>
      </w:r>
      <w:r w:rsidR="00D56E54">
        <w:t>, using template matching on a depth image.  They used depth templates with a support vector machine (SVM) classifier to detect the distinctive shape of a person’s head and shoulders</w:t>
      </w:r>
      <w:r w:rsidR="005D71AF">
        <w:t>.</w:t>
      </w:r>
    </w:p>
    <w:p w:rsidR="00960273" w:rsidRDefault="00960273">
      <w:pPr>
        <w:spacing w:line="480" w:lineRule="auto"/>
        <w:ind w:firstLine="720"/>
      </w:pPr>
      <w:r>
        <w:t xml:space="preserve">Optical flow is sometimes used for person tracking </w:t>
      </w:r>
      <w:sdt>
        <w:sdtPr>
          <w:id w:val="-977914859"/>
          <w:citation/>
        </w:sdtPr>
        <w:sdtContent>
          <w:r>
            <w:fldChar w:fldCharType="begin"/>
          </w:r>
          <w:r>
            <w:instrText xml:space="preserve"> CITATION Nak08 \l 1033 </w:instrText>
          </w:r>
          <w:r>
            <w:fldChar w:fldCharType="separate"/>
          </w:r>
          <w:r w:rsidR="00C276B3" w:rsidRPr="00C276B3">
            <w:rPr>
              <w:noProof/>
            </w:rPr>
            <w:t>[15]</w:t>
          </w:r>
          <w:r>
            <w:fldChar w:fldCharType="end"/>
          </w:r>
        </w:sdtContent>
      </w:sdt>
      <w:r>
        <w:t xml:space="preserve">, although it is very difficult to calculate optical flow while compensating for the motion of a mobile robot.  Jung and </w:t>
      </w:r>
      <w:proofErr w:type="spellStart"/>
      <w:r>
        <w:t>Sukhatme</w:t>
      </w:r>
      <w:proofErr w:type="spellEnd"/>
      <w:r>
        <w:t xml:space="preserve"> </w:t>
      </w:r>
      <w:sdt>
        <w:sdtPr>
          <w:id w:val="1767421998"/>
          <w:citation/>
        </w:sdtPr>
        <w:sdtContent>
          <w:r>
            <w:fldChar w:fldCharType="begin"/>
          </w:r>
          <w:r>
            <w:instrText xml:space="preserve"> CITATION Jun04 \l 1033 </w:instrText>
          </w:r>
          <w:r>
            <w:fldChar w:fldCharType="separate"/>
          </w:r>
          <w:r w:rsidR="00C276B3" w:rsidRPr="00C276B3">
            <w:rPr>
              <w:noProof/>
            </w:rPr>
            <w:t>[16]</w:t>
          </w:r>
          <w:r>
            <w:fldChar w:fldCharType="end"/>
          </w:r>
        </w:sdtContent>
      </w:sdt>
      <w:r>
        <w:t xml:space="preserve"> attempted to do so by estimating the </w:t>
      </w:r>
      <w:proofErr w:type="spellStart"/>
      <w:r>
        <w:t>egomotion</w:t>
      </w:r>
      <w:proofErr w:type="spellEnd"/>
      <w:r>
        <w:t xml:space="preserve"> of the robot and compensating for this frame-to-frame by using a projective transform, although this method breaks down if the robot moves quickly or if the robot’s motion is not bump-free.</w:t>
      </w:r>
    </w:p>
    <w:p w:rsidR="00960273" w:rsidRDefault="003D17C6">
      <w:pPr>
        <w:spacing w:line="480" w:lineRule="auto"/>
        <w:ind w:firstLine="720"/>
      </w:pPr>
      <w:r>
        <w:t xml:space="preserve">The Microsoft Kinect is a more recent innovation that </w:t>
      </w:r>
      <w:r w:rsidR="00B85BF1">
        <w:t xml:space="preserve">combines a traditional RGB camera with </w:t>
      </w:r>
      <w:r w:rsidR="001F7A85">
        <w:t xml:space="preserve">an IR </w:t>
      </w:r>
      <w:r w:rsidR="00B85BF1">
        <w:t xml:space="preserve">depth </w:t>
      </w:r>
      <w:r w:rsidR="001F7A85">
        <w:t>camera</w:t>
      </w:r>
      <w:r w:rsidR="00B85BF1">
        <w:t>.</w:t>
      </w:r>
      <w:r w:rsidR="00E412C2">
        <w:t xml:space="preserve">  The Kinect provides the capabilities of a high-end stereo vision system </w:t>
      </w:r>
      <w:sdt>
        <w:sdtPr>
          <w:id w:val="-1042280787"/>
          <w:citation/>
        </w:sdtPr>
        <w:sdtContent>
          <w:r w:rsidR="00E412C2">
            <w:fldChar w:fldCharType="begin"/>
          </w:r>
          <w:r w:rsidR="00E412C2">
            <w:instrText xml:space="preserve"> CITATION Gil11 \l 1033 </w:instrText>
          </w:r>
          <w:r w:rsidR="00E412C2">
            <w:fldChar w:fldCharType="separate"/>
          </w:r>
          <w:r w:rsidR="00C276B3" w:rsidRPr="00C276B3">
            <w:rPr>
              <w:noProof/>
            </w:rPr>
            <w:t>[17]</w:t>
          </w:r>
          <w:r w:rsidR="00E412C2">
            <w:fldChar w:fldCharType="end"/>
          </w:r>
        </w:sdtContent>
      </w:sdt>
      <w:r w:rsidR="00E412C2">
        <w:t xml:space="preserve"> at a fraction of the cost.</w:t>
      </w:r>
      <w:r w:rsidR="00960273">
        <w:t xml:space="preserve">  </w:t>
      </w:r>
      <w:r w:rsidR="00E412C2">
        <w:t>Numerous authors have used the Kinect</w:t>
      </w:r>
      <w:r w:rsidR="009F31EA">
        <w:t>’s depth sensing capabilities</w:t>
      </w:r>
      <w:r w:rsidR="00960273">
        <w:t xml:space="preserve"> as a replacement for a stereo camera</w:t>
      </w:r>
      <w:r w:rsidR="009F31EA">
        <w:t>,</w:t>
      </w:r>
      <w:r w:rsidR="00E412C2">
        <w:t xml:space="preserve"> for st</w:t>
      </w:r>
      <w:r w:rsidR="007D19ED">
        <w:t>atic surveillance</w:t>
      </w:r>
      <w:r w:rsidR="00E412C2">
        <w:t xml:space="preserve"> </w:t>
      </w:r>
      <w:sdt>
        <w:sdtPr>
          <w:id w:val="-704018550"/>
          <w:citation/>
        </w:sdtPr>
        <w:sdtContent>
          <w:r w:rsidR="009F31EA">
            <w:fldChar w:fldCharType="begin"/>
          </w:r>
          <w:r w:rsidR="009F31EA">
            <w:instrText xml:space="preserve"> CITATION Gul11 \l 1033 </w:instrText>
          </w:r>
          <w:r w:rsidR="009F31EA">
            <w:fldChar w:fldCharType="separate"/>
          </w:r>
          <w:r w:rsidR="00C276B3" w:rsidRPr="00C276B3">
            <w:rPr>
              <w:noProof/>
            </w:rPr>
            <w:t>[18]</w:t>
          </w:r>
          <w:r w:rsidR="009F31EA">
            <w:fldChar w:fldCharType="end"/>
          </w:r>
        </w:sdtContent>
      </w:sdt>
      <w:r w:rsidR="009F31EA">
        <w:t xml:space="preserve"> </w:t>
      </w:r>
      <w:r w:rsidR="00960273">
        <w:t>or</w:t>
      </w:r>
      <w:r w:rsidR="00E412C2">
        <w:t xml:space="preserve"> as a depth sensor from a mobile robot.</w:t>
      </w:r>
    </w:p>
    <w:p w:rsidR="006D75F8" w:rsidRDefault="00E412C2">
      <w:pPr>
        <w:spacing w:line="480" w:lineRule="auto"/>
        <w:ind w:firstLine="720"/>
      </w:pPr>
      <w:r>
        <w:t xml:space="preserve">The Kinect also comes with </w:t>
      </w:r>
      <w:r w:rsidR="00960273">
        <w:t xml:space="preserve">built-in </w:t>
      </w:r>
      <w:r>
        <w:t>skeleton</w:t>
      </w:r>
      <w:r w:rsidR="007D19ED">
        <w:t>-</w:t>
      </w:r>
      <w:r>
        <w:t xml:space="preserve">tracking software </w:t>
      </w:r>
      <w:r w:rsidR="00960273">
        <w:t xml:space="preserve">designed to track users from a fixed position, </w:t>
      </w:r>
      <w:r w:rsidR="00196B8C">
        <w:t>enabling</w:t>
      </w:r>
      <w:r w:rsidR="00960273">
        <w:t xml:space="preserve"> the Kinect’s </w:t>
      </w:r>
      <w:r w:rsidR="00196B8C">
        <w:t>use</w:t>
      </w:r>
      <w:r w:rsidR="00960273">
        <w:t xml:space="preserve"> as a game controller.  </w:t>
      </w:r>
      <w:r w:rsidR="001F7A85">
        <w:t>Some</w:t>
      </w:r>
      <w:r>
        <w:t xml:space="preserve"> papers have e</w:t>
      </w:r>
      <w:r w:rsidR="00960273">
        <w:t xml:space="preserve">xplored these </w:t>
      </w:r>
      <w:r w:rsidR="009F31EA">
        <w:t xml:space="preserve">built-in </w:t>
      </w:r>
      <w:r>
        <w:t xml:space="preserve">skeleton tracking abilities from a static </w:t>
      </w:r>
      <w:r>
        <w:lastRenderedPageBreak/>
        <w:t xml:space="preserve">viewpoint </w:t>
      </w:r>
      <w:sdt>
        <w:sdtPr>
          <w:id w:val="-900202078"/>
          <w:citation/>
        </w:sdtPr>
        <w:sdtContent>
          <w:r>
            <w:fldChar w:fldCharType="begin"/>
          </w:r>
          <w:r>
            <w:instrText xml:space="preserve"> CITATION Liv12 \l 1033 </w:instrText>
          </w:r>
          <w:r>
            <w:fldChar w:fldCharType="separate"/>
          </w:r>
          <w:r w:rsidR="00C276B3" w:rsidRPr="00C276B3">
            <w:rPr>
              <w:noProof/>
            </w:rPr>
            <w:t>[19]</w:t>
          </w:r>
          <w:r>
            <w:fldChar w:fldCharType="end"/>
          </w:r>
        </w:sdtContent>
      </w:sdt>
      <w:r w:rsidR="007D19ED">
        <w:t>.  A</w:t>
      </w:r>
      <w:r>
        <w:t xml:space="preserve">ttempts have </w:t>
      </w:r>
      <w:r w:rsidR="007D19ED">
        <w:t xml:space="preserve">not </w:t>
      </w:r>
      <w:r>
        <w:t xml:space="preserve">been made </w:t>
      </w:r>
      <w:r w:rsidR="001F7A85">
        <w:t>in the literature</w:t>
      </w:r>
      <w:r>
        <w:t xml:space="preserve"> to </w:t>
      </w:r>
      <w:r w:rsidR="009F31EA">
        <w:t>evaluate</w:t>
      </w:r>
      <w:r w:rsidR="007D19ED">
        <w:t xml:space="preserve"> the Kinect’s person-</w:t>
      </w:r>
      <w:r>
        <w:t>tracking capabilities from a mobile robot.</w:t>
      </w:r>
      <w:r w:rsidR="00960273" w:rsidDel="00960273">
        <w:t xml:space="preserve"> </w:t>
      </w:r>
    </w:p>
    <w:p w:rsidR="009C1594" w:rsidRDefault="009C1594" w:rsidP="00193048">
      <w:pPr>
        <w:pStyle w:val="Heading2"/>
      </w:pPr>
      <w:bookmarkStart w:id="2" w:name="_Toc324336808"/>
      <w:r>
        <w:t>Other sensors</w:t>
      </w:r>
      <w:bookmarkEnd w:id="2"/>
    </w:p>
    <w:p w:rsidR="00891478" w:rsidRDefault="00265DB9">
      <w:pPr>
        <w:spacing w:line="480" w:lineRule="auto"/>
        <w:ind w:firstLine="720"/>
      </w:pPr>
      <w:r>
        <w:t xml:space="preserve">Because the performance of vision systems may depend on </w:t>
      </w:r>
      <w:r w:rsidR="00891478">
        <w:t>viewin</w:t>
      </w:r>
      <w:r>
        <w:t xml:space="preserve">g angle and lighting conditions, they are </w:t>
      </w:r>
      <w:r w:rsidR="009C1594">
        <w:t>often supplemented by other sensors.</w:t>
      </w:r>
      <w:r w:rsidR="004303D8">
        <w:t xml:space="preserve">  Stereo microphones </w:t>
      </w:r>
      <w:r w:rsidR="00891478">
        <w:t xml:space="preserve">may be helpful in detecting the location of a speaking person.  Sonar sensors can provide range data, although their spatial resolution is extremely course.  Some systems have used active RFID </w:t>
      </w:r>
      <w:sdt>
        <w:sdtPr>
          <w:id w:val="448054471"/>
          <w:citation/>
        </w:sdtPr>
        <w:sdtContent>
          <w:r w:rsidR="00891478">
            <w:fldChar w:fldCharType="begin"/>
          </w:r>
          <w:r w:rsidR="00891478">
            <w:instrText xml:space="preserve"> CITATION Ger09 \l 1033 </w:instrText>
          </w:r>
          <w:r w:rsidR="00891478">
            <w:fldChar w:fldCharType="separate"/>
          </w:r>
          <w:r w:rsidR="00C276B3" w:rsidRPr="00C276B3">
            <w:rPr>
              <w:noProof/>
            </w:rPr>
            <w:t>[1]</w:t>
          </w:r>
          <w:r w:rsidR="00891478">
            <w:fldChar w:fldCharType="end"/>
          </w:r>
        </w:sdtContent>
      </w:sdt>
      <w:r w:rsidR="00891478">
        <w:t xml:space="preserve"> or IR beacons, although these require the user to wear specialized equipment which is undesirable.</w:t>
      </w:r>
    </w:p>
    <w:p w:rsidR="00083B1E" w:rsidRDefault="00F53563" w:rsidP="00083B1E">
      <w:pPr>
        <w:spacing w:line="480" w:lineRule="auto"/>
        <w:ind w:firstLine="720"/>
      </w:pPr>
      <w:r>
        <w:t xml:space="preserve">Besides cameras, </w:t>
      </w:r>
      <w:r w:rsidR="005844FD">
        <w:t>LIDAR (</w:t>
      </w:r>
      <w:proofErr w:type="spellStart"/>
      <w:r w:rsidR="005844FD">
        <w:t>LIght</w:t>
      </w:r>
      <w:proofErr w:type="spellEnd"/>
      <w:r w:rsidR="005844FD">
        <w:t xml:space="preserve"> Detection </w:t>
      </w:r>
      <w:proofErr w:type="gramStart"/>
      <w:r w:rsidR="005844FD">
        <w:t>And</w:t>
      </w:r>
      <w:proofErr w:type="gramEnd"/>
      <w:r w:rsidR="005844FD">
        <w:t xml:space="preserve"> Ranging) un</w:t>
      </w:r>
      <w:r w:rsidR="00DE61FF">
        <w:t xml:space="preserve">its </w:t>
      </w:r>
      <w:r w:rsidR="00C0222E">
        <w:t xml:space="preserve">are </w:t>
      </w:r>
      <w:r w:rsidR="00220923">
        <w:t>also frequently</w:t>
      </w:r>
      <w:r w:rsidR="004303D8">
        <w:t xml:space="preserve"> used for person tracking.  LIDAR units work by measuring the time of flight of a laser beam</w:t>
      </w:r>
      <w:r w:rsidR="00FC5EAA">
        <w:t xml:space="preserve"> swept in an arc</w:t>
      </w:r>
      <w:r w:rsidR="004303D8">
        <w:t>,</w:t>
      </w:r>
      <w:r w:rsidR="00DE61FF">
        <w:t xml:space="preserve"> producing </w:t>
      </w:r>
      <w:r w:rsidR="00FC5EAA">
        <w:t xml:space="preserve">a </w:t>
      </w:r>
      <w:r w:rsidR="00DE61FF">
        <w:t xml:space="preserve">precise 2-dimensional </w:t>
      </w:r>
      <w:r w:rsidR="004303D8">
        <w:t xml:space="preserve">polar slice </w:t>
      </w:r>
      <w:r w:rsidR="00DE61FF">
        <w:t>of ob</w:t>
      </w:r>
      <w:r w:rsidR="005844FD">
        <w:t xml:space="preserve">stacles </w:t>
      </w:r>
      <w:r w:rsidR="00DE61FF">
        <w:t>around</w:t>
      </w:r>
      <w:r w:rsidR="005844FD">
        <w:t xml:space="preserve"> the robot.  </w:t>
      </w:r>
      <w:r w:rsidR="00083B1E">
        <w:t>LIDAR units, such as those made by the German co</w:t>
      </w:r>
      <w:r w:rsidR="00220923">
        <w:t>mpany SICK tend to be expensive</w:t>
      </w:r>
      <w:r w:rsidR="00083B1E">
        <w:t xml:space="preserve"> on the order of several thousand dollars.  Recently, efforts have been made to reduce price, such as reverse engineering the LIDAR used on the </w:t>
      </w:r>
      <w:proofErr w:type="spellStart"/>
      <w:r w:rsidR="00083B1E">
        <w:t>Neato</w:t>
      </w:r>
      <w:proofErr w:type="spellEnd"/>
      <w:r w:rsidR="00083B1E">
        <w:t xml:space="preserve"> XV-11 vacuum cleaner [</w:t>
      </w:r>
      <w:r w:rsidR="00220923">
        <w:t xml:space="preserve">TODO </w:t>
      </w:r>
      <w:r w:rsidR="00083B1E">
        <w:t>chad].</w:t>
      </w:r>
    </w:p>
    <w:p w:rsidR="00A16215" w:rsidRDefault="00521E0F">
      <w:pPr>
        <w:spacing w:line="480" w:lineRule="auto"/>
        <w:ind w:firstLine="720"/>
      </w:pPr>
      <w:r>
        <w:t xml:space="preserve">For the purpose of tracking people, </w:t>
      </w:r>
      <w:r w:rsidR="008A0789">
        <w:t xml:space="preserve">LIDAR units </w:t>
      </w:r>
      <w:r>
        <w:t xml:space="preserve">may be </w:t>
      </w:r>
      <w:r w:rsidR="00F17FBE">
        <w:t xml:space="preserve">mounted at hip height, creating a single blob per person, or </w:t>
      </w:r>
      <w:r w:rsidR="008A0789">
        <w:t>below knee height</w:t>
      </w:r>
      <w:r w:rsidR="00B9291F">
        <w:t xml:space="preserve"> </w:t>
      </w:r>
      <w:sdt>
        <w:sdtPr>
          <w:id w:val="2092344064"/>
          <w:citation/>
        </w:sdtPr>
        <w:sdtContent>
          <w:r w:rsidR="00B9291F">
            <w:fldChar w:fldCharType="begin"/>
          </w:r>
          <w:r w:rsidR="00B9291F">
            <w:instrText xml:space="preserve"> CITATION Arr07 \l 1033 </w:instrText>
          </w:r>
          <w:r w:rsidR="00B9291F">
            <w:fldChar w:fldCharType="separate"/>
          </w:r>
          <w:r w:rsidR="00C276B3" w:rsidRPr="00C276B3">
            <w:rPr>
              <w:noProof/>
            </w:rPr>
            <w:t>[20]</w:t>
          </w:r>
          <w:r w:rsidR="00B9291F">
            <w:fldChar w:fldCharType="end"/>
          </w:r>
        </w:sdtContent>
      </w:sdt>
      <w:r>
        <w:t>,</w:t>
      </w:r>
      <w:r w:rsidR="00F17FBE">
        <w:t xml:space="preserve"> creating a blob for each leg.</w:t>
      </w:r>
      <w:r>
        <w:t xml:space="preserve">  </w:t>
      </w:r>
      <w:r w:rsidR="00DE61FF">
        <w:t>Geometric features can be calculated from the scan data, and these features can be run</w:t>
      </w:r>
      <w:r w:rsidR="00485793">
        <w:t xml:space="preserve"> through a classifier </w:t>
      </w:r>
      <w:r w:rsidR="00DE61FF">
        <w:t xml:space="preserve">to detect people </w:t>
      </w:r>
      <w:sdt>
        <w:sdtPr>
          <w:id w:val="-1276632795"/>
          <w:citation/>
        </w:sdtPr>
        <w:sdtContent>
          <w:r w:rsidR="00485793">
            <w:fldChar w:fldCharType="begin"/>
          </w:r>
          <w:r w:rsidR="00485793">
            <w:instrText xml:space="preserve"> CITATION Arr07 \l 1033 </w:instrText>
          </w:r>
          <w:r w:rsidR="00485793">
            <w:fldChar w:fldCharType="separate"/>
          </w:r>
          <w:r w:rsidR="00C276B3" w:rsidRPr="00C276B3">
            <w:rPr>
              <w:noProof/>
            </w:rPr>
            <w:t>[20]</w:t>
          </w:r>
          <w:r w:rsidR="00485793">
            <w:fldChar w:fldCharType="end"/>
          </w:r>
        </w:sdtContent>
      </w:sdt>
      <w:r w:rsidR="00485793">
        <w:t xml:space="preserve">.  Using an adaptive algorithm such as AdaBoost, such a classifier can automatically be </w:t>
      </w:r>
      <w:r w:rsidR="00485793">
        <w:lastRenderedPageBreak/>
        <w:t xml:space="preserve">created from scan data </w:t>
      </w:r>
      <w:sdt>
        <w:sdtPr>
          <w:id w:val="555511444"/>
          <w:citation/>
        </w:sdtPr>
        <w:sdtContent>
          <w:r w:rsidR="00485793">
            <w:fldChar w:fldCharType="begin"/>
          </w:r>
          <w:r w:rsidR="00485793">
            <w:instrText xml:space="preserve"> CITATION Arr08 \l 1033 </w:instrText>
          </w:r>
          <w:r w:rsidR="00485793">
            <w:fldChar w:fldCharType="separate"/>
          </w:r>
          <w:r w:rsidR="00C276B3" w:rsidRPr="00C276B3">
            <w:rPr>
              <w:noProof/>
            </w:rPr>
            <w:t>[21]</w:t>
          </w:r>
          <w:r w:rsidR="00485793">
            <w:fldChar w:fldCharType="end"/>
          </w:r>
        </w:sdtContent>
      </w:sdt>
      <w:r w:rsidR="00485793">
        <w:t>.</w:t>
      </w:r>
      <w:r w:rsidR="00DE61FF">
        <w:t xml:space="preserve">  LIDAR units have been used both for person detection from a mobile robot and for static surveillance from a fixed point.</w:t>
      </w:r>
    </w:p>
    <w:p w:rsidR="00521E0F" w:rsidRDefault="00A16215">
      <w:pPr>
        <w:spacing w:line="480" w:lineRule="auto"/>
        <w:ind w:firstLine="720"/>
      </w:pPr>
      <w:r>
        <w:t xml:space="preserve">Laser rangefinders have a very wide field of view, although they have a limited resolution on the order of </w:t>
      </w:r>
      <w:r w:rsidR="00F17FBE">
        <w:t xml:space="preserve">one </w:t>
      </w:r>
      <w:proofErr w:type="spellStart"/>
      <w:r w:rsidR="00F17FBE">
        <w:t>raytrace</w:t>
      </w:r>
      <w:proofErr w:type="spellEnd"/>
      <w:r w:rsidR="00F17FBE">
        <w:t xml:space="preserve"> per degree.  </w:t>
      </w:r>
      <w:r w:rsidR="00485793">
        <w:t>LIDAR units</w:t>
      </w:r>
      <w:r w:rsidR="00F17FBE">
        <w:t xml:space="preserve"> perform </w:t>
      </w:r>
      <w:r w:rsidR="00083B1E">
        <w:t>best</w:t>
      </w:r>
      <w:r w:rsidR="00F17FBE">
        <w:t xml:space="preserve"> when the person is up close</w:t>
      </w:r>
      <w:r w:rsidR="00485793">
        <w:t xml:space="preserve"> and the unit can record many laser returns per leg</w:t>
      </w:r>
      <w:r w:rsidR="00B9291F">
        <w:t xml:space="preserve"> </w:t>
      </w:r>
      <w:sdt>
        <w:sdtPr>
          <w:id w:val="-1698075441"/>
          <w:citation/>
        </w:sdtPr>
        <w:sdtContent>
          <w:r w:rsidR="00B9291F">
            <w:fldChar w:fldCharType="begin"/>
          </w:r>
          <w:r w:rsidR="00B9291F">
            <w:instrText xml:space="preserve"> CITATION Arr08 \l 1033 </w:instrText>
          </w:r>
          <w:r w:rsidR="00B9291F">
            <w:fldChar w:fldCharType="separate"/>
          </w:r>
          <w:r w:rsidR="00C276B3" w:rsidRPr="00C276B3">
            <w:rPr>
              <w:noProof/>
            </w:rPr>
            <w:t>[21]</w:t>
          </w:r>
          <w:r w:rsidR="00B9291F">
            <w:fldChar w:fldCharType="end"/>
          </w:r>
        </w:sdtContent>
      </w:sdt>
      <w:r w:rsidR="00485793">
        <w:t>.</w:t>
      </w:r>
      <w:r w:rsidR="00F17FBE">
        <w:t xml:space="preserve">  </w:t>
      </w:r>
      <w:r w:rsidR="00083B1E">
        <w:t>More laser returns result in a more accurate calculation of geometric features.  The</w:t>
      </w:r>
      <w:r w:rsidR="00F17FBE">
        <w:t xml:space="preserve"> performance drops off with distance: after several meters, </w:t>
      </w:r>
      <w:r w:rsidR="00485793">
        <w:t xml:space="preserve">a human leg may only </w:t>
      </w:r>
      <w:r w:rsidR="00083B1E">
        <w:t>register</w:t>
      </w:r>
      <w:r w:rsidR="00485793">
        <w:t xml:space="preserve"> several laser returns, in which case classification is highly error-prone.</w:t>
      </w:r>
      <w:r w:rsidR="00DE61FF">
        <w:t xml:space="preserve">  </w:t>
      </w:r>
      <w:r w:rsidR="00205FE5">
        <w:t xml:space="preserve">Additionally, </w:t>
      </w:r>
      <w:r w:rsidR="00DE61FF">
        <w:t xml:space="preserve">2D range sensors </w:t>
      </w:r>
      <w:r w:rsidR="00205FE5">
        <w:t>have no way of distinguishing one person from another.</w:t>
      </w:r>
      <w:r w:rsidR="00521E0F">
        <w:t xml:space="preserve"> </w:t>
      </w:r>
      <w:r w:rsidR="00205FE5">
        <w:t xml:space="preserve"> </w:t>
      </w:r>
      <w:r w:rsidR="00521E0F">
        <w:t xml:space="preserve">Therefore 2D range sensors are </w:t>
      </w:r>
      <w:r w:rsidR="00205FE5">
        <w:t xml:space="preserve">rarely used </w:t>
      </w:r>
      <w:proofErr w:type="gramStart"/>
      <w:r w:rsidR="00205FE5">
        <w:t>on their own,</w:t>
      </w:r>
      <w:proofErr w:type="gramEnd"/>
      <w:r w:rsidR="00205FE5">
        <w:t xml:space="preserve"> and </w:t>
      </w:r>
      <w:r w:rsidR="00521E0F">
        <w:t xml:space="preserve">usually </w:t>
      </w:r>
      <w:r w:rsidR="00DE61FF">
        <w:t>augment vision</w:t>
      </w:r>
      <w:r w:rsidR="00521E0F">
        <w:t>-based methods.</w:t>
      </w:r>
    </w:p>
    <w:p w:rsidR="009C1594" w:rsidRDefault="009C1594" w:rsidP="00193048">
      <w:pPr>
        <w:pStyle w:val="Heading2"/>
      </w:pPr>
      <w:bookmarkStart w:id="3" w:name="_Toc324336809"/>
      <w:r>
        <w:t>Sensor fusion</w:t>
      </w:r>
      <w:bookmarkEnd w:id="3"/>
    </w:p>
    <w:p w:rsidR="00EB66B6" w:rsidRDefault="009C1594" w:rsidP="00236A08">
      <w:pPr>
        <w:spacing w:line="480" w:lineRule="auto"/>
        <w:ind w:firstLine="720"/>
      </w:pPr>
      <w:r>
        <w:t xml:space="preserve">When using multiple sensors, </w:t>
      </w:r>
      <w:r w:rsidR="00EB66B6">
        <w:t>a method is needed</w:t>
      </w:r>
      <w:r>
        <w:t xml:space="preserve"> to combine disparate measurements into a unified estimate of the user’s position. </w:t>
      </w:r>
      <w:r w:rsidRPr="009C1594">
        <w:t xml:space="preserve"> </w:t>
      </w:r>
      <w:r>
        <w:t xml:space="preserve">Most person tracking systems </w:t>
      </w:r>
      <w:r w:rsidR="00112600">
        <w:t>incorporate</w:t>
      </w:r>
      <w:r>
        <w:t xml:space="preserve"> a probabilistic model such as a Kalman filter or a particle filter</w:t>
      </w:r>
      <w:r w:rsidR="00D3788F" w:rsidRPr="00D3788F">
        <w:t xml:space="preserve"> </w:t>
      </w:r>
      <w:sdt>
        <w:sdtPr>
          <w:id w:val="806670809"/>
          <w:citation/>
        </w:sdtPr>
        <w:sdtContent>
          <w:r w:rsidR="00D3788F">
            <w:fldChar w:fldCharType="begin"/>
          </w:r>
          <w:r w:rsidR="00D3788F">
            <w:instrText xml:space="preserve"> CITATION Ziv07 \l 1033 </w:instrText>
          </w:r>
          <w:r w:rsidR="00D3788F">
            <w:fldChar w:fldCharType="separate"/>
          </w:r>
          <w:r w:rsidR="00C276B3" w:rsidRPr="00C276B3">
            <w:rPr>
              <w:noProof/>
            </w:rPr>
            <w:t>[7]</w:t>
          </w:r>
          <w:r w:rsidR="00D3788F">
            <w:fldChar w:fldCharType="end"/>
          </w:r>
        </w:sdtContent>
      </w:sdt>
      <w:r>
        <w:t xml:space="preserve"> </w:t>
      </w:r>
      <w:sdt>
        <w:sdtPr>
          <w:id w:val="1796641621"/>
          <w:citation/>
        </w:sdtPr>
        <w:sdtContent>
          <w:r>
            <w:fldChar w:fldCharType="begin"/>
          </w:r>
          <w:r>
            <w:instrText xml:space="preserve"> CITATION Sat09 \l 1033 </w:instrText>
          </w:r>
          <w:r>
            <w:fldChar w:fldCharType="separate"/>
          </w:r>
          <w:r w:rsidR="00C276B3" w:rsidRPr="00C276B3">
            <w:rPr>
              <w:noProof/>
            </w:rPr>
            <w:t>[14]</w:t>
          </w:r>
          <w:r>
            <w:fldChar w:fldCharType="end"/>
          </w:r>
        </w:sdtContent>
      </w:sdt>
      <w:r>
        <w:t>.</w:t>
      </w:r>
      <w:r w:rsidR="00C15726">
        <w:t xml:space="preserve">  When the system receives measurements, the measurements </w:t>
      </w:r>
      <w:r w:rsidR="00EB66B6">
        <w:t xml:space="preserve">are </w:t>
      </w:r>
      <w:r w:rsidR="00C15726">
        <w:t xml:space="preserve">associated with the filter’s </w:t>
      </w:r>
      <w:r w:rsidR="00D3788F">
        <w:t xml:space="preserve">latest </w:t>
      </w:r>
      <w:r w:rsidR="0097622B">
        <w:t xml:space="preserve">position </w:t>
      </w:r>
      <w:r w:rsidR="00C15726">
        <w:t xml:space="preserve">estimate by distance or other criteria </w:t>
      </w:r>
      <w:sdt>
        <w:sdtPr>
          <w:id w:val="-734862717"/>
          <w:citation/>
        </w:sdtPr>
        <w:sdtContent>
          <w:r w:rsidR="00C15726">
            <w:fldChar w:fldCharType="begin"/>
          </w:r>
          <w:r w:rsidR="00C15726">
            <w:instrText xml:space="preserve"> CITATION Sch03 \l 1033 </w:instrText>
          </w:r>
          <w:r w:rsidR="00C15726">
            <w:fldChar w:fldCharType="separate"/>
          </w:r>
          <w:r w:rsidR="00C276B3" w:rsidRPr="00C276B3">
            <w:rPr>
              <w:noProof/>
            </w:rPr>
            <w:t>[22]</w:t>
          </w:r>
          <w:r w:rsidR="00C15726">
            <w:fldChar w:fldCharType="end"/>
          </w:r>
        </w:sdtContent>
      </w:sdt>
      <w:r w:rsidR="00C15726">
        <w:t xml:space="preserve">.  Successfully associated measurements </w:t>
      </w:r>
      <w:r w:rsidR="00EB66B6">
        <w:t xml:space="preserve">are </w:t>
      </w:r>
      <w:r w:rsidR="00C15726">
        <w:t>used</w:t>
      </w:r>
      <w:r w:rsidR="00EB66B6">
        <w:t xml:space="preserve"> to update the filter’s state.  In the case of tracking multiple people, joint probabilistic data association filters (JPDAFs) have seen success, providing a probabilistic framework to associate measurements with multiple targets </w:t>
      </w:r>
      <w:sdt>
        <w:sdtPr>
          <w:id w:val="-199863975"/>
          <w:citation/>
        </w:sdtPr>
        <w:sdtContent>
          <w:r w:rsidR="00EB66B6">
            <w:fldChar w:fldCharType="begin"/>
          </w:r>
          <w:r w:rsidR="00EB66B6">
            <w:instrText xml:space="preserve"> CITATION Sch03 \l 1033 </w:instrText>
          </w:r>
          <w:r w:rsidR="00EB66B6">
            <w:fldChar w:fldCharType="separate"/>
          </w:r>
          <w:r w:rsidR="00C276B3" w:rsidRPr="00C276B3">
            <w:rPr>
              <w:noProof/>
            </w:rPr>
            <w:t>[22]</w:t>
          </w:r>
          <w:r w:rsidR="00EB66B6">
            <w:fldChar w:fldCharType="end"/>
          </w:r>
        </w:sdtContent>
      </w:sdt>
      <w:r w:rsidR="00EB66B6">
        <w:t>.  They are useful in the case of tracking multiple people, or planning around the movement of pedestrians.</w:t>
      </w:r>
    </w:p>
    <w:p w:rsidR="00BF40CE" w:rsidRDefault="00395035" w:rsidP="00236A08">
      <w:pPr>
        <w:spacing w:line="480" w:lineRule="auto"/>
        <w:ind w:firstLine="720"/>
      </w:pPr>
      <w:r>
        <w:lastRenderedPageBreak/>
        <w:t>Even when the system only uses one source of information, s</w:t>
      </w:r>
      <w:r w:rsidR="00AC18E4">
        <w:t>ensor fusion algorithms are widely used</w:t>
      </w:r>
      <w:r>
        <w:t xml:space="preserve"> </w:t>
      </w:r>
      <w:r w:rsidR="009C1594">
        <w:t>as a way to provide consistency</w:t>
      </w:r>
      <w:r w:rsidR="00EB66B6">
        <w:t xml:space="preserve"> over time</w:t>
      </w:r>
      <w:r w:rsidR="009C1594">
        <w:t>.  Instead of tracking the person by detection in each frame, a filter can maintain an estimate of the user’s position</w:t>
      </w:r>
      <w:r w:rsidR="00EB66B6">
        <w:t xml:space="preserve"> and use this estimate to weed out false positives </w:t>
      </w:r>
      <w:r w:rsidR="009C1594">
        <w:t xml:space="preserve">and </w:t>
      </w:r>
      <w:r w:rsidR="00EB66B6">
        <w:t xml:space="preserve">protect against </w:t>
      </w:r>
      <w:r w:rsidR="009C1594">
        <w:t>momentary target loss.</w:t>
      </w:r>
      <w:r w:rsidR="00EB66B6">
        <w:t xml:space="preserve">  This is useful when multiple targets are in the scene with similar appearances.  Fi</w:t>
      </w:r>
      <w:r w:rsidR="00BF40CE">
        <w:t xml:space="preserve">lters can </w:t>
      </w:r>
      <w:r w:rsidR="00EB66B6">
        <w:t xml:space="preserve">also </w:t>
      </w:r>
      <w:r w:rsidR="00BF40CE">
        <w:t xml:space="preserve">reduce </w:t>
      </w:r>
      <w:r w:rsidR="00EB66B6">
        <w:t xml:space="preserve">a system’s </w:t>
      </w:r>
      <w:r w:rsidR="00BF40CE">
        <w:t xml:space="preserve">computational load.  Instead of running detectors on the entire scene, a filter can focus the detection effort on regions of interest near the last known location of the person </w:t>
      </w:r>
      <w:sdt>
        <w:sdtPr>
          <w:id w:val="-1145739916"/>
          <w:citation/>
        </w:sdtPr>
        <w:sdtContent>
          <w:r w:rsidR="00BF40CE">
            <w:fldChar w:fldCharType="begin"/>
          </w:r>
          <w:r w:rsidR="00BF40CE">
            <w:instrText xml:space="preserve">CITATION Mit11 \l 1033 </w:instrText>
          </w:r>
          <w:r w:rsidR="00BF40CE">
            <w:fldChar w:fldCharType="separate"/>
          </w:r>
          <w:r w:rsidR="00C276B3" w:rsidRPr="00C276B3">
            <w:rPr>
              <w:noProof/>
            </w:rPr>
            <w:t>[5]</w:t>
          </w:r>
          <w:r w:rsidR="00BF40CE">
            <w:fldChar w:fldCharType="end"/>
          </w:r>
        </w:sdtContent>
      </w:sdt>
      <w:r w:rsidR="00BF40CE">
        <w:t>.</w:t>
      </w:r>
    </w:p>
    <w:p w:rsidR="006551D7" w:rsidRDefault="00BF40CE" w:rsidP="00193048">
      <w:pPr>
        <w:pStyle w:val="Heading2"/>
      </w:pPr>
      <w:bookmarkStart w:id="4" w:name="_Toc324336810"/>
      <w:r>
        <w:t>Planning</w:t>
      </w:r>
      <w:bookmarkEnd w:id="4"/>
    </w:p>
    <w:p w:rsidR="00DD387E" w:rsidRDefault="00B9291F">
      <w:pPr>
        <w:spacing w:line="480" w:lineRule="auto"/>
        <w:ind w:firstLine="720"/>
      </w:pPr>
      <w:r>
        <w:t>The simplest person</w:t>
      </w:r>
      <w:r w:rsidR="006551D7">
        <w:t xml:space="preserve">-following algorithms </w:t>
      </w:r>
      <w:r>
        <w:t xml:space="preserve">rely on simple control algorithms </w:t>
      </w:r>
      <w:r w:rsidR="006551D7">
        <w:t>based on minimizing bearing b</w:t>
      </w:r>
      <w:r>
        <w:t>etween the robot and the target</w:t>
      </w:r>
      <w:r w:rsidR="006551D7">
        <w:t xml:space="preserve"> and maintaining a following distance </w:t>
      </w:r>
      <w:sdt>
        <w:sdtPr>
          <w:id w:val="95069016"/>
          <w:citation/>
        </w:sdtPr>
        <w:sdtContent>
          <w:r w:rsidR="006551D7">
            <w:fldChar w:fldCharType="begin"/>
          </w:r>
          <w:r w:rsidR="006551D7">
            <w:instrText xml:space="preserve"> CITATION Kob06 \l 1033 </w:instrText>
          </w:r>
          <w:r w:rsidR="006551D7">
            <w:fldChar w:fldCharType="separate"/>
          </w:r>
          <w:r w:rsidR="00C276B3" w:rsidRPr="00C276B3">
            <w:rPr>
              <w:noProof/>
            </w:rPr>
            <w:t>[12]</w:t>
          </w:r>
          <w:r w:rsidR="006551D7">
            <w:fldChar w:fldCharType="end"/>
          </w:r>
        </w:sdtContent>
      </w:sdt>
      <w:r w:rsidR="006551D7">
        <w:t xml:space="preserve">. </w:t>
      </w:r>
    </w:p>
    <w:p w:rsidR="00F647A3" w:rsidRDefault="00193048">
      <w:pPr>
        <w:spacing w:line="480" w:lineRule="auto"/>
        <w:ind w:firstLine="720"/>
      </w:pPr>
      <w:r>
        <w:t xml:space="preserve">The simplest planning algorithms involve gradient descent </w:t>
      </w:r>
      <w:r w:rsidR="00F647A3">
        <w:t xml:space="preserve">such as the </w:t>
      </w:r>
      <w:proofErr w:type="spellStart"/>
      <w:r w:rsidR="00F647A3">
        <w:t>wavefront</w:t>
      </w:r>
      <w:proofErr w:type="spellEnd"/>
      <w:r w:rsidR="00F647A3">
        <w:t xml:space="preserve"> algorithm, and force-based techniques where obstacles exert simulated repulsive forces </w:t>
      </w:r>
      <w:sdt>
        <w:sdtPr>
          <w:id w:val="732278856"/>
          <w:citation/>
        </w:sdtPr>
        <w:sdtContent>
          <w:r w:rsidR="00F647A3">
            <w:fldChar w:fldCharType="begin"/>
          </w:r>
          <w:r w:rsidR="00F647A3">
            <w:instrText xml:space="preserve"> CITATION Lik091 \l 1033 </w:instrText>
          </w:r>
          <w:r w:rsidR="00F647A3">
            <w:fldChar w:fldCharType="separate"/>
          </w:r>
          <w:r w:rsidR="00C276B3" w:rsidRPr="00C276B3">
            <w:rPr>
              <w:noProof/>
            </w:rPr>
            <w:t>[23]</w:t>
          </w:r>
          <w:r w:rsidR="00F647A3">
            <w:fldChar w:fldCharType="end"/>
          </w:r>
        </w:sdtContent>
      </w:sdt>
      <w:r w:rsidR="00F647A3">
        <w:t xml:space="preserve">.  Rolling-window approaches examine potential trajectories for obstacles.  These simple planners are unable to perform complex, multi-stage moves such as three-point-turns, or backing up to get out of tight corners.  They especially fail </w:t>
      </w:r>
      <w:r w:rsidR="00B9291F">
        <w:t>for non-</w:t>
      </w:r>
      <w:proofErr w:type="spellStart"/>
      <w:r w:rsidR="00B9291F">
        <w:t>holonomic</w:t>
      </w:r>
      <w:proofErr w:type="spellEnd"/>
      <w:r w:rsidR="00B9291F">
        <w:t xml:space="preserve"> robots</w:t>
      </w:r>
      <w:r w:rsidR="00F647A3">
        <w:t>.</w:t>
      </w:r>
    </w:p>
    <w:p w:rsidR="00F647A3" w:rsidRDefault="00F647A3">
      <w:pPr>
        <w:spacing w:line="480" w:lineRule="auto"/>
        <w:ind w:firstLine="720"/>
      </w:pPr>
      <w:r>
        <w:t xml:space="preserve">Work has been done in supplementing these local planning methods with global planning, </w:t>
      </w:r>
    </w:p>
    <w:p w:rsidR="00BB4CD3" w:rsidRDefault="00BB4CD3">
      <w:pPr>
        <w:spacing w:line="480" w:lineRule="auto"/>
        <w:ind w:firstLine="720"/>
      </w:pPr>
      <w:r>
        <w:t>Many recent attempts have focused on search-based planning.</w:t>
      </w:r>
    </w:p>
    <w:p w:rsidR="008D1973" w:rsidRDefault="00F94ED7" w:rsidP="00F94ED7">
      <w:pPr>
        <w:pStyle w:val="Heading1"/>
      </w:pPr>
      <w:bookmarkStart w:id="5" w:name="_Toc324336811"/>
      <w:r>
        <w:lastRenderedPageBreak/>
        <w:t>Harlie</w:t>
      </w:r>
      <w:bookmarkEnd w:id="5"/>
    </w:p>
    <w:p w:rsidR="00DE6503" w:rsidRDefault="00AE3349" w:rsidP="00AE3349">
      <w:pPr>
        <w:spacing w:line="480" w:lineRule="auto"/>
        <w:ind w:firstLine="720"/>
      </w:pPr>
      <w:r>
        <w:t xml:space="preserve">Harlie </w:t>
      </w:r>
      <w:r w:rsidR="00B9291F">
        <w:t xml:space="preserve">[TODO: PICTURE] </w:t>
      </w:r>
      <w:r>
        <w:t>is a mobile robot built on an electric wheelchair b</w:t>
      </w:r>
      <w:r w:rsidR="00C517ED">
        <w:t xml:space="preserve">ase.  Harlie is equipped with </w:t>
      </w:r>
      <w:r>
        <w:t>a server [</w:t>
      </w:r>
      <w:r w:rsidR="00B9291F">
        <w:t xml:space="preserve">TODO: </w:t>
      </w:r>
      <w:r>
        <w:t>SPECS] and a SICK LIDAR unit used for obstac</w:t>
      </w:r>
      <w:r w:rsidR="00DE6503">
        <w:t>le detection and localization.</w:t>
      </w:r>
    </w:p>
    <w:p w:rsidR="00C276B3" w:rsidRDefault="00C276B3" w:rsidP="00AE3349">
      <w:pPr>
        <w:spacing w:line="480" w:lineRule="auto"/>
        <w:ind w:firstLine="720"/>
      </w:pPr>
    </w:p>
    <w:p w:rsidR="00C276B3" w:rsidRDefault="00C276B3" w:rsidP="00C276B3">
      <w:pPr>
        <w:pStyle w:val="Heading2"/>
      </w:pPr>
      <w:bookmarkStart w:id="6" w:name="_Toc324336812"/>
      <w:r>
        <w:t>Software Architecture</w:t>
      </w:r>
      <w:bookmarkEnd w:id="6"/>
    </w:p>
    <w:p w:rsidR="00AE3349" w:rsidRDefault="00AE3349" w:rsidP="00AE3349">
      <w:pPr>
        <w:spacing w:line="480" w:lineRule="auto"/>
        <w:ind w:firstLine="720"/>
      </w:pPr>
      <w:r>
        <w:t xml:space="preserve">All software was developed </w:t>
      </w:r>
      <w:r w:rsidR="00DD788F">
        <w:t xml:space="preserve">for Ubuntu Linux </w:t>
      </w:r>
      <w:r>
        <w:t>using the ROS (Robot Operating System) framework provided by Willow Garage.</w:t>
      </w:r>
      <w:r w:rsidR="00DE6503">
        <w:t xml:space="preserve">  </w:t>
      </w:r>
      <w:r>
        <w:t xml:space="preserve">Processing was split between two computers.  The main computer was Harlie’s </w:t>
      </w:r>
      <w:r w:rsidR="00DD788F">
        <w:t>server, running software related to p</w:t>
      </w:r>
      <w:r>
        <w:t>lanning, steering, and localization</w:t>
      </w:r>
      <w:r w:rsidR="00DD788F">
        <w:t>.</w:t>
      </w:r>
      <w:r w:rsidR="00DE6503">
        <w:t xml:space="preserve">  </w:t>
      </w:r>
      <w:r>
        <w:t>Kinect and person</w:t>
      </w:r>
      <w:r w:rsidR="00DD788F">
        <w:t>-</w:t>
      </w:r>
      <w:r>
        <w:t>tracking software was run on a laptop connected to Harlie via Ethernet.  The laptop was a Dell Latitude E6510 with a 2.67GHz Intel Core i5 CPU and 4GB of RAM.</w:t>
      </w:r>
    </w:p>
    <w:p w:rsidR="00C276B3" w:rsidRPr="00F94ED7" w:rsidRDefault="00C276B3" w:rsidP="00C276B3">
      <w:pPr>
        <w:spacing w:line="480" w:lineRule="auto"/>
      </w:pPr>
    </w:p>
    <w:p w:rsidR="007138C2" w:rsidRDefault="00750DAF" w:rsidP="00F91C31">
      <w:pPr>
        <w:pStyle w:val="Heading1"/>
      </w:pPr>
      <w:bookmarkStart w:id="7" w:name="_Ref322950030"/>
      <w:bookmarkStart w:id="8" w:name="_Toc324336813"/>
      <w:r>
        <w:lastRenderedPageBreak/>
        <w:t xml:space="preserve">Evaluation of </w:t>
      </w:r>
      <w:r w:rsidR="00691CA2">
        <w:t xml:space="preserve">the </w:t>
      </w:r>
      <w:r>
        <w:t xml:space="preserve">Microsoft </w:t>
      </w:r>
      <w:r w:rsidR="00115579">
        <w:t>Kinect</w:t>
      </w:r>
      <w:bookmarkEnd w:id="7"/>
      <w:bookmarkEnd w:id="8"/>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 of multiple users in real time, providing the Xbox with their locations in 3D space as well as the position and orientation of their limbs.</w:t>
      </w:r>
    </w:p>
    <w:p w:rsidR="00960273" w:rsidRDefault="00BC00C4">
      <w:pPr>
        <w:spacing w:line="480" w:lineRule="auto"/>
        <w:ind w:firstLine="720"/>
      </w:pPr>
      <w:r>
        <w:rPr>
          <w:rFonts w:cs="Calibri"/>
          <w:szCs w:val="24"/>
        </w:rPr>
        <w:t xml:space="preserve"> </w:t>
      </w:r>
      <w:r w:rsidR="00A07F11">
        <w:rPr>
          <w:rFonts w:cs="Calibri"/>
          <w:szCs w:val="24"/>
        </w:rPr>
        <w:t xml:space="preserve">The Kinect has a 640x480 RGB camera as well as a 640x480 IR camera.  An infrared projector shines a </w:t>
      </w:r>
      <w:r w:rsidR="00AE71DF">
        <w:rPr>
          <w:rFonts w:cs="Calibri"/>
          <w:szCs w:val="24"/>
        </w:rPr>
        <w:t xml:space="preserve">known pattern through a diffraction grating, </w:t>
      </w:r>
      <w:r w:rsidR="00A07F11">
        <w:rPr>
          <w:rFonts w:cs="Calibri"/>
          <w:szCs w:val="24"/>
        </w:rPr>
        <w:t>and by computing disparity between the known pattern and what is observed from the IR camera, a depth value can be computed for any given pixel.</w:t>
      </w:r>
      <w:r w:rsidR="00F6072C">
        <w:rPr>
          <w:rFonts w:cs="Calibri"/>
          <w:szCs w:val="24"/>
        </w:rPr>
        <w:t xml:space="preserve">  This g</w:t>
      </w:r>
      <w:r w:rsidR="00044FAA">
        <w:rPr>
          <w:rFonts w:cs="Calibri"/>
          <w:szCs w:val="24"/>
        </w:rPr>
        <w:t>ives the Kinect great potential as a 3D sensing system</w:t>
      </w:r>
      <w:r w:rsidR="00691CA2">
        <w:rPr>
          <w:rFonts w:cs="Calibri"/>
          <w:szCs w:val="24"/>
        </w:rPr>
        <w:t xml:space="preserve">.  Its retail </w:t>
      </w:r>
      <w:r w:rsidR="00F6072C">
        <w:rPr>
          <w:rFonts w:cs="Calibri"/>
          <w:szCs w:val="24"/>
        </w:rPr>
        <w:t>price of $150</w:t>
      </w:r>
      <w:r w:rsidR="00044FAA">
        <w:rPr>
          <w:rFonts w:cs="Calibri"/>
          <w:szCs w:val="24"/>
        </w:rPr>
        <w:t xml:space="preserve"> </w:t>
      </w:r>
      <w:r w:rsidR="00691CA2">
        <w:rPr>
          <w:rFonts w:cs="Calibri"/>
          <w:szCs w:val="24"/>
        </w:rPr>
        <w:t xml:space="preserve">prices it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r w:rsidR="00960273" w:rsidRPr="00960273">
        <w:t xml:space="preserve"> </w:t>
      </w:r>
      <w:r w:rsidR="00960273">
        <w:t xml:space="preserve"> The Kinect provides the capabilities of </w:t>
      </w:r>
      <w:r w:rsidR="00DB7416">
        <w:t>a high-end stereo vision system</w:t>
      </w:r>
      <w:r w:rsidR="00960273">
        <w:t xml:space="preserve"> at a fraction of the cost</w:t>
      </w:r>
      <w:r w:rsidR="00DB7416" w:rsidRPr="00DB7416">
        <w:t xml:space="preserve"> </w:t>
      </w:r>
      <w:sdt>
        <w:sdtPr>
          <w:id w:val="-1186598732"/>
          <w:citation/>
        </w:sdtPr>
        <w:sdtContent>
          <w:r w:rsidR="00DB7416">
            <w:fldChar w:fldCharType="begin"/>
          </w:r>
          <w:r w:rsidR="00DB7416">
            <w:instrText xml:space="preserve"> CITATION Gil11 \l 1033 </w:instrText>
          </w:r>
          <w:r w:rsidR="00DB7416">
            <w:fldChar w:fldCharType="separate"/>
          </w:r>
          <w:r w:rsidR="00C276B3" w:rsidRPr="00C276B3">
            <w:rPr>
              <w:noProof/>
            </w:rPr>
            <w:t>[17]</w:t>
          </w:r>
          <w:r w:rsidR="00DB7416">
            <w:fldChar w:fldCharType="end"/>
          </w:r>
        </w:sdtContent>
      </w:sdt>
      <w:r w:rsidR="00960273">
        <w:t xml:space="preserve">.  </w:t>
      </w:r>
    </w:p>
    <w:p w:rsidR="008621F7" w:rsidRDefault="00F6072C">
      <w:pPr>
        <w:spacing w:line="480" w:lineRule="auto"/>
        <w:ind w:firstLine="720"/>
        <w:rPr>
          <w:rFonts w:cs="Calibri"/>
          <w:szCs w:val="24"/>
        </w:rPr>
      </w:pPr>
      <w:r>
        <w:rPr>
          <w:rFonts w:cs="Calibri"/>
          <w:szCs w:val="24"/>
        </w:rPr>
        <w:t>PrimeSense, the makers of the Kinect’s software, has released an open-source API called OpenNI (Open Natural Interaction) to allow developers to tap into the Kinect’s functionality</w:t>
      </w:r>
      <w:r w:rsidR="00B9291F">
        <w:rPr>
          <w:rFonts w:cs="Calibri"/>
          <w:szCs w:val="24"/>
        </w:rPr>
        <w:t xml:space="preserve"> </w:t>
      </w:r>
      <w:sdt>
        <w:sdtPr>
          <w:rPr>
            <w:rFonts w:cs="Calibri"/>
            <w:szCs w:val="24"/>
          </w:rPr>
          <w:id w:val="109555481"/>
          <w:citation/>
        </w:sdtPr>
        <w:sdtContent>
          <w:r w:rsidR="00B9291F">
            <w:rPr>
              <w:rFonts w:cs="Calibri"/>
              <w:szCs w:val="24"/>
            </w:rPr>
            <w:fldChar w:fldCharType="begin"/>
          </w:r>
          <w:r w:rsidR="00B9291F">
            <w:rPr>
              <w:rFonts w:cs="Calibri"/>
              <w:szCs w:val="24"/>
            </w:rPr>
            <w:instrText xml:space="preserve"> CITATION Ope11 \l 1033 </w:instrText>
          </w:r>
          <w:r w:rsidR="00B9291F">
            <w:rPr>
              <w:rFonts w:cs="Calibri"/>
              <w:szCs w:val="24"/>
            </w:rPr>
            <w:fldChar w:fldCharType="separate"/>
          </w:r>
          <w:r w:rsidR="00C276B3" w:rsidRPr="00C276B3">
            <w:rPr>
              <w:rFonts w:cs="Calibri"/>
              <w:noProof/>
              <w:szCs w:val="24"/>
            </w:rPr>
            <w:t>[24]</w:t>
          </w:r>
          <w:r w:rsidR="00B9291F">
            <w:rPr>
              <w:rFonts w:cs="Calibri"/>
              <w:szCs w:val="24"/>
            </w:rPr>
            <w:fldChar w:fldCharType="end"/>
          </w:r>
        </w:sdtContent>
      </w:sdt>
      <w:r>
        <w:rPr>
          <w:rFonts w:cs="Calibri"/>
          <w:szCs w:val="24"/>
        </w:rPr>
        <w:t xml:space="preserve">.  In addition to accessing the depth and RGB camera feeds, </w:t>
      </w:r>
      <w:r w:rsidR="00B9291F">
        <w:rPr>
          <w:rFonts w:cs="Calibri"/>
          <w:szCs w:val="24"/>
        </w:rPr>
        <w:t>PrimeS</w:t>
      </w:r>
      <w:r w:rsidR="00DB7416">
        <w:rPr>
          <w:rFonts w:cs="Calibri"/>
          <w:szCs w:val="24"/>
        </w:rPr>
        <w:t xml:space="preserve">ense </w:t>
      </w:r>
      <w:r w:rsidR="00AE71DF">
        <w:rPr>
          <w:rFonts w:cs="Calibri"/>
          <w:szCs w:val="24"/>
        </w:rPr>
        <w:t xml:space="preserve">provides </w:t>
      </w:r>
      <w:r w:rsidR="00841EDF">
        <w:rPr>
          <w:rFonts w:cs="Calibri"/>
          <w:szCs w:val="24"/>
        </w:rPr>
        <w:t xml:space="preserve">high-level functionality for tracking user skeletons through a library called </w:t>
      </w:r>
      <w:r w:rsidR="007C11F5">
        <w:rPr>
          <w:rFonts w:cs="Calibri"/>
          <w:szCs w:val="24"/>
        </w:rPr>
        <w:t>NiTE</w:t>
      </w:r>
      <w:r w:rsidR="00B9291F" w:rsidRPr="00B9291F">
        <w:rPr>
          <w:rFonts w:cs="Calibri"/>
          <w:szCs w:val="24"/>
        </w:rPr>
        <w:t xml:space="preserve"> </w:t>
      </w:r>
      <w:sdt>
        <w:sdtPr>
          <w:rPr>
            <w:rFonts w:cs="Calibri"/>
            <w:szCs w:val="24"/>
          </w:rPr>
          <w:id w:val="-382878608"/>
          <w:citation/>
        </w:sdtPr>
        <w:sdtContent>
          <w:r w:rsidR="00B9291F">
            <w:rPr>
              <w:rFonts w:cs="Calibri"/>
              <w:szCs w:val="24"/>
            </w:rPr>
            <w:fldChar w:fldCharType="begin"/>
          </w:r>
          <w:r w:rsidR="00B9291F">
            <w:rPr>
              <w:rFonts w:cs="Calibri"/>
              <w:szCs w:val="24"/>
            </w:rPr>
            <w:instrText xml:space="preserve"> CITATION Pri11 \l 1033 </w:instrText>
          </w:r>
          <w:r w:rsidR="00B9291F">
            <w:rPr>
              <w:rFonts w:cs="Calibri"/>
              <w:szCs w:val="24"/>
            </w:rPr>
            <w:fldChar w:fldCharType="separate"/>
          </w:r>
          <w:r w:rsidR="00C276B3" w:rsidRPr="00C276B3">
            <w:rPr>
              <w:rFonts w:cs="Calibri"/>
              <w:noProof/>
              <w:szCs w:val="24"/>
            </w:rPr>
            <w:t>[25]</w:t>
          </w:r>
          <w:r w:rsidR="00B9291F">
            <w:rPr>
              <w:rFonts w:cs="Calibri"/>
              <w:szCs w:val="24"/>
            </w:rPr>
            <w:fldChar w:fldCharType="end"/>
          </w:r>
        </w:sdtContent>
      </w:sdt>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seamlessly detect and track multiple human users in its field of view.  This is obviously very appealing for the application of person tracking.</w:t>
      </w:r>
    </w:p>
    <w:p w:rsidR="007354BD" w:rsidRDefault="007354BD">
      <w:pPr>
        <w:spacing w:line="480" w:lineRule="auto"/>
        <w:ind w:firstLine="720"/>
        <w:rPr>
          <w:rFonts w:cs="Calibri"/>
          <w:szCs w:val="24"/>
        </w:rPr>
      </w:pPr>
      <w:r>
        <w:rPr>
          <w:rFonts w:cs="Calibri"/>
          <w:szCs w:val="24"/>
        </w:rPr>
        <w:t xml:space="preserve">Livingston </w:t>
      </w:r>
      <w:proofErr w:type="gramStart"/>
      <w:r>
        <w:rPr>
          <w:rFonts w:cs="Calibri"/>
          <w:szCs w:val="24"/>
        </w:rPr>
        <w:t>et</w:t>
      </w:r>
      <w:proofErr w:type="gramEnd"/>
      <w:r>
        <w:rPr>
          <w:rFonts w:cs="Calibri"/>
          <w:szCs w:val="24"/>
        </w:rPr>
        <w:t xml:space="preserve">. </w:t>
      </w:r>
      <w:proofErr w:type="gramStart"/>
      <w:r>
        <w:rPr>
          <w:rFonts w:cs="Calibri"/>
          <w:szCs w:val="24"/>
        </w:rPr>
        <w:t>al</w:t>
      </w:r>
      <w:proofErr w:type="gramEnd"/>
      <w:r>
        <w:rPr>
          <w:rFonts w:cs="Calibri"/>
          <w:szCs w:val="24"/>
        </w:rPr>
        <w:t xml:space="preserve">. evaluated the skeleton tracking capabilities of the Kinect from a static viewpoint </w:t>
      </w:r>
      <w:sdt>
        <w:sdtPr>
          <w:rPr>
            <w:rFonts w:cs="Calibri"/>
            <w:szCs w:val="24"/>
          </w:rPr>
          <w:id w:val="1757024317"/>
          <w:citation/>
        </w:sdtPr>
        <w:sdtContent>
          <w:r>
            <w:rPr>
              <w:rFonts w:cs="Calibri"/>
              <w:szCs w:val="24"/>
            </w:rPr>
            <w:fldChar w:fldCharType="begin"/>
          </w:r>
          <w:r>
            <w:rPr>
              <w:rFonts w:cs="Calibri"/>
              <w:szCs w:val="24"/>
            </w:rPr>
            <w:instrText xml:space="preserve"> CITATION Liv12 \l 1033 </w:instrText>
          </w:r>
          <w:r>
            <w:rPr>
              <w:rFonts w:cs="Calibri"/>
              <w:szCs w:val="24"/>
            </w:rPr>
            <w:fldChar w:fldCharType="separate"/>
          </w:r>
          <w:r w:rsidR="00C276B3" w:rsidRPr="00C276B3">
            <w:rPr>
              <w:rFonts w:cs="Calibri"/>
              <w:noProof/>
              <w:szCs w:val="24"/>
            </w:rPr>
            <w:t>[19]</w:t>
          </w:r>
          <w:r>
            <w:rPr>
              <w:rFonts w:cs="Calibri"/>
              <w:szCs w:val="24"/>
            </w:rPr>
            <w:fldChar w:fldCharType="end"/>
          </w:r>
        </w:sdtContent>
      </w:sdt>
      <w:r>
        <w:rPr>
          <w:rFonts w:cs="Calibri"/>
          <w:szCs w:val="24"/>
        </w:rPr>
        <w:t xml:space="preserve">.  They found that the Kinect </w:t>
      </w:r>
      <w:r w:rsidR="00E412C2">
        <w:rPr>
          <w:rFonts w:cs="Calibri"/>
          <w:szCs w:val="24"/>
        </w:rPr>
        <w:t xml:space="preserve">can track users from 4m </w:t>
      </w:r>
      <w:r w:rsidR="00E412C2">
        <w:rPr>
          <w:rFonts w:cs="Calibri"/>
          <w:szCs w:val="24"/>
        </w:rPr>
        <w:lastRenderedPageBreak/>
        <w:t xml:space="preserve">to just under 1m distance, although the performance at these extremes was </w:t>
      </w:r>
      <w:r w:rsidR="00960273">
        <w:rPr>
          <w:rFonts w:cs="Calibri"/>
          <w:szCs w:val="24"/>
        </w:rPr>
        <w:t>erratic</w:t>
      </w:r>
      <w:r w:rsidR="00E412C2">
        <w:rPr>
          <w:rFonts w:cs="Calibri"/>
          <w:szCs w:val="24"/>
        </w:rPr>
        <w:t>.  Microsoft recommends an optimal range of 1.2-3.5 meters.</w:t>
      </w:r>
      <w:r w:rsidR="00DB7416">
        <w:rPr>
          <w:rFonts w:cs="Calibri"/>
          <w:szCs w:val="24"/>
        </w:rPr>
        <w:t xml:space="preserve">  They also</w:t>
      </w:r>
      <w:r w:rsidR="00E412C2">
        <w:rPr>
          <w:rFonts w:cs="Calibri"/>
          <w:szCs w:val="24"/>
        </w:rPr>
        <w:t xml:space="preserve"> found that sensor noise increased as a function of distance</w:t>
      </w:r>
      <w:r w:rsidR="00DB7416">
        <w:rPr>
          <w:rFonts w:cs="Calibri"/>
          <w:szCs w:val="24"/>
        </w:rPr>
        <w:t>.</w:t>
      </w:r>
    </w:p>
    <w:p w:rsidR="007C11F5" w:rsidRDefault="00B9291F">
      <w:pPr>
        <w:spacing w:line="480" w:lineRule="auto"/>
        <w:ind w:firstLine="720"/>
        <w:rPr>
          <w:rFonts w:cs="Calibri"/>
          <w:szCs w:val="24"/>
        </w:rPr>
      </w:pPr>
      <w:r>
        <w:rPr>
          <w:rFonts w:cs="Calibri"/>
          <w:szCs w:val="24"/>
        </w:rPr>
        <w:t>A</w:t>
      </w:r>
      <w:r w:rsidR="00960273">
        <w:rPr>
          <w:rFonts w:cs="Calibri"/>
          <w:szCs w:val="24"/>
        </w:rPr>
        <w:t xml:space="preserve">ttempts have </w:t>
      </w:r>
      <w:r>
        <w:rPr>
          <w:rFonts w:cs="Calibri"/>
          <w:szCs w:val="24"/>
        </w:rPr>
        <w:t xml:space="preserve">not </w:t>
      </w:r>
      <w:r w:rsidR="00960273">
        <w:rPr>
          <w:rFonts w:cs="Calibri"/>
          <w:szCs w:val="24"/>
        </w:rPr>
        <w:t xml:space="preserve">been made in the literature to evaluate the Kinect’s person tracking capabilities from a mobile robot.  </w:t>
      </w:r>
      <w:r w:rsidR="002012DB">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 xml:space="preserve">The Kinect is remarkably proficient at its intended task, although when mounted on Harlie, the Kinect is operating outside of its design parameters.  </w:t>
      </w:r>
      <w:r w:rsidR="009B5486">
        <w:rPr>
          <w:rFonts w:cs="Calibri"/>
          <w:szCs w:val="24"/>
        </w:rPr>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 xml:space="preserve">when following users through a real-world environment.  </w:t>
      </w:r>
      <w:r w:rsidR="00AE71DF">
        <w:rPr>
          <w:rFonts w:cs="Calibri"/>
          <w:szCs w:val="24"/>
        </w:rPr>
        <w:t>Also</w:t>
      </w:r>
      <w:r w:rsidR="007C11F5">
        <w:rPr>
          <w:rFonts w:cs="Calibri"/>
          <w:szCs w:val="24"/>
        </w:rPr>
        <w:t xml:space="preserve">, when a new user enters the scene, the user must make a calibration pose before tracking can begin.  By default, the Kinect has no means of </w:t>
      </w:r>
      <w:r w:rsidR="00AE71DF">
        <w:rPr>
          <w:rFonts w:cs="Calibri"/>
          <w:szCs w:val="24"/>
        </w:rPr>
        <w:t>telling one</w:t>
      </w:r>
      <w:r w:rsidR="007C11F5">
        <w:rPr>
          <w:rFonts w:cs="Calibri"/>
          <w:szCs w:val="24"/>
        </w:rPr>
        <w:t xml:space="preserve"> specific user from another, relying on spatial and temporal continuity to tell users apart.  Finally, the Kinect has </w:t>
      </w:r>
      <w:r w:rsidR="00AE71DF">
        <w:rPr>
          <w:rFonts w:cs="Calibri"/>
          <w:szCs w:val="24"/>
        </w:rPr>
        <w:t xml:space="preserve">difficulties </w:t>
      </w:r>
      <w:r w:rsidR="007C11F5">
        <w:rPr>
          <w:rFonts w:cs="Calibri"/>
          <w:szCs w:val="24"/>
        </w:rPr>
        <w:t>when used from a mobile vantage point, being susceptible to bumps and sudden motions.</w:t>
      </w:r>
    </w:p>
    <w:p w:rsidR="007138C2" w:rsidRDefault="007C11F5" w:rsidP="007C11F5">
      <w:pPr>
        <w:spacing w:line="480" w:lineRule="auto"/>
        <w:ind w:firstLine="720"/>
        <w:rPr>
          <w:rFonts w:cs="Calibri"/>
          <w:szCs w:val="24"/>
        </w:rPr>
      </w:pPr>
      <w:r>
        <w:rPr>
          <w:rFonts w:cs="Calibri"/>
          <w:szCs w:val="24"/>
        </w:rPr>
        <w:t xml:space="preserve">Most of these issues could </w:t>
      </w:r>
      <w:r w:rsidR="00AE71DF">
        <w:rPr>
          <w:rFonts w:cs="Calibri"/>
          <w:szCs w:val="24"/>
        </w:rPr>
        <w:t xml:space="preserve">have </w:t>
      </w:r>
      <w:r>
        <w:rPr>
          <w:rFonts w:cs="Calibri"/>
          <w:szCs w:val="24"/>
        </w:rPr>
        <w:t>be</w:t>
      </w:r>
      <w:r w:rsidR="00AE71DF">
        <w:rPr>
          <w:rFonts w:cs="Calibri"/>
          <w:szCs w:val="24"/>
        </w:rPr>
        <w:t>en</w:t>
      </w:r>
      <w:r>
        <w:rPr>
          <w:rFonts w:cs="Calibri"/>
          <w:szCs w:val="24"/>
        </w:rPr>
        <w:t xml:space="preserv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there are few options to probe the library’s inner workings.  Higher-level software workarounds had to be employed to make up for some shortcomings of</w:t>
      </w:r>
      <w:r>
        <w:rPr>
          <w:rFonts w:cs="Calibri"/>
          <w:szCs w:val="24"/>
        </w:rPr>
        <w:t xml:space="preserve"> </w:t>
      </w:r>
      <w:r w:rsidR="007E079C">
        <w:rPr>
          <w:rFonts w:cs="Calibri"/>
          <w:szCs w:val="24"/>
        </w:rPr>
        <w:t>NiTE</w:t>
      </w:r>
      <w:r w:rsidR="00C517ED">
        <w:rPr>
          <w:rFonts w:cs="Calibri"/>
          <w:szCs w:val="24"/>
        </w:rPr>
        <w:t>,</w:t>
      </w:r>
      <w:r>
        <w:rPr>
          <w:rFonts w:cs="Calibri"/>
          <w:szCs w:val="24"/>
        </w:rPr>
        <w:t xml:space="preserve"> </w:t>
      </w:r>
      <w:r w:rsidR="00D10050">
        <w:rPr>
          <w:rFonts w:cs="Calibri"/>
          <w:szCs w:val="24"/>
        </w:rPr>
        <w:t xml:space="preserve">mostly </w:t>
      </w:r>
      <w:r>
        <w:rPr>
          <w:rFonts w:cs="Calibri"/>
          <w:szCs w:val="24"/>
        </w:rPr>
        <w:t xml:space="preserve">due to </w:t>
      </w:r>
      <w:r w:rsidR="007E079C">
        <w:rPr>
          <w:rFonts w:cs="Calibri"/>
          <w:szCs w:val="24"/>
        </w:rPr>
        <w:t xml:space="preserve">its </w:t>
      </w:r>
      <w:r>
        <w:rPr>
          <w:rFonts w:cs="Calibri"/>
          <w:szCs w:val="24"/>
        </w:rPr>
        <w:t>closed-source</w:t>
      </w:r>
      <w:r w:rsidR="007E079C">
        <w:rPr>
          <w:rFonts w:cs="Calibri"/>
          <w:szCs w:val="24"/>
        </w:rPr>
        <w:t xml:space="preserve"> nature</w:t>
      </w:r>
      <w:r>
        <w:rPr>
          <w:rFonts w:cs="Calibri"/>
          <w:szCs w:val="24"/>
        </w:rPr>
        <w:t>.</w:t>
      </w:r>
    </w:p>
    <w:p w:rsidR="009B5486" w:rsidRDefault="009B5486" w:rsidP="009B5486">
      <w:pPr>
        <w:pStyle w:val="Heading2"/>
      </w:pPr>
      <w:bookmarkStart w:id="9" w:name="_Ref323129706"/>
      <w:bookmarkStart w:id="10" w:name="_Toc324336814"/>
      <w:r>
        <w:t xml:space="preserve">Discrimination </w:t>
      </w:r>
      <w:proofErr w:type="gramStart"/>
      <w:r>
        <w:t>Betw</w:t>
      </w:r>
      <w:r w:rsidR="00960273">
        <w:t>e</w:t>
      </w:r>
      <w:r>
        <w:t>en</w:t>
      </w:r>
      <w:proofErr w:type="gramEnd"/>
      <w:r>
        <w:t xml:space="preserve"> Users</w:t>
      </w:r>
      <w:bookmarkEnd w:id="9"/>
      <w:bookmarkEnd w:id="10"/>
    </w:p>
    <w:p w:rsidR="009B5486" w:rsidRDefault="009B5486" w:rsidP="009B5486">
      <w:pPr>
        <w:spacing w:line="480" w:lineRule="auto"/>
        <w:ind w:firstLine="720"/>
      </w:pPr>
      <w:r>
        <w:rPr>
          <w:rFonts w:cs="Calibri"/>
          <w:szCs w:val="24"/>
        </w:rPr>
        <w:lastRenderedPageBreak/>
        <w:t>A major issue with the Kinect is the lack of built-in facilities for discriminating between different users.   While in theory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same is true if a target is momentarily lost due to a sudden bump or relative motion.</w:t>
      </w:r>
    </w:p>
    <w:p w:rsidR="009B5486" w:rsidRPr="009B5486" w:rsidRDefault="009B5486" w:rsidP="009B5486">
      <w:pPr>
        <w:spacing w:line="480" w:lineRule="auto"/>
        <w:ind w:firstLine="720"/>
      </w:pPr>
      <w:r>
        <w:rPr>
          <w:rFonts w:cs="Calibri"/>
          <w:szCs w:val="24"/>
        </w:rPr>
        <w:t xml:space="preserve">The Kinect relies on continuity between frames to maintain a lock on a target, which is perfectly fine for its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Pr>
          <w:rFonts w:cs="Calibri"/>
          <w:szCs w:val="24"/>
        </w:rPr>
        <w:fldChar w:fldCharType="begin"/>
      </w:r>
      <w:r>
        <w:rPr>
          <w:rFonts w:cs="Calibri"/>
          <w:szCs w:val="24"/>
        </w:rPr>
        <w:instrText xml:space="preserve"> REF _Ref323045443 \r \h </w:instrText>
      </w:r>
      <w:r>
        <w:rPr>
          <w:rFonts w:cs="Calibri"/>
          <w:szCs w:val="24"/>
        </w:rPr>
      </w:r>
      <w:r>
        <w:rPr>
          <w:rFonts w:cs="Calibri"/>
          <w:szCs w:val="24"/>
        </w:rPr>
        <w:fldChar w:fldCharType="separate"/>
      </w:r>
      <w:r w:rsidR="00C276B3">
        <w:rPr>
          <w:rFonts w:cs="Calibri"/>
          <w:szCs w:val="24"/>
        </w:rPr>
        <w:t xml:space="preserve">5.3 </w:t>
      </w:r>
      <w:r>
        <w:rPr>
          <w:rFonts w:cs="Calibri"/>
          <w:szCs w:val="24"/>
        </w:rPr>
        <w:fldChar w:fldCharType="end"/>
      </w:r>
      <w:r>
        <w:rPr>
          <w:rFonts w:cs="Calibri"/>
          <w:szCs w:val="24"/>
        </w:rPr>
        <w:t>is to use the Kinect as one of several inputs to a Kalman filter that tracks the overall hypothesized location of a person, as well as to store a unique fingerprint of the tracked user’s color information.</w:t>
      </w:r>
    </w:p>
    <w:p w:rsidR="00115579" w:rsidRPr="00115579" w:rsidRDefault="00115579" w:rsidP="000330C7">
      <w:pPr>
        <w:pStyle w:val="Heading2"/>
      </w:pPr>
      <w:bookmarkStart w:id="11" w:name="_Ref322980249"/>
      <w:bookmarkStart w:id="12" w:name="_Ref322980256"/>
      <w:bookmarkStart w:id="13" w:name="_Toc324336815"/>
      <w:r>
        <w:t>Calibration</w:t>
      </w:r>
      <w:bookmarkEnd w:id="11"/>
      <w:bookmarkEnd w:id="12"/>
      <w:r w:rsidR="004E4B19">
        <w:t xml:space="preserve"> of Users</w:t>
      </w:r>
      <w:bookmarkEnd w:id="13"/>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lastRenderedPageBreak/>
        <w:drawing>
          <wp:inline distT="0" distB="0" distL="0" distR="0" wp14:anchorId="22FE17A7" wp14:editId="08DE3657">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4"/>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14" w:name="_Toc324336833"/>
      <w:r>
        <w:t xml:space="preserve">Figure </w:t>
      </w:r>
      <w:r w:rsidR="00BB38F5">
        <w:fldChar w:fldCharType="begin"/>
      </w:r>
      <w:r w:rsidR="00BB38F5">
        <w:instrText xml:space="preserve"> SEQ Figure \* ARABIC </w:instrText>
      </w:r>
      <w:r w:rsidR="00BB38F5">
        <w:fldChar w:fldCharType="separate"/>
      </w:r>
      <w:r w:rsidR="00C276B3">
        <w:rPr>
          <w:noProof/>
        </w:rPr>
        <w:t>1</w:t>
      </w:r>
      <w:r w:rsidR="00BB38F5">
        <w:rPr>
          <w:noProof/>
        </w:rPr>
        <w:fldChar w:fldCharType="end"/>
      </w:r>
      <w:r>
        <w:t xml:space="preserve">: </w:t>
      </w:r>
      <w:r w:rsidRPr="00115579">
        <w:t>Kinect's</w:t>
      </w:r>
      <w:r w:rsidR="00AE267A">
        <w:t xml:space="preserve"> distinctive</w:t>
      </w:r>
      <w:r w:rsidRPr="00115579">
        <w:t xml:space="preserve"> </w:t>
      </w:r>
      <w:r w:rsidR="007C11F5">
        <w:t xml:space="preserve">“psi” </w:t>
      </w:r>
      <w:r w:rsidRPr="00115579">
        <w:t>calibration pose</w:t>
      </w:r>
      <w:bookmarkEnd w:id="14"/>
    </w:p>
    <w:p w:rsidR="007138C2" w:rsidRDefault="00AE267A">
      <w:pPr>
        <w:spacing w:line="480" w:lineRule="auto"/>
        <w:ind w:firstLine="720"/>
      </w:pPr>
      <w:r>
        <w:rPr>
          <w:rFonts w:cs="Calibri"/>
          <w:szCs w:val="24"/>
        </w:rPr>
        <w:t>With</w:t>
      </w:r>
      <w:r w:rsidR="00A07F11">
        <w:rPr>
          <w:rFonts w:cs="Calibri"/>
          <w:szCs w:val="24"/>
        </w:rPr>
        <w:t xml:space="preserve"> the Kinect is on a moving base, occasionally the target will be lost due to relative motion or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A07F11">
        <w:rPr>
          <w:rFonts w:cs="Calibri"/>
          <w:szCs w:val="24"/>
        </w:rPr>
        <w:t xml:space="preserve"> and </w:t>
      </w:r>
      <w:r w:rsidR="007C11F5">
        <w:rPr>
          <w:rFonts w:cs="Calibri"/>
          <w:szCs w:val="24"/>
        </w:rPr>
        <w:t>to apply that saved calibration 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w:t>
      </w:r>
      <w:r>
        <w:rPr>
          <w:rFonts w:cs="Calibri"/>
          <w:szCs w:val="24"/>
        </w:rPr>
        <w:lastRenderedPageBreak/>
        <w:t xml:space="preserve">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 xml:space="preserve">inanimate objects such as </w:t>
      </w:r>
      <w:r>
        <w:rPr>
          <w:rFonts w:cs="Calibri"/>
          <w:szCs w:val="24"/>
        </w:rPr>
        <w:t xml:space="preserve">chairs as users.  These chairs would never pass the calibration step, although without calibration they </w:t>
      </w:r>
      <w:r w:rsidR="004E4B19">
        <w:rPr>
          <w:rFonts w:cs="Calibri"/>
          <w:szCs w:val="24"/>
        </w:rPr>
        <w:t xml:space="preserve">may </w:t>
      </w:r>
      <w:r>
        <w:rPr>
          <w:rFonts w:cs="Calibri"/>
          <w:szCs w:val="24"/>
        </w:rPr>
        <w:t>appear as spurious measurements</w:t>
      </w:r>
      <w:r w:rsidR="009B5486">
        <w:rPr>
          <w:rFonts w:cs="Calibri"/>
          <w:szCs w:val="24"/>
        </w:rPr>
        <w:t>.</w:t>
      </w:r>
    </w:p>
    <w:p w:rsidR="00C32542" w:rsidRDefault="009B5486" w:rsidP="009B5486">
      <w:pPr>
        <w:spacing w:line="480" w:lineRule="auto"/>
        <w:ind w:firstLine="720"/>
      </w:pPr>
      <w:r>
        <w:rPr>
          <w:rFonts w:cs="Calibri"/>
          <w:szCs w:val="24"/>
        </w:rPr>
        <w:t xml:space="preserve">This raises a larger issue: the Kinect has no </w:t>
      </w:r>
      <w:r w:rsidR="004E4B19">
        <w:rPr>
          <w:rFonts w:cs="Calibri"/>
          <w:szCs w:val="24"/>
        </w:rPr>
        <w:t>built-in facilities to discriminate between users.  The tracking software seems to rely on spatial continuity between frames, and it stores no information that could uniquely identify a user (colors, textures, etc.)</w:t>
      </w:r>
      <w:r>
        <w:rPr>
          <w:rFonts w:cs="Calibri"/>
          <w:szCs w:val="24"/>
        </w:rPr>
        <w:t xml:space="preserve">  As a result, if a user exits the scene, there is no guarantee that when the user is re-detected that OpenNI will assign that user the same ID.  The same is true if a target is momentarily lost due to a sudden bump or relative motion.</w:t>
      </w:r>
      <w:r w:rsidR="004E4B19">
        <w:rPr>
          <w:rFonts w:cs="Calibri"/>
          <w:szCs w:val="24"/>
        </w:rPr>
        <w:t xml:space="preserve">  This is perfectly fine for the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sidR="004E4B19">
        <w:rPr>
          <w:rFonts w:cs="Calibri"/>
          <w:szCs w:val="24"/>
        </w:rPr>
        <w:fldChar w:fldCharType="begin"/>
      </w:r>
      <w:r w:rsidR="004E4B19">
        <w:rPr>
          <w:rFonts w:cs="Calibri"/>
          <w:szCs w:val="24"/>
        </w:rPr>
        <w:instrText xml:space="preserve"> REF _Ref323045443 \r \h </w:instrText>
      </w:r>
      <w:r w:rsidR="004E4B19">
        <w:rPr>
          <w:rFonts w:cs="Calibri"/>
          <w:szCs w:val="24"/>
        </w:rPr>
      </w:r>
      <w:r w:rsidR="004E4B19">
        <w:rPr>
          <w:rFonts w:cs="Calibri"/>
          <w:szCs w:val="24"/>
        </w:rPr>
        <w:fldChar w:fldCharType="separate"/>
      </w:r>
      <w:r w:rsidR="00C276B3">
        <w:rPr>
          <w:rFonts w:cs="Calibri"/>
          <w:szCs w:val="24"/>
        </w:rPr>
        <w:t xml:space="preserve">5.3 </w:t>
      </w:r>
      <w:r w:rsidR="004E4B19">
        <w:rPr>
          <w:rFonts w:cs="Calibri"/>
          <w:szCs w:val="24"/>
        </w:rPr>
        <w:fldChar w:fldCharType="end"/>
      </w:r>
      <w:r w:rsidR="004E4B19">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15" w:name="_Toc324336816"/>
      <w:r>
        <w:t>L</w:t>
      </w:r>
      <w:r w:rsidR="00115579">
        <w:t>imited Field of View</w:t>
      </w:r>
      <w:bookmarkEnd w:id="15"/>
    </w:p>
    <w:p w:rsidR="007138C2" w:rsidRDefault="00A07F11">
      <w:pPr>
        <w:spacing w:line="480" w:lineRule="auto"/>
        <w:ind w:firstLine="720"/>
      </w:pPr>
      <w:r>
        <w:rPr>
          <w:rFonts w:cs="Calibri"/>
          <w:szCs w:val="24"/>
        </w:rPr>
        <w:t xml:space="preserve">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w:t>
      </w:r>
      <w:r>
        <w:rPr>
          <w:rFonts w:cs="Calibri"/>
          <w:szCs w:val="24"/>
        </w:rPr>
        <w:lastRenderedPageBreak/>
        <w:t>target.  This puts severe constraints on the ability to maneuver and plan paths while maintaining contact with the target.</w:t>
      </w:r>
    </w:p>
    <w:p w:rsidR="007138C2" w:rsidRDefault="00A07F11">
      <w:pPr>
        <w:spacing w:line="480" w:lineRule="auto"/>
        <w:ind w:firstLine="720"/>
      </w:pPr>
      <w:r>
        <w:rPr>
          <w:rFonts w:cs="Calibri"/>
          <w:szCs w:val="24"/>
        </w:rPr>
        <w:t xml:space="preserve">Even a task such as following a target down a straight hall can be problematic.  If an obstacle appears between the user and the robot, the robot must </w:t>
      </w:r>
      <w:r w:rsidR="00D1117B">
        <w:rPr>
          <w:rFonts w:cs="Calibri"/>
          <w:szCs w:val="24"/>
        </w:rPr>
        <w:t xml:space="preserve">of course </w:t>
      </w:r>
      <w:r>
        <w:rPr>
          <w:rFonts w:cs="Calibri"/>
          <w:szCs w:val="24"/>
        </w:rPr>
        <w:t xml:space="preserve">navigate around the obstacle.  As part of the obstacle avoidance, the robot will likely rotate far enough that the user leaves the Kinect's field of view, leading to a target loss.  When the robot once again faces the user, it will have to re-acquire the user, leading to </w:t>
      </w:r>
      <w:r w:rsidR="00D1117B">
        <w:rPr>
          <w:rFonts w:cs="Calibri"/>
          <w:szCs w:val="24"/>
        </w:rPr>
        <w:t xml:space="preserve">a </w:t>
      </w:r>
      <w:r>
        <w:rPr>
          <w:rFonts w:cs="Calibri"/>
          <w:szCs w:val="24"/>
        </w:rPr>
        <w:t>delay.</w:t>
      </w:r>
    </w:p>
    <w:p w:rsidR="00A655A3" w:rsidRDefault="00A07F11" w:rsidP="00A655A3">
      <w:pPr>
        <w:pStyle w:val="NoSpacing"/>
      </w:pPr>
      <w:r>
        <w:rPr>
          <w:noProof/>
        </w:rPr>
        <w:drawing>
          <wp:inline distT="0" distB="0" distL="0" distR="0" wp14:anchorId="4FD764D2" wp14:editId="1543B57E">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A655A3">
      <w:pPr>
        <w:pStyle w:val="Caption1"/>
      </w:pPr>
      <w:bookmarkStart w:id="16" w:name="_Toc324336834"/>
      <w:r>
        <w:t xml:space="preserve">Figure </w:t>
      </w:r>
      <w:r w:rsidR="00BB38F5">
        <w:fldChar w:fldCharType="begin"/>
      </w:r>
      <w:r w:rsidR="00BB38F5">
        <w:instrText xml:space="preserve"> SEQ Figure \* ARABIC </w:instrText>
      </w:r>
      <w:r w:rsidR="00BB38F5">
        <w:fldChar w:fldCharType="separate"/>
      </w:r>
      <w:r w:rsidR="00C276B3">
        <w:rPr>
          <w:noProof/>
        </w:rPr>
        <w:t>2</w:t>
      </w:r>
      <w:r w:rsidR="00BB38F5">
        <w:rPr>
          <w:noProof/>
        </w:rPr>
        <w:fldChar w:fldCharType="end"/>
      </w:r>
      <w:r>
        <w:t xml:space="preserve">: </w:t>
      </w:r>
      <w:r w:rsidRPr="004047D6">
        <w:t>Obstacle avoidance may lead to target loss</w:t>
      </w:r>
      <w:r w:rsidR="0005382D">
        <w:t xml:space="preserve"> due</w:t>
      </w:r>
      <w:r w:rsidR="00735B7C">
        <w:t xml:space="preserve"> </w:t>
      </w:r>
      <w:r w:rsidR="0005382D">
        <w:t>to Kinect’s limited field of view</w:t>
      </w:r>
      <w:bookmarkEnd w:id="16"/>
    </w:p>
    <w:p w:rsidR="007138C2" w:rsidRDefault="007138C2">
      <w:pPr>
        <w:spacing w:line="480" w:lineRule="auto"/>
        <w:ind w:firstLine="720"/>
      </w:pPr>
    </w:p>
    <w:p w:rsidR="007138C2" w:rsidRDefault="00A07F11">
      <w:pPr>
        <w:spacing w:line="480" w:lineRule="auto"/>
        <w:ind w:firstLine="720"/>
        <w:rPr>
          <w:rFonts w:cs="Calibri"/>
          <w:szCs w:val="24"/>
        </w:rPr>
      </w:pPr>
      <w:r>
        <w:rPr>
          <w:rFonts w:cs="Calibri"/>
          <w:szCs w:val="24"/>
        </w:rPr>
        <w:t xml:space="preserve">The situation becomes even worse if the user doubles back behind the robot.  In tight spaces such as hallways, the user must come close to Harlie when moving behind it.  The Kinect’s depth camera breaks down when targets are closer than 2 feet away.  Thus, Harlie’s Kinect has a blind spot for close objects.  </w:t>
      </w:r>
      <w:r>
        <w:rPr>
          <w:rFonts w:cs="Calibri"/>
          <w:szCs w:val="24"/>
        </w:rPr>
        <w:lastRenderedPageBreak/>
        <w:t>In a hallway scenario, this can result in Harlie being stuck po</w:t>
      </w:r>
      <w:r w:rsidR="00822E1C">
        <w:rPr>
          <w:rFonts w:cs="Calibri"/>
          <w:szCs w:val="24"/>
        </w:rPr>
        <w:t>inting at close range to a wall within the blind-spot range.</w:t>
      </w:r>
    </w:p>
    <w:p w:rsidR="009B5486" w:rsidRDefault="009B5486" w:rsidP="009B5486">
      <w:pPr>
        <w:spacing w:line="480" w:lineRule="auto"/>
        <w:ind w:firstLine="720"/>
        <w:rPr>
          <w:rFonts w:cs="Calibri"/>
          <w:szCs w:val="24"/>
        </w:rPr>
      </w:pPr>
      <w:r>
        <w:rPr>
          <w:rFonts w:cs="Calibri"/>
          <w:szCs w:val="24"/>
        </w:rPr>
        <w:t>An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 (</w:t>
      </w:r>
      <w:r w:rsidR="00B9291F">
        <w:rPr>
          <w:rFonts w:cs="Calibri"/>
          <w:szCs w:val="24"/>
        </w:rPr>
        <w:t xml:space="preserve">TODO: </w:t>
      </w:r>
      <w:r>
        <w:rPr>
          <w:rFonts w:cs="Calibri"/>
          <w:szCs w:val="24"/>
        </w:rPr>
        <w:t>MECHANICAL DRAWING OF KINECT'S FOV).  Luckily, OpenNI can be instructed to ignore users’ legs and just track the target from the waste up.  This results in better tracking from Harlie’s point of view, but results in an additional tradeoff.  Without the shape cues that legs provide, the tracking software loses an important characteristic that can discriminate people from inanimate objects.</w:t>
      </w:r>
    </w:p>
    <w:p w:rsidR="009B5486" w:rsidRDefault="009B5486" w:rsidP="009B5486">
      <w:pPr>
        <w:spacing w:line="480" w:lineRule="auto"/>
        <w:ind w:firstLine="720"/>
      </w:pPr>
      <w:r>
        <w:rPr>
          <w:rFonts w:cs="Calibri"/>
          <w:szCs w:val="24"/>
        </w:rPr>
        <w:t>These issues introduced by skipping calibration are resolved</w:t>
      </w:r>
      <w:r w:rsidR="00B9291F">
        <w:rPr>
          <w:rFonts w:cs="Calibri"/>
          <w:szCs w:val="24"/>
        </w:rPr>
        <w:t xml:space="preserve"> in Chapter </w:t>
      </w:r>
      <w:r w:rsidR="00B9291F">
        <w:rPr>
          <w:rFonts w:cs="Calibri"/>
          <w:szCs w:val="24"/>
        </w:rPr>
        <w:fldChar w:fldCharType="begin"/>
      </w:r>
      <w:r w:rsidR="00B9291F">
        <w:rPr>
          <w:rFonts w:cs="Calibri"/>
          <w:szCs w:val="24"/>
        </w:rPr>
        <w:instrText xml:space="preserve"> REF _Ref323045519 \n \h </w:instrText>
      </w:r>
      <w:r w:rsidR="00B9291F">
        <w:rPr>
          <w:rFonts w:cs="Calibri"/>
          <w:szCs w:val="24"/>
        </w:rPr>
      </w:r>
      <w:r w:rsidR="00B9291F">
        <w:rPr>
          <w:rFonts w:cs="Calibri"/>
          <w:szCs w:val="24"/>
        </w:rPr>
        <w:fldChar w:fldCharType="separate"/>
      </w:r>
      <w:r w:rsidR="00C276B3">
        <w:rPr>
          <w:rFonts w:cs="Calibri"/>
          <w:szCs w:val="24"/>
        </w:rPr>
        <w:t>5</w:t>
      </w:r>
      <w:r w:rsidR="00B9291F">
        <w:rPr>
          <w:rFonts w:cs="Calibri"/>
          <w:szCs w:val="24"/>
        </w:rPr>
        <w:fldChar w:fldCharType="end"/>
      </w:r>
      <w:r>
        <w:rPr>
          <w:rFonts w:cs="Calibri"/>
          <w:szCs w:val="24"/>
        </w:rPr>
        <w:t xml:space="preserve"> by treating the bodies detected with OpenNI as one input to an overall Kalman filter and adding a “fingerprint” to uniquely identify a user.</w:t>
      </w:r>
    </w:p>
    <w:p w:rsidR="009B5486" w:rsidRDefault="009B5486" w:rsidP="009B5486">
      <w:pPr>
        <w:spacing w:line="480" w:lineRule="auto"/>
        <w:ind w:firstLine="720"/>
        <w:rPr>
          <w:rFonts w:cs="Calibri"/>
          <w:szCs w:val="24"/>
        </w:rPr>
      </w:pPr>
    </w:p>
    <w:p w:rsidR="009B5486" w:rsidRDefault="009B5486" w:rsidP="009B5486">
      <w:pPr>
        <w:pStyle w:val="NoSpacing"/>
        <w:keepNext/>
      </w:pPr>
      <w:r>
        <w:rPr>
          <w:noProof/>
        </w:rPr>
        <w:lastRenderedPageBreak/>
        <w:drawing>
          <wp:inline distT="0" distB="0" distL="0" distR="0" wp14:anchorId="61965726" wp14:editId="5F9A255E">
            <wp:extent cx="4283075" cy="289877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a:srcRect/>
                    <a:stretch>
                      <a:fillRect/>
                    </a:stretch>
                  </pic:blipFill>
                  <pic:spPr bwMode="auto">
                    <a:xfrm>
                      <a:off x="0" y="0"/>
                      <a:ext cx="4283075" cy="2898775"/>
                    </a:xfrm>
                    <a:prstGeom prst="rect">
                      <a:avLst/>
                    </a:prstGeom>
                    <a:noFill/>
                    <a:ln w="9525">
                      <a:noFill/>
                      <a:miter lim="800000"/>
                      <a:headEnd/>
                      <a:tailEnd/>
                    </a:ln>
                  </pic:spPr>
                </pic:pic>
              </a:graphicData>
            </a:graphic>
          </wp:inline>
        </w:drawing>
      </w:r>
    </w:p>
    <w:p w:rsidR="009B5486" w:rsidRDefault="009B5486" w:rsidP="009B5486">
      <w:pPr>
        <w:pStyle w:val="Caption1"/>
      </w:pPr>
      <w:bookmarkStart w:id="17" w:name="_Toc324336835"/>
      <w:r>
        <w:t xml:space="preserve">Figure </w:t>
      </w:r>
      <w:r w:rsidR="00BB38F5">
        <w:fldChar w:fldCharType="begin"/>
      </w:r>
      <w:r w:rsidR="00BB38F5">
        <w:instrText xml:space="preserve"> SEQ Figure \* ARABIC </w:instrText>
      </w:r>
      <w:r w:rsidR="00BB38F5">
        <w:fldChar w:fldCharType="separate"/>
      </w:r>
      <w:r w:rsidR="00C276B3">
        <w:rPr>
          <w:noProof/>
        </w:rPr>
        <w:t>3</w:t>
      </w:r>
      <w:r w:rsidR="00BB38F5">
        <w:rPr>
          <w:noProof/>
        </w:rPr>
        <w:fldChar w:fldCharType="end"/>
      </w:r>
      <w:r>
        <w:t>:</w:t>
      </w:r>
      <w:r w:rsidRPr="00EA62EC">
        <w:t xml:space="preserve"> Difficulties arise in tracking a user in contact with a chair</w:t>
      </w:r>
      <w:bookmarkEnd w:id="17"/>
    </w:p>
    <w:p w:rsidR="009B5486" w:rsidRDefault="009B5486">
      <w:pPr>
        <w:spacing w:line="480" w:lineRule="auto"/>
        <w:ind w:firstLine="720"/>
      </w:pPr>
    </w:p>
    <w:p w:rsidR="007138C2" w:rsidRDefault="00A07F11" w:rsidP="00115579">
      <w:pPr>
        <w:pStyle w:val="Heading2"/>
      </w:pPr>
      <w:bookmarkStart w:id="18" w:name="_Toc324336817"/>
      <w:r>
        <w:t>M</w:t>
      </w:r>
      <w:r w:rsidR="00115579">
        <w:t>oving Base Problem</w:t>
      </w:r>
      <w:bookmarkEnd w:id="18"/>
    </w:p>
    <w:p w:rsidR="005858FB" w:rsidRDefault="00A07F11" w:rsidP="002F1992">
      <w:pPr>
        <w:spacing w:line="480" w:lineRule="auto"/>
        <w:ind w:firstLine="720"/>
      </w:pPr>
      <w:r>
        <w:rPr>
          <w:rFonts w:cs="Calibri"/>
          <w:szCs w:val="24"/>
        </w:rPr>
        <w:t xml:space="preserve">The Kinect was designed to be placed in front of a television to track users playing a game.  Mounting the Kinect on Harlie's moving base poses challenges outside of the Kinect’s design parameters.  </w:t>
      </w:r>
      <w:r w:rsidR="002F1992">
        <w:rPr>
          <w:rFonts w:cs="Calibri"/>
          <w:szCs w:val="24"/>
        </w:rPr>
        <w:t xml:space="preserve">A walking pace for an average human is around 1 m/s.  For decent maneuverability, Harlie should be able to navigate curves with a radius of 1m.  Thus, by informal 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is difficult to exactly characterize the </w:t>
      </w:r>
      <w:r w:rsidR="009B0251">
        <w:rPr>
          <w:rFonts w:cs="Calibri"/>
          <w:szCs w:val="24"/>
        </w:rPr>
        <w:t>system’s</w:t>
      </w:r>
      <w:r>
        <w:rPr>
          <w:rFonts w:cs="Calibri"/>
          <w:szCs w:val="24"/>
        </w:rPr>
        <w:t xml:space="preserve"> performance.  However, some metric of performance is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w:t>
      </w:r>
      <w:r w:rsidR="00FE2DF8">
        <w:rPr>
          <w:rFonts w:cs="Calibri"/>
          <w:szCs w:val="24"/>
        </w:rPr>
        <w:lastRenderedPageBreak/>
        <w:t xml:space="preserve">track </w:t>
      </w:r>
      <w:r w:rsidR="00AF1B00">
        <w:rPr>
          <w:rFonts w:cs="Calibri"/>
          <w:szCs w:val="24"/>
        </w:rPr>
        <w:t>a person standing 2m away,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maintain a lock on the user 100% of the time.  In reality, the Kinect periodically drops the user due to bumps </w:t>
      </w:r>
      <w:r w:rsidR="00326A3B">
        <w:rPr>
          <w:rFonts w:cs="Calibri"/>
          <w:szCs w:val="24"/>
        </w:rPr>
        <w:t>and</w:t>
      </w:r>
      <w:r w:rsidR="00AF1B00">
        <w:rPr>
          <w:rFonts w:cs="Calibri"/>
          <w:szCs w:val="24"/>
        </w:rPr>
        <w:t xml:space="preser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p>
    <w:p w:rsidR="00A655A3" w:rsidRDefault="00AF1B00" w:rsidP="00A655A3">
      <w:pPr>
        <w:pStyle w:val="NoSpacing"/>
      </w:pPr>
      <w:r>
        <w:rPr>
          <w:noProof/>
        </w:rPr>
        <w:drawing>
          <wp:inline distT="0" distB="0" distL="0" distR="0" wp14:anchorId="37987BD0" wp14:editId="6FD2AD48">
            <wp:extent cx="4303369" cy="3343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371"/>
                    <a:stretch/>
                  </pic:blipFill>
                  <pic:spPr bwMode="auto">
                    <a:xfrm>
                      <a:off x="0" y="0"/>
                      <a:ext cx="4309275" cy="3348290"/>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A655A3">
      <w:pPr>
        <w:pStyle w:val="Caption1"/>
      </w:pPr>
      <w:bookmarkStart w:id="19" w:name="_Ref322513446"/>
      <w:bookmarkStart w:id="20" w:name="_Toc324336836"/>
      <w:r>
        <w:t xml:space="preserve">Figure </w:t>
      </w:r>
      <w:r w:rsidR="00BB38F5">
        <w:fldChar w:fldCharType="begin"/>
      </w:r>
      <w:r w:rsidR="00BB38F5">
        <w:instrText xml:space="preserve"> SEQ Figure \* ARABIC </w:instrText>
      </w:r>
      <w:r w:rsidR="00BB38F5">
        <w:fldChar w:fldCharType="separate"/>
      </w:r>
      <w:r w:rsidR="00C276B3">
        <w:rPr>
          <w:noProof/>
        </w:rPr>
        <w:t>4</w:t>
      </w:r>
      <w:r w:rsidR="00BB38F5">
        <w:rPr>
          <w:noProof/>
        </w:rPr>
        <w:fldChar w:fldCharType="end"/>
      </w:r>
      <w:bookmarkEnd w:id="19"/>
      <w:r>
        <w:t>: Tracking performance of Kinect under motion</w:t>
      </w:r>
      <w:bookmarkEnd w:id="20"/>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Qualitatively, When the Kinect was still, performance was best.  The Kinect can detect users rapidly moving through the scene, and it can easily deal with partial occlusion.  The Kinect only loses a lock when a target moves very quickly or exits and reenters the scene.  The Kinect can be confused if two users come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lastRenderedPageBreak/>
        <w:t xml:space="preserve">The Kinect’s performance degrades as Harlie’s angular velocity increases.  </w:t>
      </w:r>
      <w:r w:rsidR="00FE2DF8">
        <w:rPr>
          <w:rFonts w:cs="Calibri"/>
          <w:szCs w:val="24"/>
        </w:rPr>
        <w:t xml:space="preserve">  When the Kinect loses the target, it usually reacquires the target right away, resulting </w:t>
      </w:r>
      <w:r w:rsidR="00326A3B">
        <w:rPr>
          <w:rFonts w:cs="Calibri"/>
          <w:szCs w:val="24"/>
        </w:rPr>
        <w:t>in</w:t>
      </w:r>
      <w:r w:rsidR="00FE2DF8">
        <w:rPr>
          <w:rFonts w:cs="Calibri"/>
          <w:szCs w:val="24"/>
        </w:rPr>
        <w:t xml:space="preserve"> a flickering effect as the Kinect tries to maintain a lock. With a peak velocity below 0.5 radians/second, the performance is comparable to the case of standing still.  The incidence of flickering increases with speed, as well as the chance that the Kinect will lose a target and not quickly reestablish it.  </w:t>
      </w:r>
      <w:r>
        <w:rPr>
          <w:rFonts w:cs="Calibri"/>
          <w:szCs w:val="24"/>
        </w:rPr>
        <w:t xml:space="preserve">At the maximum tested speed of </w:t>
      </w:r>
      <w:r w:rsidR="00CB0BB1">
        <w:rPr>
          <w:rFonts w:cs="Calibri"/>
          <w:szCs w:val="24"/>
        </w:rPr>
        <w:t>1.0</w:t>
      </w:r>
      <w:r>
        <w:rPr>
          <w:rFonts w:cs="Calibri"/>
          <w:szCs w:val="24"/>
        </w:rPr>
        <w:t xml:space="preserve"> radians/second, the Kinect </w:t>
      </w:r>
      <w:r w:rsidR="00CB0BB1">
        <w:rPr>
          <w:rFonts w:cs="Calibri"/>
          <w:szCs w:val="24"/>
        </w:rPr>
        <w:t xml:space="preserve">performs very poorly at tracking, </w:t>
      </w:r>
      <w:r w:rsidR="00FE2DF8">
        <w:rPr>
          <w:rFonts w:cs="Calibri"/>
          <w:szCs w:val="24"/>
        </w:rPr>
        <w:t>maintaining a lock only around 15% of the time.</w:t>
      </w:r>
      <w:r w:rsidR="00087149">
        <w:rPr>
          <w:rFonts w:cs="Calibri"/>
          <w:szCs w:val="24"/>
        </w:rPr>
        <w:t xml:space="preserve">  At these high speeds, target reacquisition is slow and spotty after a dropout.</w:t>
      </w:r>
    </w:p>
    <w:p w:rsidR="009B5486" w:rsidRPr="0079040E" w:rsidRDefault="00A07F11" w:rsidP="0079040E">
      <w:pPr>
        <w:spacing w:line="480" w:lineRule="auto"/>
        <w:ind w:firstLine="720"/>
        <w:rPr>
          <w:rFonts w:cs="Calibri"/>
          <w:szCs w:val="24"/>
        </w:rPr>
      </w:pPr>
      <w:r>
        <w:rPr>
          <w:rFonts w:cs="Calibri"/>
          <w:szCs w:val="24"/>
        </w:rPr>
        <w:t xml:space="preserve">In general, the Kinect performs well from a </w:t>
      </w:r>
      <w:r w:rsidR="00C32542">
        <w:rPr>
          <w:rFonts w:cs="Calibri"/>
          <w:szCs w:val="24"/>
        </w:rPr>
        <w:t>slow-</w:t>
      </w:r>
      <w:r>
        <w:rPr>
          <w:rFonts w:cs="Calibri"/>
          <w:szCs w:val="24"/>
        </w:rPr>
        <w:t>moving base.  At low speeds, there is not much difference from the Kinect’s stationary performance.  At higher speeds, the Kinect performs</w:t>
      </w:r>
      <w:r w:rsidR="00E75416">
        <w:rPr>
          <w:rFonts w:cs="Calibri"/>
          <w:szCs w:val="24"/>
        </w:rPr>
        <w:t xml:space="preserve"> more poorly</w:t>
      </w:r>
      <w:r w:rsidR="00326A3B">
        <w:rPr>
          <w:rFonts w:cs="Calibri"/>
          <w:szCs w:val="24"/>
        </w:rPr>
        <w:t>.  It is hypothesized that this is due partially to relative motion between the Kinect and the target, and partially due to bumps resulting from Harlie’s dynamics of motion.</w:t>
      </w:r>
    </w:p>
    <w:p w:rsidR="00A655A3" w:rsidRDefault="00A655A3" w:rsidP="00F91C31">
      <w:pPr>
        <w:pStyle w:val="Heading1"/>
      </w:pPr>
      <w:bookmarkStart w:id="21" w:name="_Toc324336818"/>
      <w:r>
        <w:lastRenderedPageBreak/>
        <w:t>Pan Mount</w:t>
      </w:r>
      <w:bookmarkEnd w:id="21"/>
    </w:p>
    <w:p w:rsidR="009B0251" w:rsidRDefault="009B0251" w:rsidP="00A655A3">
      <w:pPr>
        <w:spacing w:line="480" w:lineRule="auto"/>
        <w:ind w:firstLine="720"/>
        <w:rPr>
          <w:rFonts w:cs="Calibri"/>
          <w:szCs w:val="24"/>
        </w:rPr>
      </w:pPr>
      <w:r w:rsidRPr="000F6125">
        <w:rPr>
          <w:rFonts w:cs="Calibri"/>
          <w:szCs w:val="24"/>
        </w:rPr>
        <w:t xml:space="preserve">To alleviate some issues inherent with the </w:t>
      </w:r>
      <w:r>
        <w:rPr>
          <w:rFonts w:cs="Calibri"/>
          <w:szCs w:val="24"/>
        </w:rPr>
        <w:t>Kinect, a rotating mount was built to allow the Kinect to pan and face its target.  The Kinect has a limited field of view that is problematic when it is being used from a mobile base, and the pan mount greatly expands the effective field of view.  The Kinect is most adept at tracking targets with low relative motion, so the pan mount helps by lowering side-side relative motion between the Kinect and the target.</w:t>
      </w:r>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w:t>
      </w:r>
      <w:r w:rsidR="00960273">
        <w:rPr>
          <w:rFonts w:cs="Calibri"/>
          <w:szCs w:val="24"/>
        </w:rPr>
        <w:t>t</w:t>
      </w:r>
      <w:r>
        <w:rPr>
          <w:rFonts w:cs="Calibri"/>
          <w:szCs w:val="24"/>
        </w:rPr>
        <w:t>er. [</w:t>
      </w:r>
      <w:r w:rsidR="0079040E">
        <w:rPr>
          <w:rFonts w:cs="Calibri"/>
          <w:szCs w:val="24"/>
        </w:rPr>
        <w:t xml:space="preserve">TODO: </w:t>
      </w:r>
      <w:r>
        <w:rPr>
          <w:rFonts w:cs="Calibri"/>
          <w:szCs w:val="24"/>
        </w:rPr>
        <w:t>INSERT DIAGRAM].  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cut down on complexity and cost.</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Pr>
          <w:rFonts w:cs="Calibri"/>
          <w:szCs w:val="24"/>
        </w:rPr>
        <w:t xml:space="preserve">chosen mount is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C276B3">
        <w:t xml:space="preserve">Figure </w:t>
      </w:r>
      <w:r w:rsidR="00C276B3">
        <w:rPr>
          <w:noProof/>
        </w:rPr>
        <w:t>5</w:t>
      </w:r>
      <w:r w:rsidR="007722EA">
        <w:rPr>
          <w:rFonts w:cs="Calibri"/>
          <w:szCs w:val="24"/>
        </w:rPr>
        <w:fldChar w:fldCharType="end"/>
      </w:r>
      <w:r w:rsidR="007722EA">
        <w:rPr>
          <w:rFonts w:cs="Calibri"/>
          <w:szCs w:val="24"/>
        </w:rPr>
        <w:t>)</w:t>
      </w:r>
      <w:r w:rsidR="0079040E">
        <w:rPr>
          <w:rFonts w:cs="Calibri"/>
          <w:szCs w:val="24"/>
        </w:rPr>
        <w:t xml:space="preserve"> </w:t>
      </w:r>
      <w:sdt>
        <w:sdtPr>
          <w:rPr>
            <w:rFonts w:cs="Calibri"/>
            <w:szCs w:val="24"/>
          </w:rPr>
          <w:id w:val="1787699551"/>
          <w:citation/>
        </w:sdtPr>
        <w:sdtContent>
          <w:r w:rsidR="0079040E">
            <w:rPr>
              <w:rFonts w:cs="Calibri"/>
              <w:szCs w:val="24"/>
            </w:rPr>
            <w:fldChar w:fldCharType="begin"/>
          </w:r>
          <w:r w:rsidR="0079040E">
            <w:rPr>
              <w:rFonts w:cs="Calibri"/>
              <w:szCs w:val="24"/>
            </w:rPr>
            <w:instrText xml:space="preserve"> CITATION Rob12 \l 1033 </w:instrText>
          </w:r>
          <w:r w:rsidR="0079040E">
            <w:rPr>
              <w:rFonts w:cs="Calibri"/>
              <w:szCs w:val="24"/>
            </w:rPr>
            <w:fldChar w:fldCharType="separate"/>
          </w:r>
          <w:r w:rsidR="00C276B3" w:rsidRPr="00C276B3">
            <w:rPr>
              <w:rFonts w:cs="Calibri"/>
              <w:noProof/>
              <w:szCs w:val="24"/>
            </w:rPr>
            <w:t>[26]</w:t>
          </w:r>
          <w:r w:rsidR="0079040E">
            <w:rPr>
              <w:rFonts w:cs="Calibri"/>
              <w:szCs w:val="24"/>
            </w:rPr>
            <w:fldChar w:fldCharType="end"/>
          </w:r>
        </w:sdtContent>
      </w:sdt>
      <w:r w:rsidRPr="000F6125">
        <w:rPr>
          <w:rFonts w:cs="Calibri"/>
          <w:szCs w:val="24"/>
        </w:rPr>
        <w:t xml:space="preserve">.  The DP155 is a low-cost, direct-drive pan mount that incorporates a standard </w:t>
      </w:r>
      <w:r>
        <w:rPr>
          <w:rFonts w:cs="Calibri"/>
          <w:szCs w:val="24"/>
        </w:rPr>
        <w:t>hobby servo.</w:t>
      </w:r>
      <w:r w:rsidRPr="000F6125">
        <w:rPr>
          <w:rFonts w:cs="Calibri"/>
          <w:szCs w:val="24"/>
        </w:rPr>
        <w:t xml:space="preserve"> </w:t>
      </w:r>
      <w:r>
        <w:rPr>
          <w:rFonts w:cs="Calibri"/>
          <w:szCs w:val="24"/>
        </w:rPr>
        <w:t xml:space="preserve">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Pr="000F6125">
        <w:rPr>
          <w:rFonts w:cs="Calibri"/>
          <w:szCs w:val="24"/>
        </w:rPr>
        <w:t xml:space="preserve"> axial stresses on the servo.  The </w:t>
      </w:r>
      <w:r w:rsidR="007722EA">
        <w:rPr>
          <w:rFonts w:cs="Calibri"/>
          <w:szCs w:val="24"/>
        </w:rPr>
        <w:t>Hitec HS-485B</w:t>
      </w:r>
      <w:r>
        <w:rPr>
          <w:rFonts w:cs="Calibri"/>
          <w:szCs w:val="24"/>
        </w:rPr>
        <w:t>, a mid-range hobby servo, was selected to power the mount.</w:t>
      </w:r>
    </w:p>
    <w:p w:rsidR="007722EA" w:rsidRDefault="009B0251" w:rsidP="007722EA">
      <w:pPr>
        <w:keepNext/>
        <w:spacing w:line="480" w:lineRule="auto"/>
      </w:pPr>
      <w:r w:rsidRPr="002B4FA3">
        <w:rPr>
          <w:rFonts w:cs="Calibri"/>
          <w:noProof/>
          <w:szCs w:val="24"/>
        </w:rPr>
        <w:lastRenderedPageBreak/>
        <w:t xml:space="preserve"> </w:t>
      </w:r>
      <w:r>
        <w:rPr>
          <w:rFonts w:cs="Calibri"/>
          <w:noProof/>
          <w:szCs w:val="24"/>
        </w:rPr>
        <w:drawing>
          <wp:inline distT="0" distB="0" distL="0" distR="0" wp14:anchorId="513B6069" wp14:editId="6DEE874A">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rFonts w:cs="Calibri"/>
          <w:noProof/>
          <w:szCs w:val="24"/>
        </w:rPr>
        <w:t xml:space="preserve">        </w:t>
      </w:r>
      <w:r w:rsidR="00C679DD">
        <w:rPr>
          <w:rFonts w:cs="Calibri"/>
          <w:noProof/>
          <w:szCs w:val="24"/>
        </w:rPr>
        <w:t xml:space="preserve">       </w:t>
      </w:r>
      <w:r w:rsidR="007722EA">
        <w:rPr>
          <w:rFonts w:cs="Calibri"/>
          <w:noProof/>
          <w:szCs w:val="24"/>
        </w:rPr>
        <w:drawing>
          <wp:inline distT="0" distB="0" distL="0" distR="0" wp14:anchorId="72C91857" wp14:editId="27B7C88E">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0F6125" w:rsidRDefault="007722EA" w:rsidP="007722EA">
      <w:pPr>
        <w:pStyle w:val="Caption1"/>
        <w:rPr>
          <w:rFonts w:cs="Calibri"/>
          <w:sz w:val="24"/>
          <w:szCs w:val="24"/>
        </w:rPr>
      </w:pPr>
      <w:bookmarkStart w:id="22" w:name="_Ref322513798"/>
      <w:bookmarkStart w:id="23" w:name="_Toc324336837"/>
      <w:r>
        <w:t xml:space="preserve">Figure </w:t>
      </w:r>
      <w:r w:rsidR="00BB38F5">
        <w:fldChar w:fldCharType="begin"/>
      </w:r>
      <w:r w:rsidR="00BB38F5">
        <w:instrText xml:space="preserve"> SEQ Figure \* ARABIC </w:instrText>
      </w:r>
      <w:r w:rsidR="00BB38F5">
        <w:fldChar w:fldCharType="separate"/>
      </w:r>
      <w:r w:rsidR="00C276B3">
        <w:rPr>
          <w:noProof/>
        </w:rPr>
        <w:t>5</w:t>
      </w:r>
      <w:r w:rsidR="00BB38F5">
        <w:rPr>
          <w:noProof/>
        </w:rPr>
        <w:fldChar w:fldCharType="end"/>
      </w:r>
      <w:bookmarkEnd w:id="22"/>
      <w:r>
        <w:t xml:space="preserve">: DP155 Base Pan (left), </w:t>
      </w:r>
      <w:r w:rsidR="00C679DD">
        <w:t xml:space="preserve">    </w:t>
      </w:r>
      <w:r>
        <w:t xml:space="preserve"> Phidgets 1066_0 Servo Controller (right)</w:t>
      </w:r>
      <w:bookmarkEnd w:id="23"/>
    </w:p>
    <w:p w:rsidR="007722EA" w:rsidRDefault="007722EA"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w:t>
      </w:r>
      <w:proofErr w:type="spellStart"/>
      <w:r w:rsidRPr="000F6125">
        <w:rPr>
          <w:rFonts w:cs="Calibri"/>
          <w:szCs w:val="24"/>
        </w:rPr>
        <w:t>PhidgetAdvancedServo</w:t>
      </w:r>
      <w:proofErr w:type="spellEnd"/>
      <w:r w:rsidRPr="000F6125">
        <w:rPr>
          <w:rFonts w:cs="Calibri"/>
          <w:szCs w:val="24"/>
        </w:rPr>
        <w:t xml:space="preserve"> 1-Motor was selected</w:t>
      </w:r>
      <w:r w:rsidR="0079040E">
        <w:rPr>
          <w:rFonts w:cs="Calibri"/>
          <w:szCs w:val="24"/>
        </w:rPr>
        <w:t xml:space="preserve"> </w:t>
      </w:r>
      <w:sdt>
        <w:sdtPr>
          <w:rPr>
            <w:rFonts w:cs="Calibri"/>
            <w:szCs w:val="24"/>
          </w:rPr>
          <w:id w:val="386301564"/>
          <w:citation/>
        </w:sdtPr>
        <w:sdtContent>
          <w:r w:rsidR="0079040E">
            <w:rPr>
              <w:rFonts w:cs="Calibri"/>
              <w:szCs w:val="24"/>
            </w:rPr>
            <w:fldChar w:fldCharType="begin"/>
          </w:r>
          <w:r w:rsidR="0079040E">
            <w:rPr>
              <w:rFonts w:cs="Calibri"/>
              <w:szCs w:val="24"/>
            </w:rPr>
            <w:instrText xml:space="preserve"> CITATION Phi11 \l 1033 </w:instrText>
          </w:r>
          <w:r w:rsidR="0079040E">
            <w:rPr>
              <w:rFonts w:cs="Calibri"/>
              <w:szCs w:val="24"/>
            </w:rPr>
            <w:fldChar w:fldCharType="separate"/>
          </w:r>
          <w:r w:rsidR="00C276B3" w:rsidRPr="00C276B3">
            <w:rPr>
              <w:rFonts w:cs="Calibri"/>
              <w:noProof/>
              <w:szCs w:val="24"/>
            </w:rPr>
            <w:t>[27]</w:t>
          </w:r>
          <w:r w:rsidR="0079040E">
            <w:rPr>
              <w:rFonts w:cs="Calibri"/>
              <w:szCs w:val="24"/>
            </w:rPr>
            <w:fldChar w:fldCharType="end"/>
          </w:r>
        </w:sdtContent>
      </w:sdt>
      <w:r w:rsidRPr="000F6125">
        <w:rPr>
          <w:rFonts w:cs="Calibri"/>
          <w:szCs w:val="24"/>
        </w:rPr>
        <w:t xml:space="preserve">.  The Phidgets 1066_0 </w:t>
      </w:r>
      <w:r>
        <w:rPr>
          <w:rFonts w:cs="Calibri"/>
          <w:szCs w:val="24"/>
        </w:rPr>
        <w:t>enables</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Pr="000F6125">
        <w:rPr>
          <w:rFonts w:cs="Calibri"/>
          <w:szCs w:val="24"/>
        </w:rPr>
        <w:t xml:space="preserve">The device is completely powered by a USB port and provides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C276B3">
        <w:t xml:space="preserve">Figure </w:t>
      </w:r>
      <w:r w:rsidR="00C276B3">
        <w:rPr>
          <w:noProof/>
        </w:rPr>
        <w:t>6</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Pr="000F6125">
        <w:rPr>
          <w:rFonts w:cs="Calibri"/>
          <w:szCs w:val="24"/>
        </w:rPr>
        <w:t xml:space="preserve">Phidgets provides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lastRenderedPageBreak/>
        <w:drawing>
          <wp:inline distT="0" distB="0" distL="0" distR="0" wp14:anchorId="5095A84E" wp14:editId="1866A56F">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24" w:name="_Ref323044753"/>
      <w:bookmarkStart w:id="25" w:name="_Toc324336838"/>
      <w:r>
        <w:t xml:space="preserve">Figure </w:t>
      </w:r>
      <w:r w:rsidR="00BB38F5">
        <w:fldChar w:fldCharType="begin"/>
      </w:r>
      <w:r w:rsidR="00BB38F5">
        <w:instrText xml:space="preserve"> SEQ Figure \* ARABIC </w:instrText>
      </w:r>
      <w:r w:rsidR="00BB38F5">
        <w:fldChar w:fldCharType="separate"/>
      </w:r>
      <w:r w:rsidR="00C276B3">
        <w:rPr>
          <w:noProof/>
        </w:rPr>
        <w:t>6</w:t>
      </w:r>
      <w:r w:rsidR="00BB38F5">
        <w:rPr>
          <w:noProof/>
        </w:rPr>
        <w:fldChar w:fldCharType="end"/>
      </w:r>
      <w:bookmarkEnd w:id="24"/>
      <w:r>
        <w:t>: Output from Phidgets 1066_0, showing position command and open-loop feedback</w:t>
      </w:r>
      <w:r w:rsidR="00C679DD">
        <w:t xml:space="preserve"> for position and velocity</w:t>
      </w:r>
      <w:bookmarkEnd w:id="25"/>
    </w:p>
    <w:p w:rsidR="007722EA" w:rsidRDefault="007722EA" w:rsidP="007722EA">
      <w:pPr>
        <w:pStyle w:val="Caption1"/>
        <w:rPr>
          <w:rFonts w:cs="Calibri"/>
          <w:sz w:val="24"/>
          <w:szCs w:val="24"/>
        </w:rPr>
      </w:pP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TF (transform) API of ROS was used to </w:t>
      </w:r>
      <w:r w:rsidR="007722EA">
        <w:rPr>
          <w:rFonts w:cs="Calibri"/>
          <w:szCs w:val="24"/>
        </w:rPr>
        <w:t>represent</w:t>
      </w:r>
      <w:r w:rsidRPr="000F6125">
        <w:rPr>
          <w:rFonts w:cs="Calibri"/>
          <w:szCs w:val="24"/>
        </w:rPr>
        <w:t xml:space="preserve"> the time-varying transform between the Kinect and the rest of the robot.  </w:t>
      </w:r>
      <w:r>
        <w:rPr>
          <w:rFonts w:cs="Calibri"/>
          <w:szCs w:val="24"/>
        </w:rPr>
        <w:t xml:space="preserve">The </w:t>
      </w:r>
      <w:r w:rsidR="0079040E">
        <w:rPr>
          <w:rFonts w:cs="Calibri"/>
          <w:szCs w:val="24"/>
        </w:rPr>
        <w:t xml:space="preserve">control </w:t>
      </w:r>
      <w:r>
        <w:rPr>
          <w:rFonts w:cs="Calibri"/>
          <w:szCs w:val="24"/>
        </w:rPr>
        <w:t xml:space="preserve">software continuously monitors the last known position of the detected person, and directs the pan mount to move to that angle.  The </w:t>
      </w:r>
      <w:r w:rsidR="0079040E">
        <w:rPr>
          <w:rFonts w:cs="Calibri"/>
          <w:szCs w:val="24"/>
        </w:rPr>
        <w:t xml:space="preserve">control software </w:t>
      </w:r>
      <w:r>
        <w:rPr>
          <w:rFonts w:cs="Calibri"/>
          <w:szCs w:val="24"/>
        </w:rPr>
        <w:t>repeatedly receives open-loop feedback from</w:t>
      </w:r>
      <w:r w:rsidRPr="000F6125">
        <w:rPr>
          <w:rFonts w:cs="Calibri"/>
          <w:szCs w:val="24"/>
        </w:rPr>
        <w:t xml:space="preserve"> the Phidget</w:t>
      </w:r>
      <w:r w:rsidR="00BD5B74">
        <w:rPr>
          <w:rFonts w:cs="Calibri"/>
          <w:szCs w:val="24"/>
        </w:rPr>
        <w:t>s</w:t>
      </w:r>
      <w:r w:rsidRPr="000F6125">
        <w:rPr>
          <w:rFonts w:cs="Calibri"/>
          <w:szCs w:val="24"/>
        </w:rPr>
        <w:t xml:space="preserve"> 1066_0 and publishes a transform incorporating the open</w:t>
      </w:r>
      <w:r>
        <w:rPr>
          <w:rFonts w:cs="Calibri"/>
          <w:szCs w:val="24"/>
        </w:rPr>
        <w:t>-loop feedback.</w:t>
      </w:r>
    </w:p>
    <w:p w:rsidR="009B0251" w:rsidRPr="000F6125" w:rsidRDefault="009B0251" w:rsidP="009B0251">
      <w:pPr>
        <w:pStyle w:val="Heading2"/>
      </w:pPr>
      <w:bookmarkStart w:id="26" w:name="_Toc324336819"/>
      <w:r>
        <w:t>Performance</w:t>
      </w:r>
      <w:bookmarkEnd w:id="26"/>
    </w:p>
    <w:p w:rsidR="009B0251" w:rsidRDefault="009B0251" w:rsidP="009B0251">
      <w:pPr>
        <w:spacing w:line="480" w:lineRule="auto"/>
        <w:rPr>
          <w:rFonts w:cs="Calibri"/>
          <w:szCs w:val="24"/>
        </w:rPr>
      </w:pPr>
      <w:r>
        <w:rPr>
          <w:rFonts w:cs="Calibri"/>
          <w:szCs w:val="24"/>
        </w:rPr>
        <w:tab/>
        <w:t>The pan mount clearly allev</w:t>
      </w:r>
      <w:r w:rsidR="00236B40">
        <w:rPr>
          <w:rFonts w:cs="Calibri"/>
          <w:szCs w:val="24"/>
        </w:rPr>
        <w:t>iates one issue with the Kinect:</w:t>
      </w:r>
      <w:r>
        <w:rPr>
          <w:rFonts w:cs="Calibri"/>
          <w:szCs w:val="24"/>
        </w:rPr>
        <w:t xml:space="preserve"> the limited field of view.  Without the pan motion, the Kinect has a</w:t>
      </w:r>
      <w:r w:rsidR="00236B40">
        <w:rPr>
          <w:rFonts w:cs="Calibri"/>
          <w:szCs w:val="24"/>
        </w:rPr>
        <w:t>n extremely</w:t>
      </w:r>
      <w:r>
        <w:rPr>
          <w:rFonts w:cs="Calibri"/>
          <w:szCs w:val="24"/>
        </w:rPr>
        <w:t xml:space="preserve"> limited 57 degree field of view.  The pan mount provides 180 degrees of rotation, so </w:t>
      </w:r>
      <w:r w:rsidR="00236B40">
        <w:rPr>
          <w:rFonts w:cs="Calibri"/>
          <w:szCs w:val="24"/>
        </w:rPr>
        <w:t xml:space="preserve">if the pan mount is allowed to track a target, </w:t>
      </w:r>
      <w:r>
        <w:rPr>
          <w:rFonts w:cs="Calibri"/>
          <w:szCs w:val="24"/>
        </w:rPr>
        <w:t>the Kinect’s field of view is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w:lastRenderedPageBreak/>
        <mc:AlternateContent>
          <mc:Choice Requires="wpc">
            <w:drawing>
              <wp:inline distT="0" distB="0" distL="0" distR="0" wp14:anchorId="34E558C9" wp14:editId="5D8BD91B">
                <wp:extent cx="2743200" cy="97155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1"/>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22"/>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76.5pt;mso-position-horizontal-relative:char;mso-position-vertical-relative:line" coordsize="27432,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9715;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3"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4" o:title=""/>
                  <v:path arrowok="t"/>
                </v:shape>
                <w10:anchorlock/>
              </v:group>
            </w:pict>
          </mc:Fallback>
        </mc:AlternateContent>
      </w:r>
    </w:p>
    <w:p w:rsidR="00BD5B74" w:rsidRPr="00BD5B74" w:rsidRDefault="00BD5B74" w:rsidP="00BD5B74">
      <w:pPr>
        <w:pStyle w:val="Caption1"/>
      </w:pPr>
      <w:bookmarkStart w:id="27" w:name="_Toc324336839"/>
      <w:r>
        <w:t xml:space="preserve">Figure </w:t>
      </w:r>
      <w:r w:rsidR="00BB38F5">
        <w:fldChar w:fldCharType="begin"/>
      </w:r>
      <w:r w:rsidR="00BB38F5">
        <w:instrText xml:space="preserve"> SEQ Figure \* ARABIC </w:instrText>
      </w:r>
      <w:r w:rsidR="00BB38F5">
        <w:fldChar w:fldCharType="separate"/>
      </w:r>
      <w:r w:rsidR="00C276B3">
        <w:rPr>
          <w:noProof/>
        </w:rPr>
        <w:t>7</w:t>
      </w:r>
      <w:r w:rsidR="00BB38F5">
        <w:rPr>
          <w:noProof/>
        </w:rPr>
        <w:fldChar w:fldCharType="end"/>
      </w:r>
      <w:r>
        <w:t xml:space="preserve">: Kinect's effective FOV without (left) and with (right) pan </w:t>
      </w:r>
      <w:r w:rsidR="000F6971">
        <w:t>mount</w:t>
      </w:r>
      <w:bookmarkEnd w:id="27"/>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The </w:t>
      </w:r>
      <w:r w:rsidR="0079040E">
        <w:rPr>
          <w:rFonts w:cs="Calibri"/>
          <w:szCs w:val="24"/>
        </w:rPr>
        <w:t>ability of the pan mount to compensate for angular motion was also tested</w:t>
      </w:r>
      <w:r>
        <w:rPr>
          <w:rFonts w:cs="Calibri"/>
          <w:szCs w:val="24"/>
        </w:rPr>
        <w:t>.  A subje</w:t>
      </w:r>
      <w:r w:rsidR="006432F5">
        <w:rPr>
          <w:rFonts w:cs="Calibri"/>
          <w:szCs w:val="24"/>
        </w:rPr>
        <w:t xml:space="preserve">ct stood 1.5m away from Harlie </w:t>
      </w:r>
      <w:r>
        <w:rPr>
          <w:rFonts w:cs="Calibri"/>
          <w:szCs w:val="24"/>
        </w:rPr>
        <w:t>while the Kinect's RGB data was fed into a Haar cascade face detector at 2Hz.  The face detector located the subject’s face in Kinect-relative coordinates,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C276B3">
        <w:t xml:space="preserve">Figure </w:t>
      </w:r>
      <w:r w:rsidR="00C276B3">
        <w:rPr>
          <w:noProof/>
        </w:rPr>
        <w:t>8</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B0251" w:rsidP="00A655A3">
      <w:pPr>
        <w:pStyle w:val="NoSpacing"/>
      </w:pPr>
      <w:r>
        <w:rPr>
          <w:noProof/>
        </w:rPr>
        <w:lastRenderedPageBreak/>
        <w:drawing>
          <wp:inline distT="0" distB="0" distL="0" distR="0" wp14:anchorId="5914C297" wp14:editId="0C79F645">
            <wp:extent cx="4545623" cy="34071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5831" cy="340734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28" w:name="_Ref322019798"/>
      <w:bookmarkStart w:id="29" w:name="_Toc324336840"/>
      <w:r>
        <w:t xml:space="preserve">Figure </w:t>
      </w:r>
      <w:r w:rsidR="00BB38F5">
        <w:fldChar w:fldCharType="begin"/>
      </w:r>
      <w:r w:rsidR="00BB38F5">
        <w:instrText xml:space="preserve"> SEQ Figure \* ARABIC </w:instrText>
      </w:r>
      <w:r w:rsidR="00BB38F5">
        <w:fldChar w:fldCharType="separate"/>
      </w:r>
      <w:r w:rsidR="00C276B3">
        <w:rPr>
          <w:noProof/>
        </w:rPr>
        <w:t>8</w:t>
      </w:r>
      <w:r w:rsidR="00BB38F5">
        <w:rPr>
          <w:noProof/>
        </w:rPr>
        <w:fldChar w:fldCharType="end"/>
      </w:r>
      <w:bookmarkEnd w:id="28"/>
      <w:r>
        <w:t xml:space="preserve">: </w:t>
      </w:r>
      <w:r w:rsidR="0079040E">
        <w:t>World coordinates of detected face while pan mount is under motion.  True position is at (0,145).  Discrepancy is due to errors in the pan mount’s ability to accurately report its angular position and publish an accurate transform to world coordinates.</w:t>
      </w:r>
      <w:bookmarkEnd w:id="29"/>
    </w:p>
    <w:p w:rsidR="009B0251" w:rsidRDefault="009B0251" w:rsidP="009B0251">
      <w:pPr>
        <w:spacing w:line="480" w:lineRule="auto"/>
        <w:rPr>
          <w:rFonts w:cs="Calibri"/>
          <w:szCs w:val="24"/>
        </w:rPr>
      </w:pPr>
      <w:r>
        <w:rPr>
          <w:rFonts w:cs="Calibri"/>
          <w:szCs w:val="24"/>
        </w:rPr>
        <w:tab/>
      </w:r>
    </w:p>
    <w:p w:rsidR="009B0251" w:rsidRDefault="009B0251" w:rsidP="009B0251">
      <w:pPr>
        <w:spacing w:line="480" w:lineRule="auto"/>
        <w:rPr>
          <w:rFonts w:cs="Calibri"/>
          <w:szCs w:val="24"/>
        </w:rPr>
      </w:pPr>
      <w:r>
        <w:rPr>
          <w:rFonts w:cs="Calibri"/>
          <w:szCs w:val="24"/>
        </w:rPr>
        <w:tab/>
        <w:t xml:space="preserve">To </w:t>
      </w:r>
      <w:r w:rsidR="00E73285">
        <w:rPr>
          <w:rFonts w:cs="Calibri"/>
          <w:szCs w:val="24"/>
        </w:rPr>
        <w:t xml:space="preserve">provide an </w:t>
      </w:r>
      <w:r>
        <w:rPr>
          <w:rFonts w:cs="Calibri"/>
          <w:szCs w:val="24"/>
        </w:rPr>
        <w:t>update</w:t>
      </w:r>
      <w:r w:rsidR="00A655A3">
        <w:rPr>
          <w:rFonts w:cs="Calibri"/>
          <w:szCs w:val="24"/>
        </w:rPr>
        <w:t xml:space="preserve"> </w:t>
      </w:r>
      <w:r w:rsidR="00CC7B62">
        <w:rPr>
          <w:rFonts w:cs="Calibri"/>
          <w:szCs w:val="24"/>
        </w:rPr>
        <w:t xml:space="preserve">for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C276B3">
        <w:t xml:space="preserve">Figure </w:t>
      </w:r>
      <w:r w:rsidR="00C276B3">
        <w:rPr>
          <w:noProof/>
        </w:rPr>
        <w:t>4</w:t>
      </w:r>
      <w:r w:rsidR="0005382D">
        <w:rPr>
          <w:rFonts w:cs="Calibri"/>
          <w:szCs w:val="24"/>
        </w:rPr>
        <w:fldChar w:fldCharType="end"/>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C276B3">
        <w:t xml:space="preserve">Figure </w:t>
      </w:r>
      <w:r w:rsidR="00C276B3">
        <w:rPr>
          <w:noProof/>
        </w:rPr>
        <w:t>9</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Because a standard hobby servo was used in the pan mount, its motion is not entirely smooth.  It is hypothesized that the pan mount introduces some jitter that makes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negative effects of servo jitter are more than compensated for by positive effects in reducing relative motion.</w:t>
      </w:r>
      <w:r>
        <w:rPr>
          <w:rFonts w:cs="Calibri"/>
          <w:szCs w:val="24"/>
        </w:rPr>
        <w:t xml:space="preserve">  The decrease in performance in low speeds is tolerable, made up for by the increase in performance at high speeds.</w:t>
      </w:r>
    </w:p>
    <w:p w:rsidR="009B0251" w:rsidRDefault="009B0251" w:rsidP="00A655A3">
      <w:pPr>
        <w:pStyle w:val="NoSpacing"/>
      </w:pPr>
      <w:r>
        <w:rPr>
          <w:noProof/>
        </w:rPr>
        <w:lastRenderedPageBreak/>
        <w:drawing>
          <wp:inline distT="0" distB="0" distL="0" distR="0" wp14:anchorId="3DE97F9F" wp14:editId="41D1C656">
            <wp:extent cx="5330825" cy="4002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30" w:name="_Ref322511744"/>
      <w:bookmarkStart w:id="31" w:name="_Toc324336841"/>
      <w:r>
        <w:t xml:space="preserve">Figure </w:t>
      </w:r>
      <w:r w:rsidR="00BB38F5">
        <w:fldChar w:fldCharType="begin"/>
      </w:r>
      <w:r w:rsidR="00BB38F5">
        <w:instrText xml:space="preserve"> SEQ Figure \* ARABIC </w:instrText>
      </w:r>
      <w:r w:rsidR="00BB38F5">
        <w:fldChar w:fldCharType="separate"/>
      </w:r>
      <w:r w:rsidR="00C276B3">
        <w:rPr>
          <w:noProof/>
        </w:rPr>
        <w:t>9</w:t>
      </w:r>
      <w:r w:rsidR="00BB38F5">
        <w:rPr>
          <w:noProof/>
        </w:rPr>
        <w:fldChar w:fldCharType="end"/>
      </w:r>
      <w:bookmarkEnd w:id="30"/>
      <w:r w:rsidR="00A655A3">
        <w:t>: Tracking performance of Kinect with pan compensation</w:t>
      </w:r>
      <w:bookmarkEnd w:id="31"/>
    </w:p>
    <w:p w:rsidR="009B0251" w:rsidRDefault="009B0251" w:rsidP="009B0251">
      <w:pPr>
        <w:spacing w:line="480" w:lineRule="auto"/>
        <w:rPr>
          <w:rFonts w:cs="Calibri"/>
          <w:szCs w:val="24"/>
        </w:rPr>
      </w:pPr>
    </w:p>
    <w:p w:rsidR="0005382D" w:rsidRDefault="0005382D" w:rsidP="0005382D">
      <w:pPr>
        <w:pStyle w:val="Heading2"/>
      </w:pPr>
      <w:bookmarkStart w:id="32" w:name="_Toc324336820"/>
      <w:r>
        <w:t>Summary</w:t>
      </w:r>
      <w:bookmarkEnd w:id="32"/>
    </w:p>
    <w:p w:rsidR="00ED68F9" w:rsidRDefault="009B0251" w:rsidP="009B0251">
      <w:pPr>
        <w:spacing w:line="480" w:lineRule="auto"/>
        <w:rPr>
          <w:rFonts w:cs="Calibri"/>
          <w:szCs w:val="24"/>
        </w:rPr>
      </w:pPr>
      <w:r>
        <w:rPr>
          <w:rFonts w:cs="Calibri"/>
          <w:szCs w:val="24"/>
        </w:rPr>
        <w:tab/>
        <w:t>The pan mount greatly improves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C276B3">
        <w:t xml:space="preserve">Figure </w:t>
      </w:r>
      <w:r w:rsidR="00C276B3">
        <w:rPr>
          <w:noProof/>
        </w:rPr>
        <w:t>9</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While the benefits of the pan mount far outweigh the drawbacks, this could be a subject for future work.  A</w:t>
      </w:r>
      <w:r>
        <w:rPr>
          <w:rFonts w:cs="Calibri"/>
          <w:szCs w:val="24"/>
        </w:rPr>
        <w:t xml:space="preserve"> higher-grade pan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vibration-isolating mount could be explored to shield the Kinect from </w:t>
      </w:r>
      <w:r w:rsidR="007546AF">
        <w:rPr>
          <w:rFonts w:cs="Calibri"/>
          <w:szCs w:val="24"/>
        </w:rPr>
        <w:t xml:space="preserve">vibrations </w:t>
      </w:r>
      <w:r w:rsidR="007546AF">
        <w:rPr>
          <w:rFonts w:cs="Calibri"/>
          <w:szCs w:val="24"/>
        </w:rPr>
        <w:lastRenderedPageBreak/>
        <w:t xml:space="preserve">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w:t>
      </w:r>
      <w:r w:rsidR="0079040E">
        <w:rPr>
          <w:rFonts w:cs="Calibri"/>
          <w:szCs w:val="24"/>
        </w:rPr>
        <w:t>olating mount, it is hypothesized</w:t>
      </w:r>
      <w:r w:rsidR="001639A4">
        <w:rPr>
          <w:rFonts w:cs="Calibri"/>
          <w:szCs w:val="24"/>
        </w:rPr>
        <w:t xml:space="preserve"> that </w:t>
      </w:r>
      <w:r w:rsidR="00ED68F9">
        <w:rPr>
          <w:rFonts w:cs="Calibri"/>
          <w:szCs w:val="24"/>
        </w:rPr>
        <w:fldChar w:fldCharType="begin"/>
      </w:r>
      <w:r w:rsidR="00ED68F9">
        <w:rPr>
          <w:rFonts w:cs="Calibri"/>
          <w:szCs w:val="24"/>
        </w:rPr>
        <w:instrText xml:space="preserve"> REF _Ref322511744 \h </w:instrText>
      </w:r>
      <w:r w:rsidR="00ED68F9">
        <w:rPr>
          <w:rFonts w:cs="Calibri"/>
          <w:szCs w:val="24"/>
        </w:rPr>
      </w:r>
      <w:r w:rsidR="00ED68F9">
        <w:rPr>
          <w:rFonts w:cs="Calibri"/>
          <w:szCs w:val="24"/>
        </w:rPr>
        <w:fldChar w:fldCharType="separate"/>
      </w:r>
      <w:r w:rsidR="00C276B3">
        <w:t xml:space="preserve">Figure </w:t>
      </w:r>
      <w:r w:rsidR="00C276B3">
        <w:rPr>
          <w:noProof/>
        </w:rPr>
        <w:t>9</w:t>
      </w:r>
      <w:r w:rsidR="00ED68F9">
        <w:rPr>
          <w:rFonts w:cs="Calibri"/>
          <w:szCs w:val="24"/>
        </w:rPr>
        <w:fldChar w:fldCharType="end"/>
      </w:r>
      <w:r w:rsidR="00ED68F9">
        <w:rPr>
          <w:rFonts w:cs="Calibri"/>
          <w:szCs w:val="24"/>
        </w:rPr>
        <w:t xml:space="preserve"> would </w:t>
      </w:r>
      <w:r w:rsidR="0079040E">
        <w:rPr>
          <w:rFonts w:cs="Calibri"/>
          <w:szCs w:val="24"/>
        </w:rPr>
        <w:t xml:space="preserve">shift </w:t>
      </w:r>
      <w:r w:rsidR="004026C5">
        <w:rPr>
          <w:rFonts w:cs="Calibri"/>
          <w:szCs w:val="24"/>
        </w:rPr>
        <w:t xml:space="preserve">and the pan compensation would result in improvement from the baseline </w:t>
      </w:r>
      <w:r w:rsidR="001639A4">
        <w:rPr>
          <w:rFonts w:cs="Calibri"/>
          <w:szCs w:val="24"/>
        </w:rPr>
        <w:t>at all speeds</w:t>
      </w:r>
      <w:r w:rsidR="00ED68F9">
        <w:rPr>
          <w:rFonts w:cs="Calibri"/>
          <w:szCs w:val="24"/>
        </w:rPr>
        <w:t>.</w:t>
      </w:r>
    </w:p>
    <w:p w:rsidR="007F5E7A" w:rsidRDefault="007F5E7A" w:rsidP="007F5E7A">
      <w:pPr>
        <w:pStyle w:val="Heading1"/>
      </w:pPr>
      <w:bookmarkStart w:id="33" w:name="_Ref323045519"/>
      <w:bookmarkStart w:id="34" w:name="_Toc324336821"/>
      <w:r>
        <w:lastRenderedPageBreak/>
        <w:t>Person Tracking</w:t>
      </w:r>
      <w:bookmarkEnd w:id="33"/>
      <w:bookmarkEnd w:id="34"/>
    </w:p>
    <w:p w:rsidR="00B618B1" w:rsidRDefault="00B618B1" w:rsidP="00D36F52">
      <w:pPr>
        <w:spacing w:line="480" w:lineRule="auto"/>
        <w:ind w:firstLine="720"/>
      </w:pPr>
      <w:r>
        <w:t>Fo</w:t>
      </w:r>
      <w:r w:rsidR="00ED68F9">
        <w:t xml:space="preserve">r reasons discussed in </w:t>
      </w:r>
      <w:r w:rsidR="00F01F93">
        <w:t>C</w:t>
      </w:r>
      <w:r w:rsidR="00ED68F9">
        <w:t xml:space="preserve">hapter </w:t>
      </w:r>
      <w:r w:rsidR="00ED68F9">
        <w:fldChar w:fldCharType="begin"/>
      </w:r>
      <w:r w:rsidR="00ED68F9">
        <w:instrText xml:space="preserve"> REF _Ref322950030 \r \h </w:instrText>
      </w:r>
      <w:r w:rsidR="00ED68F9">
        <w:fldChar w:fldCharType="separate"/>
      </w:r>
      <w:r w:rsidR="00C276B3">
        <w:t>3</w:t>
      </w:r>
      <w:r w:rsidR="00ED68F9">
        <w:fldChar w:fldCharType="end"/>
      </w:r>
      <w:r>
        <w:t>, the Kinect</w:t>
      </w:r>
      <w:r w:rsidR="00ED68F9">
        <w:t xml:space="preserve"> alone</w:t>
      </w:r>
      <w:r>
        <w:t xml:space="preserve"> is not sufficient to provide reliable person tracking.</w:t>
      </w:r>
      <w:r w:rsidR="00212636">
        <w:t xml:space="preserve">  Even with pan compensation, the Kinect is subject to bumps and has a blind spot at close range.</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F01F93">
        <w:t>(</w:t>
      </w:r>
      <w:r w:rsidR="00F01F93">
        <w:fldChar w:fldCharType="begin"/>
      </w:r>
      <w:r w:rsidR="00F01F93">
        <w:instrText xml:space="preserve"> REF _Ref324336631 \h </w:instrText>
      </w:r>
      <w:r w:rsidR="00F01F93">
        <w:fldChar w:fldCharType="separate"/>
      </w:r>
      <w:r w:rsidR="00C276B3">
        <w:t xml:space="preserve">Figure </w:t>
      </w:r>
      <w:r w:rsidR="00C276B3">
        <w:rPr>
          <w:noProof/>
        </w:rPr>
        <w:t>10</w:t>
      </w:r>
      <w:r w:rsidR="00F01F93">
        <w:fldChar w:fldCharType="end"/>
      </w:r>
      <w:r w:rsidR="00F01F93">
        <w:t xml:space="preserve">) </w:t>
      </w:r>
      <w:r w:rsidR="00416EEF">
        <w:t>built</w:t>
      </w:r>
      <w:r w:rsidR="00B437E1">
        <w:t xml:space="preserve"> on the ROS people stack.  A </w:t>
      </w:r>
      <w:r w:rsidR="00416EEF">
        <w:t xml:space="preserve">main </w:t>
      </w:r>
      <w:r>
        <w:t>filter</w:t>
      </w:r>
      <w:r w:rsidR="007F1955">
        <w:t xml:space="preserve"> </w:t>
      </w:r>
      <w:r w:rsidR="00B437E1">
        <w:t xml:space="preserve">node maintains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 xml:space="preserve">Measurement nodes communicate with the filter node, attempting to associate their measurements with the filter’s estimate by distance </w:t>
      </w:r>
      <w:r w:rsidR="00670B5E">
        <w:t xml:space="preserve">and </w:t>
      </w:r>
      <w:r>
        <w:t xml:space="preserve">other </w:t>
      </w:r>
      <w:r w:rsidR="00416EEF">
        <w:t>criteria</w:t>
      </w:r>
      <w:r>
        <w:t>.  If a measurement node successfully associates a measurement with the filter’s estimate, it publishes an observation which the filter node uses to update the Kalman filter.</w:t>
      </w:r>
    </w:p>
    <w:p w:rsidR="007F5E7A" w:rsidRDefault="00B437E1" w:rsidP="00416EEF">
      <w:pPr>
        <w:spacing w:line="480" w:lineRule="auto"/>
        <w:ind w:firstLine="720"/>
      </w:pPr>
      <w:r>
        <w:t>This architecture makes it easy to integrate multiple sources of observation</w:t>
      </w:r>
      <w:r w:rsidR="007F1955">
        <w:t xml:space="preserve"> from various sensors</w:t>
      </w:r>
      <w:r>
        <w:t xml:space="preserve">.  For this project, three sources of observation were used: a face detector, a leg detector, and a </w:t>
      </w:r>
      <w:r w:rsidR="007F1955">
        <w:t xml:space="preserve">custom </w:t>
      </w:r>
      <w:r>
        <w:t>body detector based on the Kinect.</w:t>
      </w:r>
    </w:p>
    <w:p w:rsidR="00F01F93" w:rsidRDefault="00F01F93" w:rsidP="00F01F93">
      <w:pPr>
        <w:pStyle w:val="NoSpacing"/>
      </w:pPr>
      <w:r>
        <w:rPr>
          <w:noProof/>
        </w:rPr>
        <w:lastRenderedPageBreak/>
        <mc:AlternateContent>
          <mc:Choice Requires="wpc">
            <w:drawing>
              <wp:inline distT="0" distB="0" distL="0" distR="0" wp14:anchorId="2E30E52C" wp14:editId="24D49EC8">
                <wp:extent cx="5486400" cy="3200400"/>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 name="Text Box 37"/>
                        <wps:cNvSpPr txBox="1"/>
                        <wps:spPr>
                          <a:xfrm>
                            <a:off x="304460" y="1519239"/>
                            <a:ext cx="809625" cy="51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276B3" w:rsidRDefault="00C276B3" w:rsidP="00F01F93">
                              <w:pPr>
                                <w:pStyle w:val="NoSpacing"/>
                              </w:pPr>
                              <w:r>
                                <w:t>Person</w:t>
                              </w:r>
                            </w:p>
                            <w:p w:rsidR="00C276B3" w:rsidRDefault="00C276B3" w:rsidP="00F01F93">
                              <w:pPr>
                                <w:pStyle w:val="NoSpacing"/>
                              </w:pPr>
                              <w:proofErr w:type="gramStart"/>
                              <w:r>
                                <w:t>location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1114085" y="1038226"/>
                            <a:ext cx="4010025" cy="21335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2486026" y="1333501"/>
                            <a:ext cx="1199809" cy="3714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C276B3" w:rsidRDefault="00C276B3">
                              <w:r>
                                <w:t>Kalman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8"/>
                        <wps:cNvSpPr txBox="1"/>
                        <wps:spPr>
                          <a:xfrm>
                            <a:off x="1351575" y="2217376"/>
                            <a:ext cx="1067775" cy="7058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C276B3" w:rsidRDefault="00C276B3" w:rsidP="00F01F93">
                              <w:pPr>
                                <w:pStyle w:val="NormalWeb"/>
                                <w:spacing w:before="0" w:beforeAutospacing="0" w:after="200" w:afterAutospacing="0" w:line="276" w:lineRule="auto"/>
                              </w:pPr>
                              <w:r>
                                <w:rPr>
                                  <w:rFonts w:ascii="Georgia" w:eastAsia="Times New Roman" w:hAnsi="Georgia"/>
                                </w:rPr>
                                <w:t>Kinect body-detector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28"/>
                        <wps:cNvSpPr txBox="1"/>
                        <wps:spPr>
                          <a:xfrm>
                            <a:off x="2561591" y="2217376"/>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C276B3" w:rsidRDefault="00C276B3" w:rsidP="00F01F93">
                              <w:pPr>
                                <w:pStyle w:val="NormalWeb"/>
                                <w:spacing w:before="0" w:beforeAutospacing="0" w:after="200" w:afterAutospacing="0" w:line="276" w:lineRule="auto"/>
                              </w:pPr>
                              <w:r>
                                <w:rPr>
                                  <w:rFonts w:ascii="Georgia" w:eastAsia="Times New Roman" w:hAnsi="Georgia"/>
                                </w:rPr>
                                <w:t>Face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8"/>
                        <wps:cNvSpPr txBox="1"/>
                        <wps:spPr>
                          <a:xfrm>
                            <a:off x="3837600" y="2217376"/>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C276B3" w:rsidRDefault="00C276B3" w:rsidP="00F01F93">
                              <w:pPr>
                                <w:pStyle w:val="NormalWeb"/>
                                <w:spacing w:before="0" w:beforeAutospacing="0" w:after="200" w:afterAutospacing="0" w:line="276" w:lineRule="auto"/>
                              </w:pPr>
                              <w:r>
                                <w:rPr>
                                  <w:rFonts w:ascii="Georgia" w:eastAsia="Times New Roman" w:hAnsi="Georgia"/>
                                </w:rPr>
                                <w:t>Leg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V="1">
                            <a:off x="1895475" y="1704976"/>
                            <a:ext cx="638176"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30" idx="0"/>
                          <a:endCxn id="28" idx="2"/>
                        </wps:cNvCnPr>
                        <wps:spPr>
                          <a:xfrm flipH="1" flipV="1">
                            <a:off x="3085931" y="1704976"/>
                            <a:ext cx="9378"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32" idx="0"/>
                        </wps:cNvCnPr>
                        <wps:spPr>
                          <a:xfrm flipH="1" flipV="1">
                            <a:off x="3733460" y="1704976"/>
                            <a:ext cx="637858"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28" idx="1"/>
                        </wps:cNvCnPr>
                        <wps:spPr>
                          <a:xfrm flipH="1">
                            <a:off x="171450" y="1519239"/>
                            <a:ext cx="2314576" cy="142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">
                <v:shape id="_x0000_s1027" type="#_x0000_t75" style="position:absolute;width:54864;height:32004;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28" type="#_x0000_t202" style="position:absolute;left:3044;top:15192;width:8096;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C276B3" w:rsidRDefault="00C276B3" w:rsidP="00F01F93">
                        <w:pPr>
                          <w:pStyle w:val="NoSpacing"/>
                        </w:pPr>
                        <w:r>
                          <w:t>Person</w:t>
                        </w:r>
                      </w:p>
                      <w:p w:rsidR="00C276B3" w:rsidRDefault="00C276B3" w:rsidP="00F01F93">
                        <w:pPr>
                          <w:pStyle w:val="NoSpacing"/>
                        </w:pPr>
                        <w:proofErr w:type="gramStart"/>
                        <w:r>
                          <w:t>location</w:t>
                        </w:r>
                        <w:proofErr w:type="gramEnd"/>
                      </w:p>
                    </w:txbxContent>
                  </v:textbox>
                </v:shape>
                <v:rect id="Rectangle 26" o:spid="_x0000_s1029" style="position:absolute;left:11140;top:10382;width:40101;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D18MA&#10;AADbAAAADwAAAGRycy9kb3ducmV2LnhtbESPwWrDMBBE74H+g9hCb7EcH0zrWAmhUCiUFpo698Xa&#10;2sbWyliyo+Trq0Igx2Fm3jDlPphBLDS5zrKCTZKCIK6t7rhRUP28rZ9BOI+scbBMCi7kYL97WJVY&#10;aHvmb1qOvhERwq5ABa33YyGlq1sy6BI7Ekfv104GfZRTI/WE5wg3g8zSNJcGO44LLY702lLdH2ej&#10;4JCF+Vp/XvLqRV43H6ev3pjQK/X0GA5bEJ6Cv4dv7XetIMvh/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vD18MAAADbAAAADwAAAAAAAAAAAAAAAACYAgAAZHJzL2Rv&#10;d25yZXYueG1sUEsFBgAAAAAEAAQA9QAAAIgDAAAAAA==&#10;" fillcolor="white [3201]" strokecolor="#4f81bd [3204]" strokeweight="2pt"/>
                <v:shape id="Text Box 28" o:spid="_x0000_s1030" type="#_x0000_t202" style="position:absolute;left:24860;top:13335;width:11998;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vFrwA&#10;AADbAAAADwAAAGRycy9kb3ducmV2LnhtbERPuwrCMBTdBf8hXMFN0zqIVKNIUXQSfOB8ba5taXNT&#10;mljr35tBcDyc92rTm1p01LrSsoJ4GoEgzqwuOVdwu+4nCxDOI2usLZOCDznYrIeDFSbavvlM3cXn&#10;IoSwS1BB4X2TSOmyggy6qW2IA/e0rUEfYJtL3eI7hJtazqJoLg2WHBoKbCgtKKsuL6MgjdK96w7x&#10;Y/6xZXVf7PjUZAelxqN+uwThqfd/8c991ApmYWz4En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1yu8WvAAAANsAAAAPAAAAAAAAAAAAAAAAAJgCAABkcnMvZG93bnJldi54&#10;bWxQSwUGAAAAAAQABAD1AAAAgQMAAAAA&#10;" fillcolor="white [3201]" strokecolor="#4f81bd [3204]" strokeweight="2pt">
                  <v:textbox>
                    <w:txbxContent>
                      <w:p w:rsidR="00C276B3" w:rsidRDefault="00C276B3">
                        <w:r>
                          <w:t>Kalman Filter</w:t>
                        </w:r>
                      </w:p>
                    </w:txbxContent>
                  </v:textbox>
                </v:shape>
                <v:shape id="Text Box 28" o:spid="_x0000_s1031" type="#_x0000_t202" style="position:absolute;left:13515;top:22173;width:10678;height:7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Kjb8A&#10;AADbAAAADwAAAGRycy9kb3ducmV2LnhtbESPzQrCMBCE74LvEFbwpqkeRKtRpCh6EvzB89qsbbHZ&#10;lCbW+vZGEDwOM/MNs1i1phQN1a6wrGA0jEAQp1YXnCm4nLeDKQjnkTWWlknBmxyslt3OAmNtX3yk&#10;5uQzESDsYlSQe1/FUro0J4NuaCvi4N1tbdAHWWdS1/gKcFPKcRRNpMGCw0KOFSU5pY/T0yhIomTr&#10;mt3oNnnb4nGdbvhQpTul+r12PQfhqfX/8K+91wrGM/h+CT9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hkqNvwAAANsAAAAPAAAAAAAAAAAAAAAAAJgCAABkcnMvZG93bnJl&#10;di54bWxQSwUGAAAAAAQABAD1AAAAhAMAAAAA&#10;" fillcolor="white [3201]" strokecolor="#4f81bd [3204]" strokeweight="2pt">
                  <v:textbox>
                    <w:txbxContent>
                      <w:p w:rsidR="00C276B3" w:rsidRDefault="00C276B3" w:rsidP="00F01F93">
                        <w:pPr>
                          <w:pStyle w:val="NormalWeb"/>
                          <w:spacing w:before="0" w:beforeAutospacing="0" w:after="200" w:afterAutospacing="0" w:line="276" w:lineRule="auto"/>
                        </w:pPr>
                        <w:r>
                          <w:rPr>
                            <w:rFonts w:ascii="Georgia" w:eastAsia="Times New Roman" w:hAnsi="Georgia"/>
                          </w:rPr>
                          <w:t>Kinect body-detector</w:t>
                        </w:r>
                      </w:p>
                    </w:txbxContent>
                  </v:textbox>
                </v:shape>
                <v:shape id="Text Box 28" o:spid="_x0000_s1032" type="#_x0000_t202" style="position:absolute;left:25615;top:22173;width:10675;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1zbwA&#10;AADbAAAADwAAAGRycy9kb3ducmV2LnhtbERPSwrCMBDdC94hjODOpiqIVKNIUXQl+MH12IxtsZmU&#10;JtZ6e7MQXD7ef7nuTCVaalxpWcE4ikEQZ1aXnCu4XnajOQjnkTVWlknBhxysV/3eEhNt33yi9uxz&#10;EULYJaig8L5OpHRZQQZdZGviwD1sY9AH2ORSN/gO4aaSkzieSYMlh4YCa0oLyp7nl1GQxunOtfvx&#10;ffax5fM23/KxzvZKDQfdZgHCU+f/4p/7oBVMw/rwJf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ZXXNvAAAANsAAAAPAAAAAAAAAAAAAAAAAJgCAABkcnMvZG93bnJldi54&#10;bWxQSwUGAAAAAAQABAD1AAAAgQMAAAAA&#10;" fillcolor="white [3201]" strokecolor="#4f81bd [3204]" strokeweight="2pt">
                  <v:textbox>
                    <w:txbxContent>
                      <w:p w:rsidR="00C276B3" w:rsidRDefault="00C276B3" w:rsidP="00F01F93">
                        <w:pPr>
                          <w:pStyle w:val="NormalWeb"/>
                          <w:spacing w:before="0" w:beforeAutospacing="0" w:after="200" w:afterAutospacing="0" w:line="276" w:lineRule="auto"/>
                        </w:pPr>
                        <w:r>
                          <w:rPr>
                            <w:rFonts w:ascii="Georgia" w:eastAsia="Times New Roman" w:hAnsi="Georgia"/>
                          </w:rPr>
                          <w:t>Face detector</w:t>
                        </w:r>
                      </w:p>
                    </w:txbxContent>
                  </v:textbox>
                </v:shape>
                <v:shape id="Text Box 28" o:spid="_x0000_s1033" type="#_x0000_t202" style="position:absolute;left:38376;top:22173;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tOIb8A&#10;AADbAAAADwAAAGRycy9kb3ducmV2LnhtbESPzQrCMBCE74LvEFbwpqkKItUoUhQ9Cf7geW3Wtths&#10;ShNrfXsjCB6HmfmGWaxaU4qGaldYVjAaRiCIU6sLzhRcztvBDITzyBpLy6TgTQ5Wy25ngbG2Lz5S&#10;c/KZCBB2MSrIva9iKV2ak0E3tBVx8O62NuiDrDOpa3wFuCnlOIqm0mDBYSHHipKc0sfpaRQkUbJ1&#10;zW50m75t8bjONnyo0p1S/V67noPw1Pp/+NfeawWTMXy/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04hvwAAANsAAAAPAAAAAAAAAAAAAAAAAJgCAABkcnMvZG93bnJl&#10;di54bWxQSwUGAAAAAAQABAD1AAAAhAMAAAAA&#10;" fillcolor="white [3201]" strokecolor="#4f81bd [3204]" strokeweight="2pt">
                  <v:textbox>
                    <w:txbxContent>
                      <w:p w:rsidR="00C276B3" w:rsidRDefault="00C276B3" w:rsidP="00F01F93">
                        <w:pPr>
                          <w:pStyle w:val="NormalWeb"/>
                          <w:spacing w:before="0" w:beforeAutospacing="0" w:after="200" w:afterAutospacing="0" w:line="276" w:lineRule="auto"/>
                        </w:pPr>
                        <w:r>
                          <w:rPr>
                            <w:rFonts w:ascii="Georgia" w:eastAsia="Times New Roman" w:hAnsi="Georgia"/>
                          </w:rPr>
                          <w:t>Leg detector</w:t>
                        </w:r>
                      </w:p>
                    </w:txbxContent>
                  </v:textbox>
                </v:shape>
                <v:shapetype id="_x0000_t32" coordsize="21600,21600" o:spt="32" o:oned="t" path="m,l21600,21600e" filled="f">
                  <v:path arrowok="t" fillok="f" o:connecttype="none"/>
                  <o:lock v:ext="edit" shapetype="t"/>
                </v:shapetype>
                <v:shape id="Straight Arrow Connector 33" o:spid="_x0000_s1034" type="#_x0000_t32" style="position:absolute;left:18954;top:17049;width:6382;height:5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tasUAAADbAAAADwAAAGRycy9kb3ducmV2LnhtbESPQWvCQBSE70L/w/IKvTWbGJQSXUMp&#10;CC3FFlMv3h7ZZ5I2+zbsrhr/fVcQPA4z8w2zLEfTixM531lWkCUpCOLa6o4bBbuf9fMLCB+QNfaW&#10;ScGFPJSrh8kSC23PvKVTFRoRIewLVNCGMBRS+rolgz6xA3H0DtYZDFG6RmqH5wg3vZym6Vwa7Dgu&#10;tDjQW0v1X3U0Cj6/Mzn8ztONO37NpnlVf2ya9V6pp8fxdQEi0Bju4Vv7XSvIc7h+iT9A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tasUAAADbAAAADwAAAAAAAAAA&#10;AAAAAAChAgAAZHJzL2Rvd25yZXYueG1sUEsFBgAAAAAEAAQA+QAAAJMDAAAAAA==&#10;" strokecolor="#4579b8 [3044]">
                  <v:stroke startarrow="open" endarrow="open"/>
                </v:shape>
                <v:shape id="Straight Arrow Connector 34" o:spid="_x0000_s1035" type="#_x0000_t32" style="position:absolute;left:30859;top:17049;width:94;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Q5nsQAAADbAAAADwAAAGRycy9kb3ducmV2LnhtbESPQWsCMRSE7wX/Q3iCt5ptbaWsRtGK&#10;WHpTe/H22Lxml928xE101/76plDwOMzMN8x82dtGXKkNlWMFT+MMBHHhdMVGwddx+/gGIkRkjY1j&#10;UnCjAMvF4GGOuXYd7+l6iEYkCIccFZQx+lzKUJRkMYydJ07et2stxiRbI3WLXYLbRj5n2VRarDgt&#10;lOjpvaSiPlysgs3p88eYzk9lfd6Eel29rnfGKzUa9qsZiEh9vIf/2x9aweQF/r6k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dDmexAAAANsAAAAPAAAAAAAAAAAA&#10;AAAAAKECAABkcnMvZG93bnJldi54bWxQSwUGAAAAAAQABAD5AAAAkgMAAAAA&#10;" strokecolor="#4579b8 [3044]">
                  <v:stroke startarrow="open" endarrow="open"/>
                </v:shape>
                <v:shape id="Straight Arrow Connector 35" o:spid="_x0000_s1036" type="#_x0000_t32" style="position:absolute;left:37334;top:17049;width:6379;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icBcMAAADbAAAADwAAAGRycy9kb3ducmV2LnhtbESPQWsCMRSE7wX/Q3hCbzVrRZHVKFqR&#10;lt6qXrw9Ns/sspuXdJO6q7++KRQ8DjPzDbNc97YRV2pD5VjBeJSBIC6crtgoOB33L3MQISJrbByT&#10;ghsFWK8GT0vMtev4i66HaESCcMhRQRmjz6UMRUkWw8h54uRdXGsxJtkaqVvsEtw28jXLZtJixWmh&#10;RE9vJRX14ccq2J0/78Z0fibr712ot9V0+268Us/DfrMAEamPj/B/+0MrmEzh70v6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4nAXDAAAA2wAAAA8AAAAAAAAAAAAA&#10;AAAAoQIAAGRycy9kb3ducmV2LnhtbFBLBQYAAAAABAAEAPkAAACRAwAAAAA=&#10;" strokecolor="#4579b8 [3044]">
                  <v:stroke startarrow="open" endarrow="open"/>
                </v:shape>
                <v:shape id="Straight Arrow Connector 36" o:spid="_x0000_s1037" type="#_x0000_t32" style="position:absolute;left:1714;top:15192;width:23146;height: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V8QAAADbAAAADwAAAGRycy9kb3ducmV2LnhtbESPX2vCMBTF3wW/Q7iCb5puczKqUcQx&#10;2BCUuoH4dm3u2mJzU5Jo67c3wmCPh/Pnx5kvO1OLKzlfWVbwNE5AEOdWV1wo+Pn+GL2B8AFZY22Z&#10;FNzIw3LR780x1bbljK77UIg4wj5FBWUITSqlz0sy6Me2IY7er3UGQ5SukNphG8dNLZ+TZCoNVhwJ&#10;JTa0Lik/7y8mQt4n2evmsDlNKFvt2tPXcRvcUanhoFvNQATqwn/4r/2pFbxM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hRXxAAAANsAAAAPAAAAAAAAAAAA&#10;AAAAAKECAABkcnMvZG93bnJldi54bWxQSwUGAAAAAAQABAD5AAAAkgMAAAAA&#10;" strokecolor="#4579b8 [3044]">
                  <v:stroke endarrow="open"/>
                </v:shape>
                <w10:anchorlock/>
              </v:group>
            </w:pict>
          </mc:Fallback>
        </mc:AlternateContent>
      </w:r>
    </w:p>
    <w:p w:rsidR="00F01F93" w:rsidRDefault="00F01F93" w:rsidP="00F01F93">
      <w:pPr>
        <w:pStyle w:val="Caption1"/>
      </w:pPr>
      <w:bookmarkStart w:id="35" w:name="_Ref324336631"/>
      <w:bookmarkStart w:id="36" w:name="_Toc324336842"/>
      <w:r>
        <w:t xml:space="preserve">Figure </w:t>
      </w:r>
      <w:r>
        <w:fldChar w:fldCharType="begin"/>
      </w:r>
      <w:r>
        <w:instrText xml:space="preserve"> SEQ Figure \* ARABIC </w:instrText>
      </w:r>
      <w:r>
        <w:fldChar w:fldCharType="separate"/>
      </w:r>
      <w:r w:rsidR="00C276B3">
        <w:rPr>
          <w:noProof/>
        </w:rPr>
        <w:t>10</w:t>
      </w:r>
      <w:r>
        <w:fldChar w:fldCharType="end"/>
      </w:r>
      <w:bookmarkEnd w:id="35"/>
      <w:r>
        <w:t>: Person-tracking architecture</w:t>
      </w:r>
      <w:bookmarkEnd w:id="36"/>
    </w:p>
    <w:p w:rsidR="00ED68F9" w:rsidRDefault="00CD361A" w:rsidP="00ED68F9">
      <w:pPr>
        <w:pStyle w:val="Heading2"/>
      </w:pPr>
      <w:bookmarkStart w:id="37" w:name="_Ref323131019"/>
      <w:bookmarkStart w:id="38" w:name="_Toc324336822"/>
      <w:r>
        <w:t>Face Detector Node</w:t>
      </w:r>
      <w:bookmarkEnd w:id="37"/>
      <w:bookmarkEnd w:id="38"/>
    </w:p>
    <w:p w:rsidR="00B437E1" w:rsidRDefault="00B437E1" w:rsidP="00B437E1">
      <w:pPr>
        <w:spacing w:line="480" w:lineRule="auto"/>
      </w:pPr>
      <w:r>
        <w:tab/>
        <w:t xml:space="preserve">The face detector is </w:t>
      </w:r>
      <w:r w:rsidR="00D36F52">
        <w:t xml:space="preserve">one of the </w:t>
      </w:r>
      <w:r>
        <w:t>node</w:t>
      </w:r>
      <w:r w:rsidR="00D36F52">
        <w:t>s</w:t>
      </w:r>
      <w:r>
        <w:t xml:space="preserve"> included in the People stack.  The face detector runs an OpenCV cascade of Haar-like features on the Kinect’</w:t>
      </w:r>
      <w:r w:rsidR="00D36F52">
        <w:t>s camera feed to detect faces</w:t>
      </w:r>
      <w:r w:rsidR="00345E51">
        <w:t xml:space="preserve"> </w:t>
      </w:r>
      <w:sdt>
        <w:sdtPr>
          <w:id w:val="-1161999167"/>
          <w:citation/>
        </w:sdtPr>
        <w:sdtContent>
          <w:r w:rsidR="00345E51">
            <w:fldChar w:fldCharType="begin"/>
          </w:r>
          <w:r w:rsidR="00345E51">
            <w:instrText xml:space="preserve"> CITATION Vio04 \l 1033 </w:instrText>
          </w:r>
          <w:r w:rsidR="00345E51">
            <w:fldChar w:fldCharType="separate"/>
          </w:r>
          <w:r w:rsidR="00C276B3" w:rsidRPr="00C276B3">
            <w:rPr>
              <w:noProof/>
            </w:rPr>
            <w:t>[2]</w:t>
          </w:r>
          <w:r w:rsidR="00345E51">
            <w:fldChar w:fldCharType="end"/>
          </w:r>
        </w:sdtContent>
      </w:sdt>
      <w:r w:rsidR="00D36F52">
        <w:t>.</w:t>
      </w:r>
      <w:r>
        <w:t xml:space="preserve">  </w:t>
      </w:r>
      <w:r w:rsidR="00CD361A">
        <w:t xml:space="preserve">It uses the full 640x480 video feed converted to monochrome, </w:t>
      </w:r>
      <w:r w:rsidR="000522CB">
        <w:t>running</w:t>
      </w:r>
      <w:r w:rsidR="00CD361A">
        <w:t xml:space="preserve"> around 2Hz.  </w:t>
      </w:r>
      <w:r>
        <w:t xml:space="preserve">The face detector </w:t>
      </w:r>
      <w:r w:rsidR="00CD361A">
        <w:t>correlates</w:t>
      </w:r>
      <w:r w:rsidR="00D36F52">
        <w:t xml:space="preserve"> </w:t>
      </w:r>
      <w:r w:rsidR="000522CB">
        <w:t>its matches</w:t>
      </w:r>
      <w:r w:rsidR="00D36F52">
        <w:t xml:space="preserve"> with </w:t>
      </w:r>
      <w:r>
        <w:t xml:space="preserve">depth data from the Kinect, pruning faces based on plausible </w:t>
      </w:r>
      <w:r w:rsidR="00D36F52">
        <w:t xml:space="preserve">sizes </w:t>
      </w:r>
      <w:r>
        <w:t>in 3D.</w:t>
      </w:r>
      <w:r w:rsidR="000522CB">
        <w:t xml:space="preserve">  Once the face detector has a list of plausible faces, it tries to associate these with the tracker from the filter node.  If a face is close enough to the tracker to make an association, the face detector publishes a position measurement.</w:t>
      </w:r>
    </w:p>
    <w:p w:rsidR="000522CB" w:rsidRDefault="00CD361A" w:rsidP="00CD361A">
      <w:pPr>
        <w:spacing w:line="480" w:lineRule="auto"/>
        <w:ind w:firstLine="720"/>
      </w:pPr>
      <w:r>
        <w:t>The face detector can reliably detect faces up to 8m away at sizes as small as 20x20 pixels.  The face detector does not rely on persistence between frames, so it can reliably detect users when Harlie is r</w:t>
      </w:r>
      <w:r w:rsidR="000522CB">
        <w:t>apidly moving.</w:t>
      </w:r>
      <w:r w:rsidR="00345E51">
        <w:t xml:space="preserve">  </w:t>
      </w:r>
      <w:r w:rsidR="000522CB">
        <w:t xml:space="preserve">Although the face detector is very capable, it is inherently restricted to cases in which the user is </w:t>
      </w:r>
      <w:r w:rsidR="000522CB">
        <w:lastRenderedPageBreak/>
        <w:t xml:space="preserve">staring directly at the robot.  It fails to detect faces at angles.  Furthermore, the face detector does not perform recognition.  It detects human faces, but </w:t>
      </w:r>
      <w:r w:rsidR="00670B5E">
        <w:t>can</w:t>
      </w:r>
      <w:r w:rsidR="000522CB">
        <w:t xml:space="preserve">not </w:t>
      </w:r>
      <w:r w:rsidR="00670B5E">
        <w:t xml:space="preserve">tell </w:t>
      </w:r>
      <w:r w:rsidR="00021587">
        <w:t>one face from another.</w:t>
      </w:r>
    </w:p>
    <w:p w:rsidR="00CD361A" w:rsidRDefault="00CD361A" w:rsidP="00CD361A">
      <w:pPr>
        <w:pStyle w:val="Heading2"/>
      </w:pPr>
      <w:bookmarkStart w:id="39" w:name="_Toc324336823"/>
      <w:r>
        <w:t>Leg Detector Node</w:t>
      </w:r>
      <w:bookmarkEnd w:id="39"/>
    </w:p>
    <w:p w:rsidR="001805A0" w:rsidRDefault="00B437E1" w:rsidP="001805A0">
      <w:pPr>
        <w:spacing w:line="480" w:lineRule="auto"/>
        <w:ind w:firstLine="720"/>
      </w:pPr>
      <w:r>
        <w:t>The leg detector is another node</w:t>
      </w:r>
      <w:r w:rsidR="00D36F52">
        <w:t xml:space="preserve"> distributed with</w:t>
      </w:r>
      <w:r>
        <w:t xml:space="preserve"> the </w:t>
      </w:r>
      <w:r w:rsidR="001D4F8F">
        <w:t xml:space="preserve">ROS </w:t>
      </w:r>
      <w:r>
        <w:t>People stack.</w:t>
      </w:r>
      <w:r w:rsidR="009208C7">
        <w:t xml:space="preserve">  It detects legs using a boosted cascade of featu</w:t>
      </w:r>
      <w:r w:rsidR="005A7D17">
        <w:t xml:space="preserve">res computed from a LIDAR scan </w:t>
      </w:r>
      <w:sdt>
        <w:sdtPr>
          <w:id w:val="-239322670"/>
          <w:citation/>
        </w:sdtPr>
        <w:sdtContent>
          <w:r w:rsidR="00F17FBE">
            <w:fldChar w:fldCharType="begin"/>
          </w:r>
          <w:r w:rsidR="00F17FBE">
            <w:instrText xml:space="preserve"> CITATION Arr07 \l 1033 </w:instrText>
          </w:r>
          <w:r w:rsidR="00F17FBE">
            <w:fldChar w:fldCharType="separate"/>
          </w:r>
          <w:r w:rsidR="00C276B3" w:rsidRPr="00C276B3">
            <w:rPr>
              <w:noProof/>
            </w:rPr>
            <w:t>[20]</w:t>
          </w:r>
          <w:r w:rsidR="00F17FBE">
            <w:fldChar w:fldCharType="end"/>
          </w:r>
        </w:sdtContent>
      </w:sdt>
      <w:sdt>
        <w:sdtPr>
          <w:id w:val="-1359424586"/>
          <w:citation/>
        </w:sdtPr>
        <w:sdtContent>
          <w:r w:rsidR="008A0789">
            <w:fldChar w:fldCharType="begin"/>
          </w:r>
          <w:r w:rsidR="008A0789">
            <w:instrText xml:space="preserve"> CITATION Arr08 \l 1033 </w:instrText>
          </w:r>
          <w:r w:rsidR="008A0789">
            <w:fldChar w:fldCharType="separate"/>
          </w:r>
          <w:r w:rsidR="00C276B3">
            <w:rPr>
              <w:noProof/>
            </w:rPr>
            <w:t xml:space="preserve"> </w:t>
          </w:r>
          <w:r w:rsidR="00C276B3" w:rsidRPr="00C276B3">
            <w:rPr>
              <w:noProof/>
            </w:rPr>
            <w:t>[21]</w:t>
          </w:r>
          <w:r w:rsidR="008A0789">
            <w:fldChar w:fldCharType="end"/>
          </w:r>
        </w:sdtContent>
      </w:sdt>
      <w:r w:rsidR="00934B3D">
        <w:t>.  The leg detector performs best at close ranges where a large number of las</w:t>
      </w:r>
      <w:r w:rsidR="001805A0">
        <w:t>er returns are recorded per leg.  Its performance drops off with distance.</w:t>
      </w:r>
    </w:p>
    <w:p w:rsidR="001805A0" w:rsidRDefault="00934B3D" w:rsidP="00934B3D">
      <w:pPr>
        <w:spacing w:line="480" w:lineRule="auto"/>
        <w:ind w:firstLine="720"/>
      </w:pPr>
      <w:r>
        <w:t>The leg detector is es</w:t>
      </w:r>
      <w:r w:rsidR="001B3B6D">
        <w:t xml:space="preserve">pecially useful at close ranges, making up for some of the shortcomings of the Kinect.  At close ranges, the </w:t>
      </w:r>
      <w:r>
        <w:t>Kinect performs poorly because of its limited field of view and the minimum range of the Kinect’s depth camera</w:t>
      </w:r>
      <w:r w:rsidR="001B3B6D">
        <w:t>.  If the user walks very near to Harlie, the Kinect cannot maintain a lock</w:t>
      </w:r>
      <w:r w:rsidR="001805A0">
        <w:t>.</w:t>
      </w:r>
    </w:p>
    <w:p w:rsidR="00B437E1" w:rsidRPr="004C459C" w:rsidRDefault="001805A0" w:rsidP="00934B3D">
      <w:pPr>
        <w:spacing w:line="480" w:lineRule="auto"/>
        <w:ind w:firstLine="720"/>
      </w:pPr>
      <w:r>
        <w:t>On the other hand, when the user is near to Harlie, each leg will have a large number of laser returns, so tracking via leg detection will be accurate. The SICK LIDAR scanner has a 180-degree field of view, so the user can be tracked over a wide field of view at close range.</w:t>
      </w:r>
    </w:p>
    <w:p w:rsidR="00ED68F9" w:rsidRDefault="00ED68F9" w:rsidP="00ED68F9">
      <w:pPr>
        <w:pStyle w:val="Heading2"/>
      </w:pPr>
      <w:bookmarkStart w:id="40" w:name="_Ref323045443"/>
      <w:bookmarkStart w:id="41" w:name="_Toc324336824"/>
      <w:r>
        <w:t xml:space="preserve">Kinect </w:t>
      </w:r>
      <w:r w:rsidR="00A60026">
        <w:t xml:space="preserve">Person </w:t>
      </w:r>
      <w:r>
        <w:t>Detector Node</w:t>
      </w:r>
      <w:bookmarkEnd w:id="40"/>
      <w:bookmarkEnd w:id="41"/>
    </w:p>
    <w:p w:rsidR="00C56540" w:rsidRDefault="00B437E1" w:rsidP="00B437E1">
      <w:pPr>
        <w:spacing w:line="480" w:lineRule="auto"/>
        <w:ind w:firstLine="720"/>
      </w:pPr>
      <w:r>
        <w:t xml:space="preserve">The final source of observation </w:t>
      </w:r>
      <w:r w:rsidR="00C56540">
        <w:t xml:space="preserve">for the Kalman filter </w:t>
      </w:r>
      <w:r>
        <w:t xml:space="preserve">is a </w:t>
      </w:r>
      <w:r w:rsidR="00A60026">
        <w:t>person</w:t>
      </w:r>
      <w:r>
        <w:t xml:space="preserve"> detector</w:t>
      </w:r>
      <w:r w:rsidR="009208C7">
        <w:t xml:space="preserve"> that uses 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w:t>
      </w:r>
      <w:r w:rsidR="008A5AD7">
        <w:lastRenderedPageBreak/>
        <w:t>chosen as the persistent information</w:t>
      </w:r>
      <w:r w:rsidR="00825C2A">
        <w:t xml:space="preserve">, similar to </w:t>
      </w:r>
      <w:sdt>
        <w:sdtPr>
          <w:id w:val="1200438112"/>
          <w:citation/>
        </w:sdtPr>
        <w:sdtContent>
          <w:r w:rsidR="00825C2A">
            <w:fldChar w:fldCharType="begin"/>
          </w:r>
          <w:r w:rsidR="00825C2A">
            <w:instrText xml:space="preserve"> CITATION Kob06 \l 1033 </w:instrText>
          </w:r>
          <w:r w:rsidR="00825C2A">
            <w:fldChar w:fldCharType="separate"/>
          </w:r>
          <w:r w:rsidR="00C276B3" w:rsidRPr="00C276B3">
            <w:rPr>
              <w:noProof/>
            </w:rPr>
            <w:t>[12]</w:t>
          </w:r>
          <w:r w:rsidR="00825C2A">
            <w:fldChar w:fldCharType="end"/>
          </w:r>
        </w:sdtContent>
      </w:sdt>
      <w:r w:rsidR="008A5AD7">
        <w:t xml:space="preserve">.  When identifying a person, color information is </w:t>
      </w:r>
      <w:r w:rsidR="00C56540">
        <w:t>an obvious first choice</w:t>
      </w:r>
      <w:r w:rsidR="008A5AD7">
        <w:t xml:space="preserve"> because of </w:t>
      </w:r>
      <w:r w:rsidR="00C56540">
        <w:t xml:space="preserve">its salience and </w:t>
      </w:r>
      <w:r w:rsidR="008A5AD7">
        <w:t xml:space="preserve">the ease of obtaining and processing it.  The hue-saturation histogram was chosen to </w:t>
      </w:r>
      <w:r w:rsidR="00A60026">
        <w:t>represent color information while protecting</w:t>
      </w:r>
      <w:r w:rsidR="008A5AD7">
        <w:t xml:space="preserve"> against changes in lightin</w:t>
      </w:r>
      <w:r w:rsidR="00C56540">
        <w:t>g intensity.</w:t>
      </w:r>
      <w:r w:rsidR="00304B61">
        <w:t xml:space="preserve">  </w:t>
      </w:r>
      <w:r w:rsidR="008A5AD7">
        <w:t xml:space="preserve">In the future, </w:t>
      </w:r>
      <w:r w:rsidR="00C56540">
        <w:t>perhaps the Kinect could be used to segment each individual limb, and a separate histogram could be computed for each body part.</w:t>
      </w:r>
    </w:p>
    <w:p w:rsidR="00B618B1" w:rsidRDefault="0024185E" w:rsidP="00B437E1">
      <w:pPr>
        <w:spacing w:line="480" w:lineRule="auto"/>
        <w:ind w:firstLine="720"/>
      </w:pPr>
      <w:r>
        <w:t xml:space="preserve">When the system first starts up, the Kinect must be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proofErr w:type="gramStart"/>
      <w:r w:rsidR="00C276B3">
        <w:t xml:space="preserve">3.2 </w:t>
      </w:r>
      <w:proofErr w:type="gramEnd"/>
      <w:r w:rsidR="000923B3">
        <w:fldChar w:fldCharType="end"/>
      </w:r>
      <w:r>
        <w:t xml:space="preserve">.  At the moment that the calibration is complete, </w:t>
      </w:r>
      <w:r w:rsidR="00B618B1">
        <w:t>a</w:t>
      </w:r>
      <w:r w:rsidR="00371F78">
        <w:t xml:space="preserve"> color</w:t>
      </w:r>
      <w:r w:rsidR="00B618B1">
        <w:t xml:space="preserve"> snapshot of the user is taken</w:t>
      </w:r>
      <w:r w:rsidR="000923B3">
        <w:t xml:space="preserve"> (</w:t>
      </w:r>
      <w:r w:rsidR="000923B3">
        <w:fldChar w:fldCharType="begin"/>
      </w:r>
      <w:r w:rsidR="000923B3">
        <w:instrText xml:space="preserve"> REF _Ref322980214 \h </w:instrText>
      </w:r>
      <w:r w:rsidR="000923B3">
        <w:fldChar w:fldCharType="separate"/>
      </w:r>
      <w:r w:rsidR="00C276B3">
        <w:t xml:space="preserve">Figure </w:t>
      </w:r>
      <w:r w:rsidR="00C276B3">
        <w:rPr>
          <w:noProof/>
        </w:rPr>
        <w:t>11</w:t>
      </w:r>
      <w:r w:rsidR="000923B3">
        <w:fldChar w:fldCharType="end"/>
      </w:r>
      <w:r w:rsidR="000923B3">
        <w:t>)</w:t>
      </w:r>
      <w:r w:rsidR="00B618B1">
        <w:t xml:space="preserve">.  </w:t>
      </w:r>
      <w:r w:rsidR="008A5AD7">
        <w:t>The hue-saturation histogram is then constructed</w:t>
      </w:r>
      <w:r w:rsidR="00E13430">
        <w:t xml:space="preserve"> </w:t>
      </w:r>
      <w:r w:rsidR="00D473DC">
        <w:t>(</w:t>
      </w:r>
      <w:r w:rsidR="00C276B3">
        <w:fldChar w:fldCharType="begin"/>
      </w:r>
      <w:r w:rsidR="00C276B3">
        <w:instrText xml:space="preserve"> REF _Ref324336895 \h </w:instrText>
      </w:r>
      <w:r w:rsidR="00C276B3">
        <w:fldChar w:fldCharType="separate"/>
      </w:r>
      <w:r w:rsidR="00C276B3">
        <w:t xml:space="preserve">Figure </w:t>
      </w:r>
      <w:r w:rsidR="00C276B3">
        <w:rPr>
          <w:noProof/>
        </w:rPr>
        <w:t>12</w:t>
      </w:r>
      <w:r w:rsidR="00C276B3">
        <w:fldChar w:fldCharType="end"/>
      </w:r>
      <w:r w:rsidR="00D473DC">
        <w:t>)</w:t>
      </w:r>
      <w:r w:rsidR="00E13430">
        <w:t xml:space="preserve">.  </w:t>
      </w:r>
      <w:r w:rsidR="008A5AD7">
        <w:t>For this example, o</w:t>
      </w:r>
      <w:r w:rsidR="00D473DC">
        <w:t xml:space="preserve">ne can clearly see three major patches of color: reds </w:t>
      </w:r>
      <w:r w:rsidR="008A5AD7">
        <w:t xml:space="preserve">and maroons </w:t>
      </w:r>
      <w:r w:rsidR="00D473DC">
        <w:t>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drawing>
          <wp:inline distT="0" distB="0" distL="0" distR="0" wp14:anchorId="7839026C" wp14:editId="3E1EF19B">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42" w:name="_Ref322980214"/>
      <w:bookmarkStart w:id="43" w:name="_Toc324336843"/>
      <w:r>
        <w:lastRenderedPageBreak/>
        <w:t xml:space="preserve">Figure </w:t>
      </w:r>
      <w:r w:rsidR="00BB38F5">
        <w:fldChar w:fldCharType="begin"/>
      </w:r>
      <w:r w:rsidR="00BB38F5">
        <w:instrText xml:space="preserve"> SEQ Figure \* ARABIC </w:instrText>
      </w:r>
      <w:r w:rsidR="00BB38F5">
        <w:fldChar w:fldCharType="separate"/>
      </w:r>
      <w:r w:rsidR="00C276B3">
        <w:rPr>
          <w:noProof/>
        </w:rPr>
        <w:t>11</w:t>
      </w:r>
      <w:r w:rsidR="00BB38F5">
        <w:rPr>
          <w:noProof/>
        </w:rPr>
        <w:fldChar w:fldCharType="end"/>
      </w:r>
      <w:bookmarkEnd w:id="42"/>
      <w:r>
        <w:t xml:space="preserve">: Kinect’s RGB image masked for </w:t>
      </w:r>
      <w:r w:rsidR="008A5AD7">
        <w:t>a</w:t>
      </w:r>
      <w:r>
        <w:t xml:space="preserve"> user</w:t>
      </w:r>
      <w:r w:rsidR="00C56540">
        <w:t>, right after calibration</w:t>
      </w:r>
      <w:bookmarkEnd w:id="43"/>
    </w:p>
    <w:p w:rsidR="00930501" w:rsidRDefault="00930501" w:rsidP="000923B3">
      <w:pPr>
        <w:pStyle w:val="Caption1"/>
      </w:pPr>
    </w:p>
    <w:tbl>
      <w:tblPr>
        <w:tblStyle w:val="TableGrid"/>
        <w:tblW w:w="0" w:type="auto"/>
        <w:tblLook w:val="04A0" w:firstRow="1" w:lastRow="0" w:firstColumn="1" w:lastColumn="0" w:noHBand="0" w:noVBand="1"/>
      </w:tblPr>
      <w:tblGrid>
        <w:gridCol w:w="3900"/>
        <w:gridCol w:w="4956"/>
      </w:tblGrid>
      <w:tr w:rsidR="00621E13" w:rsidTr="00C276B3">
        <w:trPr>
          <w:trHeight w:val="5030"/>
        </w:trPr>
        <w:tc>
          <w:tcPr>
            <w:tcW w:w="4428" w:type="dxa"/>
          </w:tcPr>
          <w:p w:rsidR="00C276B3" w:rsidRDefault="00621E13" w:rsidP="00C276B3">
            <w:pPr>
              <w:pStyle w:val="Caption1"/>
              <w:keepNext/>
            </w:pPr>
            <w:bookmarkStart w:id="44" w:name="_Toc324336844"/>
            <w:bookmarkStart w:id="45" w:name="_Ref324336850"/>
            <w:r>
              <w:rPr>
                <w:noProof/>
              </w:rPr>
              <w:drawing>
                <wp:inline distT="0" distB="0" distL="0" distR="0" wp14:anchorId="3E667F23" wp14:editId="7D282E10">
                  <wp:extent cx="2234242" cy="2234242"/>
                  <wp:effectExtent l="0" t="0" r="0" b="0"/>
                  <wp:docPr id="20" name="Picture 20"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p>
          <w:p w:rsidR="00C276B3" w:rsidRDefault="00C276B3" w:rsidP="00C276B3">
            <w:pPr>
              <w:pStyle w:val="Caption1"/>
            </w:pPr>
            <w:bookmarkStart w:id="46" w:name="_Ref324336895"/>
            <w:r>
              <w:t xml:space="preserve">Figure </w:t>
            </w:r>
            <w:r>
              <w:fldChar w:fldCharType="begin"/>
            </w:r>
            <w:r>
              <w:instrText xml:space="preserve"> SEQ Figure \* ARABIC </w:instrText>
            </w:r>
            <w:r>
              <w:fldChar w:fldCharType="separate"/>
            </w:r>
            <w:r>
              <w:rPr>
                <w:noProof/>
              </w:rPr>
              <w:t>12</w:t>
            </w:r>
            <w:r>
              <w:fldChar w:fldCharType="end"/>
            </w:r>
            <w:bookmarkEnd w:id="46"/>
            <w:r>
              <w:t xml:space="preserve">: Histogram computed from </w:t>
            </w:r>
            <w:r>
              <w:fldChar w:fldCharType="begin"/>
            </w:r>
            <w:r>
              <w:instrText xml:space="preserve"> REF _Ref322980214 \h </w:instrText>
            </w:r>
            <w:r>
              <w:fldChar w:fldCharType="separate"/>
            </w:r>
            <w:r>
              <w:t xml:space="preserve">Figure </w:t>
            </w:r>
            <w:r>
              <w:rPr>
                <w:noProof/>
              </w:rPr>
              <w:t>11</w:t>
            </w:r>
            <w:r>
              <w:fldChar w:fldCharType="end"/>
            </w:r>
            <w:r w:rsidRPr="006119FC">
              <w:t>: hue on horizontal axis, saturation on vertical axis, brightness represents to histogram value.</w:t>
            </w:r>
          </w:p>
          <w:p w:rsidR="00621E13" w:rsidRDefault="00621E13" w:rsidP="00621E13">
            <w:pPr>
              <w:pStyle w:val="Caption1"/>
            </w:pPr>
            <w:r>
              <w:t xml:space="preserve"> </w:t>
            </w:r>
            <w:bookmarkEnd w:id="44"/>
            <w:bookmarkEnd w:id="45"/>
          </w:p>
          <w:p w:rsidR="00621E13" w:rsidRDefault="00621E13" w:rsidP="000923B3">
            <w:pPr>
              <w:pStyle w:val="Caption1"/>
            </w:pPr>
          </w:p>
        </w:tc>
        <w:tc>
          <w:tcPr>
            <w:tcW w:w="4428" w:type="dxa"/>
          </w:tcPr>
          <w:p w:rsidR="00621E13" w:rsidRDefault="00621E13" w:rsidP="00621E13">
            <w:pPr>
              <w:pStyle w:val="Caption1"/>
            </w:pPr>
            <w:bookmarkStart w:id="47" w:name="_Toc324336845"/>
            <w:r>
              <w:rPr>
                <w:noProof/>
              </w:rPr>
              <w:drawing>
                <wp:inline distT="0" distB="0" distL="0" distR="0" wp14:anchorId="097C1F8A" wp14:editId="79D2B131">
                  <wp:extent cx="3001992" cy="2320506"/>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3716" t="6144" r="9185" b="4184"/>
                          <a:stretch/>
                        </pic:blipFill>
                        <pic:spPr bwMode="auto">
                          <a:xfrm>
                            <a:off x="0" y="0"/>
                            <a:ext cx="3001821" cy="232037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Figure </w:t>
            </w:r>
            <w:r w:rsidR="00BB38F5">
              <w:fldChar w:fldCharType="begin"/>
            </w:r>
            <w:r w:rsidR="00BB38F5">
              <w:instrText xml:space="preserve"> SEQ Figure \* ARABIC </w:instrText>
            </w:r>
            <w:r w:rsidR="00BB38F5">
              <w:fldChar w:fldCharType="separate"/>
            </w:r>
            <w:r w:rsidR="00C276B3">
              <w:rPr>
                <w:noProof/>
              </w:rPr>
              <w:t>13</w:t>
            </w:r>
            <w:r w:rsidR="00BB38F5">
              <w:rPr>
                <w:noProof/>
              </w:rPr>
              <w:fldChar w:fldCharType="end"/>
            </w:r>
            <w:r w:rsidR="00C276B3">
              <w:t xml:space="preserve">: Alternate view of </w:t>
            </w:r>
            <w:r w:rsidR="00C276B3">
              <w:fldChar w:fldCharType="begin"/>
            </w:r>
            <w:r w:rsidR="00C276B3">
              <w:instrText xml:space="preserve"> REF _Ref324336895 \h </w:instrText>
            </w:r>
            <w:r w:rsidR="00C276B3">
              <w:fldChar w:fldCharType="separate"/>
            </w:r>
            <w:r w:rsidR="00C276B3">
              <w:t xml:space="preserve">Figure </w:t>
            </w:r>
            <w:r w:rsidR="00C276B3">
              <w:rPr>
                <w:noProof/>
              </w:rPr>
              <w:t>12</w:t>
            </w:r>
            <w:r w:rsidR="00C276B3">
              <w:fldChar w:fldCharType="end"/>
            </w:r>
            <w:r w:rsidR="00C276B3">
              <w:t xml:space="preserve"> </w:t>
            </w:r>
            <w:r w:rsidR="00930501">
              <w:t>as 3</w:t>
            </w:r>
            <w:r>
              <w:t>D surface plot</w:t>
            </w:r>
            <w:bookmarkEnd w:id="47"/>
          </w:p>
          <w:p w:rsidR="00621E13" w:rsidRDefault="00621E13" w:rsidP="000923B3">
            <w:pPr>
              <w:pStyle w:val="Caption1"/>
            </w:pPr>
          </w:p>
        </w:tc>
      </w:tr>
    </w:tbl>
    <w:p w:rsidR="00621E13" w:rsidRDefault="00621E13" w:rsidP="00C276B3">
      <w:pPr>
        <w:spacing w:line="480" w:lineRule="auto"/>
      </w:pPr>
    </w:p>
    <w:p w:rsidR="00B618B1" w:rsidRDefault="008A5AD7" w:rsidP="00371F78">
      <w:pPr>
        <w:spacing w:line="480" w:lineRule="auto"/>
        <w:ind w:firstLine="720"/>
      </w:pPr>
      <w:r>
        <w:t xml:space="preserve">The </w:t>
      </w:r>
      <w:r w:rsidR="00C276B3">
        <w:t>designed software</w:t>
      </w:r>
      <w:r>
        <w:t xml:space="preserve"> maintains an idea of the user’s current histogram, and uses </w:t>
      </w:r>
      <w:r w:rsidR="00A60026">
        <w:t xml:space="preserve">it </w:t>
      </w:r>
      <w:r>
        <w:t xml:space="preserve">to weed out non-tracked users.  </w:t>
      </w:r>
      <w:r w:rsidR="00B618B1">
        <w:t xml:space="preserve">In the program’s main loop, the body detector </w:t>
      </w:r>
      <w:r w:rsidR="00A574EB">
        <w:t>receives a list of users from the Kinect</w:t>
      </w:r>
      <w:r w:rsidR="00C276B3">
        <w:t xml:space="preserve"> </w:t>
      </w:r>
      <w:r>
        <w:t xml:space="preserve">along with a masked image of their respective </w:t>
      </w:r>
      <w:r w:rsidR="000923B3">
        <w:t>pixels</w:t>
      </w:r>
      <w:r>
        <w:t xml:space="preserve"> as in </w:t>
      </w:r>
      <w:r>
        <w:fldChar w:fldCharType="begin"/>
      </w:r>
      <w:r>
        <w:instrText xml:space="preserve"> REF _Ref322980214 \h </w:instrText>
      </w:r>
      <w:r>
        <w:fldChar w:fldCharType="separate"/>
      </w:r>
      <w:r w:rsidR="00C276B3">
        <w:t xml:space="preserve">Figure </w:t>
      </w:r>
      <w:r w:rsidR="00C276B3">
        <w:rPr>
          <w:noProof/>
        </w:rPr>
        <w:t>11</w:t>
      </w:r>
      <w:r>
        <w:fldChar w:fldCharType="end"/>
      </w:r>
      <w:r w:rsidR="000923B3">
        <w:t xml:space="preserve">.  </w:t>
      </w:r>
      <w:r w:rsidR="00B618B1">
        <w:t xml:space="preserve">The program computes a </w:t>
      </w:r>
      <w:r w:rsidR="000923B3">
        <w:t>histogram for each user</w:t>
      </w:r>
      <w:r w:rsidR="00C56540">
        <w:t>,</w:t>
      </w:r>
      <w:r w:rsidR="00B618B1">
        <w:t xml:space="preserve"> and </w:t>
      </w:r>
      <w:r w:rsidR="00371F78">
        <w:t xml:space="preserve">tries to make an association with the tracked user.  </w:t>
      </w:r>
      <w:r w:rsidR="00C56540">
        <w:t xml:space="preserve">Correlation was chosen as a metric for </w:t>
      </w:r>
      <w:r>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w:t>
      </w:r>
      <w:proofErr w:type="gramStart"/>
      <w:r w:rsidR="00371F78">
        <w:t xml:space="preserve">and </w:t>
      </w:r>
      <w:proofErr w:type="gramEnd"/>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w:t>
      </w:r>
      <w:r w:rsidR="00A60026">
        <w:t xml:space="preserve"> </w:t>
      </w:r>
      <w:r w:rsidR="00371F78">
        <w:t xml:space="preserve">the correlation will equal 1.0 when the histograms are identical, and will </w:t>
      </w:r>
      <w:r w:rsidR="00C276B3">
        <w:t>be near</w:t>
      </w:r>
      <w:r w:rsidR="00A60026">
        <w:t xml:space="preserve"> zero for two random histograms.</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lastRenderedPageBreak/>
        <w:t xml:space="preserve">Still, the user’s </w:t>
      </w:r>
      <w:r w:rsidR="00D91C5E">
        <w:t>histogram</w:t>
      </w:r>
      <w:r>
        <w:t xml:space="preserve"> may change </w:t>
      </w:r>
      <w:r w:rsidR="00733B86">
        <w:t xml:space="preserve">over time </w:t>
      </w:r>
      <w:r>
        <w:t xml:space="preserve">because of </w:t>
      </w:r>
      <w:r w:rsidR="00733B86">
        <w:t>varying</w:t>
      </w:r>
      <w:r>
        <w:t xml:space="preserve"> lighting color</w:t>
      </w:r>
      <w:r w:rsidR="00C56540">
        <w:t>s</w:t>
      </w:r>
      <w:r w:rsidR="00CD5161">
        <w:t xml:space="preserve"> or differences in posture</w:t>
      </w:r>
      <w:r>
        <w:t xml:space="preserve">.  The user’s </w:t>
      </w:r>
      <w:r w:rsidR="00D91C5E">
        <w:t>histogram</w:t>
      </w:r>
      <w:r>
        <w:t xml:space="preserve"> will also change if the user picks up a</w:t>
      </w:r>
      <w:r w:rsidR="00FE05A2">
        <w:t>n object or</w:t>
      </w:r>
      <w:r>
        <w:t xml:space="preserve"> new article of clothing.  Therefore, a method was included to account for </w:t>
      </w:r>
      <w:r w:rsidR="00FE05A2">
        <w:t xml:space="preserve">the user’s appearance </w:t>
      </w:r>
      <w:r>
        <w:t>changing</w:t>
      </w:r>
      <w:r w:rsidR="00FE05A2">
        <w:t xml:space="preserve"> over time</w:t>
      </w:r>
      <w:r>
        <w:t>.</w:t>
      </w:r>
    </w:p>
    <w:p w:rsidR="00A4281A" w:rsidRDefault="00371F78" w:rsidP="00714596">
      <w:pPr>
        <w:spacing w:line="480" w:lineRule="auto"/>
        <w:ind w:firstLine="720"/>
      </w:pPr>
      <w:r>
        <w:t xml:space="preserve">The hue-saturation </w:t>
      </w:r>
      <w:r w:rsidR="0077556F">
        <w:t xml:space="preserve">histogram can be represented by a </w:t>
      </w:r>
      <w:proofErr w:type="gramStart"/>
      <w:r w:rsidR="0077556F">
        <w:t xml:space="preserve">matrix </w:t>
      </w:r>
      <w:proofErr w:type="gramEnd"/>
      <m:oMath>
        <m:r>
          <m:rPr>
            <m:sty m:val="b"/>
          </m:rPr>
          <w:rPr>
            <w:rFonts w:ascii="Cambria Math" w:hAnsi="Cambria Math"/>
          </w:rPr>
          <m:t>H</m:t>
        </m:r>
      </m:oMath>
      <w:r w:rsidR="0077556F">
        <w:t>.  Let the user</w:t>
      </w:r>
      <w:r w:rsidR="00714596">
        <w:t>’s histogram at calibration</w:t>
      </w:r>
      <w:r w:rsidR="0077556F">
        <w:t xml:space="preserve"> </w:t>
      </w:r>
      <w:proofErr w:type="gramStart"/>
      <w:r w:rsidR="0077556F">
        <w:t xml:space="preserve">be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cal</m:t>
            </m:r>
          </m:sub>
        </m:sSub>
      </m:oMath>
      <w:r w:rsidR="00714596">
        <w:rPr>
          <w:b/>
        </w:rPr>
        <w:t xml:space="preserve"> </w:t>
      </w:r>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w:t>
      </w:r>
      <w:proofErr w:type="gramStart"/>
      <w:r w:rsidR="00714596">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BB38F5"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Pr="00301726" w:rsidRDefault="00F4648D">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w:t>
      </w:r>
      <w:proofErr w:type="gramStart"/>
      <w:r>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t xml:space="preserve">.  With this method, </w:t>
      </w:r>
      <w:r w:rsidR="00CD5161">
        <w:t xml:space="preserve">however,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t>Suppose the user slowly picks up a large object.  T</w:t>
      </w:r>
      <w:r w:rsidR="00724C1A">
        <w:t xml:space="preserve">he program will receive many </w:t>
      </w:r>
      <w:r w:rsidR="00903499">
        <w:t xml:space="preserve">incremental </w:t>
      </w:r>
      <w:r w:rsidR="00724C1A">
        <w:t xml:space="preserve">measurements </w:t>
      </w:r>
      <w:proofErr w:type="gramStart"/>
      <w:r w:rsidR="00724C1A">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24C1A">
        <w:t xml:space="preserve"> ,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for cases such as this,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t>
      </w:r>
      <w:proofErr w:type="gramStart"/>
      <w:r w:rsidR="000320BD">
        <w:t xml:space="preserve">with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cal</m:t>
            </m:r>
          </m:sub>
        </m:sSub>
      </m:oMath>
      <w:r w:rsidR="000320BD">
        <w:rPr>
          <w:b/>
        </w:rPr>
        <w:t xml:space="preserve"> </w:t>
      </w:r>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301726">
        <w:rPr>
          <w:b/>
        </w:rPr>
        <w:t xml:space="preserve"> </w:t>
      </w:r>
      <w:r w:rsidR="00301726">
        <w:t>is attempted again.</w:t>
      </w:r>
    </w:p>
    <w:p w:rsidR="001C1618" w:rsidRPr="00C52C5E" w:rsidRDefault="00BB38F5">
      <w:pPr>
        <w:spacing w:line="480" w:lineRule="auto"/>
        <w:ind w:firstLine="720"/>
        <w:rPr>
          <w:b/>
        </w:rPr>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1C1618" w:rsidRPr="00A543C4" w:rsidRDefault="00C276B3" w:rsidP="00C276B3">
      <w:pPr>
        <w:spacing w:line="480" w:lineRule="auto"/>
        <w:ind w:firstLine="720"/>
      </w:pPr>
      <w:r>
        <w:lastRenderedPageBreak/>
        <w:fldChar w:fldCharType="begin"/>
      </w:r>
      <w:r>
        <w:instrText xml:space="preserve"> REF _Ref324337029 \h </w:instrText>
      </w:r>
      <w:r>
        <w:fldChar w:fldCharType="separate"/>
      </w:r>
      <w:r>
        <w:t xml:space="preserve">Figure </w:t>
      </w:r>
      <w:r>
        <w:rPr>
          <w:noProof/>
        </w:rPr>
        <w:t>14</w:t>
      </w:r>
      <w:r>
        <w:fldChar w:fldCharType="end"/>
      </w:r>
      <w:r>
        <w:t xml:space="preserve"> </w:t>
      </w:r>
      <w:r w:rsidR="001C1618">
        <w:t xml:space="preserve">illustrates the </w:t>
      </w:r>
      <w:r w:rsidR="001C1618" w:rsidRPr="001C1618">
        <w:t xml:space="preserve">ability of the histogram to adapt to </w:t>
      </w:r>
      <w:r w:rsidR="001C1618">
        <w:t xml:space="preserve">the </w:t>
      </w:r>
      <w:r w:rsidR="001C1618" w:rsidRPr="001C1618">
        <w:t xml:space="preserve">changing </w:t>
      </w:r>
      <w:r w:rsidR="001C1618">
        <w:t xml:space="preserve">appearance of </w:t>
      </w:r>
      <w:r w:rsidR="00C56240">
        <w:t>a</w:t>
      </w:r>
      <w:r w:rsidR="001C1618">
        <w:t xml:space="preserve"> tracked user.  With the Kinect in a fixed position, the user walked around the room for fifteen seconds</w:t>
      </w:r>
      <w:r w:rsidR="00C56240">
        <w:t xml:space="preserve">.  The correlation of the user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m:t>
            </m:r>
            <m:r>
              <m:rPr>
                <m:sty m:val="b"/>
              </m:rPr>
              <w:rPr>
                <w:rFonts w:ascii="Cambria Math" w:hAnsi="Cambria Math"/>
              </w:rPr>
              <m:t>ack</m:t>
            </m:r>
          </m:sub>
        </m:sSub>
      </m:oMath>
      <w:r w:rsidR="00C56240">
        <w:t xml:space="preserve">  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was recorded and plotted</w:t>
      </w:r>
      <w:r w:rsidR="001C1618">
        <w:t>.</w:t>
      </w:r>
      <w:r w:rsidR="00C56240">
        <w:t xml:space="preserve">  The user’s correlation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t>
      </w:r>
      <w:proofErr w:type="gramStart"/>
      <w:r w:rsidR="00C56240">
        <w:t>is</w:t>
      </w:r>
      <w:proofErr w:type="gramEnd"/>
      <w:r w:rsidR="00C56240">
        <w:t xml:space="preserve"> inconsistent and it drops below 0.7 in places.  This is due to variations in room lighting and the different body silhouettes that the user exposed to the camera over time.  </w:t>
      </w:r>
      <w:proofErr w:type="gramStart"/>
      <w:r w:rsidR="00C56240">
        <w:t xml:space="preserve">However, the user’s correlation to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56240" w:rsidRPr="00C52C5E">
        <w:t xml:space="preserve"> </w:t>
      </w:r>
      <w:r w:rsidR="00C56240">
        <w:t>remains above 0.9 for the entire duration of the test.</w:t>
      </w:r>
      <w:proofErr w:type="gramEnd"/>
      <w:r w:rsidR="00C56240">
        <w:t xml:space="preserve">  Thus, it is concluded that the l</w:t>
      </w:r>
      <w:r w:rsidR="00A543C4">
        <w:t>ow-pass filter is helpful in adapting to the changing appearance of the user.</w:t>
      </w:r>
    </w:p>
    <w:p w:rsidR="001C1618" w:rsidRDefault="001C1618" w:rsidP="00C52C5E">
      <w:pPr>
        <w:pStyle w:val="NoSpacing"/>
      </w:pPr>
      <w:r w:rsidRPr="00C52C5E">
        <w:rPr>
          <w:noProof/>
        </w:rPr>
        <w:drawing>
          <wp:inline distT="0" distB="0" distL="0" distR="0" wp14:anchorId="66A83F92" wp14:editId="5F9BB5DB">
            <wp:extent cx="5417345" cy="4123426"/>
            <wp:effectExtent l="0" t="0" r="0" b="0"/>
            <wp:docPr id="23" name="Picture 23" descr="C:\Users\Bill\Documents\_School\_Spring 2012\thesis\data\person_tracking\similarity_walking_around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similarity_walking_around_modified.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102" b="1646"/>
                    <a:stretch/>
                  </pic:blipFill>
                  <pic:spPr bwMode="auto">
                    <a:xfrm>
                      <a:off x="0" y="0"/>
                      <a:ext cx="5417128" cy="4123261"/>
                    </a:xfrm>
                    <a:prstGeom prst="rect">
                      <a:avLst/>
                    </a:prstGeom>
                    <a:noFill/>
                    <a:ln>
                      <a:noFill/>
                    </a:ln>
                    <a:extLst>
                      <a:ext uri="{53640926-AAD7-44D8-BBD7-CCE9431645EC}">
                        <a14:shadowObscured xmlns:a14="http://schemas.microsoft.com/office/drawing/2010/main"/>
                      </a:ext>
                    </a:extLst>
                  </pic:spPr>
                </pic:pic>
              </a:graphicData>
            </a:graphic>
          </wp:inline>
        </w:drawing>
      </w:r>
    </w:p>
    <w:p w:rsidR="001C1618" w:rsidRDefault="001C1618" w:rsidP="00C52C5E">
      <w:pPr>
        <w:pStyle w:val="Caption1"/>
      </w:pPr>
      <w:bookmarkStart w:id="48" w:name="_Toc324336846"/>
      <w:bookmarkStart w:id="49" w:name="_Ref324337029"/>
      <w:r>
        <w:t xml:space="preserve">Figure </w:t>
      </w:r>
      <w:r w:rsidR="00BB38F5">
        <w:fldChar w:fldCharType="begin"/>
      </w:r>
      <w:r w:rsidR="00BB38F5">
        <w:instrText xml:space="preserve"> SEQ Figure \* ARABIC </w:instrText>
      </w:r>
      <w:r w:rsidR="00BB38F5">
        <w:fldChar w:fldCharType="separate"/>
      </w:r>
      <w:r w:rsidR="00C276B3">
        <w:rPr>
          <w:noProof/>
        </w:rPr>
        <w:t>14</w:t>
      </w:r>
      <w:r w:rsidR="00BB38F5">
        <w:rPr>
          <w:noProof/>
        </w:rPr>
        <w:fldChar w:fldCharType="end"/>
      </w:r>
      <w:bookmarkEnd w:id="49"/>
      <w:r>
        <w:t xml:space="preserve">: Correlation </w:t>
      </w:r>
      <w:r w:rsidR="00E57938">
        <w:t xml:space="preserve">over time </w:t>
      </w:r>
      <w:r>
        <w:t xml:space="preserve">of user's histogram with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E57938">
        <w:t xml:space="preserve">  (red) </w:t>
      </w:r>
      <w:r>
        <w:t xml:space="preserve">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t xml:space="preserve">  (blue)</w:t>
      </w:r>
      <w:bookmarkEnd w:id="48"/>
    </w:p>
    <w:p w:rsidR="009B0251" w:rsidRDefault="00A07F11" w:rsidP="00724C1A">
      <w:pPr>
        <w:pStyle w:val="Heading1"/>
      </w:pPr>
      <w:bookmarkStart w:id="50" w:name="_Toc324336825"/>
      <w:r>
        <w:lastRenderedPageBreak/>
        <w:t>Planning</w:t>
      </w:r>
      <w:bookmarkEnd w:id="50"/>
    </w:p>
    <w:p w:rsidR="00A07F11" w:rsidRDefault="00A07F11" w:rsidP="00CD27EC">
      <w:pPr>
        <w:spacing w:line="480" w:lineRule="auto"/>
      </w:pPr>
      <w:r>
        <w:tab/>
        <w:t>A major component of this project in</w:t>
      </w:r>
      <w:r w:rsidR="007F5E7A">
        <w:t xml:space="preserve">volved dynamic path replanning.  </w:t>
      </w:r>
      <w:r w:rsidR="00CD5161">
        <w:t>Previous attempts at person tracking at CWRU have used the ROS navigation stack, although these attempts failed due to the limitations of traditional planning methods</w:t>
      </w:r>
      <w:r w:rsidR="007F5E7A">
        <w:t xml:space="preserve">.  </w:t>
      </w:r>
      <w:r w:rsidR="00CD5161">
        <w:t xml:space="preserve">While traditional point-point planning is fine for static navigation, such as a </w:t>
      </w:r>
      <w:r w:rsidR="00C25EB1">
        <w:t>tour-guide</w:t>
      </w:r>
      <w:r w:rsidR="00CD5161">
        <w:t xml:space="preserve"> robot moving through a fixed series of poses, point-point planning is not suited for </w:t>
      </w:r>
      <w:r w:rsidR="00C25EB1">
        <w:t xml:space="preserve">following </w:t>
      </w:r>
      <w:r w:rsidR="00CD5161">
        <w:t>dynamic targets.</w:t>
      </w:r>
      <w:r w:rsidR="00FD5A7F">
        <w:t xml:space="preserve">  When tracking</w:t>
      </w:r>
      <w:r w:rsidR="00CD5161">
        <w:t xml:space="preserve"> a person, a </w:t>
      </w:r>
      <w:r w:rsidR="007F5E7A">
        <w:t xml:space="preserve">traditional point-point planner would </w:t>
      </w:r>
      <w:r w:rsidR="00CD5161">
        <w:t>need to replan every time that the person moves.  This would require the robot to halt</w:t>
      </w:r>
      <w:r w:rsidR="009D5B4A">
        <w:t xml:space="preserve"> every time that the target moves, resulting in unacceptable stuttering.</w:t>
      </w:r>
      <w:r w:rsidR="00CD27EC">
        <w:t xml:space="preserve">  </w:t>
      </w:r>
      <w:r w:rsidR="006556D0">
        <w:t xml:space="preserve">This project combined a point-point planner with an intelligent rolling-window approach that successfully </w:t>
      </w:r>
      <w:r w:rsidR="00FD5A7F">
        <w:t>addresses</w:t>
      </w:r>
      <w:r w:rsidR="006556D0">
        <w:t xml:space="preserve"> these issues.</w:t>
      </w:r>
    </w:p>
    <w:p w:rsidR="006556D0" w:rsidRDefault="006556D0" w:rsidP="00724C1A">
      <w:pPr>
        <w:pStyle w:val="Heading2"/>
      </w:pPr>
      <w:bookmarkStart w:id="51" w:name="_Toc324336826"/>
      <w:r>
        <w:t>Point-point planner</w:t>
      </w:r>
      <w:bookmarkEnd w:id="51"/>
    </w:p>
    <w:p w:rsidR="00C276B3" w:rsidRDefault="00C276B3" w:rsidP="00C276B3">
      <w:pPr>
        <w:spacing w:line="480" w:lineRule="auto"/>
        <w:ind w:left="864"/>
      </w:pPr>
      <w:r>
        <w:t xml:space="preserve">[TODO: </w:t>
      </w:r>
      <w:r w:rsidRPr="00C276B3">
        <w:t xml:space="preserve">Spend some time explaining SBPL; include illustrative figs; discuss parameters—max curvature, how many radii </w:t>
      </w:r>
      <w:proofErr w:type="gramStart"/>
      <w:r w:rsidRPr="00C276B3">
        <w:t>considered, …</w:t>
      </w:r>
      <w:proofErr w:type="gramEnd"/>
      <w:r w:rsidRPr="00C276B3">
        <w:t xml:space="preserve"> explain your parameter choices</w:t>
      </w:r>
      <w:r>
        <w:t>]</w:t>
      </w:r>
    </w:p>
    <w:p w:rsidR="007F5E7A" w:rsidRDefault="00C240F1" w:rsidP="00C276B3">
      <w:pPr>
        <w:spacing w:line="480" w:lineRule="auto"/>
        <w:ind w:firstLine="720"/>
      </w:pPr>
      <w:r>
        <w:t>This project’s dynamic replanning is built on top of a point-point planning algorithm</w:t>
      </w:r>
      <w:r w:rsidR="006556D0">
        <w:t xml:space="preserve"> from the ROS </w:t>
      </w:r>
      <w:r w:rsidR="00573238">
        <w:t>SBPL</w:t>
      </w:r>
      <w:r w:rsidR="006556D0">
        <w:t xml:space="preserve"> (search-b</w:t>
      </w:r>
      <w:r w:rsidR="00D069EB">
        <w:t xml:space="preserve">ased planning lattice) package.  </w:t>
      </w:r>
      <w:r w:rsidR="00CB65C8">
        <w:t xml:space="preserve">The SBPL </w:t>
      </w:r>
      <w:r w:rsidR="00345E51">
        <w:t xml:space="preserve">software </w:t>
      </w:r>
      <w:r w:rsidR="00D069EB">
        <w:t xml:space="preserve">was </w:t>
      </w:r>
      <w:r w:rsidR="006556D0">
        <w:t xml:space="preserve">developed </w:t>
      </w:r>
      <w:r w:rsidR="006556D0" w:rsidRPr="006556D0">
        <w:t xml:space="preserve">by Maxim </w:t>
      </w:r>
      <w:proofErr w:type="spellStart"/>
      <w:r w:rsidR="006556D0" w:rsidRPr="006556D0">
        <w:t>Likhachev</w:t>
      </w:r>
      <w:proofErr w:type="spellEnd"/>
      <w:r w:rsidR="006556D0" w:rsidRPr="006556D0">
        <w:t xml:space="preserve"> at the University of Pennsylvania in collaboration with Willow Garage</w:t>
      </w:r>
      <w:r w:rsidR="00193048">
        <w:t xml:space="preserve"> </w:t>
      </w:r>
      <w:sdt>
        <w:sdtPr>
          <w:id w:val="-931507777"/>
          <w:citation/>
        </w:sdtPr>
        <w:sdtContent>
          <w:r w:rsidR="00193048">
            <w:fldChar w:fldCharType="begin"/>
          </w:r>
          <w:r w:rsidR="00193048">
            <w:instrText xml:space="preserve"> CITATION Lik091 \l 1033 </w:instrText>
          </w:r>
          <w:r w:rsidR="00193048">
            <w:fldChar w:fldCharType="separate"/>
          </w:r>
          <w:r w:rsidR="00C276B3" w:rsidRPr="00C276B3">
            <w:rPr>
              <w:noProof/>
            </w:rPr>
            <w:t>[23]</w:t>
          </w:r>
          <w:r w:rsidR="00193048">
            <w:fldChar w:fldCharType="end"/>
          </w:r>
        </w:sdtContent>
      </w:sdt>
      <w:r w:rsidR="00345E51">
        <w:t xml:space="preserve"> </w:t>
      </w:r>
      <w:sdt>
        <w:sdtPr>
          <w:id w:val="34167119"/>
          <w:citation/>
        </w:sdtPr>
        <w:sdtContent>
          <w:r w:rsidR="00345E51">
            <w:fldChar w:fldCharType="begin"/>
          </w:r>
          <w:r w:rsidR="00345E51">
            <w:instrText xml:space="preserve"> CITATION Lik09 \l 1033 </w:instrText>
          </w:r>
          <w:r w:rsidR="00345E51">
            <w:fldChar w:fldCharType="separate"/>
          </w:r>
          <w:r w:rsidR="00C276B3" w:rsidRPr="00C276B3">
            <w:rPr>
              <w:noProof/>
            </w:rPr>
            <w:t>[28]</w:t>
          </w:r>
          <w:r w:rsidR="00345E51">
            <w:fldChar w:fldCharType="end"/>
          </w:r>
        </w:sdtContent>
      </w:sdt>
      <w:r w:rsidR="006556D0">
        <w:t>.</w:t>
      </w:r>
    </w:p>
    <w:p w:rsidR="00573238" w:rsidRDefault="006556D0" w:rsidP="007F5E7A">
      <w:pPr>
        <w:spacing w:line="480" w:lineRule="auto"/>
      </w:pPr>
      <w:r>
        <w:lastRenderedPageBreak/>
        <w:tab/>
        <w:t xml:space="preserve">The </w:t>
      </w:r>
      <w:r w:rsidR="00573238">
        <w:t>SBPL</w:t>
      </w:r>
      <w:r>
        <w:t xml:space="preserve"> planner is a search-based, ARA* planner</w:t>
      </w:r>
      <w:r w:rsidR="00C240F1">
        <w:t xml:space="preserve"> that operates</w:t>
      </w:r>
      <w:r>
        <w:t xml:space="preserve"> in 3D (x, y, θ) space.  </w:t>
      </w:r>
      <w:r w:rsidR="00ED68F9">
        <w:t>The x-y plane is discretized with 2.5cm square resolution, and angle</w:t>
      </w:r>
      <w:r w:rsidR="00165CE3">
        <w:t xml:space="preserve">s are discretized with </w:t>
      </w:r>
      <w:proofErr w:type="gramStart"/>
      <w:r w:rsidR="00165CE3">
        <w:t>resolutio</w:t>
      </w:r>
      <w:r w:rsidR="00ED68F9">
        <w:t xml:space="preserve">n </w:t>
      </w:r>
      <w:proofErr w:type="gramEnd"/>
      <m:oMath>
        <m:r>
          <w:rPr>
            <w:rFonts w:ascii="Cambria Math" w:hAnsi="Cambria Math"/>
          </w:rPr>
          <m:t>π/8</m:t>
        </m:r>
      </m:oMath>
      <w:r w:rsidR="00ED68F9">
        <w:t xml:space="preserve">.  </w:t>
      </w:r>
      <w:r>
        <w:t>The planner</w:t>
      </w:r>
      <w:r w:rsidR="00ED68F9">
        <w:t xml:space="preserve"> constructs paths from a </w:t>
      </w:r>
      <w:r w:rsidR="00C240F1">
        <w:t xml:space="preserve">pre-defined </w:t>
      </w:r>
      <w:r>
        <w:t xml:space="preserve">library of motion </w:t>
      </w:r>
      <w:r w:rsidR="00F8651A">
        <w:t xml:space="preserve">primitives </w:t>
      </w:r>
      <w:r>
        <w:t xml:space="preserve">that </w:t>
      </w:r>
      <w:r w:rsidR="00C240F1">
        <w:t>may be chosen to correspond</w:t>
      </w:r>
      <w:r>
        <w:t xml:space="preserve"> to </w:t>
      </w:r>
      <w:r w:rsidR="00CB65C8">
        <w:t xml:space="preserve">plausible </w:t>
      </w:r>
      <w:r>
        <w:t>motions</w:t>
      </w:r>
      <w:r w:rsidR="00D46031">
        <w:t xml:space="preserve"> of the robot</w:t>
      </w:r>
      <w:r>
        <w:t xml:space="preserve">.  </w:t>
      </w:r>
      <w:r w:rsidR="00F8651A">
        <w:t xml:space="preserve">A cost can be separately assigned to each motion primitive, </w:t>
      </w:r>
      <w:r w:rsidR="00CB65C8">
        <w:t>possibly</w:t>
      </w:r>
      <w:r w:rsidR="00165CE3">
        <w:t xml:space="preserve"> to </w:t>
      </w:r>
      <w:r w:rsidR="00F8651A">
        <w:t xml:space="preserve">prefer wide arcs and straight paths and to penalize backing up.  </w:t>
      </w:r>
      <w:r w:rsidR="00C240F1">
        <w:t xml:space="preserve">As a result, the </w:t>
      </w:r>
      <w:r w:rsidR="00573238">
        <w:t xml:space="preserve">SBPL planner produces nice, kinematically feasible </w:t>
      </w:r>
      <w:r w:rsidR="00D46031">
        <w:t>paths</w:t>
      </w:r>
      <w:r w:rsidR="00ED68F9">
        <w:t xml:space="preserve"> (</w:t>
      </w:r>
      <w:r w:rsidR="00ED68F9">
        <w:fldChar w:fldCharType="begin"/>
      </w:r>
      <w:r w:rsidR="00ED68F9">
        <w:instrText xml:space="preserve"> REF _Ref322950225 \h </w:instrText>
      </w:r>
      <w:r w:rsidR="00ED68F9">
        <w:fldChar w:fldCharType="separate"/>
      </w:r>
      <w:r w:rsidR="00C276B3">
        <w:t xml:space="preserve">Figure </w:t>
      </w:r>
      <w:r w:rsidR="00C276B3">
        <w:rPr>
          <w:noProof/>
        </w:rPr>
        <w:t>15</w:t>
      </w:r>
      <w:r w:rsidR="00ED68F9">
        <w:fldChar w:fldCharType="end"/>
      </w:r>
      <w:r w:rsidR="00ED68F9">
        <w:t>)</w:t>
      </w:r>
      <w:r w:rsidR="00830530">
        <w:t>.</w:t>
      </w:r>
      <w:r w:rsidR="00ED68F9">
        <w:t xml:space="preserve"> </w:t>
      </w:r>
      <w:r w:rsidR="00573238">
        <w:t xml:space="preserve"> Previous work at CWRU involved planning using path segments (lines, arcs, spin-in-place)</w:t>
      </w:r>
      <w:r w:rsidR="00C240F1">
        <w:t>, which were a natural fit for the SBPL planner</w:t>
      </w:r>
      <w:r w:rsidR="00D46031">
        <w:t>’s motion primitives</w:t>
      </w:r>
      <w:r w:rsidR="00573238">
        <w:t>.</w:t>
      </w:r>
      <w:r w:rsidR="005A7D17">
        <w:t xml:space="preserve">  </w:t>
      </w:r>
      <w:r w:rsidR="005A7D17">
        <w:fldChar w:fldCharType="begin"/>
      </w:r>
      <w:r w:rsidR="005A7D17">
        <w:instrText xml:space="preserve"> REF _Ref322520674 \h </w:instrText>
      </w:r>
      <w:r w:rsidR="005A7D17">
        <w:fldChar w:fldCharType="separate"/>
      </w:r>
      <w:r w:rsidR="00C276B3">
        <w:t xml:space="preserve">Figure </w:t>
      </w:r>
      <w:r w:rsidR="00C276B3">
        <w:rPr>
          <w:noProof/>
        </w:rPr>
        <w:t>16</w:t>
      </w:r>
      <w:r w:rsidR="005A7D17">
        <w:fldChar w:fldCharType="end"/>
      </w:r>
      <w:r w:rsidR="005A7D17">
        <w:t xml:space="preserve"> shows motion </w:t>
      </w:r>
      <w:r w:rsidR="00F8651A">
        <w:t xml:space="preserve">the </w:t>
      </w:r>
      <w:r w:rsidR="005A7D17">
        <w:t>primitives</w:t>
      </w:r>
      <w:r w:rsidR="00F8651A">
        <w:t xml:space="preserve"> customized for Harlie</w:t>
      </w:r>
      <w:r w:rsidR="005A7D17">
        <w:t xml:space="preserve">, including forward and reverse line moves and arc moves of two different </w:t>
      </w:r>
      <w:r w:rsidR="00D46031">
        <w:t>radii</w:t>
      </w:r>
      <w:r w:rsidR="005A7D17">
        <w:t>.</w:t>
      </w:r>
      <w:r w:rsidR="00AA203C">
        <w:t xml:space="preserve"> Spin-in-place moves are not shown.</w:t>
      </w:r>
    </w:p>
    <w:p w:rsidR="00F8651A" w:rsidRDefault="00F8651A" w:rsidP="00193048">
      <w:pPr>
        <w:spacing w:line="480" w:lineRule="auto"/>
        <w:ind w:firstLine="720"/>
      </w:pPr>
      <w:r>
        <w:t>At every pose along the path, the robot’s boundary is checked for collision against a 2D obstacle map of 2.5cm resolution.  The SBPL planner is fast in normal operation; a typical runtime for planning several meters in a relatively clear setting is 0.1-0.2 seconds.  The runtime increases for difficult moves, especially those requiring backward motion or squeezes for tight spaces, although the runtime rarely exceeds 1.5 seconds.  Thus, the SBPL planner has the speed necessary for dynamic replanning.</w:t>
      </w:r>
    </w:p>
    <w:p w:rsidR="00ED68F9" w:rsidRDefault="00ED68F9" w:rsidP="00ED68F9">
      <w:pPr>
        <w:pStyle w:val="NoSpacing"/>
      </w:pPr>
      <w:r>
        <w:rPr>
          <w:noProof/>
        </w:rPr>
        <w:lastRenderedPageBreak/>
        <w:drawing>
          <wp:inline distT="0" distB="0" distL="0" distR="0" wp14:anchorId="4207776C" wp14:editId="337D4726">
            <wp:extent cx="5486400" cy="3995873"/>
            <wp:effectExtent l="0" t="0" r="0" b="508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995873"/>
                    </a:xfrm>
                    <a:prstGeom prst="rect">
                      <a:avLst/>
                    </a:prstGeom>
                    <a:noFill/>
                    <a:ln>
                      <a:noFill/>
                    </a:ln>
                  </pic:spPr>
                </pic:pic>
              </a:graphicData>
            </a:graphic>
          </wp:inline>
        </w:drawing>
      </w:r>
    </w:p>
    <w:p w:rsidR="00ED68F9" w:rsidRDefault="00ED68F9" w:rsidP="00ED68F9">
      <w:pPr>
        <w:pStyle w:val="Caption1"/>
      </w:pPr>
      <w:bookmarkStart w:id="52" w:name="_Ref322950225"/>
      <w:bookmarkStart w:id="53" w:name="_Toc324336847"/>
      <w:r>
        <w:t xml:space="preserve">Figure </w:t>
      </w:r>
      <w:r w:rsidR="00BB38F5">
        <w:fldChar w:fldCharType="begin"/>
      </w:r>
      <w:r w:rsidR="00BB38F5">
        <w:instrText xml:space="preserve"> SEQ Figure \* ARABIC </w:instrText>
      </w:r>
      <w:r w:rsidR="00BB38F5">
        <w:fldChar w:fldCharType="separate"/>
      </w:r>
      <w:r w:rsidR="00C276B3">
        <w:rPr>
          <w:noProof/>
        </w:rPr>
        <w:t>15</w:t>
      </w:r>
      <w:r w:rsidR="00BB38F5">
        <w:rPr>
          <w:noProof/>
        </w:rPr>
        <w:fldChar w:fldCharType="end"/>
      </w:r>
      <w:bookmarkEnd w:id="52"/>
      <w:r w:rsidR="00165CE3">
        <w:t>: Smooth p</w:t>
      </w:r>
      <w:r>
        <w:t>ath produced by SBPL planner in presence of obstacles</w:t>
      </w:r>
      <w:r w:rsidR="00165CE3">
        <w:t xml:space="preserve"> (grid size 1m)</w:t>
      </w:r>
      <w:bookmarkEnd w:id="53"/>
    </w:p>
    <w:p w:rsidR="005A7D17" w:rsidRDefault="00266623" w:rsidP="00A23C15">
      <w:pPr>
        <w:pStyle w:val="NoSpacing"/>
      </w:pPr>
      <w:r w:rsidRPr="00266623">
        <w:lastRenderedPageBreak/>
        <w:t xml:space="preserve"> </w:t>
      </w:r>
      <w:r>
        <w:rPr>
          <w:noProof/>
        </w:rPr>
        <w:drawing>
          <wp:inline distT="0" distB="0" distL="0" distR="0" wp14:anchorId="681F3945" wp14:editId="10E4FC50">
            <wp:extent cx="4082902" cy="39446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l="9363" r="14144" b="1328"/>
                    <a:stretch/>
                  </pic:blipFill>
                  <pic:spPr bwMode="auto">
                    <a:xfrm>
                      <a:off x="0" y="0"/>
                      <a:ext cx="4083106" cy="3944876"/>
                    </a:xfrm>
                    <a:prstGeom prst="rect">
                      <a:avLst/>
                    </a:prstGeom>
                    <a:noFill/>
                    <a:ln>
                      <a:noFill/>
                    </a:ln>
                    <a:extLst>
                      <a:ext uri="{53640926-AAD7-44D8-BBD7-CCE9431645EC}">
                        <a14:shadowObscured xmlns:a14="http://schemas.microsoft.com/office/drawing/2010/main"/>
                      </a:ext>
                    </a:extLst>
                  </pic:spPr>
                </pic:pic>
              </a:graphicData>
            </a:graphic>
          </wp:inline>
        </w:drawing>
      </w:r>
    </w:p>
    <w:p w:rsidR="0009323F" w:rsidRDefault="005A7D17" w:rsidP="00FE7A7A">
      <w:pPr>
        <w:pStyle w:val="Caption1"/>
      </w:pPr>
      <w:bookmarkStart w:id="54" w:name="_Ref322520674"/>
      <w:bookmarkStart w:id="55" w:name="_Toc324336848"/>
      <w:r>
        <w:t xml:space="preserve">Figure </w:t>
      </w:r>
      <w:r w:rsidR="00BB38F5">
        <w:fldChar w:fldCharType="begin"/>
      </w:r>
      <w:r w:rsidR="00BB38F5">
        <w:instrText xml:space="preserve"> SEQ Figure \* ARABIC </w:instrText>
      </w:r>
      <w:r w:rsidR="00BB38F5">
        <w:fldChar w:fldCharType="separate"/>
      </w:r>
      <w:r w:rsidR="00C276B3">
        <w:rPr>
          <w:noProof/>
        </w:rPr>
        <w:t>16</w:t>
      </w:r>
      <w:r w:rsidR="00BB38F5">
        <w:rPr>
          <w:noProof/>
        </w:rPr>
        <w:fldChar w:fldCharType="end"/>
      </w:r>
      <w:bookmarkEnd w:id="54"/>
      <w:r>
        <w:t>: Harlie's motion primitives</w:t>
      </w:r>
      <w:bookmarkEnd w:id="55"/>
    </w:p>
    <w:p w:rsidR="00FE7A7A" w:rsidRDefault="00FE7A7A" w:rsidP="00FE7A7A">
      <w:pPr>
        <w:pStyle w:val="Caption1"/>
      </w:pPr>
    </w:p>
    <w:p w:rsidR="00573238" w:rsidRDefault="00573238" w:rsidP="007F5E7A">
      <w:pPr>
        <w:spacing w:line="480" w:lineRule="auto"/>
      </w:pPr>
      <w:r>
        <w:tab/>
        <w:t>Modifications for this project included a motion primitive file customized for Harlie.  The output of the SBPL planner was converted from a series of points to the CWRU path segment standard.  Discretization error relating to the planner’s 2.5cm grid was also corrected.</w:t>
      </w:r>
    </w:p>
    <w:p w:rsidR="00573238" w:rsidRDefault="007E7C2A" w:rsidP="00573238">
      <w:pPr>
        <w:pStyle w:val="Heading2"/>
      </w:pPr>
      <w:bookmarkStart w:id="56" w:name="_Toc324336827"/>
      <w:r>
        <w:t>Dynamic P</w:t>
      </w:r>
      <w:r w:rsidR="00573238">
        <w:t>lanning</w:t>
      </w:r>
      <w:bookmarkEnd w:id="56"/>
    </w:p>
    <w:p w:rsidR="001653C3" w:rsidRDefault="001653C3" w:rsidP="001653C3">
      <w:pPr>
        <w:spacing w:line="480" w:lineRule="auto"/>
      </w:pPr>
      <w:r>
        <w:tab/>
      </w:r>
      <w:ins w:id="57" w:author="Bill" w:date="2012-05-03T19:23:00Z">
        <w:r w:rsidR="0075623F">
          <w:t xml:space="preserve">A major portion of this project involved the creation of a dynamic replanning algorithm to </w:t>
        </w:r>
      </w:ins>
      <w:ins w:id="58" w:author="Bill" w:date="2012-05-03T19:24:00Z">
        <w:r w:rsidR="0075623F">
          <w:t xml:space="preserve">track </w:t>
        </w:r>
      </w:ins>
      <w:del w:id="59" w:author="Bill" w:date="2012-05-03T19:23:00Z">
        <w:r w:rsidDel="0075623F">
          <w:delText xml:space="preserve">This project </w:delText>
        </w:r>
        <w:r w:rsidR="007019C4" w:rsidDel="0075623F">
          <w:delText xml:space="preserve">created a planning algorithm to enable </w:delText>
        </w:r>
        <w:r w:rsidDel="0075623F">
          <w:delText xml:space="preserve">dynamic replanning </w:delText>
        </w:r>
        <w:r w:rsidR="007019C4" w:rsidDel="0075623F">
          <w:delText xml:space="preserve">and </w:delText>
        </w:r>
      </w:del>
      <w:del w:id="60" w:author="Bill" w:date="2012-05-03T19:24:00Z">
        <w:r w:rsidR="007019C4" w:rsidDel="0075623F">
          <w:delText xml:space="preserve">the tracking of </w:delText>
        </w:r>
      </w:del>
      <w:r w:rsidR="007019C4">
        <w:t>a moving target</w:t>
      </w:r>
      <w:r>
        <w:t xml:space="preserve"> without the robot coming to a halt.  </w:t>
      </w:r>
      <w:ins w:id="61" w:author="Bill" w:date="2012-05-03T19:26:00Z">
        <w:r w:rsidR="0075623F">
          <w:t xml:space="preserve">At the heart of the algorithm is a rolling window which divides the </w:t>
        </w:r>
      </w:ins>
      <w:del w:id="62" w:author="Bill" w:date="2012-05-03T19:27:00Z">
        <w:r w:rsidDel="0075623F">
          <w:delText xml:space="preserve">A rolling window approach splits the </w:delText>
        </w:r>
      </w:del>
      <w:r>
        <w:t xml:space="preserve">robot’s path into two sections, </w:t>
      </w:r>
      <w:r w:rsidR="007B5EC1">
        <w:t>referred to as the</w:t>
      </w:r>
      <w:r>
        <w:t xml:space="preserve"> committed path and </w:t>
      </w:r>
      <w:r w:rsidR="007B5EC1">
        <w:t>the</w:t>
      </w:r>
      <w:r>
        <w:t xml:space="preserve"> uncommitted path.</w:t>
      </w:r>
      <w:r w:rsidR="00521433">
        <w:t xml:space="preserve">  </w:t>
      </w:r>
      <w:r w:rsidR="00521433">
        <w:fldChar w:fldCharType="begin"/>
      </w:r>
      <w:r w:rsidR="00521433">
        <w:instrText xml:space="preserve"> REF _Ref324339031 \h </w:instrText>
      </w:r>
      <w:r w:rsidR="00521433">
        <w:fldChar w:fldCharType="separate"/>
      </w:r>
      <w:r w:rsidR="00521433">
        <w:t xml:space="preserve">Figure </w:t>
      </w:r>
      <w:r w:rsidR="00521433">
        <w:rPr>
          <w:noProof/>
        </w:rPr>
        <w:t>17</w:t>
      </w:r>
      <w:r w:rsidR="00521433">
        <w:fldChar w:fldCharType="end"/>
      </w:r>
      <w:r w:rsidR="00521433">
        <w:t xml:space="preserve"> provides a high-level illustration of the algorithm.</w:t>
      </w:r>
    </w:p>
    <w:p w:rsidR="00C276B3" w:rsidRDefault="00C276B3" w:rsidP="00521433">
      <w:pPr>
        <w:pStyle w:val="NoSpacing"/>
      </w:pPr>
      <w:bookmarkStart w:id="63" w:name="_GoBack"/>
      <w:r>
        <w:rPr>
          <w:noProof/>
        </w:rPr>
        <w:lastRenderedPageBreak/>
        <mc:AlternateContent>
          <mc:Choice Requires="wpc">
            <w:drawing>
              <wp:inline distT="0" distB="0" distL="0" distR="0" wp14:anchorId="365DA08B" wp14:editId="40E4D7B4">
                <wp:extent cx="5486400" cy="5667375"/>
                <wp:effectExtent l="0" t="0" r="19050" b="28575"/>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3" name="Straight Connector 43"/>
                        <wps:cNvCnPr>
                          <a:endCxn id="44" idx="0"/>
                        </wps:cNvCnPr>
                        <wps:spPr>
                          <a:xfrm flipV="1">
                            <a:off x="685536" y="549252"/>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4" name="Arc 44"/>
                        <wps:cNvSpPr/>
                        <wps:spPr>
                          <a:xfrm>
                            <a:off x="618861" y="533206"/>
                            <a:ext cx="1304925" cy="499892"/>
                          </a:xfrm>
                          <a:prstGeom prst="arc">
                            <a:avLst>
                              <a:gd name="adj1" fmla="val 13528805"/>
                              <a:gd name="adj2" fmla="val 1739292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flipH="1">
                            <a:off x="218812" y="704655"/>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1" name="Straight Connector 51"/>
                        <wps:cNvCnPr>
                          <a:stCxn id="44" idx="2"/>
                        </wps:cNvCnPr>
                        <wps:spPr>
                          <a:xfrm>
                            <a:off x="1360859" y="535571"/>
                            <a:ext cx="1411066" cy="1368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2" name="Rounded Rectangle 52"/>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108E" w:rsidRDefault="00E6108E">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3"/>
                        <wps:cNvSpPr txBox="1"/>
                        <wps:spPr>
                          <a:xfrm>
                            <a:off x="3483298" y="1408725"/>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6108E" w:rsidRDefault="00E6108E"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E6108E" w:rsidRDefault="00E6108E"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53"/>
                        <wps:cNvSpPr txBox="1"/>
                        <wps:spPr>
                          <a:xfrm>
                            <a:off x="3663712" y="1704000"/>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6108E" w:rsidRDefault="00E6108E" w:rsidP="00E6108E">
                              <w:pPr>
                                <w:pStyle w:val="NormalWeb"/>
                                <w:spacing w:before="0" w:beforeAutospacing="0" w:after="200" w:afterAutospacing="0" w:line="276" w:lineRule="auto"/>
                              </w:pPr>
                              <w:r>
                                <w:rPr>
                                  <w:rFonts w:ascii="Georgia" w:eastAsia="Times New Roman" w:hAnsi="Georgia"/>
                                </w:rPr>
                                <w:t>Committed</w:t>
                              </w:r>
                            </w:p>
                            <w:p w:rsidR="00E6108E" w:rsidRDefault="00E6108E"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Straight Connector 57"/>
                        <wps:cNvCnPr/>
                        <wps:spPr>
                          <a:xfrm flipV="1">
                            <a:off x="4733925" y="1542075"/>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8" name="Straight Connector 58"/>
                        <wps:cNvCnPr/>
                        <wps:spPr>
                          <a:xfrm flipV="1">
                            <a:off x="4733925" y="1856400"/>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9" name="Rounded Rectangle 59"/>
                        <wps:cNvSpPr/>
                        <wps:spPr>
                          <a:xfrm rot="20526121">
                            <a:off x="166582" y="67376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5-Point Star 61"/>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F72D4" w:rsidRDefault="005F72D4"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72D4" w:rsidRDefault="005F72D4" w:rsidP="005F72D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Flowchart: Summing Junction 63"/>
                        <wps:cNvSpPr/>
                        <wps:spPr>
                          <a:xfrm>
                            <a:off x="4866470" y="982450"/>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53"/>
                        <wps:cNvSpPr txBox="1"/>
                        <wps:spPr>
                          <a:xfrm>
                            <a:off x="3752850" y="1030338"/>
                            <a:ext cx="8086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72D4" w:rsidRDefault="005F72D4" w:rsidP="005F72D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5-Point Star 66"/>
                        <wps:cNvSpPr/>
                        <wps:spPr>
                          <a:xfrm>
                            <a:off x="2573024" y="35573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F72D4" w:rsidRDefault="005F72D4"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Connector 67"/>
                        <wps:cNvCnPr>
                          <a:endCxn id="68" idx="0"/>
                        </wps:cNvCnPr>
                        <wps:spPr>
                          <a:xfrm flipV="1">
                            <a:off x="685537" y="188213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68" name="Arc 68"/>
                        <wps:cNvSpPr/>
                        <wps:spPr>
                          <a:xfrm>
                            <a:off x="618862" y="186608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Connector 69"/>
                        <wps:cNvCnPr/>
                        <wps:spPr>
                          <a:xfrm flipH="1">
                            <a:off x="218813" y="203753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0" name="Straight Connector 70"/>
                        <wps:cNvCnPr>
                          <a:stCxn id="68" idx="2"/>
                        </wps:cNvCnPr>
                        <wps:spPr>
                          <a:xfrm flipV="1">
                            <a:off x="1360860" y="1866089"/>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2" name="Rounded Rectangle 72"/>
                        <wps:cNvSpPr/>
                        <wps:spPr>
                          <a:xfrm rot="20732129">
                            <a:off x="517437" y="1834097"/>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a:endCxn id="75" idx="0"/>
                        </wps:cNvCnPr>
                        <wps:spPr>
                          <a:xfrm flipV="1">
                            <a:off x="685537" y="321017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5" name="Arc 75"/>
                        <wps:cNvSpPr/>
                        <wps:spPr>
                          <a:xfrm>
                            <a:off x="618862" y="319412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flipH="1">
                            <a:off x="218813" y="336557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7" name="Straight Connector 77"/>
                        <wps:cNvCnPr>
                          <a:stCxn id="75" idx="2"/>
                        </wps:cNvCnPr>
                        <wps:spPr>
                          <a:xfrm flipV="1">
                            <a:off x="1360860" y="3194129"/>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8" name="Rounded Rectangle 78"/>
                        <wps:cNvSpPr/>
                        <wps:spPr>
                          <a:xfrm>
                            <a:off x="931707" y="3039856"/>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lowchart: Summing Junction 80"/>
                        <wps:cNvSpPr/>
                        <wps:spPr>
                          <a:xfrm>
                            <a:off x="1923787" y="3076470"/>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5-Point Star 81"/>
                        <wps:cNvSpPr/>
                        <wps:spPr>
                          <a:xfrm>
                            <a:off x="2573024" y="302546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F72D4" w:rsidRDefault="005F72D4"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Arc 82"/>
                        <wps:cNvSpPr/>
                        <wps:spPr>
                          <a:xfrm>
                            <a:off x="1237426" y="3202339"/>
                            <a:ext cx="562950" cy="439465"/>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Arc 83"/>
                        <wps:cNvSpPr/>
                        <wps:spPr>
                          <a:xfrm>
                            <a:off x="2372436" y="3253581"/>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Arc 84"/>
                        <wps:cNvSpPr/>
                        <wps:spPr>
                          <a:xfrm>
                            <a:off x="1800376" y="3253581"/>
                            <a:ext cx="572060" cy="373839"/>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a:off x="1552725" y="1857035"/>
                            <a:ext cx="1219200" cy="2700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1" name="5-Point Star 71"/>
                        <wps:cNvSpPr/>
                        <wps:spPr>
                          <a:xfrm>
                            <a:off x="2573024" y="1704000"/>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F72D4" w:rsidRDefault="005F72D4"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Flowchart: Summing Junction 85"/>
                        <wps:cNvSpPr/>
                        <wps:spPr>
                          <a:xfrm>
                            <a:off x="1885857" y="1722316"/>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87"/>
                        <wps:cNvCnPr>
                          <a:endCxn id="88" idx="0"/>
                        </wps:cNvCnPr>
                        <wps:spPr>
                          <a:xfrm flipV="1">
                            <a:off x="721689" y="4682976"/>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8" name="Arc 88"/>
                        <wps:cNvSpPr/>
                        <wps:spPr>
                          <a:xfrm>
                            <a:off x="655014" y="4666930"/>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Connector 89"/>
                        <wps:cNvCnPr/>
                        <wps:spPr>
                          <a:xfrm flipH="1">
                            <a:off x="254965" y="4838379"/>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0" name="Straight Connector 90"/>
                        <wps:cNvCnPr>
                          <a:stCxn id="88" idx="2"/>
                        </wps:cNvCnPr>
                        <wps:spPr>
                          <a:xfrm flipV="1">
                            <a:off x="1397012" y="4666930"/>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1" name="Rounded Rectangle 91"/>
                        <wps:cNvSpPr/>
                        <wps:spPr>
                          <a:xfrm rot="3045258">
                            <a:off x="1509487" y="470552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Flowchart: Summing Junction 92"/>
                        <wps:cNvSpPr/>
                        <wps:spPr>
                          <a:xfrm>
                            <a:off x="1962036" y="4494761"/>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5-Point Star 93"/>
                        <wps:cNvSpPr/>
                        <wps:spPr>
                          <a:xfrm>
                            <a:off x="2620799" y="452186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21433" w:rsidRDefault="00521433"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Arc 94"/>
                        <wps:cNvSpPr/>
                        <wps:spPr>
                          <a:xfrm>
                            <a:off x="1273578" y="4675140"/>
                            <a:ext cx="562950" cy="439465"/>
                          </a:xfrm>
                          <a:prstGeom prst="arc">
                            <a:avLst>
                              <a:gd name="adj1" fmla="val 16200000"/>
                              <a:gd name="adj2" fmla="val 91531"/>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Arc 95"/>
                        <wps:cNvSpPr/>
                        <wps:spPr>
                          <a:xfrm>
                            <a:off x="2408588" y="4726382"/>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a:off x="1836528" y="4726382"/>
                            <a:ext cx="572060" cy="373839"/>
                          </a:xfrm>
                          <a:prstGeom prst="arc">
                            <a:avLst>
                              <a:gd name="adj1" fmla="val 5025681"/>
                              <a:gd name="adj2" fmla="val 11136959"/>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a:off x="1836528" y="4726382"/>
                            <a:ext cx="571500" cy="373380"/>
                          </a:xfrm>
                          <a:prstGeom prst="arc">
                            <a:avLst>
                              <a:gd name="adj1" fmla="val 171300"/>
                              <a:gd name="adj2" fmla="val 4880963"/>
                            </a:avLst>
                          </a:prstGeom>
                        </wps:spPr>
                        <wps:style>
                          <a:lnRef idx="2">
                            <a:schemeClr val="accent1"/>
                          </a:lnRef>
                          <a:fillRef idx="0">
                            <a:schemeClr val="accent1"/>
                          </a:fillRef>
                          <a:effectRef idx="1">
                            <a:schemeClr val="accent1"/>
                          </a:effectRef>
                          <a:fontRef idx="minor">
                            <a:schemeClr val="tx1"/>
                          </a:fontRef>
                        </wps:style>
                        <wps:txbx>
                          <w:txbxContent>
                            <w:p w:rsidR="00521433" w:rsidRDefault="00521433" w:rsidP="0052143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48083" y="252070"/>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21433" w:rsidRDefault="00521433">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21433" w:rsidRDefault="00521433" w:rsidP="00521433">
                              <w:pPr>
                                <w:pStyle w:val="NormalWeb"/>
                                <w:spacing w:before="0" w:beforeAutospacing="0" w:after="200" w:afterAutospacing="0" w:line="276" w:lineRule="auto"/>
                              </w:pPr>
                              <w:r>
                                <w:rPr>
                                  <w:rFonts w:ascii="Georgia" w:eastAsia="Times New Roman" w:hAnsi="Georgia"/>
                                </w:rPr>
                                <w:t>2: Obstacle appears between Harlie and goal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Text Box 98"/>
                        <wps:cNvSpPr txBox="1"/>
                        <wps:spPr>
                          <a:xfrm>
                            <a:off x="73013" y="2694600"/>
                            <a:ext cx="3256915" cy="3452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21433" w:rsidRDefault="00521433" w:rsidP="00521433">
                              <w:pPr>
                                <w:pStyle w:val="NormalWeb"/>
                                <w:spacing w:before="0" w:beforeAutospacing="0" w:after="200" w:afterAutospacing="0" w:line="276" w:lineRule="auto"/>
                              </w:pPr>
                              <w:r>
                                <w:rPr>
                                  <w:rFonts w:ascii="Georgia" w:eastAsia="Times New Roman" w:hAnsi="Georgia"/>
                                </w:rPr>
                                <w:t xml:space="preserve">3: Harlie </w:t>
                              </w:r>
                              <w:proofErr w:type="spellStart"/>
                              <w:r>
                                <w:rPr>
                                  <w:rFonts w:ascii="Georgia" w:eastAsia="Times New Roman" w:hAnsi="Georgia"/>
                                </w:rPr>
                                <w:t>replans</w:t>
                              </w:r>
                              <w:proofErr w:type="spellEnd"/>
                              <w:r>
                                <w:rPr>
                                  <w:rFonts w:ascii="Georgia" w:eastAsia="Times New Roman" w:hAnsi="Georgia"/>
                                </w:rPr>
                                <w:t xml:space="preserve"> from end of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Text Box 98"/>
                        <wps:cNvSpPr txBox="1"/>
                        <wps:spPr>
                          <a:xfrm>
                            <a:off x="73013" y="4213007"/>
                            <a:ext cx="4458113"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21433" w:rsidRDefault="00521433"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Rectangle 102"/>
                        <wps:cNvSpPr/>
                        <wps:spPr>
                          <a:xfrm>
                            <a:off x="3483298" y="9525"/>
                            <a:ext cx="1984052" cy="2114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2" o:spid="_x0000_s1038" editas="canvas" style="width:6in;height:446.25pt;mso-position-horizontal-relative:char;mso-position-vertical-relative:line" coordsize="54864,5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">
                <v:shape id="_x0000_s1039" type="#_x0000_t75" style="position:absolute;width:54864;height:56673;visibility:visible;mso-wrap-style:square" stroked="t" strokecolor="black [3213]">
                  <v:fill o:detectmouseclick="t"/>
                  <v:path o:connecttype="none"/>
                </v:shape>
                <v:line id="Straight Connector 43" o:spid="_x0000_s1040" style="position:absolute;flip:y;visibility:visible;mso-wrap-style:square" from="6855,5492" to="10413,7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1MEAAADbAAAADwAAAGRycy9kb3ducmV2LnhtbESPQWsCMRSE7wX/Q3hCL0WztVJkNYoU&#10;CqU3te35sXnuBjcvS/LW3f77Rih4HGbmG2azG32rrhSTC2zgeV6AIq6CdVwb+Dq9z1agkiBbbAOT&#10;gV9KsNtOHjZY2jDwga5HqVWGcCrRQCPSlVqnqiGPaR464uydQ/QoWcZa24hDhvtWL4riVXt0nBca&#10;7Oitoepy7H2muM9LjH2/lB/8psWT7LUbB2Mep+N+DUpolHv4v/1hDSxf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9LUwQAAANsAAAAPAAAAAAAAAAAAAAAA&#10;AKECAABkcnMvZG93bnJldi54bWxQSwUGAAAAAAQABAD5AAAAjwMAAAAA&#10;" strokecolor="#c0504d [3205]" strokeweight="2pt">
                  <v:shadow on="t" color="black" opacity="24903f" origin=",.5" offset="0,.55556mm"/>
                </v:line>
                <v:shape id="Arc 44" o:spid="_x0000_s1041" style="position:absolute;left:6188;top:5332;width:13049;height:4998;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949r4A&#10;AADbAAAADwAAAGRycy9kb3ducmV2LnhtbESPzQrCMBCE74LvEFbwpqniT6lGEUHQm1oPHpdmbYvN&#10;pjRR69sbQfA4zMw3zHLdmko8qXGlZQWjYQSCOLO65FzBJd0NYhDOI2usLJOCNzlYr7qdJSbavvhE&#10;z7PPRYCwS1BB4X2dSOmyggy6oa2Jg3ezjUEfZJNL3eArwE0lx1E0kwZLDgsF1rQtKLufH0ZBfE/5&#10;bfMrHfVcH9IYR3E63SnV77WbBQhPrf+Hf+29VjCZwPdL+AF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fePa+AAAA2wAAAA8AAAAAAAAAAAAAAAAAmAIAAGRycy9kb3ducmV2&#10;LnhtbFBLBQYAAAAABAAEAPUAAACDAwAAAAA=&#10;" path="m422450,16046nsc524319,1345,634170,-3358,741998,2364l652463,249946,422450,16046xem422450,16046nfc524319,1345,634170,-3358,741998,2364e" filled="f" strokecolor="#4f81bd [3204]" strokeweight="2pt">
                  <v:shadow on="t" color="black" opacity="24903f" origin=",.5" offset="0,.55556mm"/>
                  <v:path arrowok="t" o:connecttype="custom" o:connectlocs="422450,16046;741998,2364" o:connectangles="0,0"/>
                </v:shape>
                <v:line id="Straight Connector 48" o:spid="_x0000_s1042" style="position:absolute;flip:x;visibility:visible;mso-wrap-style:square" from="2188,7046" to="6855,8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tApcEAAADbAAAADwAAAGRycy9kb3ducmV2LnhtbESPTWvDMAyG74P9B6PBLmN1WsoYWd1S&#10;BoPS27qPs4i1xDSWg6006b+fDoMdxav3kZ7Nbo69uVAuIbGD5aICQ9wkH7h18Pnx9vgMpgiyxz4x&#10;ObhSgd329maDtU8Tv9PlJK1RCJcaHXQiQ21taTqKWBZpINbsJ+WIomNurc84KTz2dlVVTzZiYL3Q&#10;4UCvHTXn0xiVEo7nnMdxLd/4RasH2dswT87d3837FzBCs/wv/7UP3sFan1UX9QC7/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K0ClwQAAANsAAAAPAAAAAAAAAAAAAAAA&#10;AKECAABkcnMvZG93bnJldi54bWxQSwUGAAAAAAQABAD5AAAAjwMAAAAA&#10;" strokecolor="#c0504d [3205]" strokeweight="2pt">
                  <v:shadow on="t" color="black" opacity="24903f" origin=",.5" offset="0,.55556mm"/>
                </v:line>
                <v:line id="Straight Connector 51" o:spid="_x0000_s1043" style="position:absolute;visibility:visible;mso-wrap-style:square" from="13608,5355" to="27719,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o8AAAADbAAAADwAAAGRycy9kb3ducmV2LnhtbESPS4vCMBSF9wP+h3CF2Y2pouJ0mooO&#10;FNz62l+bO23H5qYkUeu/N4Lg8nAeHydb9qYVV3K+saxgPEpAEJdWN1wpOOyLrwUIH5A1tpZJwZ08&#10;LPPBR4aptjfe0nUXKhFH2KeooA6hS6X0ZU0G/ch2xNH7s85giNJVUju8xXHTykmSzKXBhiOhxo5+&#10;ayrPu4uJkGRt14X0++l0dfneFMdTU/07pT6H/eoHRKA+vMOv9kYrmI3h+SX+AJ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F4aPAAAAA2wAAAA8AAAAAAAAAAAAAAAAA&#10;oQIAAGRycy9kb3ducmV2LnhtbFBLBQYAAAAABAAEAPkAAACOAwAAAAA=&#10;" strokecolor="#4f81bd [3204]" strokeweight="2pt">
                  <v:shadow on="t" color="black" opacity="24903f" origin=",.5" offset="0,.55556mm"/>
                </v:line>
                <v:roundrect id="Rounded Rectangle 52" o:spid="_x0000_s1044"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PhsEA&#10;AADbAAAADwAAAGRycy9kb3ducmV2LnhtbERPXWvCMBR9H+w/hDvwZWiq0KGdaRFBKMhgfvyAS3PX&#10;Fpub0MS2/nszGOy8Hc4XZ1tMphMD9b61rGC5SEAQV1a3XCu4Xg7zNQgfkDV2lknBgzwU+evLFjNt&#10;Rz7RcA61iCXsM1TQhOAyKX3VkEG/sI44aj+2Nxgi7WupexxjuenkKkk+pMGW40KDjvYNVbfz3Sj4&#10;Gh3tTuXt6t4j0sv3ZhiOWqnZ27T7BBFoCv/mv3SpFaQr+P0Sf4D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D4bBAAAA2wAAAA8AAAAAAAAAAAAAAAAAmAIAAGRycy9kb3du&#10;cmV2LnhtbFBLBQYAAAAABAAEAPUAAACGAwAAAAA=&#10;" filled="f" strokecolor="black [1600]" strokeweight="2pt"/>
                <v:shape id="Text Box 53" o:spid="_x0000_s1045"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E6108E" w:rsidRDefault="00E6108E">
                        <w:r>
                          <w:t>Harlie</w:t>
                        </w:r>
                      </w:p>
                    </w:txbxContent>
                  </v:textbox>
                </v:shape>
                <v:shape id="Text Box 53" o:spid="_x0000_s1046" type="#_x0000_t202" style="position:absolute;left:34832;top:14087;width:11720;height:2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E6108E" w:rsidRDefault="00E6108E"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E6108E" w:rsidRDefault="00E6108E"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047" type="#_x0000_t202" style="position:absolute;left:36637;top:17040;width:9915;height:2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E6108E" w:rsidRDefault="00E6108E" w:rsidP="00E6108E">
                        <w:pPr>
                          <w:pStyle w:val="NormalWeb"/>
                          <w:spacing w:before="0" w:beforeAutospacing="0" w:after="200" w:afterAutospacing="0" w:line="276" w:lineRule="auto"/>
                        </w:pPr>
                        <w:r>
                          <w:rPr>
                            <w:rFonts w:ascii="Georgia" w:eastAsia="Times New Roman" w:hAnsi="Georgia"/>
                          </w:rPr>
                          <w:t>Committed</w:t>
                        </w:r>
                      </w:p>
                      <w:p w:rsidR="00E6108E" w:rsidRDefault="00E6108E"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57" o:spid="_x0000_s1048" style="position:absolute;flip:y;visibility:visible;mso-wrap-style:square" from="47339,15420" to="53244,15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4MUAAADbAAAADwAAAGRycy9kb3ducmV2LnhtbESP3YrCMBSE74V9h3AE7zRVUEs1iqsI&#10;woLgDyx7d2iObWlzUppo6z69WVjwcpiZb5jlujOVeFDjCssKxqMIBHFqdcGZgutlP4xBOI+ssbJM&#10;Cp7kYL366C0x0bblEz3OPhMBwi5BBbn3dSKlS3My6Ea2Jg7ezTYGfZBNJnWDbYCbSk6iaCYNFhwW&#10;cqxpm1Nanu9Ggdz8/pSH78nu82sc1bu4PZbX21GpQb/bLEB46vw7/N8+aAXTOfx9CT9Ar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4MUAAADbAAAADwAAAAAAAAAA&#10;AAAAAAChAgAAZHJzL2Rvd25yZXYueG1sUEsFBgAAAAAEAAQA+QAAAJMDAAAAAA==&#10;" strokecolor="#4f81bd [3204]" strokeweight="2pt">
                  <v:shadow on="t" color="black" opacity="24903f" origin=",.5" offset="0,.55556mm"/>
                </v:line>
                <v:line id="Straight Connector 58" o:spid="_x0000_s1049" style="position:absolute;flip:y;visibility:visible;mso-wrap-style:square" from="47339,18564" to="53244,18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WeMIAAADbAAAADwAAAGRycy9kb3ducmV2LnhtbESPTWvDMAyG74P9B6NBL2N1WrYxsrql&#10;FAZjt3UfZxFriWksB1tp0n8/HQY7ilfvIz2b3Rx7c6ZcQmIHq2UFhrhJPnDr4PPj5e4JTBFkj31i&#10;cnChArvt9dUGa58mfqfzUVqjEC41OuhEhtra0nQUsSzTQKzZT8oRRcfcWp9xUnjs7bqqHm3EwHqh&#10;w4EOHTWn4xiVEt5OOY/jvXzjF61vZW/DPDm3uJn3z2CEZvlf/mu/egcP+qy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LWeMIAAADbAAAADwAAAAAAAAAAAAAA&#10;AAChAgAAZHJzL2Rvd25yZXYueG1sUEsFBgAAAAAEAAQA+QAAAJADAAAAAA==&#10;" strokecolor="#c0504d [3205]" strokeweight="2pt">
                  <v:shadow on="t" color="black" opacity="24903f" origin=",.5" offset="0,.55556mm"/>
                </v:line>
                <v:roundrect id="Rounded Rectangle 59" o:spid="_x0000_s1050" style="position:absolute;left:1665;top:6737;width:5239;height:2858;rotation:-117296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do8QA&#10;AADbAAAADwAAAGRycy9kb3ducmV2LnhtbESPQWvCQBSE7wX/w/IEL0U3CikaXUXUSg/tIerF2yP7&#10;zEazb0N2q/HfdwuFHoeZ+YZZrDpbizu1vnKsYDxKQBAXTldcKjgd34dTED4ga6wdk4IneVgtey8L&#10;zLR7cE73QyhFhLDPUIEJocmk9IUhi37kGuLoXVxrMUTZllK3+IhwW8tJkrxJixXHBYMNbQwVt8O3&#10;VTDjV/zcndjsv9I8PY9v12nHW6UG/W49BxGoC//hv/aHVpDO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ynaPEAAAA2wAAAA8AAAAAAAAAAAAAAAAAmAIAAGRycy9k&#10;b3ducmV2LnhtbFBLBQYAAAAABAAEAPUAAACJAwAAAAA=&#10;" filled="f" strokecolor="black [1600]" strokeweight="2pt"/>
                <v:shape id="5-Point Star 61" o:spid="_x0000_s1051"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jLMMA&#10;AADbAAAADwAAAGRycy9kb3ducmV2LnhtbESPQWvCQBSE74L/YXlCb7pRbCypq4ggeIhCtQePj93X&#10;JJp9G7Orpv++KxQ8DjPzDTNfdrYWd2p95VjBeJSAINbOVFwo+D5uhh8gfEA2WDsmBb/kYbno9+aY&#10;GffgL7ofQiEihH2GCsoQmkxKr0uy6EeuIY7ej2sthijbQpoWHxFuazlJklRarDgulNjQuiR9Odys&#10;glN6TVDPwnu+u14w3+tpvjuflHobdKtPEIG68Ar/t7dGQTqG55f4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qjLMMAAADb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5F72D4" w:rsidRDefault="005F72D4" w:rsidP="005F72D4">
                        <w:pPr>
                          <w:rPr>
                            <w:rFonts w:eastAsia="Times New Roman"/>
                          </w:rPr>
                        </w:pPr>
                      </w:p>
                    </w:txbxContent>
                  </v:textbox>
                </v:shape>
                <v:shape id="Text Box 53" o:spid="_x0000_s1052"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5F72D4" w:rsidRDefault="005F72D4" w:rsidP="005F72D4">
                        <w:pPr>
                          <w:pStyle w:val="NormalWeb"/>
                          <w:spacing w:before="0" w:beforeAutospacing="0" w:after="200" w:afterAutospacing="0" w:line="276" w:lineRule="auto"/>
                        </w:pPr>
                        <w:r>
                          <w:rPr>
                            <w:rFonts w:ascii="Georgia" w:eastAsia="Times New Roman" w:hAnsi="Georgia"/>
                          </w:rPr>
                          <w:t>Target</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63" o:spid="_x0000_s1053" type="#_x0000_t123" style="position:absolute;left:48664;top:9824;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i/MYA&#10;AADbAAAADwAAAGRycy9kb3ducmV2LnhtbESPT2vCQBTE74LfYXlCL6IbW5SauooI/XOwh6Ri6e2R&#10;fU2C2bdLdo3pt3cFocdhZn7DrDa9aURHra8tK5hNExDEhdU1lwoOX6+TZxA+IGtsLJOCP/KwWQ8H&#10;K0y1vXBGXR5KESHsU1RQheBSKX1RkUE/tY44er+2NRiibEupW7xEuGnkY5IspMGa40KFjnYVFaf8&#10;bBS4ffb5/n023f4n5Nnb8ujG89wp9TDqty8gAvXhP3xvf2gFiye4fYk/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Bi/MYAAADbAAAADwAAAAAAAAAAAAAAAACYAgAAZHJz&#10;L2Rvd25yZXYueG1sUEsFBgAAAAAEAAQA9QAAAIsDAAAAAA==&#10;" fillcolor="#c0504d [3205]" strokecolor="#622423 [1605]" strokeweight="2pt"/>
                <v:shape id="Text Box 53" o:spid="_x0000_s1054" type="#_x0000_t202" style="position:absolute;left:37528;top:10303;width:80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5F72D4" w:rsidRDefault="005F72D4" w:rsidP="005F72D4">
                        <w:pPr>
                          <w:pStyle w:val="NormalWeb"/>
                          <w:spacing w:before="0" w:beforeAutospacing="0" w:after="200" w:afterAutospacing="0" w:line="276" w:lineRule="auto"/>
                        </w:pPr>
                        <w:r>
                          <w:rPr>
                            <w:rFonts w:ascii="Georgia" w:eastAsia="Times New Roman" w:hAnsi="Georgia"/>
                          </w:rPr>
                          <w:t>Obstacle</w:t>
                        </w:r>
                      </w:p>
                    </w:txbxContent>
                  </v:textbox>
                </v:shape>
                <v:shape id="5-Point Star 66" o:spid="_x0000_s1055" style="position:absolute;left:25730;top:3557;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7WMQA&#10;AADbAAAADwAAAGRycy9kb3ducmV2LnhtbESPQWvCQBSE74L/YXlCb2aj2LSkriJCwUMUtD14fOw+&#10;k2j2bcxuNf33XUHocZiZb5j5sreNuFHna8cKJkkKglg7U3Op4Pvrc/wOwgdkg41jUvBLHpaL4WCO&#10;uXF33tPtEEoRIexzVFCF0OZSel2RRZ+4ljh6J9dZDFF2pTQd3iPcNnKappm0WHNcqLCldUX6cvix&#10;Co7ZNUX9Fl6L7fWCxU7Piu35qNTLqF99gAjUh//ws70xCrIMH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DO1jEAAAA2w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5F72D4" w:rsidRDefault="005F72D4" w:rsidP="005F72D4">
                        <w:pPr>
                          <w:rPr>
                            <w:rFonts w:eastAsia="Times New Roman"/>
                          </w:rPr>
                        </w:pPr>
                      </w:p>
                    </w:txbxContent>
                  </v:textbox>
                </v:shape>
                <v:line id="Straight Connector 67" o:spid="_x0000_s1056" style="position:absolute;flip:y;visibility:visible;mso-wrap-style:square" from="6855,18821" to="10413,20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It8EAAADbAAAADwAAAGRycy9kb3ducmV2LnhtbESPQWsCMRSE7wX/Q3hCL0WzlWJlNYoU&#10;CqU3te35sXnuBjcvS/LW3f77Rih4HGbmG2azG32rrhSTC2zgeV6AIq6CdVwb+Dq9z1agkiBbbAOT&#10;gV9KsNtOHjZY2jDwga5HqVWGcCrRQCPSlVqnqiGPaR464uydQ/QoWcZa24hDhvtWL4piqT06zgsN&#10;dvTWUHU59j5T3Oclxr5/kR/8psWT7LUbB2Mep+N+DUpolHv4v/1hDSxf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AYi3wQAAANsAAAAPAAAAAAAAAAAAAAAA&#10;AKECAABkcnMvZG93bnJldi54bWxQSwUGAAAAAAQABAD5AAAAjwMAAAAA&#10;" strokecolor="#c0504d [3205]" strokeweight="2pt">
                  <v:shadow on="t" color="black" opacity="24903f" origin=",.5" offset="0,.55556mm"/>
                </v:line>
                <v:shape id="Arc 68" o:spid="_x0000_s1057" style="position:absolute;left:6188;top:18660;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c2sEA&#10;AADbAAAADwAAAGRycy9kb3ducmV2LnhtbERPTWuDQBC9F/oflin01qzmIMW6kSSlwUsOWqH0NrhT&#10;Fd1Zcddo/332UOjx8b6zfDOjuNHsessK4l0EgrixuudWQf358fIKwnlkjaNlUvBLDvLD40OGqbYr&#10;l3SrfCtCCLsUFXTeT6mUrunIoNvZiThwP3Y26AOcW6lnXEO4GeU+ihJpsOfQ0OFE546aoVqMgi9a&#10;CjrF78X3dSmnuqyG86UZlHp+2o5vIDxt/l/85y60giSMDV/CD5C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MnNr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69" o:spid="_x0000_s1058" style="position:absolute;flip:x;visibility:visible;mso-wrap-style:square" from="2188,20375" to="6855,2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K5XsEAAADbAAAADwAAAGRycy9kb3ducmV2LnhtbESPQWsCMRSE7wX/Q3hCL0WzlSJ1NYoU&#10;CqU3te35sXnuBjcvS/LW3f77Rih4HGbmG2azG32rrhSTC2zgeV6AIq6CdVwb+Dq9z15BJUG22AYm&#10;A7+UYLedPGywtGHgA12PUqsM4VSigUakK7VOVUMe0zx0xNk7h+hRsoy1thGHDPetXhTFUnt0nBca&#10;7Oitoepy7H2muM9LjH3/Ij/4TYsn2Ws3DsY8Tsf9GpTQKPfwf/vDGliu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0rlewQAAANsAAAAPAAAAAAAAAAAAAAAA&#10;AKECAABkcnMvZG93bnJldi54bWxQSwUGAAAAAAQABAD5AAAAjwMAAAAA&#10;" strokecolor="#c0504d [3205]" strokeweight="2pt">
                  <v:shadow on="t" color="black" opacity="24903f" origin=",.5" offset="0,.55556mm"/>
                </v:line>
                <v:line id="Straight Connector 70" o:spid="_x0000_s1059" style="position:absolute;flip:y;visibility:visible;mso-wrap-style:square" from="13608,18660" to="15527,18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GGHsIAAADbAAAADwAAAGRycy9kb3ducmV2LnhtbESPTWvDMAyG74P9B6NBL2N1WsY2srql&#10;FAZjt3UfZxFriWksB1tp0n8/HQY7ilfvIz2b3Rx7c6ZcQmIHq2UFhrhJPnDr4PPj5e4JTBFkj31i&#10;cnChArvt9dUGa58mfqfzUVqjEC41OuhEhtra0nQUsSzTQKzZT8oRRcfcWp9xUnjs7bqqHmzEwHqh&#10;w4EOHTWn4xiVEt5OOY/jvXzjF61vZW/DPDm3uJn3z2CEZvlf/mu/ege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GGHsIAAADbAAAADwAAAAAAAAAAAAAA&#10;AAChAgAAZHJzL2Rvd25yZXYueG1sUEsFBgAAAAAEAAQA+QAAAJADAAAAAA==&#10;" strokecolor="#c0504d [3205]" strokeweight="2pt">
                  <v:shadow on="t" color="black" opacity="24903f" origin=",.5" offset="0,.55556mm"/>
                </v:line>
                <v:roundrect id="Rounded Rectangle 72" o:spid="_x0000_s1060" style="position:absolute;left:5174;top:18340;width:5239;height:2858;rotation:-947947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lZ8QA&#10;AADbAAAADwAAAGRycy9kb3ducmV2LnhtbESPQWvCQBSE74X+h+UVequ7SqsS3QQRCx5bm0O9PbOv&#10;SWr2bcxuTfz3bkHwOMx8M8wyG2wjztT52rGG8UiBIC6cqbnUkH+9v8xB+IBssHFMGi7kIUsfH5aY&#10;GNfzJ513oRSxhH2CGqoQ2kRKX1Rk0Y9cSxy9H9dZDFF2pTQd9rHcNnKi1FRarDkuVNjSuqLiuPuz&#10;GmaHcqZO683H6u37dR+G37zvt0rr56dhtQARaAj38I3emshN4P9L/AE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KpWfEAAAA2wAAAA8AAAAAAAAAAAAAAAAAmAIAAGRycy9k&#10;b3ducmV2LnhtbFBLBQYAAAAABAAEAPUAAACJAwAAAAA=&#10;" filled="f" strokecolor="black [1600]" strokeweight="2pt"/>
                <v:line id="Straight Connector 74" o:spid="_x0000_s1061" style="position:absolute;flip:y;visibility:visible;mso-wrap-style:square" from="6855,32101" to="10413,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qAHcEAAADbAAAADwAAAGRycy9kb3ducmV2LnhtbESPQWsCMRSE7wX/Q3hCL0WzFbGyGkUK&#10;hdKb2vb82Dx3g5uXJXnrbv99IxR6HGbmG2a7H32rbhSTC2zgeV6AIq6CdVwb+Dy/zdagkiBbbAOT&#10;gR9KsN9NHrZY2jDwkW4nqVWGcCrRQCPSlVqnqiGPaR464uxdQvQoWcZa24hDhvtWL4pipT06zgsN&#10;dvTaUHU99T5T3Mc1xr5fyjd+0eJJDtqNgzGP0/GwASU0yn/4r/1uDbws4f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oAdwQAAANsAAAAPAAAAAAAAAAAAAAAA&#10;AKECAABkcnMvZG93bnJldi54bWxQSwUGAAAAAAQABAD5AAAAjwMAAAAA&#10;" strokecolor="#c0504d [3205]" strokeweight="2pt">
                  <v:shadow on="t" color="black" opacity="24903f" origin=",.5" offset="0,.55556mm"/>
                </v:line>
                <v:shape id="Arc 75" o:spid="_x0000_s1062" style="position:absolute;left:6188;top:31941;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lmcQA&#10;AADbAAAADwAAAGRycy9kb3ducmV2LnhtbESPQWvCQBSE70L/w/IK3nSjUC2pq7RKJRcPSQOlt0f2&#10;NQnJvg3ZjcZ/7wqCx2FmvmE2u9G04ky9qy0rWMwjEMSF1TWXCvKf79k7COeRNbaWScGVHOy2L5MN&#10;xtpeOKVz5ksRIOxiVFB538VSuqIig25uO+Lg/dveoA+yL6Xu8RLgppXLKFpJgzWHhQo72ldUNNlg&#10;FPzSkNDX4pD8nYa0y9Os2R+LRqnp6/j5AcLT6J/hRzvRCtZvcP8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pZnEAAAA2wAAAA8AAAAAAAAAAAAAAAAAmAIAAGRycy9k&#10;b3ducmV2LnhtbFBLBQYAAAAABAAEAPUAAACJ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76" o:spid="_x0000_s1063" style="position:absolute;flip:x;visibility:visible;mso-wrap-style:square" from="2188,33655" to="6855,3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S78cEAAADbAAAADwAAAGRycy9kb3ducmV2LnhtbESPQWsCMRSE7wX/Q3hCL0WzlWJlNYoU&#10;CqU3te35sXnuBjcvS/LW3f77Rih4HGbmG2azG32rrhSTC2zgeV6AIq6CdVwb+Dq9z1agkiBbbAOT&#10;gV9KsNtOHjZY2jDwga5HqVWGcCrRQCPSlVqnqiGPaR464uydQ/QoWcZa24hDhvtWL4piqT06zgsN&#10;dvTWUHU59j5T3Oclxr5/kR/8psWT7LUbB2Mep+N+DUpolHv4v/1hDbwu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LvxwQAAANsAAAAPAAAAAAAAAAAAAAAA&#10;AKECAABkcnMvZG93bnJldi54bWxQSwUGAAAAAAQABAD5AAAAjwMAAAAA&#10;" strokecolor="#c0504d [3205]" strokeweight="2pt">
                  <v:shadow on="t" color="black" opacity="24903f" origin=",.5" offset="0,.55556mm"/>
                </v:line>
                <v:line id="Straight Connector 77" o:spid="_x0000_s1064" style="position:absolute;flip:y;visibility:visible;mso-wrap-style:square" from="13608,31941" to="15527,31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geasEAAADbAAAADwAAAGRycy9kb3ducmV2LnhtbESPzWrDMBCE74W+g9hCLyWRG0JS3Cgh&#10;FAqlt/z1vFgbW8RaGWkdO28fFQo9DjPzDbPajL5VV4rJBTbwOi1AEVfBOq4NHA+fkzdQSZAttoHJ&#10;wI0SbNaPDyssbRh4R9e91CpDOJVooBHpSq1T1ZDHNA0dcfbOIXqULGOtbcQhw32rZ0Wx0B4d54UG&#10;O/poqLrse58p7vsSY9/P5QdPNHuRrXbjYMzz07h9ByU0yn/4r/1lDSyX8Psl/wC9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2B5qwQAAANsAAAAPAAAAAAAAAAAAAAAA&#10;AKECAABkcnMvZG93bnJldi54bWxQSwUGAAAAAAQABAD5AAAAjwMAAAAA&#10;" strokecolor="#c0504d [3205]" strokeweight="2pt">
                  <v:shadow on="t" color="black" opacity="24903f" origin=",.5" offset="0,.55556mm"/>
                </v:line>
                <v:roundrect id="Rounded Rectangle 78" o:spid="_x0000_s1065" style="position:absolute;left:9317;top:30398;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kDMQA&#10;AADbAAAADwAAAGRycy9kb3ducmV2LnhtbESP3WrDMAyF7wd9B6PBbkrjdLC2y+KWUhgUxmD9eQAR&#10;a0loLJvYTbK3ny4G053Q0TnnK3eT69RAfWw9G1hmOSjiytuWawPXy/tiAyomZIudZzLwQxF229lD&#10;iYX1I59oOKdaiQnHAg00KYVC61g15DBmPhDL7dv3DpOsfa1tj6OYu04/5/lKO2xZEhoMdGioup3v&#10;zsDnGGh/Ot6uYS7zcvl6HYYPa8zT47R/A5VoSv/iv++jNbCWssIiH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XZAzEAAAA2wAAAA8AAAAAAAAAAAAAAAAAmAIAAGRycy9k&#10;b3ducmV2LnhtbFBLBQYAAAAABAAEAPUAAACJAwAAAAA=&#10;" filled="f" strokecolor="black [1600]" strokeweight="2pt"/>
                <v:shape id="Flowchart: Summing Junction 80" o:spid="_x0000_s1066" type="#_x0000_t123" style="position:absolute;left:19237;top:30764;width:3253;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4accMA&#10;AADbAAAADwAAAGRycy9kb3ducmV2LnhtbERPz2vCMBS+C/sfwhvsIpo6UFzXVIaw6UEPrcOx26N5&#10;a8ual9DEWv/75TDw+PH9zjaj6cRAvW8tK1jMExDEldUt1wo+T++zNQgfkDV2lknBjTxs8odJhqm2&#10;Vy5oKEMtYgj7FBU0IbhUSl81ZNDPrSOO3I/tDYYI+1rqHq8x3HTyOUlW0mDLsaFBR9uGqt/yYhS4&#10;Q3HcfV3McPgOZfHxcnbTZemUenoc315BBBrDXfzv3msF67g+fok/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4accMAAADbAAAADwAAAAAAAAAAAAAAAACYAgAAZHJzL2Rv&#10;d25yZXYueG1sUEsFBgAAAAAEAAQA9QAAAIgDAAAAAA==&#10;" fillcolor="#c0504d [3205]" strokecolor="#622423 [1605]" strokeweight="2pt"/>
                <v:shape id="5-Point Star 81" o:spid="_x0000_s1067" style="position:absolute;left:25730;top:30254;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F1sUA&#10;AADbAAAADwAAAGRycy9kb3ducmV2LnhtbESPQWsCMRSE7wX/Q3hCbzWxWF1Wo0ih4GEt1HrY4yN5&#10;7q5uXtZNqtt/3xQKPQ4z8w2z2gyuFTfqQ+NZw3SiQBAbbxuuNBw/354yECEiW2w9k4ZvCrBZjx5W&#10;mFt/5w+6HWIlEoRDjhrqGLtcymBqchgmviNO3sn3DmOSfSVtj/cEd618VmouHTacFmrs6LUmczl8&#10;OQ3l/KrQLOJLsb9esHg3s2J/LrV+HA/bJYhIQ/wP/7V3VkM2hd8v6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kXW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5F72D4" w:rsidRDefault="005F72D4" w:rsidP="005F72D4">
                        <w:pPr>
                          <w:rPr>
                            <w:rFonts w:eastAsia="Times New Roman"/>
                          </w:rPr>
                        </w:pPr>
                      </w:p>
                    </w:txbxContent>
                  </v:textbox>
                </v:shape>
                <v:shape id="Arc 82" o:spid="_x0000_s1068" style="position:absolute;left:12374;top:32023;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SX8UA&#10;AADbAAAADwAAAGRycy9kb3ducmV2LnhtbESPQWsCMRSE7wX/Q3hCbzWrFJHtZqUqhVKFsmoPvT02&#10;z83SzcuSRN3+eyMUehxm5humWA62ExfyoXWsYDrJQBDXTrfcKDge3p4WIEJE1tg5JgW/FGBZjh4K&#10;zLW7ckWXfWxEgnDIUYGJsc+lDLUhi2HieuLknZy3GJP0jdQerwluOznLsrm02HJaMNjT2lD9sz9b&#10;BR/VcNzUX9v5s5OH3dl/S7P6PCn1OB5eX0BEGuJ/+K/9rhUsZnD/kn6AL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tJfxQAAANsAAAAPAAAAAAAAAAAAAAAAAJgCAABkcnMv&#10;ZG93bnJldi54bWxQSwUGAAAAAAQABAD1AAAAigMAAAAA&#10;" path="m281475,nsc350658,,417418,19890,469009,55873v72455,50535,106402,126667,89802,201400l281475,219733,281475,xem281475,nfc350658,,417418,19890,469009,55873v72455,50535,106402,126667,89802,201400e" filled="f" strokecolor="#4f81bd [3204]" strokeweight="2pt">
                  <v:shadow on="t" color="black" opacity="24903f" origin=",.5" offset="0,.55556mm"/>
                  <v:path arrowok="t" o:connecttype="custom" o:connectlocs="281475,0;469009,55873;558811,257273" o:connectangles="0,0,0"/>
                </v:shape>
                <v:shape id="Arc 83" o:spid="_x0000_s1069" style="position:absolute;left:23724;top:32535;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53xMQA&#10;AADbAAAADwAAAGRycy9kb3ducmV2LnhtbESPT2sCMRTE7wW/Q3hCbzVrKyJbo2hLQVQo/umht8fm&#10;uVncvCxJ1PXbG0HwOMzMb5jxtLW1OJMPlWMF/V4GgrhwuuJSwX738zYCESKyxtoxKbhSgOmk8zLG&#10;XLsLb+i8jaVIEA45KjAxNrmUoTBkMfRcQ5y8g/MWY5K+lNrjJcFtLd+zbCgtVpwWDDb0Zag4bk9W&#10;wXLT7r+Lv9Vw4ORuffL/0sx/D0q9dtvZJ4hIbXyGH+2FVjD6gPuX9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d8TEAAAA2wAAAA8AAAAAAAAAAAAAAAAAmAIAAGRycy9k&#10;b3ducmV2LnhtbFBLBQYAAAAABAAEAPUAAACJAw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84" o:spid="_x0000_s1070" style="position:absolute;left:18003;top:32535;width:5721;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fNcMA&#10;AADbAAAADwAAAGRycy9kb3ducmV2LnhtbESP3WrCQBSE7wt9h+UUvKsbRYqkboKEiNq7Wh/gNHua&#10;RLNnY3bNz9u7hUIvh5n5htmko2lET52rLStYzCMQxIXVNZcKzl+71zUI55E1NpZJwUQO0uT5aYOx&#10;tgN/Un/ypQgQdjEqqLxvYyldUZFBN7ctcfB+bGfQB9mVUnc4BLhp5DKK3qTBmsNChS1lFRXX090o&#10;uHM5XLf645Z/n6f8mLWsL7u9UrOXcfsOwtPo/8N/7YNWsF7B75fwA2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FfNcMAAADbAAAADwAAAAAAAAAAAAAAAACYAgAAZHJzL2Rv&#10;d25yZXYueG1sUEsFBgAAAAAEAAQA9QAAAIgDAAAAAA==&#10;" path="m570488,206489nsc555025,302480,430265,374991,282576,373826,131346,372633,7675,294709,336,195990r285694,-9070l570488,206489xem570488,206489nfc555025,302480,430265,374991,282576,373826,131346,372633,7675,294709,336,195990e" filled="f" strokecolor="#4f81bd [3204]" strokeweight="2pt">
                  <v:shadow on="t" color="black" opacity="24903f" origin=",.5" offset="0,.55556mm"/>
                  <v:path arrowok="t" o:connecttype="custom" o:connectlocs="570488,206489;282576,373826;336,195990" o:connectangles="0,0,0"/>
                </v:shape>
                <v:line id="Straight Connector 86" o:spid="_x0000_s1071" style="position:absolute;visibility:visible;mso-wrap-style:square" from="15527,18570" to="27719,18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xVkL8AAADbAAAADwAAAGRycy9kb3ducmV2LnhtbESPS4vCMBSF94L/IVzBnU1HRLQaRYWC&#10;W1/7a3On7UxzU5Ko9d8bQXB5OI+Ps1x3phF3cr62rOAnSUEQF1bXXCo4n/LRDIQPyBoby6TgSR7W&#10;q35viZm2Dz7Q/RhKEUfYZ6igCqHNpPRFRQZ9Ylvi6P1aZzBE6UqpHT7iuGnkOE2n0mDNkVBhS7uK&#10;iv/jzURIurXbXPrTZLK5zff55VqXf06p4aDbLEAE6sI3/GnvtYLZFN5f4g+Qq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8xVkL8AAADbAAAADwAAAAAAAAAAAAAAAACh&#10;AgAAZHJzL2Rvd25yZXYueG1sUEsFBgAAAAAEAAQA+QAAAI0DAAAAAA==&#10;" strokecolor="#4f81bd [3204]" strokeweight="2pt">
                  <v:shadow on="t" color="black" opacity="24903f" origin=",.5" offset="0,.55556mm"/>
                </v:line>
                <v:shape id="5-Point Star 71" o:spid="_x0000_s1072" style="position:absolute;left:25730;top:17040;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M18cUA&#10;AADbAAAADwAAAGRycy9kb3ducmV2LnhtbESPQWsCMRSE7wX/Q3hCb93EYl1ZjSKFgoe1UOvB4yN5&#10;7q5uXtZNqtt/3xQKPQ4z8w2zXA+uFTfqQ+NZwyRTIIiNtw1XGg6fb09zECEiW2w9k4ZvCrBejR6W&#10;WFh/5w+67WMlEoRDgRrqGLtCymBqchgy3xEn7+R7hzHJvpK2x3uCu1Y+KzWTDhtOCzV29FqTuey/&#10;nIbj7KrQ5PGl3F0vWL6babk7H7V+HA+bBYhIQ/wP/7W3VkM+gd8v6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zXx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5F72D4" w:rsidRDefault="005F72D4" w:rsidP="005F72D4">
                        <w:pPr>
                          <w:rPr>
                            <w:rFonts w:eastAsia="Times New Roman"/>
                          </w:rPr>
                        </w:pPr>
                      </w:p>
                    </w:txbxContent>
                  </v:textbox>
                </v:shape>
                <v:shape id="Flowchart: Summing Junction 85" o:spid="_x0000_s1073" type="#_x0000_t123" style="position:absolute;left:18858;top:1722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56cUA&#10;AADbAAAADwAAAGRycy9kb3ducmV2LnhtbESPQWvCQBSE7wX/w/IEL6VuFCw2dRUR1B7sIVGU3h7Z&#10;ZxLMvl2ya0z/fbdQ6HGYmW+Yxao3jeio9bVlBZNxAoK4sLrmUsHpuH2Zg/ABWWNjmRR8k4fVcvC0&#10;wFTbB2fU5aEUEcI+RQVVCC6V0hcVGfRj64ijd7WtwRBlW0rd4iPCTSOnSfIqDdYcFyp0tKmouOV3&#10;o8Adss/95W66w1fIs93b2T3PcqfUaNiv30EE6sN/+K/9oRXMZ/D7Jf4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bnpxQAAANsAAAAPAAAAAAAAAAAAAAAAAJgCAABkcnMv&#10;ZG93bnJldi54bWxQSwUGAAAAAAQABAD1AAAAigMAAAAA&#10;" fillcolor="#c0504d [3205]" strokecolor="#622423 [1605]" strokeweight="2pt"/>
                <v:line id="Straight Connector 87" o:spid="_x0000_s1074" style="position:absolute;flip:y;visibility:visible;mso-wrap-style:square" from="7216,46829" to="10774,48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1uTcEAAADbAAAADwAAAGRycy9kb3ducmV2LnhtbESPzWrDMBCE74W+g9hAL6WRG0IanCgh&#10;FAqlt/z1vFhbW8RaGWkdO28fFQo9DjPzDbPejr5VV4rJBTbwOi1AEVfBOq4NnI4fL0tQSZAttoHJ&#10;wI0SbDePD2ssbRh4T9eD1CpDOJVooBHpSq1T1ZDHNA0dcfZ+QvQoWcZa24hDhvtWz4pioT06zgsN&#10;dvTeUHU59D5T3Nclxr6fyzeeafYsO+3GwZinybhbgRIa5T/81/60BpZv8Psl/wC9u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DW5NwQAAANsAAAAPAAAAAAAAAAAAAAAA&#10;AKECAABkcnMvZG93bnJldi54bWxQSwUGAAAAAAQABAD5AAAAjwMAAAAA&#10;" strokecolor="#c0504d [3205]" strokeweight="2pt">
                  <v:shadow on="t" color="black" opacity="24903f" origin=",.5" offset="0,.55556mm"/>
                </v:line>
                <v:shape id="Arc 88" o:spid="_x0000_s1075" style="position:absolute;left:6550;top:46669;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B6IMEA&#10;AADbAAAADwAAAGRycy9kb3ducmV2LnhtbERPy2qDQBTdB/IPww10l4zpooh1EvIgxU0XWqFkd3Fu&#10;VHTuiDNG+/edRaHLw3mnx8X04kmjay0r2O8iEMSV1S3XCsqv2zYG4Tyyxt4yKfghB8fDepViou3M&#10;OT0LX4sQwi5BBY33QyKlqxoy6HZ2IA7cw44GfYBjLfWIcwg3vXyNojdpsOXQ0OBAl4aqrpiMgm+a&#10;Mjrvr9n9c8qHMi+6y0fVKfWyWU7vIDwt/l/85860gjiMDV/CD5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AeiD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89" o:spid="_x0000_s1076" style="position:absolute;flip:x;visibility:visible;mso-wrap-style:square" from="2549,48383" to="7216,50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5fpMEAAADbAAAADwAAAGRycy9kb3ducmV2LnhtbESPzWrDMBCE74W+g9hCLyWRG0JI3Sgh&#10;FAqlt/z1vFgbW8RaGWkdO28fFQo9DjPzDbPajL5VV4rJBTbwOi1AEVfBOq4NHA+fkyWoJMgW28Bk&#10;4EYJNuvHhxWWNgy8o+teapUhnEo00Ih0pdapashjmoaOOHvnED1KlrHWNuKQ4b7Vs6JYaI+O80KD&#10;HX00VF32vc8U932Jse/n8oMnmr3IVrtxMOb5ady+gxIa5T/81/6yBpZv8Psl/wC9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3l+kwQAAANsAAAAPAAAAAAAAAAAAAAAA&#10;AKECAABkcnMvZG93bnJldi54bWxQSwUGAAAAAAQABAD5AAAAjwMAAAAA&#10;" strokecolor="#c0504d [3205]" strokeweight="2pt">
                  <v:shadow on="t" color="black" opacity="24903f" origin=",.5" offset="0,.55556mm"/>
                </v:line>
                <v:line id="Straight Connector 90" o:spid="_x0000_s1077" style="position:absolute;flip:y;visibility:visible;mso-wrap-style:square" from="13970,46669" to="15888,46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1g5MIAAADbAAAADwAAAGRycy9kb3ducmV2LnhtbESPTWvDMAyG74P9B6NBL2N1WsbYsrql&#10;FAZjt3UfZxFriWksB1tp0n8/HQY7ilfvIz2b3Rx7c6ZcQmIHq2UFhrhJPnDr4PPj5e4RTBFkj31i&#10;cnChArvt9dUGa58mfqfzUVqjEC41OuhEhtra0nQUsSzTQKzZT8oRRcfcWp9xUnjs7bqqHmzEwHqh&#10;w4EOHTWn4xiVEt5OOY/jvXzjF61vZW/DPDm3uJn3z2CEZvlf/mu/egd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1g5MIAAADbAAAADwAAAAAAAAAAAAAA&#10;AAChAgAAZHJzL2Rvd25yZXYueG1sUEsFBgAAAAAEAAQA+QAAAJADAAAAAA==&#10;" strokecolor="#c0504d [3205]" strokeweight="2pt">
                  <v:shadow on="t" color="black" opacity="24903f" origin=",.5" offset="0,.55556mm"/>
                </v:line>
                <v:roundrect id="Rounded Rectangle 91" o:spid="_x0000_s1078" style="position:absolute;left:15094;top:47055;width:5239;height:2858;rotation:3326234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ksQA&#10;AADbAAAADwAAAGRycy9kb3ducmV2LnhtbESPMW/CMBSE90r8B+shdSsODKgEDIJKoA5dAmFge4of&#10;SUT8HNkmuPz6ulKljqe7+0632kTTiYGcby0rmE4yEMSV1S3XCsrT/u0dhA/IGjvLpOCbPGzWo5cV&#10;5to+uKDhGGqRIOxzVNCE0OdS+qohg35ie+LkXa0zGJJ0tdQOHwluOjnLsrk02HJaaLCnj4aq2/Fu&#10;FMS2jJfhedjdq2L2VTzdeW4Pe6Vex3G7BBEohv/wX/tTK1hM4f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icJLEAAAA2wAAAA8AAAAAAAAAAAAAAAAAmAIAAGRycy9k&#10;b3ducmV2LnhtbFBLBQYAAAAABAAEAPUAAACJAwAAAAA=&#10;" filled="f" strokecolor="black [1600]" strokeweight="2pt"/>
                <v:shape id="Flowchart: Summing Junction 92" o:spid="_x0000_s1079" type="#_x0000_t123" style="position:absolute;left:19620;top:44947;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m3QMYA&#10;AADbAAAADwAAAGRycy9kb3ducmV2LnhtbESPT2vCQBTE70K/w/KEXqRuFComukoR+udgD0lLS2+P&#10;7DMJZt8u2TXGb+8WBI/DzPyGWW8H04qeOt9YVjCbJiCIS6sbrhR8f70+LUH4gKyxtUwKLuRhu3kY&#10;rTHT9sw59UWoRISwz1BBHYLLpPRlTQb91Dri6B1sZzBE2VVSd3iOcNPKeZIspMGG40KNjnY1lcfi&#10;ZBS4ff75/nsy/f4vFPlb+uMmz4VT6nE8vKxABBrCPXxrf2gF6Rz+v8Qf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m3QMYAAADbAAAADwAAAAAAAAAAAAAAAACYAgAAZHJz&#10;L2Rvd25yZXYueG1sUEsFBgAAAAAEAAQA9QAAAIsDAAAAAA==&#10;" fillcolor="#c0504d [3205]" strokecolor="#622423 [1605]" strokeweight="2pt"/>
                <v:shape id="5-Point Star 93" o:spid="_x0000_s1080" style="position:absolute;left:26207;top:45218;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o58UA&#10;AADbAAAADwAAAGRycy9kb3ducmV2LnhtbESPQWvCQBSE74L/YXlCb7rRVqupG5FCoYdYUHvw+Nh9&#10;TWKyb2N2q+m/7xaEHoeZ+YZZb3rbiCt1vnKsYDpJQBBrZyouFHwe38ZLED4gG2wck4If8rDJhoM1&#10;psbdeE/XQyhEhLBPUUEZQptK6XVJFv3EtcTR+3KdxRBlV0jT4S3CbSNnSbKQFiuOCyW29FqSrg/f&#10;VsFpcUlQP4d5vrvUmH/op3x3Pin1MOq3LyAC9eE/fG+/GwWrR/j7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ejn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521433" w:rsidRDefault="00521433" w:rsidP="005F72D4">
                        <w:pPr>
                          <w:rPr>
                            <w:rFonts w:eastAsia="Times New Roman"/>
                          </w:rPr>
                        </w:pPr>
                      </w:p>
                    </w:txbxContent>
                  </v:textbox>
                </v:shape>
                <v:shape id="Arc 94" o:spid="_x0000_s1081" style="position:absolute;left:12735;top:46751;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JScQA&#10;AADbAAAADwAAAGRycy9kb3ducmV2LnhtbESPQUsDMRSE7wX/Q3iCtzbb0q26Ni1SqHiquIrnx+aZ&#10;LG5e1iTdbv+9KQg9DjPzDbPejq4TA4XYelYwnxUgiBuvWzYKPj/20wcQMSFr7DyTgjNF2G5uJmus&#10;tD/xOw11MiJDOFaowKbUV1LGxpLDOPM9cfa+fXCYsgxG6oCnDHedXBTFSjpsOS9Y7Glnqfmpj07B&#10;eHgbll+mXJT9/P7Xlvs6mJezUne34/MTiERjuob/269aweMSLl/y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oyUnEAAAA2wAAAA8AAAAAAAAAAAAAAAAAmAIAAGRycy9k&#10;b3ducmV2LnhtbFBLBQYAAAAABAAEAPUAAACJAwAAAAA=&#10;" path="m281475,nsc345491,,407594,17035,457541,48294v69265,43350,108273,109668,105246,178931l281475,219733,281475,xem281475,nfc345491,,407594,17035,457541,48294v69265,43350,108273,109668,105246,178931e" filled="f" strokecolor="#c0504d [3205]" strokeweight="2pt">
                  <v:shadow on="t" color="black" opacity="24903f" origin=",.5" offset="0,.55556mm"/>
                  <v:path arrowok="t" o:connecttype="custom" o:connectlocs="281475,0;457541,48294;562787,227225" o:connectangles="0,0,0"/>
                </v:shape>
                <v:shape id="Arc 95" o:spid="_x0000_s1082" style="position:absolute;left:24085;top:47263;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c9sUA&#10;AADbAAAADwAAAGRycy9kb3ducmV2LnhtbESPT2sCMRTE70K/Q3iF3jRbqdJujeIfCqUWyqo99PbY&#10;PDeLm5clibp++0YQPA4z8xtmMutsI07kQ+1YwfMgA0FcOl1zpWC3/ei/gggRWWPjmBRcKMBs+tCb&#10;YK7dmQs6bWIlEoRDjgpMjG0uZSgNWQwD1xInb++8xZikr6T2eE5w28hhlo2lxZrTgsGWlobKw+Zo&#10;FXwV3W5V/q7HL05uv4/+T5rFz16pp8du/g4iUhfv4Vv7Uyt4G8H1S/o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tz2xQAAANsAAAAPAAAAAAAAAAAAAAAAAJgCAABkcnMv&#10;ZG93bnJldi54bWxQSwUGAAAAAAQABAD1AAAAigM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96" o:spid="_x0000_s1083" style="position:absolute;left:18365;top:47263;width:5720;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rdMsIA&#10;AADbAAAADwAAAGRycy9kb3ducmV2LnhtbESPzW7CMBCE70h9B2srcQMHhNI2YFDFj8QVyANs420c&#10;Ea/T2JDA02MkpB5HM/ONZrHqbS2u1PrKsYLJOAFBXDhdcakgP+1GnyB8QNZYOyYFN/KwWr4NFphp&#10;1/GBrsdQighhn6ECE0KTSekLQxb92DXE0ft1rcUQZVtK3WIX4baW0yRJpcWK44LBhtaGivPxYhUc&#10;/ibUmFn1cd+U6U+neRvyU67U8L3/noMI1If/8Ku91wq+Unh+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t0ywgAAANsAAAAPAAAAAAAAAAAAAAAAAJgCAABkcnMvZG93&#10;bnJldi54bWxQSwUGAAAAAAQABAD1AAAAhwMAAAAA&#10;" path="m306412,373364nsc244517,376254,182863,365911,130750,343896,36369,304025,-13538,231731,3185,159106r282845,27814l306412,373364xem306412,373364nfc244517,376254,182863,365911,130750,343896,36369,304025,-13538,231731,3185,159106e" filled="f" strokecolor="#c0504d [3205]" strokeweight="2pt">
                  <v:shadow on="t" color="black" opacity="24903f" origin=",.5" offset="0,.55556mm"/>
                  <v:path arrowok="t" o:connecttype="custom" o:connectlocs="306412,373364;130750,343896;3185,159106" o:connectangles="0,0,0"/>
                </v:shape>
                <v:shape id="Arc 97" o:spid="_x0000_s1084" style="position:absolute;left:18365;top:47263;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M7MMA&#10;AADbAAAADwAAAGRycy9kb3ducmV2LnhtbESPT4vCMBTE78J+h/CEvWmqB+1Wo7iCuCfB1hW8PZrX&#10;P9i8lCZq99tvBMHjMDO/YZbr3jTiTp2rLSuYjCMQxLnVNZcKTtluFINwHlljY5kU/JGD9epjsMRE&#10;2wcf6Z76UgQIuwQVVN63iZQur8igG9uWOHiF7Qz6ILtS6g4fAW4aOY2imTRYc1iosKVtRfk1vRkF&#10;Jk+/o315OLfFRBZFFrvLr4yV+hz2mwUIT71/h1/tH63gaw7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M7MMAAADbAAAADwAAAAAAAAAAAAAAAACYAgAAZHJzL2Rv&#10;d25yZXYueG1sUEsFBgAAAAAEAAQA9QAAAIgDAAAAAA==&#10;" adj="-11796480,,5400" path="m570671,200899nsc560122,291185,451928,363508,314014,372464l285750,186690r284921,14209xem570671,200899nfc560122,291185,451928,363508,314014,372464e" filled="f" strokecolor="#4f81bd [3204]" strokeweight="2pt">
                  <v:stroke joinstyle="miter"/>
                  <v:shadow on="t" color="black" opacity="24903f" origin=",.5" offset="0,.55556mm"/>
                  <v:formulas/>
                  <v:path arrowok="t" o:connecttype="custom" o:connectlocs="570671,200899;314014,372464" o:connectangles="0,0" textboxrect="0,0,571500,373380"/>
                  <v:textbox>
                    <w:txbxContent>
                      <w:p w:rsidR="00521433" w:rsidRDefault="00521433" w:rsidP="00521433">
                        <w:pPr>
                          <w:rPr>
                            <w:rFonts w:eastAsia="Times New Roman"/>
                          </w:rPr>
                        </w:pPr>
                      </w:p>
                    </w:txbxContent>
                  </v:textbox>
                </v:shape>
                <v:shape id="Text Box 98" o:spid="_x0000_s1085" type="#_x0000_t202" style="position:absolute;left:480;top:2520;width:20475;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521433" w:rsidRDefault="00521433">
                        <w:r>
                          <w:t>1: Harlie plans to a goal</w:t>
                        </w:r>
                      </w:p>
                    </w:txbxContent>
                  </v:textbox>
                </v:shape>
                <v:shape id="Text Box 98" o:spid="_x0000_s1086"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521433" w:rsidRDefault="00521433" w:rsidP="00521433">
                        <w:pPr>
                          <w:pStyle w:val="NormalWeb"/>
                          <w:spacing w:before="0" w:beforeAutospacing="0" w:after="200" w:afterAutospacing="0" w:line="276" w:lineRule="auto"/>
                        </w:pPr>
                        <w:r>
                          <w:rPr>
                            <w:rFonts w:ascii="Georgia" w:eastAsia="Times New Roman" w:hAnsi="Georgia"/>
                          </w:rPr>
                          <w:t>2: Obstacle appears between Harlie and goal</w:t>
                        </w:r>
                      </w:p>
                    </w:txbxContent>
                  </v:textbox>
                </v:shape>
                <v:shape id="Text Box 98" o:spid="_x0000_s1087" type="#_x0000_t202" style="position:absolute;left:730;top:26946;width:32569;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521433" w:rsidRDefault="00521433" w:rsidP="00521433">
                        <w:pPr>
                          <w:pStyle w:val="NormalWeb"/>
                          <w:spacing w:before="0" w:beforeAutospacing="0" w:after="200" w:afterAutospacing="0" w:line="276" w:lineRule="auto"/>
                        </w:pPr>
                        <w:r>
                          <w:rPr>
                            <w:rFonts w:ascii="Georgia" w:eastAsia="Times New Roman" w:hAnsi="Georgia"/>
                          </w:rPr>
                          <w:t xml:space="preserve">3: Harlie </w:t>
                        </w:r>
                        <w:proofErr w:type="spellStart"/>
                        <w:r>
                          <w:rPr>
                            <w:rFonts w:ascii="Georgia" w:eastAsia="Times New Roman" w:hAnsi="Georgia"/>
                          </w:rPr>
                          <w:t>replans</w:t>
                        </w:r>
                        <w:proofErr w:type="spellEnd"/>
                        <w:r>
                          <w:rPr>
                            <w:rFonts w:ascii="Georgia" w:eastAsia="Times New Roman" w:hAnsi="Georgia"/>
                          </w:rPr>
                          <w:t xml:space="preserve"> from end of committed path</w:t>
                        </w:r>
                      </w:p>
                    </w:txbxContent>
                  </v:textbox>
                </v:shape>
                <v:shape id="Text Box 98" o:spid="_x0000_s1088" type="#_x0000_t202" style="position:absolute;left:730;top:42130;width:4458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521433" w:rsidRDefault="00521433"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v:textbox>
                </v:shape>
                <v:rect id="Rectangle 102" o:spid="_x0000_s1089" style="position:absolute;left:34832;top:95;width:19841;height:211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L2dsMA&#10;AADcAAAADwAAAGRycy9kb3ducmV2LnhtbERPTWsCMRC9F/wPYQQvoln3UMpqFBHURWihth68DZtx&#10;s7iZhE3U9d83hUJv83ifs1j1thV36kLjWMFsmoEgrpxuuFbw/bWdvIEIEVlj65gUPCnAajl4WWCh&#10;3YM/6X6MtUghHApUYGL0hZShMmQxTJ0nTtzFdRZjgl0tdYePFG5bmWfZq7TYcGow6GljqLoeb1bB&#10;dm/Ga3l4P/kyfFxsXvrdfnxWajTs13MQkfr4L/5zlzrNz3L4fSZd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L2dsMAAADcAAAADwAAAAAAAAAAAAAAAACYAgAAZHJzL2Rv&#10;d25yZXYueG1sUEsFBgAAAAAEAAQA9QAAAIgDAAAAAA==&#10;" filled="f" strokecolor="black [3213]" strokeweight="2pt"/>
                <w10:anchorlock/>
              </v:group>
            </w:pict>
          </mc:Fallback>
        </mc:AlternateContent>
      </w:r>
      <w:bookmarkEnd w:id="63"/>
    </w:p>
    <w:p w:rsidR="00C276B3" w:rsidRDefault="00C276B3" w:rsidP="00C276B3">
      <w:pPr>
        <w:pStyle w:val="Caption1"/>
      </w:pPr>
      <w:bookmarkStart w:id="64" w:name="_Ref324339031"/>
      <w:r>
        <w:t xml:space="preserve">Figure </w:t>
      </w:r>
      <w:r>
        <w:fldChar w:fldCharType="begin"/>
      </w:r>
      <w:r>
        <w:instrText xml:space="preserve"> SEQ Figure \* ARABIC </w:instrText>
      </w:r>
      <w:r>
        <w:fldChar w:fldCharType="separate"/>
      </w:r>
      <w:r>
        <w:rPr>
          <w:noProof/>
        </w:rPr>
        <w:t>17</w:t>
      </w:r>
      <w:r>
        <w:fldChar w:fldCharType="end"/>
      </w:r>
      <w:bookmarkEnd w:id="64"/>
      <w:r>
        <w:t>: Illustration of rolling-window approach</w:t>
      </w:r>
    </w:p>
    <w:p w:rsidR="00C276B3" w:rsidRDefault="00C276B3" w:rsidP="001653C3">
      <w:pPr>
        <w:spacing w:line="480" w:lineRule="auto"/>
      </w:pPr>
    </w:p>
    <w:p w:rsidR="009C137C" w:rsidRDefault="001653C3" w:rsidP="001653C3">
      <w:pPr>
        <w:spacing w:line="480" w:lineRule="auto"/>
      </w:pPr>
      <w:r>
        <w:tab/>
        <w:t>The committed path represents a short-term plan that is</w:t>
      </w:r>
      <w:r w:rsidR="002C1BDA">
        <w:t xml:space="preserve"> </w:t>
      </w:r>
      <w:r>
        <w:t xml:space="preserve">passed off to </w:t>
      </w:r>
      <w:proofErr w:type="gramStart"/>
      <w:r w:rsidR="002C1BDA">
        <w:t xml:space="preserve">Harlie’s </w:t>
      </w:r>
      <w:r>
        <w:t>steering</w:t>
      </w:r>
      <w:del w:id="65" w:author="Bill" w:date="2012-05-03T19:28:00Z">
        <w:r w:rsidDel="0075623F">
          <w:delText>,</w:delText>
        </w:r>
      </w:del>
      <w:r>
        <w:t xml:space="preserve"> </w:t>
      </w:r>
      <w:r w:rsidR="00D57445">
        <w:t xml:space="preserve">which </w:t>
      </w:r>
      <w:r w:rsidR="002C1BDA">
        <w:t xml:space="preserve">cannot </w:t>
      </w:r>
      <w:r w:rsidR="00F96D1D">
        <w:t>be</w:t>
      </w:r>
      <w:r>
        <w:t xml:space="preserve"> </w:t>
      </w:r>
      <w:r w:rsidR="002C1BDA">
        <w:t xml:space="preserve">modified </w:t>
      </w:r>
      <w:r>
        <w:t>without bringing the robot to a halt.</w:t>
      </w:r>
      <w:proofErr w:type="gramEnd"/>
      <w:r>
        <w:t xml:space="preserve">  The committed path is </w:t>
      </w:r>
      <w:r w:rsidR="005D45C2">
        <w:t>nominally</w:t>
      </w:r>
      <w:r>
        <w:t xml:space="preserve"> 1m long, just enough to keep the robot moving for 1-2 seconds.</w:t>
      </w:r>
    </w:p>
    <w:p w:rsidR="00C276B3" w:rsidRDefault="00D944A5" w:rsidP="00C276B3">
      <w:pPr>
        <w:spacing w:line="480" w:lineRule="auto"/>
        <w:ind w:firstLine="720"/>
      </w:pPr>
      <w:r>
        <w:lastRenderedPageBreak/>
        <w:t>T</w:t>
      </w:r>
      <w:r w:rsidR="001653C3">
        <w:t xml:space="preserve">he uncommitted path represents the robot’s long-term plan to get to the goal, </w:t>
      </w:r>
      <w:r>
        <w:t>subject to change if the target moves or obstacles appear</w:t>
      </w:r>
      <w:r w:rsidR="001653C3">
        <w:t>.</w:t>
      </w:r>
      <w:r w:rsidR="00A02D08">
        <w:t xml:space="preserve">  The uncommitted path</w:t>
      </w:r>
      <w:r w:rsidR="009C137C">
        <w:t xml:space="preserve"> can be changed without penalty</w:t>
      </w:r>
      <w:r w:rsidR="00A02D08">
        <w:t xml:space="preserve"> as long as its starting pose is co</w:t>
      </w:r>
      <w:r>
        <w:t>nstrained to the end</w:t>
      </w:r>
      <w:r w:rsidR="00A02D08">
        <w:t xml:space="preserve"> of the committed path.</w:t>
      </w:r>
    </w:p>
    <w:p w:rsidR="00CA22A6" w:rsidRDefault="000F6971" w:rsidP="00CA22A6">
      <w:pPr>
        <w:spacing w:line="480" w:lineRule="auto"/>
      </w:pPr>
      <w:r>
        <w:rPr>
          <w:noProof/>
        </w:rPr>
        <mc:AlternateContent>
          <mc:Choice Requires="wps">
            <w:drawing>
              <wp:anchor distT="0" distB="0" distL="114300" distR="114300" simplePos="0" relativeHeight="251661312" behindDoc="0" locked="0" layoutInCell="1" allowOverlap="1" wp14:anchorId="0E229ECD" wp14:editId="6132C8E1">
                <wp:simplePos x="0" y="0"/>
                <wp:positionH relativeFrom="column">
                  <wp:posOffset>2902585</wp:posOffset>
                </wp:positionH>
                <wp:positionV relativeFrom="paragraph">
                  <wp:posOffset>3874135</wp:posOffset>
                </wp:positionV>
                <wp:extent cx="2465705"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C276B3" w:rsidRPr="006416BE" w:rsidRDefault="00C276B3" w:rsidP="000F6971">
                            <w:pPr>
                              <w:pStyle w:val="Caption1"/>
                              <w:rPr>
                                <w:noProof/>
                                <w:sz w:val="24"/>
                              </w:rPr>
                            </w:pPr>
                            <w:bookmarkStart w:id="66" w:name="_Toc324336832"/>
                            <w:r>
                              <w:t xml:space="preserve">Table </w:t>
                            </w:r>
                            <w:r>
                              <w:fldChar w:fldCharType="begin"/>
                            </w:r>
                            <w:r>
                              <w:instrText xml:space="preserve"> SEQ Table \* ARABIC </w:instrText>
                            </w:r>
                            <w:r>
                              <w:fldChar w:fldCharType="separate"/>
                            </w:r>
                            <w:r>
                              <w:rPr>
                                <w:noProof/>
                              </w:rPr>
                              <w:t>1</w:t>
                            </w:r>
                            <w:r>
                              <w:rPr>
                                <w:noProof/>
                              </w:rPr>
                              <w:fldChar w:fldCharType="end"/>
                            </w:r>
                            <w:r>
                              <w:t>: Conditions for Replanning</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90" type="#_x0000_t202" style="position:absolute;margin-left:228.55pt;margin-top:305.05pt;width:194.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" stroked="f">
                <v:textbox style="mso-fit-shape-to-text:t" inset="0,0,0,0">
                  <w:txbxContent>
                    <w:p w:rsidR="00C276B3" w:rsidRPr="006416BE" w:rsidRDefault="00C276B3" w:rsidP="000F6971">
                      <w:pPr>
                        <w:pStyle w:val="Caption1"/>
                        <w:rPr>
                          <w:noProof/>
                          <w:sz w:val="24"/>
                        </w:rPr>
                      </w:pPr>
                      <w:bookmarkStart w:id="67" w:name="_Toc324336832"/>
                      <w:r>
                        <w:t xml:space="preserve">Table </w:t>
                      </w:r>
                      <w:r>
                        <w:fldChar w:fldCharType="begin"/>
                      </w:r>
                      <w:r>
                        <w:instrText xml:space="preserve"> SEQ Table \* ARABIC </w:instrText>
                      </w:r>
                      <w:r>
                        <w:fldChar w:fldCharType="separate"/>
                      </w:r>
                      <w:r>
                        <w:rPr>
                          <w:noProof/>
                        </w:rPr>
                        <w:t>1</w:t>
                      </w:r>
                      <w:r>
                        <w:rPr>
                          <w:noProof/>
                        </w:rPr>
                        <w:fldChar w:fldCharType="end"/>
                      </w:r>
                      <w:r>
                        <w:t>: Conditions for Replanning</w:t>
                      </w:r>
                      <w:bookmarkEnd w:id="67"/>
                    </w:p>
                  </w:txbxContent>
                </v:textbox>
                <w10:wrap type="through"/>
              </v:shape>
            </w:pict>
          </mc:Fallback>
        </mc:AlternateContent>
      </w:r>
      <w:r w:rsidR="0095394F">
        <w:rPr>
          <w:noProof/>
        </w:rPr>
        <mc:AlternateContent>
          <mc:Choice Requires="wps">
            <w:drawing>
              <wp:anchor distT="0" distB="0" distL="114300" distR="114300" simplePos="0" relativeHeight="251659264" behindDoc="1" locked="0" layoutInCell="1" allowOverlap="1" wp14:anchorId="74515898" wp14:editId="6FC0BEE5">
                <wp:simplePos x="0" y="0"/>
                <wp:positionH relativeFrom="column">
                  <wp:posOffset>2902585</wp:posOffset>
                </wp:positionH>
                <wp:positionV relativeFrom="paragraph">
                  <wp:posOffset>701675</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76B3" w:rsidRPr="0095394F" w:rsidRDefault="00C276B3">
                            <w:pPr>
                              <w:rPr>
                                <w:u w:val="single"/>
                              </w:rPr>
                            </w:pPr>
                            <w:r w:rsidRPr="0095394F">
                              <w:rPr>
                                <w:u w:val="single"/>
                              </w:rPr>
                              <w:t>Conditions for partial replan</w:t>
                            </w:r>
                          </w:p>
                          <w:p w:rsidR="00C276B3" w:rsidRDefault="00C276B3" w:rsidP="0095394F">
                            <w:pPr>
                              <w:pStyle w:val="ListParagraph"/>
                              <w:numPr>
                                <w:ilvl w:val="0"/>
                                <w:numId w:val="2"/>
                              </w:numPr>
                            </w:pPr>
                            <w:r>
                              <w:t>New goal</w:t>
                            </w:r>
                          </w:p>
                          <w:p w:rsidR="00C276B3" w:rsidRDefault="00C276B3" w:rsidP="0095394F">
                            <w:pPr>
                              <w:pStyle w:val="ListParagraph"/>
                              <w:numPr>
                                <w:ilvl w:val="0"/>
                                <w:numId w:val="2"/>
                              </w:numPr>
                            </w:pPr>
                            <w:r>
                              <w:t>Obstacle in uncommitted path</w:t>
                            </w:r>
                          </w:p>
                          <w:p w:rsidR="00C276B3" w:rsidRDefault="00C276B3" w:rsidP="0095394F">
                            <w:pPr>
                              <w:pStyle w:val="ListParagraph"/>
                            </w:pPr>
                          </w:p>
                          <w:p w:rsidR="00C276B3" w:rsidRPr="0095394F" w:rsidRDefault="00C276B3">
                            <w:pPr>
                              <w:rPr>
                                <w:u w:val="single"/>
                              </w:rPr>
                            </w:pPr>
                            <w:r w:rsidRPr="0095394F">
                              <w:rPr>
                                <w:u w:val="single"/>
                              </w:rPr>
                              <w:t>Conditions for full replan</w:t>
                            </w:r>
                          </w:p>
                          <w:p w:rsidR="00C276B3" w:rsidRDefault="00C276B3" w:rsidP="0095394F">
                            <w:pPr>
                              <w:pStyle w:val="ListParagraph"/>
                              <w:numPr>
                                <w:ilvl w:val="0"/>
                                <w:numId w:val="1"/>
                              </w:numPr>
                            </w:pPr>
                            <w:r>
                              <w:t>Robot currently at rest</w:t>
                            </w:r>
                          </w:p>
                          <w:p w:rsidR="00C276B3" w:rsidRDefault="00C276B3" w:rsidP="0095394F">
                            <w:pPr>
                              <w:pStyle w:val="ListParagraph"/>
                              <w:numPr>
                                <w:ilvl w:val="0"/>
                                <w:numId w:val="1"/>
                              </w:numPr>
                            </w:pPr>
                            <w:r>
                              <w:t>Partial replan fails</w:t>
                            </w:r>
                          </w:p>
                          <w:p w:rsidR="00C276B3" w:rsidRDefault="00C276B3" w:rsidP="0095394F">
                            <w:pPr>
                              <w:pStyle w:val="ListParagraph"/>
                              <w:numPr>
                                <w:ilvl w:val="0"/>
                                <w:numId w:val="1"/>
                              </w:numPr>
                            </w:pPr>
                            <w:r>
                              <w:t>Obstacle in committed path</w:t>
                            </w:r>
                          </w:p>
                          <w:p w:rsidR="00C276B3" w:rsidRDefault="00C276B3" w:rsidP="0095394F">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91" type="#_x0000_t202" style="position:absolute;margin-left:228.55pt;margin-top:55.25pt;width:194.15pt;height:24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" fillcolor="white [3201]" strokeweight=".5pt">
                <v:textbox>
                  <w:txbxContent>
                    <w:p w:rsidR="00C276B3" w:rsidRPr="0095394F" w:rsidRDefault="00C276B3">
                      <w:pPr>
                        <w:rPr>
                          <w:u w:val="single"/>
                        </w:rPr>
                      </w:pPr>
                      <w:r w:rsidRPr="0095394F">
                        <w:rPr>
                          <w:u w:val="single"/>
                        </w:rPr>
                        <w:t>Conditions for partial replan</w:t>
                      </w:r>
                    </w:p>
                    <w:p w:rsidR="00C276B3" w:rsidRDefault="00C276B3" w:rsidP="0095394F">
                      <w:pPr>
                        <w:pStyle w:val="ListParagraph"/>
                        <w:numPr>
                          <w:ilvl w:val="0"/>
                          <w:numId w:val="2"/>
                        </w:numPr>
                      </w:pPr>
                      <w:r>
                        <w:t>New goal</w:t>
                      </w:r>
                    </w:p>
                    <w:p w:rsidR="00C276B3" w:rsidRDefault="00C276B3" w:rsidP="0095394F">
                      <w:pPr>
                        <w:pStyle w:val="ListParagraph"/>
                        <w:numPr>
                          <w:ilvl w:val="0"/>
                          <w:numId w:val="2"/>
                        </w:numPr>
                      </w:pPr>
                      <w:r>
                        <w:t>Obstacle in uncommitted path</w:t>
                      </w:r>
                    </w:p>
                    <w:p w:rsidR="00C276B3" w:rsidRDefault="00C276B3" w:rsidP="0095394F">
                      <w:pPr>
                        <w:pStyle w:val="ListParagraph"/>
                      </w:pPr>
                    </w:p>
                    <w:p w:rsidR="00C276B3" w:rsidRPr="0095394F" w:rsidRDefault="00C276B3">
                      <w:pPr>
                        <w:rPr>
                          <w:u w:val="single"/>
                        </w:rPr>
                      </w:pPr>
                      <w:r w:rsidRPr="0095394F">
                        <w:rPr>
                          <w:u w:val="single"/>
                        </w:rPr>
                        <w:t>Conditions for full replan</w:t>
                      </w:r>
                    </w:p>
                    <w:p w:rsidR="00C276B3" w:rsidRDefault="00C276B3" w:rsidP="0095394F">
                      <w:pPr>
                        <w:pStyle w:val="ListParagraph"/>
                        <w:numPr>
                          <w:ilvl w:val="0"/>
                          <w:numId w:val="1"/>
                        </w:numPr>
                      </w:pPr>
                      <w:r>
                        <w:t>Robot currently at rest</w:t>
                      </w:r>
                    </w:p>
                    <w:p w:rsidR="00C276B3" w:rsidRDefault="00C276B3" w:rsidP="0095394F">
                      <w:pPr>
                        <w:pStyle w:val="ListParagraph"/>
                        <w:numPr>
                          <w:ilvl w:val="0"/>
                          <w:numId w:val="1"/>
                        </w:numPr>
                      </w:pPr>
                      <w:r>
                        <w:t>Partial replan fails</w:t>
                      </w:r>
                    </w:p>
                    <w:p w:rsidR="00C276B3" w:rsidRDefault="00C276B3" w:rsidP="0095394F">
                      <w:pPr>
                        <w:pStyle w:val="ListParagraph"/>
                        <w:numPr>
                          <w:ilvl w:val="0"/>
                          <w:numId w:val="1"/>
                        </w:numPr>
                      </w:pPr>
                      <w:r>
                        <w:t>Obstacle in committed path</w:t>
                      </w:r>
                    </w:p>
                    <w:p w:rsidR="00C276B3" w:rsidRDefault="00C276B3" w:rsidP="0095394F">
                      <w:pPr>
                        <w:pStyle w:val="ListParagraph"/>
                        <w:numPr>
                          <w:ilvl w:val="0"/>
                          <w:numId w:val="1"/>
                        </w:numPr>
                      </w:pPr>
                      <w:r>
                        <w:t>Target moves behind robot</w:t>
                      </w:r>
                    </w:p>
                  </w:txbxContent>
                </v:textbox>
                <w10:wrap type="through"/>
              </v:shape>
            </w:pict>
          </mc:Fallback>
        </mc:AlternateContent>
      </w:r>
      <w:r w:rsidR="001653C3">
        <w:tab/>
        <w:t xml:space="preserve">The planner continuously monitors the committed path, trying to keep its length </w:t>
      </w:r>
      <w:ins w:id="68" w:author="Bill" w:date="2012-05-03T19:29:00Z">
        <w:r w:rsidR="0075623F">
          <w:t xml:space="preserve">to </w:t>
        </w:r>
      </w:ins>
      <w:r w:rsidR="001653C3">
        <w:t>around 1 meter.</w:t>
      </w:r>
      <w:r w:rsidR="00CA22A6">
        <w:t xml:space="preserve">  If </w:t>
      </w:r>
      <w:r w:rsidR="0095394F">
        <w:t>the length</w:t>
      </w:r>
      <w:r w:rsidR="003F62D4">
        <w:t xml:space="preserve"> of the committed path</w:t>
      </w:r>
      <w:r w:rsidR="00CA22A6">
        <w:t xml:space="preserve"> drops below </w:t>
      </w:r>
      <w:r w:rsidR="0095394F">
        <w:t>a</w:t>
      </w:r>
      <w:r w:rsidR="00CA22A6">
        <w:t xml:space="preserve"> threshold, path segments are shifted from uncommitted to committed.  If the committed path runs out (</w:t>
      </w:r>
      <w:r w:rsidR="00EA2C8A">
        <w:t xml:space="preserve">possibly </w:t>
      </w:r>
      <w:r w:rsidR="00CA22A6">
        <w:t>the robot is taking a long time planning) the robot simply comes to a halt.</w:t>
      </w:r>
      <w:r w:rsidR="00D944A5">
        <w:t xml:space="preserve">  </w:t>
      </w:r>
      <w:r w:rsidR="0018125C">
        <w:t xml:space="preserve">Setting the nominal length of the committed path involves a tradeoff.  </w:t>
      </w:r>
      <w:r w:rsidR="00D944A5">
        <w:t xml:space="preserve">If the committed path is too long, the robot will lose flexibility in planning to the target by committing to a path that </w:t>
      </w:r>
      <w:r w:rsidR="00EA2C8A">
        <w:t>may</w:t>
      </w:r>
      <w:r w:rsidR="00D944A5">
        <w:t xml:space="preserve"> be unsuitable in the future.  If the committed path is too short, the robot will run out of path before it is able to replan to the moving goal, causing the robot to come to an early halt.</w:t>
      </w:r>
    </w:p>
    <w:p w:rsidR="00FA0B5C" w:rsidRDefault="00825EC4" w:rsidP="00C43F4F">
      <w:pPr>
        <w:spacing w:line="480" w:lineRule="auto"/>
        <w:ind w:firstLine="720"/>
      </w:pPr>
      <w:r>
        <w:t>When the planner gets a new goal</w:t>
      </w:r>
      <w:ins w:id="69" w:author="Bill" w:date="2012-05-03T19:29:00Z">
        <w:r w:rsidR="00DC6050">
          <w:t xml:space="preserve"> from the person tracking module</w:t>
        </w:r>
      </w:ins>
      <w:r>
        <w:t xml:space="preserve">, it attempts to </w:t>
      </w:r>
      <w:ins w:id="70" w:author="Bill" w:date="2012-05-03T19:29:00Z">
        <w:r w:rsidR="00DC6050">
          <w:t>perform</w:t>
        </w:r>
      </w:ins>
      <w:ins w:id="71" w:author="Bill" w:date="2012-05-03T19:27:00Z">
        <w:r w:rsidR="0075623F">
          <w:t xml:space="preserve"> </w:t>
        </w:r>
      </w:ins>
      <w:del w:id="72" w:author="Bill" w:date="2012-05-03T19:29:00Z">
        <w:r w:rsidDel="00DC6050">
          <w:delText xml:space="preserve">perform </w:delText>
        </w:r>
      </w:del>
      <w:r>
        <w:t xml:space="preserve">a partial replan from the end of the committed path.  A partial replan is also triggered if a potential collision is detected </w:t>
      </w:r>
      <w:r w:rsidR="007F319B">
        <w:t>along</w:t>
      </w:r>
      <w:r>
        <w:t xml:space="preserve"> the uncommitted path.</w:t>
      </w:r>
    </w:p>
    <w:p w:rsidR="0095394F" w:rsidRDefault="00CA22A6" w:rsidP="00C43F4F">
      <w:pPr>
        <w:spacing w:line="480" w:lineRule="auto"/>
        <w:ind w:firstLine="720"/>
        <w:rPr>
          <w:ins w:id="73" w:author="Bill" w:date="2012-05-03T19:34:00Z"/>
        </w:rPr>
      </w:pPr>
      <w:r>
        <w:lastRenderedPageBreak/>
        <w:t xml:space="preserve">If a partial replan fails, </w:t>
      </w:r>
      <w:ins w:id="74" w:author="Bill" w:date="2012-05-03T19:30:00Z">
        <w:r w:rsidR="00DC6050">
          <w:t xml:space="preserve">Harlie </w:t>
        </w:r>
      </w:ins>
      <w:del w:id="75" w:author="Bill" w:date="2012-05-03T19:30:00Z">
        <w:r w:rsidDel="00DC6050">
          <w:delText xml:space="preserve">the robot </w:delText>
        </w:r>
      </w:del>
      <w:r>
        <w:t>is brought from a halt and a full replan is performed, planning from the halt pose.  A full replan is also t</w:t>
      </w:r>
      <w:r w:rsidR="00575D0E">
        <w:t>riggered as an emergency reflex</w:t>
      </w:r>
      <w:r>
        <w:t xml:space="preserve"> when a potential collision is detect</w:t>
      </w:r>
      <w:r w:rsidR="00575D0E">
        <w:t>ed along the committed path.</w:t>
      </w:r>
      <w:r w:rsidR="00C43F4F">
        <w:t xml:space="preserve">  </w:t>
      </w:r>
      <w:r w:rsidR="00575D0E">
        <w:t xml:space="preserve">A full replan is </w:t>
      </w:r>
      <w:r w:rsidR="00C43F4F">
        <w:t xml:space="preserve">also </w:t>
      </w:r>
      <w:r w:rsidR="00575D0E">
        <w:t xml:space="preserve">done when the robot is at rest </w:t>
      </w:r>
      <w:r w:rsidR="00C43F4F">
        <w:t>and there is no committed path.</w:t>
      </w:r>
      <w:ins w:id="76" w:author="Bill" w:date="2012-05-03T19:34:00Z">
        <w:r w:rsidR="009635B1">
          <w:t xml:space="preserve">   </w:t>
        </w:r>
      </w:ins>
      <w:del w:id="77" w:author="Bill" w:date="2012-05-03T19:34:00Z">
        <w:r w:rsidR="00FA0B5C" w:rsidDel="009635B1">
          <w:delText xml:space="preserve">  </w:delText>
        </w:r>
      </w:del>
      <w:r w:rsidR="00575D0E">
        <w:t xml:space="preserve">Finally, to improve the performance of planning </w:t>
      </w:r>
      <w:r w:rsidR="00C43F4F">
        <w:t>when the target is near to the robot</w:t>
      </w:r>
      <w:r w:rsidR="00575D0E">
        <w:t>, a full replan is performed if the target to be tracked moves behind the robot.</w:t>
      </w:r>
      <w:r w:rsidR="00C43F4F">
        <w:t xml:space="preserve">  In this case, it is less painful to bring robot to a complete halt </w:t>
      </w:r>
      <w:r w:rsidR="00956182">
        <w:t>than to follow the previous</w:t>
      </w:r>
      <w:ins w:id="78" w:author="Bill" w:date="2012-05-03T19:30:00Z">
        <w:r w:rsidR="00DC6050">
          <w:t>ly committed</w:t>
        </w:r>
      </w:ins>
      <w:r w:rsidR="00956182">
        <w:t xml:space="preserve"> path.</w:t>
      </w:r>
    </w:p>
    <w:p w:rsidR="009635B1" w:rsidRPr="001653C3" w:rsidDel="009635B1" w:rsidRDefault="009635B1">
      <w:pPr>
        <w:spacing w:line="480" w:lineRule="auto"/>
        <w:rPr>
          <w:del w:id="79" w:author="Bill" w:date="2012-05-03T19:34:00Z"/>
        </w:rPr>
        <w:pPrChange w:id="80" w:author="Bill" w:date="2012-05-03T19:34:00Z">
          <w:pPr>
            <w:spacing w:line="480" w:lineRule="auto"/>
            <w:ind w:firstLine="720"/>
          </w:pPr>
        </w:pPrChange>
      </w:pPr>
      <w:bookmarkStart w:id="81" w:name="_Toc324334540"/>
      <w:bookmarkStart w:id="82" w:name="_Toc324336828"/>
      <w:bookmarkEnd w:id="81"/>
      <w:bookmarkEnd w:id="82"/>
    </w:p>
    <w:p w:rsidR="009B0251" w:rsidRDefault="0095394F" w:rsidP="0095394F">
      <w:pPr>
        <w:pStyle w:val="Heading2"/>
      </w:pPr>
      <w:bookmarkStart w:id="83" w:name="_Toc324336829"/>
      <w:r>
        <w:t xml:space="preserve">Goal </w:t>
      </w:r>
      <w:r w:rsidR="00AF3C43">
        <w:t>G</w:t>
      </w:r>
      <w:r>
        <w:t>eneration</w:t>
      </w:r>
      <w:bookmarkEnd w:id="83"/>
    </w:p>
    <w:p w:rsidR="0095394F" w:rsidRDefault="0095394F" w:rsidP="0095394F">
      <w:pPr>
        <w:spacing w:line="480" w:lineRule="auto"/>
      </w:pPr>
      <w:r>
        <w:tab/>
        <w:t xml:space="preserve">For the purpose of person tracking, special consideration </w:t>
      </w:r>
      <w:del w:id="84" w:author="Bill" w:date="2012-05-03T19:31:00Z">
        <w:r w:rsidDel="002D4111">
          <w:delText xml:space="preserve">must </w:delText>
        </w:r>
      </w:del>
      <w:ins w:id="85" w:author="Bill" w:date="2012-05-03T19:31:00Z">
        <w:r w:rsidR="002D4111">
          <w:t xml:space="preserve">must </w:t>
        </w:r>
      </w:ins>
      <w:r>
        <w:t xml:space="preserve">be given to goal generation.  Goals are received from the person tracking </w:t>
      </w:r>
      <w:del w:id="86" w:author="Bill" w:date="2012-05-03T19:31:00Z">
        <w:r w:rsidDel="002D4111">
          <w:delText>module</w:delText>
        </w:r>
        <w:r w:rsidR="00212636" w:rsidDel="002D4111">
          <w:delText>’s Kalman filter (</w:delText>
        </w:r>
      </w:del>
      <w:ins w:id="87" w:author="Bill" w:date="2012-05-03T19:31:00Z">
        <w:r w:rsidR="002D4111">
          <w:t xml:space="preserve">module as </w:t>
        </w:r>
      </w:ins>
      <w:r w:rsidR="00212636">
        <w:t xml:space="preserve">discussed in chapter </w:t>
      </w:r>
      <w:r w:rsidR="00212636">
        <w:fldChar w:fldCharType="begin"/>
      </w:r>
      <w:r w:rsidR="00212636">
        <w:instrText xml:space="preserve"> REF _Ref323131019 \r \h </w:instrText>
      </w:r>
      <w:r w:rsidR="00212636">
        <w:fldChar w:fldCharType="separate"/>
      </w:r>
      <w:proofErr w:type="gramStart"/>
      <w:r w:rsidR="00C276B3">
        <w:t xml:space="preserve">5.1 </w:t>
      </w:r>
      <w:proofErr w:type="gramEnd"/>
      <w:r w:rsidR="00212636">
        <w:fldChar w:fldCharType="end"/>
      </w:r>
      <w:del w:id="88" w:author="Bill" w:date="2012-05-03T19:32:00Z">
        <w:r w:rsidR="00212636" w:rsidDel="002D4111">
          <w:delText>)</w:delText>
        </w:r>
      </w:del>
      <w:r w:rsidR="00212636">
        <w:t xml:space="preserve">.  As-is, these goals </w:t>
      </w:r>
      <w:r>
        <w:t xml:space="preserve">are unsuitable for planning.  It would be impolite for the robot </w:t>
      </w:r>
      <w:del w:id="89" w:author="Bill" w:date="2012-05-03T19:32:00Z">
        <w:r w:rsidDel="002D4111">
          <w:delText xml:space="preserve">to attempt </w:delText>
        </w:r>
      </w:del>
      <w:r>
        <w:t xml:space="preserve">to plan directly </w:t>
      </w:r>
      <w:r w:rsidR="00575D0E">
        <w:t xml:space="preserve">to the </w:t>
      </w:r>
      <w:del w:id="90" w:author="Bill" w:date="2012-05-03T19:33:00Z">
        <w:r w:rsidR="00575D0E" w:rsidDel="009635B1">
          <w:delText>goal</w:delText>
        </w:r>
      </w:del>
      <w:ins w:id="91" w:author="Bill" w:date="2012-05-03T19:33:00Z">
        <w:r w:rsidR="009635B1">
          <w:t>target</w:t>
        </w:r>
      </w:ins>
      <w:r w:rsidR="00575D0E">
        <w:t xml:space="preserve">, because that </w:t>
      </w:r>
      <w:r>
        <w:t>space is occupied</w:t>
      </w:r>
      <w:r w:rsidR="00575D0E">
        <w:t xml:space="preserve"> by the person being tracked</w:t>
      </w:r>
      <w:r>
        <w:t>.</w:t>
      </w:r>
      <w:ins w:id="92" w:author="Bill" w:date="2012-05-03T19:31:00Z">
        <w:r w:rsidR="002D4111">
          <w:t xml:space="preserve">  Thus, goals must be generated that are offset </w:t>
        </w:r>
      </w:ins>
      <w:ins w:id="93" w:author="Bill" w:date="2012-05-03T19:32:00Z">
        <w:r w:rsidR="002D4111">
          <w:t xml:space="preserve">by some distance </w:t>
        </w:r>
      </w:ins>
      <w:ins w:id="94" w:author="Bill" w:date="2012-05-03T19:31:00Z">
        <w:r w:rsidR="002D4111">
          <w:t>from the true goal</w:t>
        </w:r>
      </w:ins>
    </w:p>
    <w:p w:rsidR="0095394F" w:rsidRDefault="0095394F" w:rsidP="0095394F">
      <w:pPr>
        <w:spacing w:line="480" w:lineRule="auto"/>
      </w:pPr>
      <w:r>
        <w:tab/>
        <w:t>This project’s solution was to generate a “constellation” of goals offset by varying angles and distances</w:t>
      </w:r>
      <w:del w:id="95" w:author="Bill" w:date="2012-05-03T19:33:00Z">
        <w:r w:rsidDel="009635B1">
          <w:delText xml:space="preserve"> from the target</w:delText>
        </w:r>
      </w:del>
      <w:r>
        <w:t xml:space="preserve">.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C276B3">
        <w:t xml:space="preserve">Figure </w:t>
      </w:r>
      <w:r w:rsidR="00C276B3">
        <w:rPr>
          <w:noProof/>
        </w:rPr>
        <w:t>17</w:t>
      </w:r>
      <w:r w:rsidR="00956182">
        <w:fldChar w:fldCharType="end"/>
      </w:r>
      <w:r w:rsidR="00956182">
        <w:t>).</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506844D0" wp14:editId="4B24AF83">
            <wp:extent cx="5486400" cy="5013794"/>
            <wp:effectExtent l="0" t="0" r="0"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5013794"/>
                    </a:xfrm>
                    <a:prstGeom prst="rect">
                      <a:avLst/>
                    </a:prstGeom>
                    <a:noFill/>
                    <a:ln>
                      <a:noFill/>
                    </a:ln>
                  </pic:spPr>
                </pic:pic>
              </a:graphicData>
            </a:graphic>
          </wp:inline>
        </w:drawing>
      </w:r>
    </w:p>
    <w:p w:rsidR="00956182" w:rsidRDefault="00956182" w:rsidP="00956182">
      <w:pPr>
        <w:pStyle w:val="Caption1"/>
      </w:pPr>
      <w:bookmarkStart w:id="96" w:name="_Ref322951239"/>
      <w:bookmarkStart w:id="97" w:name="_Toc324336849"/>
      <w:r>
        <w:t xml:space="preserve">Figure </w:t>
      </w:r>
      <w:r w:rsidR="00BB38F5">
        <w:fldChar w:fldCharType="begin"/>
      </w:r>
      <w:r w:rsidR="00BB38F5">
        <w:instrText xml:space="preserve"> SEQ Figure \* ARABIC </w:instrText>
      </w:r>
      <w:r w:rsidR="00BB38F5">
        <w:fldChar w:fldCharType="separate"/>
      </w:r>
      <w:r w:rsidR="00C276B3">
        <w:rPr>
          <w:noProof/>
        </w:rPr>
        <w:t>18</w:t>
      </w:r>
      <w:r w:rsidR="00BB38F5">
        <w:rPr>
          <w:noProof/>
        </w:rPr>
        <w:fldChar w:fldCharType="end"/>
      </w:r>
      <w:bookmarkEnd w:id="96"/>
      <w:r>
        <w:t>: Goal constellation</w:t>
      </w:r>
      <w:r w:rsidR="008C29A6">
        <w:t>,</w:t>
      </w:r>
      <w:r>
        <w:t xml:space="preserve"> </w:t>
      </w:r>
      <w:del w:id="98" w:author="Bill" w:date="2012-05-03T19:32:00Z">
        <w:r w:rsidDel="002D4111">
          <w:delText xml:space="preserve">actual </w:delText>
        </w:r>
      </w:del>
      <w:ins w:id="99" w:author="Bill" w:date="2012-05-03T19:32:00Z">
        <w:r w:rsidR="002D4111">
          <w:t xml:space="preserve">true </w:t>
        </w:r>
      </w:ins>
      <w:r>
        <w:t>goal in green</w:t>
      </w:r>
      <w:r w:rsidR="008C29A6">
        <w:t xml:space="preserve"> (grid resolution 1m)</w:t>
      </w:r>
      <w:bookmarkEnd w:id="97"/>
    </w:p>
    <w:p w:rsidR="00956182" w:rsidRDefault="00956182" w:rsidP="00243D25">
      <w:pPr>
        <w:spacing w:line="480" w:lineRule="auto"/>
        <w:ind w:firstLine="720"/>
      </w:pPr>
    </w:p>
    <w:p w:rsidR="0095394F" w:rsidRDefault="00575D0E" w:rsidP="003278A0">
      <w:pPr>
        <w:spacing w:line="480" w:lineRule="auto"/>
        <w:ind w:firstLine="720"/>
      </w:pPr>
      <w:r>
        <w:t xml:space="preserve">Upon generating the goal constellation, each goal is checked for </w:t>
      </w:r>
      <w:r w:rsidR="00FA0B5C">
        <w:t>collision</w:t>
      </w:r>
      <w:del w:id="100" w:author="Bill" w:date="2012-05-03T19:33:00Z">
        <w:r w:rsidR="00FA0B5C" w:rsidDel="009635B1">
          <w:delText>s</w:delText>
        </w:r>
      </w:del>
      <w:r w:rsidR="00FA0B5C">
        <w:t xml:space="preserve"> with the robot’s footprint against a 2D obstacle map of 2.5cm.  G</w:t>
      </w:r>
      <w:r>
        <w:t xml:space="preserve">oals in collision are removed.  To keep planning time reasonable, </w:t>
      </w:r>
      <w:r w:rsidR="003278A0">
        <w:t xml:space="preserve">only </w:t>
      </w:r>
      <w:r>
        <w:t xml:space="preserve">the first </w:t>
      </w:r>
      <w:r w:rsidR="003278A0">
        <w:t>several</w:t>
      </w:r>
      <w:r>
        <w:t xml:space="preserve"> cleared goals are passed to planning.  </w:t>
      </w:r>
      <w:r w:rsidR="00243D25">
        <w:t xml:space="preserve">If a full replan is being </w:t>
      </w:r>
      <w:r w:rsidR="003278A0">
        <w:t>performed, all goals are kept.</w:t>
      </w:r>
      <w:r w:rsidR="00C279A1">
        <w:t xml:space="preserve">  </w:t>
      </w:r>
      <w:ins w:id="101" w:author="Bill" w:date="2012-05-03T19:34:00Z">
        <w:r w:rsidR="009635B1" w:rsidRPr="009635B1">
          <w:t xml:space="preserve">As a special case when the target is close, less than 1m away, </w:t>
        </w:r>
        <w:proofErr w:type="gramStart"/>
        <w:r w:rsidR="009635B1" w:rsidRPr="009635B1">
          <w:t>the</w:t>
        </w:r>
        <w:proofErr w:type="gramEnd"/>
        <w:r w:rsidR="009635B1" w:rsidRPr="009635B1">
          <w:t xml:space="preserve"> robot bypasses planning altogether, and simply generates a turn-in-place path segment to rotate and face the target.</w:t>
        </w:r>
      </w:ins>
      <w:del w:id="102" w:author="Bill" w:date="2012-05-03T19:34:00Z">
        <w:r w:rsidR="003278A0" w:rsidDel="009635B1">
          <w:delText>As a special case when the target is close, less than 1m away, the robot bypasses planning altogether, and simply generates a turn-in-place path segment to rotate and face the target.</w:delText>
        </w:r>
      </w:del>
    </w:p>
    <w:p w:rsidR="00AF3C43" w:rsidRDefault="00AF3C43" w:rsidP="00AF3C43">
      <w:pPr>
        <w:pStyle w:val="Heading2"/>
      </w:pPr>
      <w:bookmarkStart w:id="103" w:name="_Toc324336830"/>
      <w:r>
        <w:lastRenderedPageBreak/>
        <w:t>Future Work</w:t>
      </w:r>
      <w:bookmarkEnd w:id="103"/>
    </w:p>
    <w:p w:rsidR="00AF3C43" w:rsidRDefault="00F6664D" w:rsidP="00C52C5E">
      <w:pPr>
        <w:spacing w:line="480" w:lineRule="auto"/>
        <w:ind w:firstLine="864"/>
      </w:pPr>
      <w:r>
        <w:t xml:space="preserve">Although the developed path planning algorithm performs well over medium to long distances, the robot shows some weakness when tracking users at close range.  Although the SBPL algorithm produces nice, kinematically-feasible paths, it has trouble </w:t>
      </w:r>
      <w:r w:rsidR="00FC59E7">
        <w:t>planning at extremely close distances.  An example would be when the user brushes up against the robot and moves behind it.  Perhaps an alternate p</w:t>
      </w:r>
      <w:r w:rsidR="00AF3C43">
        <w:t>lanning algorithm could be employed at short ranges to make the response more fluid.</w:t>
      </w:r>
    </w:p>
    <w:p w:rsidR="00FC5EC7" w:rsidRDefault="00FC5EC7" w:rsidP="00193048">
      <w:pPr>
        <w:pStyle w:val="Heading1"/>
      </w:pPr>
      <w:bookmarkStart w:id="104" w:name="_Toc324336831"/>
      <w:r>
        <w:lastRenderedPageBreak/>
        <w:t>Conclusions</w:t>
      </w:r>
      <w:bookmarkEnd w:id="104"/>
    </w:p>
    <w:p w:rsidR="006C5526" w:rsidRPr="00FC5EC7" w:rsidRDefault="002A1ECB" w:rsidP="00C52C5E">
      <w:pPr>
        <w:spacing w:line="480" w:lineRule="auto"/>
        <w:ind w:firstLine="720"/>
      </w:pPr>
      <w:r>
        <w:t xml:space="preserve">A person-following system was successfully developed for </w:t>
      </w:r>
      <w:r w:rsidR="00C279A1">
        <w:t>the</w:t>
      </w:r>
      <w:r>
        <w:t xml:space="preserve"> mobile robot</w:t>
      </w:r>
      <w:r w:rsidR="00C279A1">
        <w:t xml:space="preserve"> Harlie</w:t>
      </w:r>
      <w:r>
        <w:t xml:space="preserve">.   The system uses a Kalman filter </w:t>
      </w:r>
      <w:r w:rsidR="00C279A1">
        <w:t>to integrate</w:t>
      </w:r>
      <w:r>
        <w:t xml:space="preserve"> the Mi</w:t>
      </w:r>
      <w:r w:rsidR="00FC5EC7">
        <w:t>crosoft Kinect</w:t>
      </w:r>
      <w:r w:rsidR="00C279A1">
        <w:t>’s person tracking capabilities</w:t>
      </w:r>
      <w:r w:rsidR="006C5526">
        <w:t xml:space="preserve"> </w:t>
      </w:r>
      <w:r w:rsidR="00C279A1">
        <w:t xml:space="preserve">with a face detector and a LIDAR-based leg detector.  A dynamic replanning algorithm was developed to allow the Harlie to follow a moving target.  The system works well in a real-world environment, </w:t>
      </w:r>
      <w:ins w:id="105" w:author="Bill" w:date="2012-05-03T19:34:00Z">
        <w:r w:rsidR="009635B1">
          <w:t xml:space="preserve">and is </w:t>
        </w:r>
      </w:ins>
      <w:r w:rsidR="00C279A1">
        <w:t>able to seamlessly follow a user through a cluttered room.</w:t>
      </w:r>
    </w:p>
    <w:p w:rsidR="003278A0" w:rsidRDefault="003278A0">
      <w:r>
        <w:br w:type="page"/>
      </w:r>
    </w:p>
    <w:p w:rsidR="003278A0" w:rsidRDefault="003278A0" w:rsidP="003278A0">
      <w:pPr>
        <w:pStyle w:val="MinorHeading"/>
      </w:pPr>
      <w:r>
        <w:lastRenderedPageBreak/>
        <w:t>Works Cited</w:t>
      </w:r>
    </w:p>
    <w:p w:rsidR="00C276B3" w:rsidRDefault="00C17AD4" w:rsidP="00193048">
      <w:pPr>
        <w:rPr>
          <w:rFonts w:asciiTheme="minorHAnsi" w:hAnsiTheme="minorHAnsi"/>
          <w:noProof/>
          <w:sz w:val="22"/>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30"/>
        <w:gridCol w:w="8200"/>
      </w:tblGrid>
      <w:tr w:rsidR="00C276B3">
        <w:trPr>
          <w:divId w:val="434636596"/>
          <w:tblCellSpacing w:w="15" w:type="dxa"/>
        </w:trPr>
        <w:tc>
          <w:tcPr>
            <w:tcW w:w="50" w:type="pct"/>
            <w:hideMark/>
          </w:tcPr>
          <w:p w:rsidR="00C276B3" w:rsidRDefault="00C276B3">
            <w:pPr>
              <w:pStyle w:val="Bibliography"/>
              <w:rPr>
                <w:noProof/>
              </w:rPr>
            </w:pPr>
            <w:r>
              <w:rPr>
                <w:noProof/>
              </w:rPr>
              <w:t xml:space="preserve">[1] </w:t>
            </w:r>
          </w:p>
        </w:tc>
        <w:tc>
          <w:tcPr>
            <w:tcW w:w="0" w:type="auto"/>
            <w:hideMark/>
          </w:tcPr>
          <w:p w:rsidR="00C276B3" w:rsidRDefault="00C276B3">
            <w:pPr>
              <w:pStyle w:val="Bibliography"/>
              <w:rPr>
                <w:noProof/>
              </w:rPr>
            </w:pPr>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p>
        </w:tc>
      </w:tr>
      <w:tr w:rsidR="00C276B3">
        <w:trPr>
          <w:divId w:val="434636596"/>
          <w:tblCellSpacing w:w="15" w:type="dxa"/>
        </w:trPr>
        <w:tc>
          <w:tcPr>
            <w:tcW w:w="50" w:type="pct"/>
            <w:hideMark/>
          </w:tcPr>
          <w:p w:rsidR="00C276B3" w:rsidRDefault="00C276B3">
            <w:pPr>
              <w:pStyle w:val="Bibliography"/>
              <w:rPr>
                <w:noProof/>
              </w:rPr>
            </w:pPr>
            <w:r>
              <w:rPr>
                <w:noProof/>
              </w:rPr>
              <w:t xml:space="preserve">[2] </w:t>
            </w:r>
          </w:p>
        </w:tc>
        <w:tc>
          <w:tcPr>
            <w:tcW w:w="0" w:type="auto"/>
            <w:hideMark/>
          </w:tcPr>
          <w:p w:rsidR="00C276B3" w:rsidRDefault="00C276B3">
            <w:pPr>
              <w:pStyle w:val="Bibliography"/>
              <w:rPr>
                <w:noProof/>
              </w:rPr>
            </w:pPr>
            <w:r>
              <w:rPr>
                <w:noProof/>
              </w:rPr>
              <w:t xml:space="preserve">P. Viola and M. J. Jones, "Robust Real-Time Face Detection," </w:t>
            </w:r>
            <w:r>
              <w:rPr>
                <w:i/>
                <w:iCs/>
                <w:noProof/>
              </w:rPr>
              <w:t xml:space="preserve">International Journal of Computer Vision, </w:t>
            </w:r>
            <w:r>
              <w:rPr>
                <w:noProof/>
              </w:rPr>
              <w:t xml:space="preserve">vol. 57, no. 2, pp. 137-154, 2004. </w:t>
            </w:r>
          </w:p>
        </w:tc>
      </w:tr>
      <w:tr w:rsidR="00C276B3">
        <w:trPr>
          <w:divId w:val="434636596"/>
          <w:tblCellSpacing w:w="15" w:type="dxa"/>
        </w:trPr>
        <w:tc>
          <w:tcPr>
            <w:tcW w:w="50" w:type="pct"/>
            <w:hideMark/>
          </w:tcPr>
          <w:p w:rsidR="00C276B3" w:rsidRDefault="00C276B3">
            <w:pPr>
              <w:pStyle w:val="Bibliography"/>
              <w:rPr>
                <w:noProof/>
              </w:rPr>
            </w:pPr>
            <w:r>
              <w:rPr>
                <w:noProof/>
              </w:rPr>
              <w:t xml:space="preserve">[3] </w:t>
            </w:r>
          </w:p>
        </w:tc>
        <w:tc>
          <w:tcPr>
            <w:tcW w:w="0" w:type="auto"/>
            <w:hideMark/>
          </w:tcPr>
          <w:p w:rsidR="00C276B3" w:rsidRDefault="00C276B3">
            <w:pPr>
              <w:pStyle w:val="Bibliography"/>
              <w:rPr>
                <w:noProof/>
              </w:rPr>
            </w:pPr>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p>
        </w:tc>
      </w:tr>
      <w:tr w:rsidR="00C276B3">
        <w:trPr>
          <w:divId w:val="434636596"/>
          <w:tblCellSpacing w:w="15" w:type="dxa"/>
        </w:trPr>
        <w:tc>
          <w:tcPr>
            <w:tcW w:w="50" w:type="pct"/>
            <w:hideMark/>
          </w:tcPr>
          <w:p w:rsidR="00C276B3" w:rsidRDefault="00C276B3">
            <w:pPr>
              <w:pStyle w:val="Bibliography"/>
              <w:rPr>
                <w:noProof/>
              </w:rPr>
            </w:pPr>
            <w:r>
              <w:rPr>
                <w:noProof/>
              </w:rPr>
              <w:t xml:space="preserve">[4] </w:t>
            </w:r>
          </w:p>
        </w:tc>
        <w:tc>
          <w:tcPr>
            <w:tcW w:w="0" w:type="auto"/>
            <w:hideMark/>
          </w:tcPr>
          <w:p w:rsidR="00C276B3" w:rsidRDefault="00C276B3">
            <w:pPr>
              <w:pStyle w:val="Bibliography"/>
              <w:rPr>
                <w:noProof/>
              </w:rPr>
            </w:pPr>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p>
        </w:tc>
      </w:tr>
      <w:tr w:rsidR="00C276B3">
        <w:trPr>
          <w:divId w:val="434636596"/>
          <w:tblCellSpacing w:w="15" w:type="dxa"/>
        </w:trPr>
        <w:tc>
          <w:tcPr>
            <w:tcW w:w="50" w:type="pct"/>
            <w:hideMark/>
          </w:tcPr>
          <w:p w:rsidR="00C276B3" w:rsidRDefault="00C276B3">
            <w:pPr>
              <w:pStyle w:val="Bibliography"/>
              <w:rPr>
                <w:noProof/>
              </w:rPr>
            </w:pPr>
            <w:r>
              <w:rPr>
                <w:noProof/>
              </w:rPr>
              <w:t xml:space="preserve">[5] </w:t>
            </w:r>
          </w:p>
        </w:tc>
        <w:tc>
          <w:tcPr>
            <w:tcW w:w="0" w:type="auto"/>
            <w:hideMark/>
          </w:tcPr>
          <w:p w:rsidR="00C276B3" w:rsidRDefault="00C276B3">
            <w:pPr>
              <w:pStyle w:val="Bibliography"/>
              <w:rPr>
                <w:noProof/>
              </w:rPr>
            </w:pPr>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p>
        </w:tc>
      </w:tr>
      <w:tr w:rsidR="00C276B3">
        <w:trPr>
          <w:divId w:val="434636596"/>
          <w:tblCellSpacing w:w="15" w:type="dxa"/>
        </w:trPr>
        <w:tc>
          <w:tcPr>
            <w:tcW w:w="50" w:type="pct"/>
            <w:hideMark/>
          </w:tcPr>
          <w:p w:rsidR="00C276B3" w:rsidRDefault="00C276B3">
            <w:pPr>
              <w:pStyle w:val="Bibliography"/>
              <w:rPr>
                <w:noProof/>
              </w:rPr>
            </w:pPr>
            <w:r>
              <w:rPr>
                <w:noProof/>
              </w:rPr>
              <w:t xml:space="preserve">[6] </w:t>
            </w:r>
          </w:p>
        </w:tc>
        <w:tc>
          <w:tcPr>
            <w:tcW w:w="0" w:type="auto"/>
            <w:hideMark/>
          </w:tcPr>
          <w:p w:rsidR="00C276B3" w:rsidRDefault="00C276B3">
            <w:pPr>
              <w:pStyle w:val="Bibliography"/>
              <w:rPr>
                <w:noProof/>
              </w:rPr>
            </w:pPr>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p>
        </w:tc>
      </w:tr>
      <w:tr w:rsidR="00C276B3">
        <w:trPr>
          <w:divId w:val="434636596"/>
          <w:tblCellSpacing w:w="15" w:type="dxa"/>
        </w:trPr>
        <w:tc>
          <w:tcPr>
            <w:tcW w:w="50" w:type="pct"/>
            <w:hideMark/>
          </w:tcPr>
          <w:p w:rsidR="00C276B3" w:rsidRDefault="00C276B3">
            <w:pPr>
              <w:pStyle w:val="Bibliography"/>
              <w:rPr>
                <w:noProof/>
              </w:rPr>
            </w:pPr>
            <w:r>
              <w:rPr>
                <w:noProof/>
              </w:rPr>
              <w:t xml:space="preserve">[7] </w:t>
            </w:r>
          </w:p>
        </w:tc>
        <w:tc>
          <w:tcPr>
            <w:tcW w:w="0" w:type="auto"/>
            <w:hideMark/>
          </w:tcPr>
          <w:p w:rsidR="00C276B3" w:rsidRDefault="00C276B3">
            <w:pPr>
              <w:pStyle w:val="Bibliography"/>
              <w:rPr>
                <w:noProof/>
              </w:rPr>
            </w:pPr>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p>
        </w:tc>
      </w:tr>
      <w:tr w:rsidR="00C276B3">
        <w:trPr>
          <w:divId w:val="434636596"/>
          <w:tblCellSpacing w:w="15" w:type="dxa"/>
        </w:trPr>
        <w:tc>
          <w:tcPr>
            <w:tcW w:w="50" w:type="pct"/>
            <w:hideMark/>
          </w:tcPr>
          <w:p w:rsidR="00C276B3" w:rsidRDefault="00C276B3">
            <w:pPr>
              <w:pStyle w:val="Bibliography"/>
              <w:rPr>
                <w:noProof/>
              </w:rPr>
            </w:pPr>
            <w:r>
              <w:rPr>
                <w:noProof/>
              </w:rPr>
              <w:t xml:space="preserve">[8] </w:t>
            </w:r>
          </w:p>
        </w:tc>
        <w:tc>
          <w:tcPr>
            <w:tcW w:w="0" w:type="auto"/>
            <w:hideMark/>
          </w:tcPr>
          <w:p w:rsidR="00C276B3" w:rsidRDefault="00C276B3">
            <w:pPr>
              <w:pStyle w:val="Bibliography"/>
              <w:rPr>
                <w:noProof/>
              </w:rPr>
            </w:pPr>
            <w:r>
              <w:rPr>
                <w:noProof/>
              </w:rPr>
              <w:t xml:space="preserve">Y. Freund and R. E. Schapire, "A Decision-Theoretic Generalization of on-Line Learning and an Application to Boosting," </w:t>
            </w:r>
            <w:r>
              <w:rPr>
                <w:i/>
                <w:iCs/>
                <w:noProof/>
              </w:rPr>
              <w:t xml:space="preserve">Journal of Computer and System Sciences, </w:t>
            </w:r>
            <w:r>
              <w:rPr>
                <w:noProof/>
              </w:rPr>
              <w:t xml:space="preserve">vol. 55, p. 119.139, 1997. </w:t>
            </w:r>
          </w:p>
        </w:tc>
      </w:tr>
      <w:tr w:rsidR="00C276B3">
        <w:trPr>
          <w:divId w:val="434636596"/>
          <w:tblCellSpacing w:w="15" w:type="dxa"/>
        </w:trPr>
        <w:tc>
          <w:tcPr>
            <w:tcW w:w="50" w:type="pct"/>
            <w:hideMark/>
          </w:tcPr>
          <w:p w:rsidR="00C276B3" w:rsidRDefault="00C276B3">
            <w:pPr>
              <w:pStyle w:val="Bibliography"/>
              <w:rPr>
                <w:noProof/>
              </w:rPr>
            </w:pPr>
            <w:r>
              <w:rPr>
                <w:noProof/>
              </w:rPr>
              <w:t xml:space="preserve">[9] </w:t>
            </w:r>
          </w:p>
        </w:tc>
        <w:tc>
          <w:tcPr>
            <w:tcW w:w="0" w:type="auto"/>
            <w:hideMark/>
          </w:tcPr>
          <w:p w:rsidR="00C276B3" w:rsidRDefault="00C276B3">
            <w:pPr>
              <w:pStyle w:val="Bibliography"/>
              <w:rPr>
                <w:noProof/>
              </w:rPr>
            </w:pPr>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p>
        </w:tc>
      </w:tr>
      <w:tr w:rsidR="00C276B3">
        <w:trPr>
          <w:divId w:val="434636596"/>
          <w:tblCellSpacing w:w="15" w:type="dxa"/>
        </w:trPr>
        <w:tc>
          <w:tcPr>
            <w:tcW w:w="50" w:type="pct"/>
            <w:hideMark/>
          </w:tcPr>
          <w:p w:rsidR="00C276B3" w:rsidRDefault="00C276B3">
            <w:pPr>
              <w:pStyle w:val="Bibliography"/>
              <w:rPr>
                <w:noProof/>
              </w:rPr>
            </w:pPr>
            <w:r>
              <w:rPr>
                <w:noProof/>
              </w:rPr>
              <w:t xml:space="preserve">[10] </w:t>
            </w:r>
          </w:p>
        </w:tc>
        <w:tc>
          <w:tcPr>
            <w:tcW w:w="0" w:type="auto"/>
            <w:hideMark/>
          </w:tcPr>
          <w:p w:rsidR="00C276B3" w:rsidRDefault="00C276B3">
            <w:pPr>
              <w:pStyle w:val="Bibliography"/>
              <w:rPr>
                <w:noProof/>
              </w:rPr>
            </w:pPr>
            <w:r>
              <w:rPr>
                <w:noProof/>
              </w:rPr>
              <w:t xml:space="preserve">H. Bay, A. Ess, T. Tuytelaars and L. Van Gool, "SURF: Speeded Up Robust Features," </w:t>
            </w:r>
            <w:r>
              <w:rPr>
                <w:i/>
                <w:iCs/>
                <w:noProof/>
              </w:rPr>
              <w:t xml:space="preserve">Computer Vision and Image Understanding (CVIU), </w:t>
            </w:r>
            <w:r>
              <w:rPr>
                <w:noProof/>
              </w:rPr>
              <w:t xml:space="preserve">vol. 110, no. </w:t>
            </w:r>
            <w:r>
              <w:rPr>
                <w:noProof/>
              </w:rPr>
              <w:lastRenderedPageBreak/>
              <w:t xml:space="preserve">3, pp. 346-359, 2008. </w:t>
            </w:r>
          </w:p>
        </w:tc>
      </w:tr>
      <w:tr w:rsidR="00C276B3">
        <w:trPr>
          <w:divId w:val="434636596"/>
          <w:tblCellSpacing w:w="15" w:type="dxa"/>
        </w:trPr>
        <w:tc>
          <w:tcPr>
            <w:tcW w:w="50" w:type="pct"/>
            <w:hideMark/>
          </w:tcPr>
          <w:p w:rsidR="00C276B3" w:rsidRDefault="00C276B3">
            <w:pPr>
              <w:pStyle w:val="Bibliography"/>
              <w:rPr>
                <w:noProof/>
              </w:rPr>
            </w:pPr>
            <w:r>
              <w:rPr>
                <w:noProof/>
              </w:rPr>
              <w:lastRenderedPageBreak/>
              <w:t xml:space="preserve">[11] </w:t>
            </w:r>
          </w:p>
        </w:tc>
        <w:tc>
          <w:tcPr>
            <w:tcW w:w="0" w:type="auto"/>
            <w:hideMark/>
          </w:tcPr>
          <w:p w:rsidR="00C276B3" w:rsidRDefault="00C276B3">
            <w:pPr>
              <w:pStyle w:val="Bibliography"/>
              <w:rPr>
                <w:noProof/>
              </w:rPr>
            </w:pPr>
            <w:r>
              <w:rPr>
                <w:noProof/>
              </w:rPr>
              <w:t xml:space="preserve">E. Seemann, B. Leibe, K. Mikolajczyk and B. Schiele, "An Evaluation of Local Shape-Based Features for Pedestrian Detection," in </w:t>
            </w:r>
            <w:r>
              <w:rPr>
                <w:i/>
                <w:iCs/>
                <w:noProof/>
              </w:rPr>
              <w:t>Proceedings of the British Machine Vision Conference</w:t>
            </w:r>
            <w:r>
              <w:rPr>
                <w:noProof/>
              </w:rPr>
              <w:t xml:space="preserve">, 2005. </w:t>
            </w:r>
          </w:p>
        </w:tc>
      </w:tr>
      <w:tr w:rsidR="00C276B3">
        <w:trPr>
          <w:divId w:val="434636596"/>
          <w:tblCellSpacing w:w="15" w:type="dxa"/>
        </w:trPr>
        <w:tc>
          <w:tcPr>
            <w:tcW w:w="50" w:type="pct"/>
            <w:hideMark/>
          </w:tcPr>
          <w:p w:rsidR="00C276B3" w:rsidRDefault="00C276B3">
            <w:pPr>
              <w:pStyle w:val="Bibliography"/>
              <w:rPr>
                <w:noProof/>
              </w:rPr>
            </w:pPr>
            <w:r>
              <w:rPr>
                <w:noProof/>
              </w:rPr>
              <w:t xml:space="preserve">[12] </w:t>
            </w:r>
          </w:p>
        </w:tc>
        <w:tc>
          <w:tcPr>
            <w:tcW w:w="0" w:type="auto"/>
            <w:hideMark/>
          </w:tcPr>
          <w:p w:rsidR="00C276B3" w:rsidRDefault="00C276B3">
            <w:pPr>
              <w:pStyle w:val="Bibliography"/>
              <w:rPr>
                <w:noProof/>
              </w:rPr>
            </w:pPr>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p>
        </w:tc>
      </w:tr>
      <w:tr w:rsidR="00C276B3">
        <w:trPr>
          <w:divId w:val="434636596"/>
          <w:tblCellSpacing w:w="15" w:type="dxa"/>
        </w:trPr>
        <w:tc>
          <w:tcPr>
            <w:tcW w:w="50" w:type="pct"/>
            <w:hideMark/>
          </w:tcPr>
          <w:p w:rsidR="00C276B3" w:rsidRDefault="00C276B3">
            <w:pPr>
              <w:pStyle w:val="Bibliography"/>
              <w:rPr>
                <w:noProof/>
              </w:rPr>
            </w:pPr>
            <w:r>
              <w:rPr>
                <w:noProof/>
              </w:rPr>
              <w:t xml:space="preserve">[13] </w:t>
            </w:r>
          </w:p>
        </w:tc>
        <w:tc>
          <w:tcPr>
            <w:tcW w:w="0" w:type="auto"/>
            <w:hideMark/>
          </w:tcPr>
          <w:p w:rsidR="00C276B3" w:rsidRDefault="00C276B3">
            <w:pPr>
              <w:pStyle w:val="Bibliography"/>
              <w:rPr>
                <w:noProof/>
              </w:rPr>
            </w:pPr>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p>
        </w:tc>
      </w:tr>
      <w:tr w:rsidR="00C276B3">
        <w:trPr>
          <w:divId w:val="434636596"/>
          <w:tblCellSpacing w:w="15" w:type="dxa"/>
        </w:trPr>
        <w:tc>
          <w:tcPr>
            <w:tcW w:w="50" w:type="pct"/>
            <w:hideMark/>
          </w:tcPr>
          <w:p w:rsidR="00C276B3" w:rsidRDefault="00C276B3">
            <w:pPr>
              <w:pStyle w:val="Bibliography"/>
              <w:rPr>
                <w:noProof/>
              </w:rPr>
            </w:pPr>
            <w:r>
              <w:rPr>
                <w:noProof/>
              </w:rPr>
              <w:t xml:space="preserve">[14] </w:t>
            </w:r>
          </w:p>
        </w:tc>
        <w:tc>
          <w:tcPr>
            <w:tcW w:w="0" w:type="auto"/>
            <w:hideMark/>
          </w:tcPr>
          <w:p w:rsidR="00C276B3" w:rsidRDefault="00C276B3">
            <w:pPr>
              <w:pStyle w:val="Bibliography"/>
              <w:rPr>
                <w:noProof/>
              </w:rPr>
            </w:pPr>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p>
        </w:tc>
      </w:tr>
      <w:tr w:rsidR="00C276B3">
        <w:trPr>
          <w:divId w:val="434636596"/>
          <w:tblCellSpacing w:w="15" w:type="dxa"/>
        </w:trPr>
        <w:tc>
          <w:tcPr>
            <w:tcW w:w="50" w:type="pct"/>
            <w:hideMark/>
          </w:tcPr>
          <w:p w:rsidR="00C276B3" w:rsidRDefault="00C276B3">
            <w:pPr>
              <w:pStyle w:val="Bibliography"/>
              <w:rPr>
                <w:noProof/>
              </w:rPr>
            </w:pPr>
            <w:r>
              <w:rPr>
                <w:noProof/>
              </w:rPr>
              <w:t xml:space="preserve">[15] </w:t>
            </w:r>
          </w:p>
        </w:tc>
        <w:tc>
          <w:tcPr>
            <w:tcW w:w="0" w:type="auto"/>
            <w:hideMark/>
          </w:tcPr>
          <w:p w:rsidR="00C276B3" w:rsidRDefault="00C276B3">
            <w:pPr>
              <w:pStyle w:val="Bibliography"/>
              <w:rPr>
                <w:noProof/>
              </w:rPr>
            </w:pPr>
            <w:r>
              <w:rPr>
                <w:noProof/>
              </w:rPr>
              <w:t xml:space="preserve">T. Nakada, S. Kagami and H. Mizoguchi, "Pedestrian detection using 3D optical flow sequences for a mobile robot," in </w:t>
            </w:r>
            <w:r>
              <w:rPr>
                <w:i/>
                <w:iCs/>
                <w:noProof/>
              </w:rPr>
              <w:t>IEEE Sensors</w:t>
            </w:r>
            <w:r>
              <w:rPr>
                <w:noProof/>
              </w:rPr>
              <w:t xml:space="preserve">, 2008. </w:t>
            </w:r>
          </w:p>
        </w:tc>
      </w:tr>
      <w:tr w:rsidR="00C276B3">
        <w:trPr>
          <w:divId w:val="434636596"/>
          <w:tblCellSpacing w:w="15" w:type="dxa"/>
        </w:trPr>
        <w:tc>
          <w:tcPr>
            <w:tcW w:w="50" w:type="pct"/>
            <w:hideMark/>
          </w:tcPr>
          <w:p w:rsidR="00C276B3" w:rsidRDefault="00C276B3">
            <w:pPr>
              <w:pStyle w:val="Bibliography"/>
              <w:rPr>
                <w:noProof/>
              </w:rPr>
            </w:pPr>
            <w:r>
              <w:rPr>
                <w:noProof/>
              </w:rPr>
              <w:t xml:space="preserve">[16] </w:t>
            </w:r>
          </w:p>
        </w:tc>
        <w:tc>
          <w:tcPr>
            <w:tcW w:w="0" w:type="auto"/>
            <w:hideMark/>
          </w:tcPr>
          <w:p w:rsidR="00C276B3" w:rsidRDefault="00C276B3">
            <w:pPr>
              <w:pStyle w:val="Bibliography"/>
              <w:rPr>
                <w:noProof/>
              </w:rPr>
            </w:pPr>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p>
        </w:tc>
      </w:tr>
      <w:tr w:rsidR="00C276B3">
        <w:trPr>
          <w:divId w:val="434636596"/>
          <w:tblCellSpacing w:w="15" w:type="dxa"/>
        </w:trPr>
        <w:tc>
          <w:tcPr>
            <w:tcW w:w="50" w:type="pct"/>
            <w:hideMark/>
          </w:tcPr>
          <w:p w:rsidR="00C276B3" w:rsidRDefault="00C276B3">
            <w:pPr>
              <w:pStyle w:val="Bibliography"/>
              <w:rPr>
                <w:noProof/>
              </w:rPr>
            </w:pPr>
            <w:r>
              <w:rPr>
                <w:noProof/>
              </w:rPr>
              <w:t xml:space="preserve">[17] </w:t>
            </w:r>
          </w:p>
        </w:tc>
        <w:tc>
          <w:tcPr>
            <w:tcW w:w="0" w:type="auto"/>
            <w:hideMark/>
          </w:tcPr>
          <w:p w:rsidR="00C276B3" w:rsidRDefault="00C276B3">
            <w:pPr>
              <w:pStyle w:val="Bibliography"/>
              <w:rPr>
                <w:noProof/>
              </w:rPr>
            </w:pPr>
            <w:r>
              <w:rPr>
                <w:noProof/>
              </w:rPr>
              <w:t xml:space="preserve">T. Gill, J. Keller, D. Anderson and R. Luke, "A system for change detection and human recognition in voxel space using the Microsoft Kinect sensor," in </w:t>
            </w:r>
            <w:r>
              <w:rPr>
                <w:i/>
                <w:iCs/>
                <w:noProof/>
              </w:rPr>
              <w:t>Applied Imagery Pattern Recognition Workshop (AIPR), 2011 IEEE</w:t>
            </w:r>
            <w:r>
              <w:rPr>
                <w:noProof/>
              </w:rPr>
              <w:t xml:space="preserve">, Washington, DC, 2011. </w:t>
            </w:r>
          </w:p>
        </w:tc>
      </w:tr>
      <w:tr w:rsidR="00C276B3">
        <w:trPr>
          <w:divId w:val="434636596"/>
          <w:tblCellSpacing w:w="15" w:type="dxa"/>
        </w:trPr>
        <w:tc>
          <w:tcPr>
            <w:tcW w:w="50" w:type="pct"/>
            <w:hideMark/>
          </w:tcPr>
          <w:p w:rsidR="00C276B3" w:rsidRDefault="00C276B3">
            <w:pPr>
              <w:pStyle w:val="Bibliography"/>
              <w:rPr>
                <w:noProof/>
              </w:rPr>
            </w:pPr>
            <w:r>
              <w:rPr>
                <w:noProof/>
              </w:rPr>
              <w:t xml:space="preserve">[18] </w:t>
            </w:r>
          </w:p>
        </w:tc>
        <w:tc>
          <w:tcPr>
            <w:tcW w:w="0" w:type="auto"/>
            <w:hideMark/>
          </w:tcPr>
          <w:p w:rsidR="00C276B3" w:rsidRDefault="00C276B3">
            <w:pPr>
              <w:pStyle w:val="Bibliography"/>
              <w:rPr>
                <w:noProof/>
              </w:rPr>
            </w:pPr>
            <w:r>
              <w:rPr>
                <w:noProof/>
              </w:rPr>
              <w:t xml:space="preserve">V. Gulshan, V. Lempitsky and A. Zisserman, "Humanising GrabCut: Learning to segment humans using the Kinect," in </w:t>
            </w:r>
            <w:r>
              <w:rPr>
                <w:i/>
                <w:iCs/>
                <w:noProof/>
              </w:rPr>
              <w:t>Computer Vision Workshops (ICCV Workshops), 2011 IEEE International Conference on</w:t>
            </w:r>
            <w:r>
              <w:rPr>
                <w:noProof/>
              </w:rPr>
              <w:t xml:space="preserve">, Barcelona, Spain, 2011. </w:t>
            </w:r>
          </w:p>
        </w:tc>
      </w:tr>
      <w:tr w:rsidR="00C276B3">
        <w:trPr>
          <w:divId w:val="434636596"/>
          <w:tblCellSpacing w:w="15" w:type="dxa"/>
        </w:trPr>
        <w:tc>
          <w:tcPr>
            <w:tcW w:w="50" w:type="pct"/>
            <w:hideMark/>
          </w:tcPr>
          <w:p w:rsidR="00C276B3" w:rsidRDefault="00C276B3">
            <w:pPr>
              <w:pStyle w:val="Bibliography"/>
              <w:rPr>
                <w:noProof/>
              </w:rPr>
            </w:pPr>
            <w:r>
              <w:rPr>
                <w:noProof/>
              </w:rPr>
              <w:t xml:space="preserve">[19] </w:t>
            </w:r>
          </w:p>
        </w:tc>
        <w:tc>
          <w:tcPr>
            <w:tcW w:w="0" w:type="auto"/>
            <w:hideMark/>
          </w:tcPr>
          <w:p w:rsidR="00C276B3" w:rsidRDefault="00C276B3">
            <w:pPr>
              <w:pStyle w:val="Bibliography"/>
              <w:rPr>
                <w:noProof/>
              </w:rPr>
            </w:pPr>
            <w:r>
              <w:rPr>
                <w:noProof/>
              </w:rPr>
              <w:t xml:space="preserve">M. A. Livingston, J. Sebastian, Z. Ai and J. W. Decker, "Performance measurements for the Microsoft Kinect skeleton," in </w:t>
            </w:r>
            <w:r>
              <w:rPr>
                <w:i/>
                <w:iCs/>
                <w:noProof/>
              </w:rPr>
              <w:t>Virtual Reality (VR), 2012 IEEE</w:t>
            </w:r>
            <w:r>
              <w:rPr>
                <w:noProof/>
              </w:rPr>
              <w:t xml:space="preserve">, Costa Mesa, CA, 2012. </w:t>
            </w:r>
          </w:p>
        </w:tc>
      </w:tr>
      <w:tr w:rsidR="00C276B3">
        <w:trPr>
          <w:divId w:val="434636596"/>
          <w:tblCellSpacing w:w="15" w:type="dxa"/>
        </w:trPr>
        <w:tc>
          <w:tcPr>
            <w:tcW w:w="50" w:type="pct"/>
            <w:hideMark/>
          </w:tcPr>
          <w:p w:rsidR="00C276B3" w:rsidRDefault="00C276B3">
            <w:pPr>
              <w:pStyle w:val="Bibliography"/>
              <w:rPr>
                <w:noProof/>
              </w:rPr>
            </w:pPr>
            <w:r>
              <w:rPr>
                <w:noProof/>
              </w:rPr>
              <w:lastRenderedPageBreak/>
              <w:t xml:space="preserve">[20] </w:t>
            </w:r>
          </w:p>
        </w:tc>
        <w:tc>
          <w:tcPr>
            <w:tcW w:w="0" w:type="auto"/>
            <w:hideMark/>
          </w:tcPr>
          <w:p w:rsidR="00C276B3" w:rsidRDefault="00C276B3">
            <w:pPr>
              <w:pStyle w:val="Bibliography"/>
              <w:rPr>
                <w:noProof/>
              </w:rPr>
            </w:pPr>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p>
        </w:tc>
      </w:tr>
      <w:tr w:rsidR="00C276B3">
        <w:trPr>
          <w:divId w:val="434636596"/>
          <w:tblCellSpacing w:w="15" w:type="dxa"/>
        </w:trPr>
        <w:tc>
          <w:tcPr>
            <w:tcW w:w="50" w:type="pct"/>
            <w:hideMark/>
          </w:tcPr>
          <w:p w:rsidR="00C276B3" w:rsidRDefault="00C276B3">
            <w:pPr>
              <w:pStyle w:val="Bibliography"/>
              <w:rPr>
                <w:noProof/>
              </w:rPr>
            </w:pPr>
            <w:r>
              <w:rPr>
                <w:noProof/>
              </w:rPr>
              <w:t xml:space="preserve">[21] </w:t>
            </w:r>
          </w:p>
        </w:tc>
        <w:tc>
          <w:tcPr>
            <w:tcW w:w="0" w:type="auto"/>
            <w:hideMark/>
          </w:tcPr>
          <w:p w:rsidR="00C276B3" w:rsidRDefault="00C276B3">
            <w:pPr>
              <w:pStyle w:val="Bibliography"/>
              <w:rPr>
                <w:noProof/>
              </w:rPr>
            </w:pPr>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p>
        </w:tc>
      </w:tr>
      <w:tr w:rsidR="00C276B3">
        <w:trPr>
          <w:divId w:val="434636596"/>
          <w:tblCellSpacing w:w="15" w:type="dxa"/>
        </w:trPr>
        <w:tc>
          <w:tcPr>
            <w:tcW w:w="50" w:type="pct"/>
            <w:hideMark/>
          </w:tcPr>
          <w:p w:rsidR="00C276B3" w:rsidRDefault="00C276B3">
            <w:pPr>
              <w:pStyle w:val="Bibliography"/>
              <w:rPr>
                <w:noProof/>
              </w:rPr>
            </w:pPr>
            <w:r>
              <w:rPr>
                <w:noProof/>
              </w:rPr>
              <w:t xml:space="preserve">[22] </w:t>
            </w:r>
          </w:p>
        </w:tc>
        <w:tc>
          <w:tcPr>
            <w:tcW w:w="0" w:type="auto"/>
            <w:hideMark/>
          </w:tcPr>
          <w:p w:rsidR="00C276B3" w:rsidRDefault="00C276B3">
            <w:pPr>
              <w:pStyle w:val="Bibliography"/>
              <w:rPr>
                <w:noProof/>
              </w:rPr>
            </w:pPr>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p>
        </w:tc>
      </w:tr>
      <w:tr w:rsidR="00C276B3">
        <w:trPr>
          <w:divId w:val="434636596"/>
          <w:tblCellSpacing w:w="15" w:type="dxa"/>
        </w:trPr>
        <w:tc>
          <w:tcPr>
            <w:tcW w:w="50" w:type="pct"/>
            <w:hideMark/>
          </w:tcPr>
          <w:p w:rsidR="00C276B3" w:rsidRDefault="00C276B3">
            <w:pPr>
              <w:pStyle w:val="Bibliography"/>
              <w:rPr>
                <w:noProof/>
              </w:rPr>
            </w:pPr>
            <w:r>
              <w:rPr>
                <w:noProof/>
              </w:rPr>
              <w:t xml:space="preserve">[23] </w:t>
            </w:r>
          </w:p>
        </w:tc>
        <w:tc>
          <w:tcPr>
            <w:tcW w:w="0" w:type="auto"/>
            <w:hideMark/>
          </w:tcPr>
          <w:p w:rsidR="00C276B3" w:rsidRDefault="00C276B3">
            <w:pPr>
              <w:pStyle w:val="Bibliography"/>
              <w:rPr>
                <w:noProof/>
              </w:rPr>
            </w:pPr>
            <w:r>
              <w:rPr>
                <w:noProof/>
              </w:rPr>
              <w:t xml:space="preserve">M. Likhachev and D. Ferguson, "Planning Long Dynamically-Feasible Maneuvers forAutonomous Vehicles," </w:t>
            </w:r>
            <w:r>
              <w:rPr>
                <w:i/>
                <w:iCs/>
                <w:noProof/>
              </w:rPr>
              <w:t xml:space="preserve">The International Journal of Robotics Research, </w:t>
            </w:r>
            <w:r>
              <w:rPr>
                <w:noProof/>
              </w:rPr>
              <w:t xml:space="preserve">vol. 28, no. 8, pp. 933-945, 2009. </w:t>
            </w:r>
          </w:p>
        </w:tc>
      </w:tr>
      <w:tr w:rsidR="00C276B3">
        <w:trPr>
          <w:divId w:val="434636596"/>
          <w:tblCellSpacing w:w="15" w:type="dxa"/>
        </w:trPr>
        <w:tc>
          <w:tcPr>
            <w:tcW w:w="50" w:type="pct"/>
            <w:hideMark/>
          </w:tcPr>
          <w:p w:rsidR="00C276B3" w:rsidRDefault="00C276B3">
            <w:pPr>
              <w:pStyle w:val="Bibliography"/>
              <w:rPr>
                <w:noProof/>
              </w:rPr>
            </w:pPr>
            <w:r>
              <w:rPr>
                <w:noProof/>
              </w:rPr>
              <w:t xml:space="preserve">[24] </w:t>
            </w:r>
          </w:p>
        </w:tc>
        <w:tc>
          <w:tcPr>
            <w:tcW w:w="0" w:type="auto"/>
            <w:hideMark/>
          </w:tcPr>
          <w:p w:rsidR="00C276B3" w:rsidRDefault="00C276B3">
            <w:pPr>
              <w:pStyle w:val="Bibliography"/>
              <w:rPr>
                <w:noProof/>
              </w:rPr>
            </w:pPr>
            <w:r>
              <w:rPr>
                <w:noProof/>
              </w:rPr>
              <w:t>OpenNI, "About OpenNI," DotNetNuke Corporation, 2011. [Online]. Available: http://www.openni.org/About.aspx. [Accessed 9 May 2012].</w:t>
            </w:r>
          </w:p>
        </w:tc>
      </w:tr>
      <w:tr w:rsidR="00C276B3">
        <w:trPr>
          <w:divId w:val="434636596"/>
          <w:tblCellSpacing w:w="15" w:type="dxa"/>
        </w:trPr>
        <w:tc>
          <w:tcPr>
            <w:tcW w:w="50" w:type="pct"/>
            <w:hideMark/>
          </w:tcPr>
          <w:p w:rsidR="00C276B3" w:rsidRDefault="00C276B3">
            <w:pPr>
              <w:pStyle w:val="Bibliography"/>
              <w:rPr>
                <w:noProof/>
              </w:rPr>
            </w:pPr>
            <w:r>
              <w:rPr>
                <w:noProof/>
              </w:rPr>
              <w:t xml:space="preserve">[25] </w:t>
            </w:r>
          </w:p>
        </w:tc>
        <w:tc>
          <w:tcPr>
            <w:tcW w:w="0" w:type="auto"/>
            <w:hideMark/>
          </w:tcPr>
          <w:p w:rsidR="00C276B3" w:rsidRDefault="00C276B3">
            <w:pPr>
              <w:pStyle w:val="Bibliography"/>
              <w:rPr>
                <w:noProof/>
              </w:rPr>
            </w:pPr>
            <w:r>
              <w:rPr>
                <w:noProof/>
              </w:rPr>
              <w:t>PrimeSense, Ltd., "PrimeSense Natural Interraction," 2011. [Online]. Available: http://www.primesense.com/nite. [Accessed 9 May 2012].</w:t>
            </w:r>
          </w:p>
        </w:tc>
      </w:tr>
      <w:tr w:rsidR="00C276B3">
        <w:trPr>
          <w:divId w:val="434636596"/>
          <w:tblCellSpacing w:w="15" w:type="dxa"/>
        </w:trPr>
        <w:tc>
          <w:tcPr>
            <w:tcW w:w="50" w:type="pct"/>
            <w:hideMark/>
          </w:tcPr>
          <w:p w:rsidR="00C276B3" w:rsidRDefault="00C276B3">
            <w:pPr>
              <w:pStyle w:val="Bibliography"/>
              <w:rPr>
                <w:noProof/>
              </w:rPr>
            </w:pPr>
            <w:r>
              <w:rPr>
                <w:noProof/>
              </w:rPr>
              <w:t xml:space="preserve">[26] </w:t>
            </w:r>
          </w:p>
        </w:tc>
        <w:tc>
          <w:tcPr>
            <w:tcW w:w="0" w:type="auto"/>
            <w:hideMark/>
          </w:tcPr>
          <w:p w:rsidR="00C276B3" w:rsidRDefault="00C276B3">
            <w:pPr>
              <w:pStyle w:val="Bibliography"/>
              <w:rPr>
                <w:noProof/>
              </w:rPr>
            </w:pPr>
            <w:r>
              <w:rPr>
                <w:noProof/>
              </w:rPr>
              <w:t>Robotzone, LLC., "DDP155 Base Pan," 2012. [Online]. Available: http://www.servocity.com/html/ddp155_base_pan.html. [Accessed 9 May 2012].</w:t>
            </w:r>
          </w:p>
        </w:tc>
      </w:tr>
      <w:tr w:rsidR="00C276B3">
        <w:trPr>
          <w:divId w:val="434636596"/>
          <w:tblCellSpacing w:w="15" w:type="dxa"/>
        </w:trPr>
        <w:tc>
          <w:tcPr>
            <w:tcW w:w="50" w:type="pct"/>
            <w:hideMark/>
          </w:tcPr>
          <w:p w:rsidR="00C276B3" w:rsidRDefault="00C276B3">
            <w:pPr>
              <w:pStyle w:val="Bibliography"/>
              <w:rPr>
                <w:noProof/>
              </w:rPr>
            </w:pPr>
            <w:r>
              <w:rPr>
                <w:noProof/>
              </w:rPr>
              <w:t xml:space="preserve">[27] </w:t>
            </w:r>
          </w:p>
        </w:tc>
        <w:tc>
          <w:tcPr>
            <w:tcW w:w="0" w:type="auto"/>
            <w:hideMark/>
          </w:tcPr>
          <w:p w:rsidR="00C276B3" w:rsidRDefault="00C276B3">
            <w:pPr>
              <w:pStyle w:val="Bibliography"/>
              <w:rPr>
                <w:noProof/>
              </w:rPr>
            </w:pPr>
            <w:r>
              <w:rPr>
                <w:noProof/>
              </w:rPr>
              <w:t>Phidgets, Inc., "1066_0 PhidgetAdvancedServo 1-Motor," 2011. [Online]. Available: http://www.phidgets.com/products.php?product_id=1066_0. [Accessed 9 May 2012].</w:t>
            </w:r>
          </w:p>
        </w:tc>
      </w:tr>
      <w:tr w:rsidR="00C276B3">
        <w:trPr>
          <w:divId w:val="434636596"/>
          <w:tblCellSpacing w:w="15" w:type="dxa"/>
        </w:trPr>
        <w:tc>
          <w:tcPr>
            <w:tcW w:w="50" w:type="pct"/>
            <w:hideMark/>
          </w:tcPr>
          <w:p w:rsidR="00C276B3" w:rsidRDefault="00C276B3">
            <w:pPr>
              <w:pStyle w:val="Bibliography"/>
              <w:rPr>
                <w:noProof/>
              </w:rPr>
            </w:pPr>
            <w:r>
              <w:rPr>
                <w:noProof/>
              </w:rPr>
              <w:t xml:space="preserve">[28] </w:t>
            </w:r>
          </w:p>
        </w:tc>
        <w:tc>
          <w:tcPr>
            <w:tcW w:w="0" w:type="auto"/>
            <w:hideMark/>
          </w:tcPr>
          <w:p w:rsidR="00C276B3" w:rsidRDefault="00C276B3">
            <w:pPr>
              <w:pStyle w:val="Bibliography"/>
              <w:rPr>
                <w:noProof/>
              </w:rPr>
            </w:pPr>
            <w:r>
              <w:rPr>
                <w:noProof/>
              </w:rPr>
              <w:t>M. Likhachev, "Search-based Planning with Motion Primitives," 2009. [Online]. Available: http://www.cs.cmu.edu/~maxim/files/tutorials/robschooltutorial_oct10.pdf. [Accessed 30 4 2012].</w:t>
            </w:r>
          </w:p>
        </w:tc>
      </w:tr>
    </w:tbl>
    <w:p w:rsidR="00C276B3" w:rsidRDefault="00C276B3">
      <w:pPr>
        <w:divId w:val="434636596"/>
        <w:rPr>
          <w:rFonts w:eastAsia="Times New Roman"/>
          <w:noProof/>
        </w:rPr>
      </w:pPr>
    </w:p>
    <w:p w:rsidR="00D971A3" w:rsidRPr="00AF3C43" w:rsidRDefault="00C17AD4" w:rsidP="00193048">
      <w:r>
        <w:fldChar w:fldCharType="end"/>
      </w:r>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7568" w:rsidRDefault="00E17568" w:rsidP="000F6971">
      <w:pPr>
        <w:spacing w:after="0" w:line="240" w:lineRule="auto"/>
      </w:pPr>
      <w:r>
        <w:separator/>
      </w:r>
    </w:p>
  </w:endnote>
  <w:endnote w:type="continuationSeparator" w:id="0">
    <w:p w:rsidR="00E17568" w:rsidRDefault="00E17568"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C276B3" w:rsidRDefault="00C276B3">
        <w:pPr>
          <w:pStyle w:val="Footer"/>
          <w:jc w:val="right"/>
        </w:pPr>
        <w:r>
          <w:fldChar w:fldCharType="begin"/>
        </w:r>
        <w:r>
          <w:instrText xml:space="preserve"> PAGE   \* MERGEFORMAT </w:instrText>
        </w:r>
        <w:r>
          <w:fldChar w:fldCharType="separate"/>
        </w:r>
        <w:r w:rsidR="004127AC">
          <w:rPr>
            <w:noProof/>
          </w:rPr>
          <w:t>37</w:t>
        </w:r>
        <w:r>
          <w:rPr>
            <w:noProof/>
          </w:rPr>
          <w:fldChar w:fldCharType="end"/>
        </w:r>
      </w:p>
    </w:sdtContent>
  </w:sdt>
  <w:p w:rsidR="00C276B3" w:rsidRDefault="00C276B3"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76B3" w:rsidRDefault="00C276B3">
    <w:pPr>
      <w:pStyle w:val="Footer"/>
      <w:jc w:val="right"/>
    </w:pPr>
  </w:p>
  <w:p w:rsidR="00C276B3" w:rsidRDefault="00C276B3"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7568" w:rsidRDefault="00E17568" w:rsidP="000F6971">
      <w:pPr>
        <w:spacing w:after="0" w:line="240" w:lineRule="auto"/>
      </w:pPr>
      <w:r>
        <w:separator/>
      </w:r>
    </w:p>
  </w:footnote>
  <w:footnote w:type="continuationSeparator" w:id="0">
    <w:p w:rsidR="00E17568" w:rsidRDefault="00E17568"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14CD6"/>
    <w:rsid w:val="00021587"/>
    <w:rsid w:val="0002548B"/>
    <w:rsid w:val="000320BD"/>
    <w:rsid w:val="000330C7"/>
    <w:rsid w:val="00044FAA"/>
    <w:rsid w:val="00051A77"/>
    <w:rsid w:val="000522CB"/>
    <w:rsid w:val="0005382D"/>
    <w:rsid w:val="00075E01"/>
    <w:rsid w:val="00083B1E"/>
    <w:rsid w:val="000844BB"/>
    <w:rsid w:val="00087149"/>
    <w:rsid w:val="000923B3"/>
    <w:rsid w:val="0009323F"/>
    <w:rsid w:val="000A1CEA"/>
    <w:rsid w:val="000C0ADD"/>
    <w:rsid w:val="000D2A47"/>
    <w:rsid w:val="000E4935"/>
    <w:rsid w:val="000F1FC0"/>
    <w:rsid w:val="000F6971"/>
    <w:rsid w:val="00112600"/>
    <w:rsid w:val="00115579"/>
    <w:rsid w:val="00144948"/>
    <w:rsid w:val="001625DD"/>
    <w:rsid w:val="001639A4"/>
    <w:rsid w:val="001653C3"/>
    <w:rsid w:val="00165CE3"/>
    <w:rsid w:val="0017223D"/>
    <w:rsid w:val="001805A0"/>
    <w:rsid w:val="0018125C"/>
    <w:rsid w:val="001852AA"/>
    <w:rsid w:val="00190309"/>
    <w:rsid w:val="00193048"/>
    <w:rsid w:val="001940DD"/>
    <w:rsid w:val="00196B8C"/>
    <w:rsid w:val="001B3B6D"/>
    <w:rsid w:val="001B4727"/>
    <w:rsid w:val="001C1618"/>
    <w:rsid w:val="001D4F8F"/>
    <w:rsid w:val="001D5E2C"/>
    <w:rsid w:val="001F7A85"/>
    <w:rsid w:val="002012DB"/>
    <w:rsid w:val="00205FE5"/>
    <w:rsid w:val="00212636"/>
    <w:rsid w:val="00220923"/>
    <w:rsid w:val="00236A08"/>
    <w:rsid w:val="00236B40"/>
    <w:rsid w:val="0024185E"/>
    <w:rsid w:val="00243D25"/>
    <w:rsid w:val="00262CEF"/>
    <w:rsid w:val="00265DB9"/>
    <w:rsid w:val="00266623"/>
    <w:rsid w:val="002713AF"/>
    <w:rsid w:val="00281685"/>
    <w:rsid w:val="002872CE"/>
    <w:rsid w:val="00287B9D"/>
    <w:rsid w:val="002A1ECB"/>
    <w:rsid w:val="002A5E26"/>
    <w:rsid w:val="002C1BDA"/>
    <w:rsid w:val="002C3A90"/>
    <w:rsid w:val="002D4111"/>
    <w:rsid w:val="002F1992"/>
    <w:rsid w:val="002F2607"/>
    <w:rsid w:val="002F4BFC"/>
    <w:rsid w:val="00300267"/>
    <w:rsid w:val="00301726"/>
    <w:rsid w:val="00304B61"/>
    <w:rsid w:val="003060D6"/>
    <w:rsid w:val="00326A3B"/>
    <w:rsid w:val="003278A0"/>
    <w:rsid w:val="00333C89"/>
    <w:rsid w:val="00345E51"/>
    <w:rsid w:val="00371F78"/>
    <w:rsid w:val="00394728"/>
    <w:rsid w:val="00395035"/>
    <w:rsid w:val="003964F8"/>
    <w:rsid w:val="003D17C6"/>
    <w:rsid w:val="003F62D4"/>
    <w:rsid w:val="004026C5"/>
    <w:rsid w:val="004127AC"/>
    <w:rsid w:val="00416EEF"/>
    <w:rsid w:val="004303D8"/>
    <w:rsid w:val="00430ECB"/>
    <w:rsid w:val="00485793"/>
    <w:rsid w:val="004A44C1"/>
    <w:rsid w:val="004A6112"/>
    <w:rsid w:val="004B6D29"/>
    <w:rsid w:val="004C3013"/>
    <w:rsid w:val="004C459C"/>
    <w:rsid w:val="004E4B19"/>
    <w:rsid w:val="005209F2"/>
    <w:rsid w:val="00520ED1"/>
    <w:rsid w:val="00521433"/>
    <w:rsid w:val="00521E0F"/>
    <w:rsid w:val="00523A51"/>
    <w:rsid w:val="00523AC0"/>
    <w:rsid w:val="00537568"/>
    <w:rsid w:val="00540AEA"/>
    <w:rsid w:val="005479D3"/>
    <w:rsid w:val="00573238"/>
    <w:rsid w:val="00575D0E"/>
    <w:rsid w:val="00580F65"/>
    <w:rsid w:val="00583590"/>
    <w:rsid w:val="005844FD"/>
    <w:rsid w:val="005858FB"/>
    <w:rsid w:val="00592D14"/>
    <w:rsid w:val="005A7D17"/>
    <w:rsid w:val="005B1D8B"/>
    <w:rsid w:val="005C05ED"/>
    <w:rsid w:val="005D45C2"/>
    <w:rsid w:val="005D71AF"/>
    <w:rsid w:val="005F6378"/>
    <w:rsid w:val="005F72D4"/>
    <w:rsid w:val="005F74E0"/>
    <w:rsid w:val="00610DD8"/>
    <w:rsid w:val="006211C8"/>
    <w:rsid w:val="00621E13"/>
    <w:rsid w:val="00635D8F"/>
    <w:rsid w:val="006432F5"/>
    <w:rsid w:val="006551D7"/>
    <w:rsid w:val="006556D0"/>
    <w:rsid w:val="00663205"/>
    <w:rsid w:val="006676D2"/>
    <w:rsid w:val="00670B5E"/>
    <w:rsid w:val="00691CA2"/>
    <w:rsid w:val="006B3085"/>
    <w:rsid w:val="006C5526"/>
    <w:rsid w:val="006D67DB"/>
    <w:rsid w:val="006D75F8"/>
    <w:rsid w:val="007019C4"/>
    <w:rsid w:val="00710F25"/>
    <w:rsid w:val="007138C2"/>
    <w:rsid w:val="00714056"/>
    <w:rsid w:val="00714596"/>
    <w:rsid w:val="00716208"/>
    <w:rsid w:val="00724C1A"/>
    <w:rsid w:val="00726CBE"/>
    <w:rsid w:val="00733B86"/>
    <w:rsid w:val="007354BD"/>
    <w:rsid w:val="00735B7C"/>
    <w:rsid w:val="00737F59"/>
    <w:rsid w:val="00750DAF"/>
    <w:rsid w:val="007546AF"/>
    <w:rsid w:val="0075623F"/>
    <w:rsid w:val="00767E0C"/>
    <w:rsid w:val="007722EA"/>
    <w:rsid w:val="007742B1"/>
    <w:rsid w:val="0077556F"/>
    <w:rsid w:val="0078156F"/>
    <w:rsid w:val="0079040E"/>
    <w:rsid w:val="007B5EC1"/>
    <w:rsid w:val="007C11F5"/>
    <w:rsid w:val="007D19ED"/>
    <w:rsid w:val="007E079C"/>
    <w:rsid w:val="007E7C2A"/>
    <w:rsid w:val="007F1955"/>
    <w:rsid w:val="007F319B"/>
    <w:rsid w:val="007F5E7A"/>
    <w:rsid w:val="00810CA6"/>
    <w:rsid w:val="00822E1C"/>
    <w:rsid w:val="00825C2A"/>
    <w:rsid w:val="00825EC4"/>
    <w:rsid w:val="008301E4"/>
    <w:rsid w:val="00830530"/>
    <w:rsid w:val="00841EDF"/>
    <w:rsid w:val="008621F7"/>
    <w:rsid w:val="00891478"/>
    <w:rsid w:val="008931B5"/>
    <w:rsid w:val="008A0789"/>
    <w:rsid w:val="008A5AD7"/>
    <w:rsid w:val="008B310C"/>
    <w:rsid w:val="008C29A6"/>
    <w:rsid w:val="008C55FD"/>
    <w:rsid w:val="008D1973"/>
    <w:rsid w:val="00903499"/>
    <w:rsid w:val="00912610"/>
    <w:rsid w:val="009137A6"/>
    <w:rsid w:val="009145F0"/>
    <w:rsid w:val="009208C7"/>
    <w:rsid w:val="009224AA"/>
    <w:rsid w:val="00930501"/>
    <w:rsid w:val="00934B3D"/>
    <w:rsid w:val="00943DAB"/>
    <w:rsid w:val="0095394F"/>
    <w:rsid w:val="00956182"/>
    <w:rsid w:val="00960273"/>
    <w:rsid w:val="009635B1"/>
    <w:rsid w:val="0097622B"/>
    <w:rsid w:val="009B0251"/>
    <w:rsid w:val="009B5486"/>
    <w:rsid w:val="009B5DF8"/>
    <w:rsid w:val="009B71CC"/>
    <w:rsid w:val="009C137C"/>
    <w:rsid w:val="009C1594"/>
    <w:rsid w:val="009D5B4A"/>
    <w:rsid w:val="009D6847"/>
    <w:rsid w:val="009F249C"/>
    <w:rsid w:val="009F31EA"/>
    <w:rsid w:val="00A02D08"/>
    <w:rsid w:val="00A05696"/>
    <w:rsid w:val="00A07F11"/>
    <w:rsid w:val="00A16215"/>
    <w:rsid w:val="00A16B73"/>
    <w:rsid w:val="00A23C15"/>
    <w:rsid w:val="00A4281A"/>
    <w:rsid w:val="00A522D5"/>
    <w:rsid w:val="00A543C4"/>
    <w:rsid w:val="00A5597E"/>
    <w:rsid w:val="00A574EB"/>
    <w:rsid w:val="00A60026"/>
    <w:rsid w:val="00A655A3"/>
    <w:rsid w:val="00A67241"/>
    <w:rsid w:val="00A77703"/>
    <w:rsid w:val="00A9149F"/>
    <w:rsid w:val="00AA203C"/>
    <w:rsid w:val="00AC18E4"/>
    <w:rsid w:val="00AD7B60"/>
    <w:rsid w:val="00AE267A"/>
    <w:rsid w:val="00AE3349"/>
    <w:rsid w:val="00AE71DF"/>
    <w:rsid w:val="00AF1B00"/>
    <w:rsid w:val="00AF35B7"/>
    <w:rsid w:val="00AF3C43"/>
    <w:rsid w:val="00AF4EAC"/>
    <w:rsid w:val="00B426CB"/>
    <w:rsid w:val="00B437E1"/>
    <w:rsid w:val="00B618B1"/>
    <w:rsid w:val="00B75E60"/>
    <w:rsid w:val="00B85BF1"/>
    <w:rsid w:val="00B9291F"/>
    <w:rsid w:val="00B979F9"/>
    <w:rsid w:val="00BB38F5"/>
    <w:rsid w:val="00BB4CD3"/>
    <w:rsid w:val="00BC00C4"/>
    <w:rsid w:val="00BD2662"/>
    <w:rsid w:val="00BD5B74"/>
    <w:rsid w:val="00BE05DB"/>
    <w:rsid w:val="00BF40CE"/>
    <w:rsid w:val="00C0222E"/>
    <w:rsid w:val="00C15726"/>
    <w:rsid w:val="00C17AD4"/>
    <w:rsid w:val="00C240F1"/>
    <w:rsid w:val="00C25EB1"/>
    <w:rsid w:val="00C2731F"/>
    <w:rsid w:val="00C276B3"/>
    <w:rsid w:val="00C279A1"/>
    <w:rsid w:val="00C32542"/>
    <w:rsid w:val="00C43F4F"/>
    <w:rsid w:val="00C51337"/>
    <w:rsid w:val="00C517ED"/>
    <w:rsid w:val="00C52C5E"/>
    <w:rsid w:val="00C56240"/>
    <w:rsid w:val="00C56540"/>
    <w:rsid w:val="00C65818"/>
    <w:rsid w:val="00C6715A"/>
    <w:rsid w:val="00C679DD"/>
    <w:rsid w:val="00CA22A6"/>
    <w:rsid w:val="00CA22C5"/>
    <w:rsid w:val="00CA48DF"/>
    <w:rsid w:val="00CB0BB1"/>
    <w:rsid w:val="00CB65C8"/>
    <w:rsid w:val="00CC7B62"/>
    <w:rsid w:val="00CD27EC"/>
    <w:rsid w:val="00CD361A"/>
    <w:rsid w:val="00CD5161"/>
    <w:rsid w:val="00D05AF7"/>
    <w:rsid w:val="00D069EB"/>
    <w:rsid w:val="00D10050"/>
    <w:rsid w:val="00D1117B"/>
    <w:rsid w:val="00D22590"/>
    <w:rsid w:val="00D22E10"/>
    <w:rsid w:val="00D36F52"/>
    <w:rsid w:val="00D3788F"/>
    <w:rsid w:val="00D41CF1"/>
    <w:rsid w:val="00D46031"/>
    <w:rsid w:val="00D473DC"/>
    <w:rsid w:val="00D559B8"/>
    <w:rsid w:val="00D56E54"/>
    <w:rsid w:val="00D57445"/>
    <w:rsid w:val="00D666F3"/>
    <w:rsid w:val="00D84068"/>
    <w:rsid w:val="00D843D7"/>
    <w:rsid w:val="00D91C5E"/>
    <w:rsid w:val="00D944A5"/>
    <w:rsid w:val="00D971A3"/>
    <w:rsid w:val="00DA2169"/>
    <w:rsid w:val="00DB7416"/>
    <w:rsid w:val="00DC6050"/>
    <w:rsid w:val="00DD387E"/>
    <w:rsid w:val="00DD788F"/>
    <w:rsid w:val="00DE34F8"/>
    <w:rsid w:val="00DE61FF"/>
    <w:rsid w:val="00DE6500"/>
    <w:rsid w:val="00DE6503"/>
    <w:rsid w:val="00DF2C28"/>
    <w:rsid w:val="00E13430"/>
    <w:rsid w:val="00E17568"/>
    <w:rsid w:val="00E412C2"/>
    <w:rsid w:val="00E57938"/>
    <w:rsid w:val="00E6108E"/>
    <w:rsid w:val="00E70CFF"/>
    <w:rsid w:val="00E73285"/>
    <w:rsid w:val="00E75416"/>
    <w:rsid w:val="00E9022C"/>
    <w:rsid w:val="00E917BC"/>
    <w:rsid w:val="00EA2C8A"/>
    <w:rsid w:val="00EA43E5"/>
    <w:rsid w:val="00EB66B6"/>
    <w:rsid w:val="00ED68F9"/>
    <w:rsid w:val="00EF1EA9"/>
    <w:rsid w:val="00EF3858"/>
    <w:rsid w:val="00F01CA9"/>
    <w:rsid w:val="00F01F93"/>
    <w:rsid w:val="00F17FBE"/>
    <w:rsid w:val="00F27991"/>
    <w:rsid w:val="00F3156B"/>
    <w:rsid w:val="00F324C7"/>
    <w:rsid w:val="00F445CD"/>
    <w:rsid w:val="00F4648D"/>
    <w:rsid w:val="00F46792"/>
    <w:rsid w:val="00F53563"/>
    <w:rsid w:val="00F6072C"/>
    <w:rsid w:val="00F647A3"/>
    <w:rsid w:val="00F6603F"/>
    <w:rsid w:val="00F6664D"/>
    <w:rsid w:val="00F7578C"/>
    <w:rsid w:val="00F8651A"/>
    <w:rsid w:val="00F91C31"/>
    <w:rsid w:val="00F94ED7"/>
    <w:rsid w:val="00F96D1D"/>
    <w:rsid w:val="00FA0B5C"/>
    <w:rsid w:val="00FB5F83"/>
    <w:rsid w:val="00FC59E7"/>
    <w:rsid w:val="00FC5EAA"/>
    <w:rsid w:val="00FC5EC7"/>
    <w:rsid w:val="00FD4F07"/>
    <w:rsid w:val="00FD5A7F"/>
    <w:rsid w:val="00FE05A2"/>
    <w:rsid w:val="00FE2DF8"/>
    <w:rsid w:val="00FE35B7"/>
    <w:rsid w:val="00FE6653"/>
    <w:rsid w:val="00FE7A7A"/>
    <w:rsid w:val="00FF07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image" Target="media/image7.jpeg"/><Relationship Id="rId26"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Bill\Documents\_School\_Spring%202012\thesis\Document\Bill_Kulp_Thesis_2012_05_09.docx"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14</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4</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1</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2</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7</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6</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21</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20</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9</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11</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12</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16</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22</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15</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13</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3</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5</b:RefOrder>
  </b:Source>
  <b:Source>
    <b:Tag>Lik09</b:Tag>
    <b:SourceType>DocumentFromInternetSite</b:SourceType>
    <b:Guid>{36C68A83-9DBB-4ADB-A7E8-4AADDDBEE4EA}</b:Guid>
    <b:Title>Search-based Planning with Motion Primitives</b:Title>
    <b:Year>2009</b:Year>
    <b:Author>
      <b:Author>
        <b:NameList>
          <b:Person>
            <b:Last>Likhachev</b:Last>
            <b:First>Maxim</b:First>
          </b:Person>
        </b:NameList>
      </b:Author>
    </b:Author>
    <b:YearAccessed>2012</b:YearAccessed>
    <b:MonthAccessed>4</b:MonthAccessed>
    <b:DayAccessed>30</b:DayAccessed>
    <b:URL>http://www.cs.cmu.edu/~maxim/files/tutorials/robschooltutorial_oct10.pdf</b:URL>
    <b:RefOrder>28</b:RefOrder>
  </b:Source>
  <b:Source>
    <b:Tag>Lik091</b:Tag>
    <b:SourceType>JournalArticle</b:SourceType>
    <b:Guid>{98A1076B-4811-4027-92A5-227A8DA915D5}</b:Guid>
    <b:Title>Planning Long Dynamically-Feasible Maneuvers forAutonomous Vehicles</b:Title>
    <b:Year>2009</b:Year>
    <b:Author>
      <b:Author>
        <b:NameList>
          <b:Person>
            <b:Last>Likhachev</b:Last>
            <b:First>Maxim</b:First>
          </b:Person>
          <b:Person>
            <b:Last>Ferguson</b:Last>
            <b:First>Dave</b:First>
          </b:Person>
        </b:NameList>
      </b:Author>
    </b:Author>
    <b:JournalName>The International Journal of Robotics Research</b:JournalName>
    <b:Pages>933-945</b:Pages>
    <b:Volume>28</b:Volume>
    <b:Issue>8</b:Issue>
    <b:RefOrder>23</b:RefOrder>
  </b:Source>
  <b:Source>
    <b:Tag>Liv12</b:Tag>
    <b:SourceType>ConferenceProceedings</b:SourceType>
    <b:Guid>{31483787-741E-49F9-BD96-142EA05B6BFF}</b:Guid>
    <b:Author>
      <b:Author>
        <b:NameList>
          <b:Person>
            <b:Last>Livingston</b:Last>
            <b:First>Mark</b:First>
            <b:Middle>A.</b:Middle>
          </b:Person>
          <b:Person>
            <b:Last>Sebastian</b:Last>
            <b:First>Jay</b:First>
          </b:Person>
          <b:Person>
            <b:Last>Ai</b:Last>
            <b:First>Zhuming</b:First>
          </b:Person>
          <b:Person>
            <b:Last>Decker</b:Last>
            <b:First>Jonathan</b:First>
            <b:Middle>W.</b:Middle>
          </b:Person>
        </b:NameList>
      </b:Author>
    </b:Author>
    <b:Title>Performance measurements for the Microsoft Kinect skeleton</b:Title>
    <b:Year>2012</b:Year>
    <b:ConferenceName>Virtual Reality (VR), 2012 IEEE</b:ConferenceName>
    <b:City>Costa Mesa, CA</b:City>
    <b:RefOrder>19</b:RefOrder>
  </b:Source>
  <b:Source>
    <b:Tag>Gil11</b:Tag>
    <b:SourceType>ConferenceProceedings</b:SourceType>
    <b:Guid>{C9A9C92F-AE1F-409F-8F89-BEEAFF6CA35D}</b:Guid>
    <b:Author>
      <b:Author>
        <b:NameList>
          <b:Person>
            <b:Last>Gill</b:Last>
            <b:First>T.</b:First>
          </b:Person>
          <b:Person>
            <b:Last>Keller</b:Last>
            <b:First>J.M.</b:First>
          </b:Person>
          <b:Person>
            <b:Last>Anderson</b:Last>
            <b:First>D.T.</b:First>
          </b:Person>
          <b:Person>
            <b:Last>Luke</b:Last>
            <b:First>R.H.</b:First>
          </b:Person>
        </b:NameList>
      </b:Author>
    </b:Author>
    <b:Title>A system for change detection and human recognition in voxel space using the Microsoft Kinect sensor</b:Title>
    <b:Year>2011</b:Year>
    <b:ConferenceName>Applied Imagery Pattern Recognition Workshop (AIPR), 2011 IEEE</b:ConferenceName>
    <b:City>Washington, DC</b:City>
    <b:RefOrder>17</b:RefOrder>
  </b:Source>
  <b:Source>
    <b:Tag>Gul11</b:Tag>
    <b:SourceType>ConferenceProceedings</b:SourceType>
    <b:Guid>{48173D89-A5A7-4A47-BCD4-B2D57FBA8120}</b:Guid>
    <b:Author>
      <b:Author>
        <b:NameList>
          <b:Person>
            <b:Last>Gulshan</b:Last>
            <b:First>V.</b:First>
          </b:Person>
          <b:Person>
            <b:Last>Lempitsky</b:Last>
            <b:First>V.</b:First>
          </b:Person>
          <b:Person>
            <b:Last>Zisserman</b:Last>
            <b:First>A.</b:First>
          </b:Person>
        </b:NameList>
      </b:Author>
    </b:Author>
    <b:Title>Humanising GrabCut: Learning to segment humans using the Kinect</b:Title>
    <b:Year>2011</b:Year>
    <b:ConferenceName>Computer Vision Workshops (ICCV Workshops), 2011 IEEE International Conference on</b:ConferenceName>
    <b:City>Barcelona, Spain</b:City>
    <b:RefOrder>18</b:RefOrder>
  </b:Source>
  <b:Source>
    <b:Tag>Fre97</b:Tag>
    <b:SourceType>JournalArticle</b:SourceType>
    <b:Guid>{CEDC2452-2AD1-45C1-9E44-3C3EB6260253}</b:Guid>
    <b:Author>
      <b:Author>
        <b:NameList>
          <b:Person>
            <b:Last>Freund</b:Last>
            <b:First>Yoav</b:First>
          </b:Person>
          <b:Person>
            <b:Last>Schapire</b:Last>
            <b:First>Robert</b:First>
            <b:Middle>E.</b:Middle>
          </b:Person>
        </b:NameList>
      </b:Author>
    </b:Author>
    <b:Title>A Decision-Theoretic Generalization of on-Line Learning and an Application to Boosting</b:Title>
    <b:Year>1997</b:Year>
    <b:JournalName>Journal of Computer and System Sciences</b:JournalName>
    <b:Pages>119.139</b:Pages>
    <b:Volume>55</b:Volume>
    <b:RefOrder>8</b:RefOrder>
  </b:Source>
  <b:Source>
    <b:Tag>Bay08</b:Tag>
    <b:SourceType>JournalArticle</b:SourceType>
    <b:Guid>{BB41EE36-A76C-40A4-BC9D-F05155D66036}</b:Guid>
    <b:Author>
      <b:Author>
        <b:NameList>
          <b:Person>
            <b:Last>Bay</b:Last>
            <b:First>Herbert</b:First>
          </b:Person>
          <b:Person>
            <b:Last>Ess</b:Last>
            <b:First>Andreas</b:First>
          </b:Person>
          <b:Person>
            <b:Last>Tuytelaars</b:Last>
            <b:First>Tinne</b:First>
          </b:Person>
          <b:Person>
            <b:Last>Van Gool</b:Last>
            <b:First>Luc</b:First>
          </b:Person>
        </b:NameList>
      </b:Author>
    </b:Author>
    <b:Title>SURF: Speeded Up Robust Features</b:Title>
    <b:JournalName>Computer Vision and Image Understanding (CVIU)</b:JournalName>
    <b:Year>2008</b:Year>
    <b:Pages>346-359</b:Pages>
    <b:Volume>110</b:Volume>
    <b:Issue>3</b:Issue>
    <b:RefOrder>10</b:RefOrder>
  </b:Source>
  <b:Source>
    <b:Tag>Pri11</b:Tag>
    <b:SourceType>InternetSite</b:SourceType>
    <b:Guid>{68A83D30-C776-4903-AD29-304454EB5FF2}</b:Guid>
    <b:Title>PrimeSense Natural Interraction</b:Title>
    <b:Year>2011</b:Year>
    <b:Author>
      <b:Author>
        <b:Corporate>PrimeSense, Ltd.</b:Corporate>
      </b:Author>
    </b:Author>
    <b:YearAccessed>2012</b:YearAccessed>
    <b:MonthAccessed>May</b:MonthAccessed>
    <b:DayAccessed>9</b:DayAccessed>
    <b:URL>http://www.primesense.com/nite</b:URL>
    <b:RefOrder>25</b:RefOrder>
  </b:Source>
  <b:Source>
    <b:Tag>Ope11</b:Tag>
    <b:SourceType>InternetSite</b:SourceType>
    <b:Guid>{E96B3498-316D-4BF4-896F-8515B7A9407C}</b:Guid>
    <b:Author>
      <b:Author>
        <b:Corporate>OpenNI</b:Corporate>
      </b:Author>
    </b:Author>
    <b:Title>About OpenNI</b:Title>
    <b:ProductionCompany>DotNetNuke Corporation</b:ProductionCompany>
    <b:Year>2011</b:Year>
    <b:YearAccessed>2012</b:YearAccessed>
    <b:MonthAccessed>May</b:MonthAccessed>
    <b:DayAccessed>9</b:DayAccessed>
    <b:URL>http://www.openni.org/About.aspx</b:URL>
    <b:RefOrder>24</b:RefOrder>
  </b:Source>
  <b:Source>
    <b:Tag>Rob12</b:Tag>
    <b:SourceType>InternetSite</b:SourceType>
    <b:Guid>{C77B521D-52FF-49F7-AE5E-4610FEA00AA7}</b:Guid>
    <b:Author>
      <b:Author>
        <b:Corporate>Robotzone, LLC.</b:Corporate>
      </b:Author>
    </b:Author>
    <b:Title>DDP155 Base Pan</b:Title>
    <b:Year>2012</b:Year>
    <b:YearAccessed>2012</b:YearAccessed>
    <b:MonthAccessed>May</b:MonthAccessed>
    <b:DayAccessed>9</b:DayAccessed>
    <b:URL>http://www.servocity.com/html/ddp155_base_pan.html</b:URL>
    <b:RefOrder>26</b:RefOrder>
  </b:Source>
  <b:Source>
    <b:Tag>Phi11</b:Tag>
    <b:SourceType>InternetSite</b:SourceType>
    <b:Guid>{52A17ABB-E00C-43DD-A24D-8F940F5DA6B2}</b:Guid>
    <b:Author>
      <b:Author>
        <b:Corporate>Phidgets, Inc.</b:Corporate>
      </b:Author>
    </b:Author>
    <b:Title>1066_0 PhidgetAdvancedServo 1-Motor</b:Title>
    <b:Year>2011</b:Year>
    <b:YearAccessed>2012</b:YearAccessed>
    <b:MonthAccessed>May</b:MonthAccessed>
    <b:DayAccessed>9</b:DayAccessed>
    <b:URL>http://www.phidgets.com/products.php?product_id=1066_0</b:URL>
    <b:RefOrder>27</b:RefOrder>
  </b:Source>
</b:Sources>
</file>

<file path=customXml/itemProps1.xml><?xml version="1.0" encoding="utf-8"?>
<ds:datastoreItem xmlns:ds="http://schemas.openxmlformats.org/officeDocument/2006/customXml" ds:itemID="{D45E3265-8BE4-4B34-AFDD-D2B3ABF7E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53</Pages>
  <Words>8890</Words>
  <Characters>50673</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11</cp:revision>
  <dcterms:created xsi:type="dcterms:W3CDTF">2012-05-09T17:30:00Z</dcterms:created>
  <dcterms:modified xsi:type="dcterms:W3CDTF">2012-05-09T19:03:00Z</dcterms:modified>
</cp:coreProperties>
</file>