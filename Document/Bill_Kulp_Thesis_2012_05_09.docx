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C276B3"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336806" w:history="1">
        <w:r w:rsidR="00C276B3" w:rsidRPr="00C40491">
          <w:rPr>
            <w:rStyle w:val="Hyperlink"/>
            <w:noProof/>
          </w:rPr>
          <w:t>1</w:t>
        </w:r>
        <w:r w:rsidR="00C276B3">
          <w:rPr>
            <w:rFonts w:asciiTheme="minorHAnsi" w:hAnsiTheme="minorHAnsi"/>
            <w:noProof/>
            <w:sz w:val="22"/>
          </w:rPr>
          <w:tab/>
        </w:r>
        <w:r w:rsidR="00C276B3" w:rsidRPr="00C40491">
          <w:rPr>
            <w:rStyle w:val="Hyperlink"/>
            <w:noProof/>
          </w:rPr>
          <w:t>Introduction and Background</w:t>
        </w:r>
        <w:r w:rsidR="00C276B3">
          <w:rPr>
            <w:noProof/>
            <w:webHidden/>
          </w:rPr>
          <w:tab/>
        </w:r>
        <w:r w:rsidR="00C276B3">
          <w:rPr>
            <w:noProof/>
            <w:webHidden/>
          </w:rPr>
          <w:fldChar w:fldCharType="begin"/>
        </w:r>
        <w:r w:rsidR="00C276B3">
          <w:rPr>
            <w:noProof/>
            <w:webHidden/>
          </w:rPr>
          <w:instrText xml:space="preserve"> PAGEREF _Toc324336806 \h </w:instrText>
        </w:r>
        <w:r w:rsidR="00C276B3">
          <w:rPr>
            <w:noProof/>
            <w:webHidden/>
          </w:rPr>
        </w:r>
        <w:r w:rsidR="00C276B3">
          <w:rPr>
            <w:noProof/>
            <w:webHidden/>
          </w:rPr>
          <w:fldChar w:fldCharType="separate"/>
        </w:r>
        <w:r w:rsidR="00C276B3">
          <w:rPr>
            <w:noProof/>
            <w:webHidden/>
          </w:rPr>
          <w:t>1</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07" w:history="1">
        <w:r w:rsidR="00C276B3" w:rsidRPr="00C40491">
          <w:rPr>
            <w:rStyle w:val="Hyperlink"/>
            <w:noProof/>
          </w:rPr>
          <w:t>1.1</w:t>
        </w:r>
        <w:r w:rsidR="00C276B3">
          <w:rPr>
            <w:rFonts w:asciiTheme="minorHAnsi" w:hAnsiTheme="minorHAnsi"/>
            <w:noProof/>
            <w:sz w:val="22"/>
          </w:rPr>
          <w:tab/>
        </w:r>
        <w:r w:rsidR="00C276B3" w:rsidRPr="00C40491">
          <w:rPr>
            <w:rStyle w:val="Hyperlink"/>
            <w:noProof/>
          </w:rPr>
          <w:t>Computer Vision</w:t>
        </w:r>
        <w:r w:rsidR="00C276B3">
          <w:rPr>
            <w:noProof/>
            <w:webHidden/>
          </w:rPr>
          <w:tab/>
        </w:r>
        <w:r w:rsidR="00C276B3">
          <w:rPr>
            <w:noProof/>
            <w:webHidden/>
          </w:rPr>
          <w:fldChar w:fldCharType="begin"/>
        </w:r>
        <w:r w:rsidR="00C276B3">
          <w:rPr>
            <w:noProof/>
            <w:webHidden/>
          </w:rPr>
          <w:instrText xml:space="preserve"> PAGEREF _Toc324336807 \h </w:instrText>
        </w:r>
        <w:r w:rsidR="00C276B3">
          <w:rPr>
            <w:noProof/>
            <w:webHidden/>
          </w:rPr>
        </w:r>
        <w:r w:rsidR="00C276B3">
          <w:rPr>
            <w:noProof/>
            <w:webHidden/>
          </w:rPr>
          <w:fldChar w:fldCharType="separate"/>
        </w:r>
        <w:r w:rsidR="00C276B3">
          <w:rPr>
            <w:noProof/>
            <w:webHidden/>
          </w:rPr>
          <w:t>1</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08" w:history="1">
        <w:r w:rsidR="00C276B3" w:rsidRPr="00C40491">
          <w:rPr>
            <w:rStyle w:val="Hyperlink"/>
            <w:noProof/>
          </w:rPr>
          <w:t>1.2</w:t>
        </w:r>
        <w:r w:rsidR="00C276B3">
          <w:rPr>
            <w:rFonts w:asciiTheme="minorHAnsi" w:hAnsiTheme="minorHAnsi"/>
            <w:noProof/>
            <w:sz w:val="22"/>
          </w:rPr>
          <w:tab/>
        </w:r>
        <w:r w:rsidR="00C276B3" w:rsidRPr="00C40491">
          <w:rPr>
            <w:rStyle w:val="Hyperlink"/>
            <w:noProof/>
          </w:rPr>
          <w:t>Other sensors</w:t>
        </w:r>
        <w:r w:rsidR="00C276B3">
          <w:rPr>
            <w:noProof/>
            <w:webHidden/>
          </w:rPr>
          <w:tab/>
        </w:r>
        <w:r w:rsidR="00C276B3">
          <w:rPr>
            <w:noProof/>
            <w:webHidden/>
          </w:rPr>
          <w:fldChar w:fldCharType="begin"/>
        </w:r>
        <w:r w:rsidR="00C276B3">
          <w:rPr>
            <w:noProof/>
            <w:webHidden/>
          </w:rPr>
          <w:instrText xml:space="preserve"> PAGEREF _Toc324336808 \h </w:instrText>
        </w:r>
        <w:r w:rsidR="00C276B3">
          <w:rPr>
            <w:noProof/>
            <w:webHidden/>
          </w:rPr>
        </w:r>
        <w:r w:rsidR="00C276B3">
          <w:rPr>
            <w:noProof/>
            <w:webHidden/>
          </w:rPr>
          <w:fldChar w:fldCharType="separate"/>
        </w:r>
        <w:r w:rsidR="00C276B3">
          <w:rPr>
            <w:noProof/>
            <w:webHidden/>
          </w:rPr>
          <w:t>5</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09" w:history="1">
        <w:r w:rsidR="00C276B3" w:rsidRPr="00C40491">
          <w:rPr>
            <w:rStyle w:val="Hyperlink"/>
            <w:noProof/>
          </w:rPr>
          <w:t>1.3</w:t>
        </w:r>
        <w:r w:rsidR="00C276B3">
          <w:rPr>
            <w:rFonts w:asciiTheme="minorHAnsi" w:hAnsiTheme="minorHAnsi"/>
            <w:noProof/>
            <w:sz w:val="22"/>
          </w:rPr>
          <w:tab/>
        </w:r>
        <w:r w:rsidR="00C276B3" w:rsidRPr="00C40491">
          <w:rPr>
            <w:rStyle w:val="Hyperlink"/>
            <w:noProof/>
          </w:rPr>
          <w:t>Sensor fusion</w:t>
        </w:r>
        <w:r w:rsidR="00C276B3">
          <w:rPr>
            <w:noProof/>
            <w:webHidden/>
          </w:rPr>
          <w:tab/>
        </w:r>
        <w:r w:rsidR="00C276B3">
          <w:rPr>
            <w:noProof/>
            <w:webHidden/>
          </w:rPr>
          <w:fldChar w:fldCharType="begin"/>
        </w:r>
        <w:r w:rsidR="00C276B3">
          <w:rPr>
            <w:noProof/>
            <w:webHidden/>
          </w:rPr>
          <w:instrText xml:space="preserve"> PAGEREF _Toc324336809 \h </w:instrText>
        </w:r>
        <w:r w:rsidR="00C276B3">
          <w:rPr>
            <w:noProof/>
            <w:webHidden/>
          </w:rPr>
        </w:r>
        <w:r w:rsidR="00C276B3">
          <w:rPr>
            <w:noProof/>
            <w:webHidden/>
          </w:rPr>
          <w:fldChar w:fldCharType="separate"/>
        </w:r>
        <w:r w:rsidR="00C276B3">
          <w:rPr>
            <w:noProof/>
            <w:webHidden/>
          </w:rPr>
          <w:t>6</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0" w:history="1">
        <w:r w:rsidR="00C276B3" w:rsidRPr="00C40491">
          <w:rPr>
            <w:rStyle w:val="Hyperlink"/>
            <w:noProof/>
          </w:rPr>
          <w:t>1.4</w:t>
        </w:r>
        <w:r w:rsidR="00C276B3">
          <w:rPr>
            <w:rFonts w:asciiTheme="minorHAnsi" w:hAnsiTheme="minorHAnsi"/>
            <w:noProof/>
            <w:sz w:val="22"/>
          </w:rPr>
          <w:tab/>
        </w:r>
        <w:r w:rsidR="00C276B3" w:rsidRPr="00C40491">
          <w:rPr>
            <w:rStyle w:val="Hyperlink"/>
            <w:noProof/>
          </w:rPr>
          <w:t>Planning</w:t>
        </w:r>
        <w:r w:rsidR="00C276B3">
          <w:rPr>
            <w:noProof/>
            <w:webHidden/>
          </w:rPr>
          <w:tab/>
        </w:r>
        <w:r w:rsidR="00C276B3">
          <w:rPr>
            <w:noProof/>
            <w:webHidden/>
          </w:rPr>
          <w:fldChar w:fldCharType="begin"/>
        </w:r>
        <w:r w:rsidR="00C276B3">
          <w:rPr>
            <w:noProof/>
            <w:webHidden/>
          </w:rPr>
          <w:instrText xml:space="preserve"> PAGEREF _Toc324336810 \h </w:instrText>
        </w:r>
        <w:r w:rsidR="00C276B3">
          <w:rPr>
            <w:noProof/>
            <w:webHidden/>
          </w:rPr>
        </w:r>
        <w:r w:rsidR="00C276B3">
          <w:rPr>
            <w:noProof/>
            <w:webHidden/>
          </w:rPr>
          <w:fldChar w:fldCharType="separate"/>
        </w:r>
        <w:r w:rsidR="00C276B3">
          <w:rPr>
            <w:noProof/>
            <w:webHidden/>
          </w:rPr>
          <w:t>7</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11" w:history="1">
        <w:r w:rsidR="00C276B3" w:rsidRPr="00C40491">
          <w:rPr>
            <w:rStyle w:val="Hyperlink"/>
            <w:noProof/>
          </w:rPr>
          <w:t>2</w:t>
        </w:r>
        <w:r w:rsidR="00C276B3">
          <w:rPr>
            <w:rFonts w:asciiTheme="minorHAnsi" w:hAnsiTheme="minorHAnsi"/>
            <w:noProof/>
            <w:sz w:val="22"/>
          </w:rPr>
          <w:tab/>
        </w:r>
        <w:r w:rsidR="00C276B3" w:rsidRPr="00C40491">
          <w:rPr>
            <w:rStyle w:val="Hyperlink"/>
            <w:noProof/>
          </w:rPr>
          <w:t>Harlie</w:t>
        </w:r>
        <w:r w:rsidR="00C276B3">
          <w:rPr>
            <w:noProof/>
            <w:webHidden/>
          </w:rPr>
          <w:tab/>
        </w:r>
        <w:r w:rsidR="00C276B3">
          <w:rPr>
            <w:noProof/>
            <w:webHidden/>
          </w:rPr>
          <w:fldChar w:fldCharType="begin"/>
        </w:r>
        <w:r w:rsidR="00C276B3">
          <w:rPr>
            <w:noProof/>
            <w:webHidden/>
          </w:rPr>
          <w:instrText xml:space="preserve"> PAGEREF _Toc324336811 \h </w:instrText>
        </w:r>
        <w:r w:rsidR="00C276B3">
          <w:rPr>
            <w:noProof/>
            <w:webHidden/>
          </w:rPr>
        </w:r>
        <w:r w:rsidR="00C276B3">
          <w:rPr>
            <w:noProof/>
            <w:webHidden/>
          </w:rPr>
          <w:fldChar w:fldCharType="separate"/>
        </w:r>
        <w:r w:rsidR="00C276B3">
          <w:rPr>
            <w:noProof/>
            <w:webHidden/>
          </w:rPr>
          <w:t>8</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2" w:history="1">
        <w:r w:rsidR="00C276B3" w:rsidRPr="00C40491">
          <w:rPr>
            <w:rStyle w:val="Hyperlink"/>
            <w:noProof/>
          </w:rPr>
          <w:t>2.1</w:t>
        </w:r>
        <w:r w:rsidR="00C276B3">
          <w:rPr>
            <w:rFonts w:asciiTheme="minorHAnsi" w:hAnsiTheme="minorHAnsi"/>
            <w:noProof/>
            <w:sz w:val="22"/>
          </w:rPr>
          <w:tab/>
        </w:r>
        <w:r w:rsidR="00C276B3" w:rsidRPr="00C40491">
          <w:rPr>
            <w:rStyle w:val="Hyperlink"/>
            <w:noProof/>
          </w:rPr>
          <w:t>Software Architecture</w:t>
        </w:r>
        <w:r w:rsidR="00C276B3">
          <w:rPr>
            <w:noProof/>
            <w:webHidden/>
          </w:rPr>
          <w:tab/>
        </w:r>
        <w:r w:rsidR="00C276B3">
          <w:rPr>
            <w:noProof/>
            <w:webHidden/>
          </w:rPr>
          <w:fldChar w:fldCharType="begin"/>
        </w:r>
        <w:r w:rsidR="00C276B3">
          <w:rPr>
            <w:noProof/>
            <w:webHidden/>
          </w:rPr>
          <w:instrText xml:space="preserve"> PAGEREF _Toc324336812 \h </w:instrText>
        </w:r>
        <w:r w:rsidR="00C276B3">
          <w:rPr>
            <w:noProof/>
            <w:webHidden/>
          </w:rPr>
        </w:r>
        <w:r w:rsidR="00C276B3">
          <w:rPr>
            <w:noProof/>
            <w:webHidden/>
          </w:rPr>
          <w:fldChar w:fldCharType="separate"/>
        </w:r>
        <w:r w:rsidR="00C276B3">
          <w:rPr>
            <w:noProof/>
            <w:webHidden/>
          </w:rPr>
          <w:t>8</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13" w:history="1">
        <w:r w:rsidR="00C276B3" w:rsidRPr="00C40491">
          <w:rPr>
            <w:rStyle w:val="Hyperlink"/>
            <w:noProof/>
          </w:rPr>
          <w:t>3</w:t>
        </w:r>
        <w:r w:rsidR="00C276B3">
          <w:rPr>
            <w:rFonts w:asciiTheme="minorHAnsi" w:hAnsiTheme="minorHAnsi"/>
            <w:noProof/>
            <w:sz w:val="22"/>
          </w:rPr>
          <w:tab/>
        </w:r>
        <w:r w:rsidR="00C276B3" w:rsidRPr="00C40491">
          <w:rPr>
            <w:rStyle w:val="Hyperlink"/>
            <w:noProof/>
          </w:rPr>
          <w:t>Evaluation of the Microsoft Kinect</w:t>
        </w:r>
        <w:r w:rsidR="00C276B3">
          <w:rPr>
            <w:noProof/>
            <w:webHidden/>
          </w:rPr>
          <w:tab/>
        </w:r>
        <w:r w:rsidR="00C276B3">
          <w:rPr>
            <w:noProof/>
            <w:webHidden/>
          </w:rPr>
          <w:fldChar w:fldCharType="begin"/>
        </w:r>
        <w:r w:rsidR="00C276B3">
          <w:rPr>
            <w:noProof/>
            <w:webHidden/>
          </w:rPr>
          <w:instrText xml:space="preserve"> PAGEREF _Toc324336813 \h </w:instrText>
        </w:r>
        <w:r w:rsidR="00C276B3">
          <w:rPr>
            <w:noProof/>
            <w:webHidden/>
          </w:rPr>
        </w:r>
        <w:r w:rsidR="00C276B3">
          <w:rPr>
            <w:noProof/>
            <w:webHidden/>
          </w:rPr>
          <w:fldChar w:fldCharType="separate"/>
        </w:r>
        <w:r w:rsidR="00C276B3">
          <w:rPr>
            <w:noProof/>
            <w:webHidden/>
          </w:rPr>
          <w:t>9</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4" w:history="1">
        <w:r w:rsidR="00C276B3" w:rsidRPr="00C40491">
          <w:rPr>
            <w:rStyle w:val="Hyperlink"/>
            <w:noProof/>
          </w:rPr>
          <w:t>3.1</w:t>
        </w:r>
        <w:r w:rsidR="00C276B3">
          <w:rPr>
            <w:rFonts w:asciiTheme="minorHAnsi" w:hAnsiTheme="minorHAnsi"/>
            <w:noProof/>
            <w:sz w:val="22"/>
          </w:rPr>
          <w:tab/>
        </w:r>
        <w:r w:rsidR="00C276B3" w:rsidRPr="00C40491">
          <w:rPr>
            <w:rStyle w:val="Hyperlink"/>
            <w:noProof/>
          </w:rPr>
          <w:t>Discrimination Between Users</w:t>
        </w:r>
        <w:r w:rsidR="00C276B3">
          <w:rPr>
            <w:noProof/>
            <w:webHidden/>
          </w:rPr>
          <w:tab/>
        </w:r>
        <w:r w:rsidR="00C276B3">
          <w:rPr>
            <w:noProof/>
            <w:webHidden/>
          </w:rPr>
          <w:fldChar w:fldCharType="begin"/>
        </w:r>
        <w:r w:rsidR="00C276B3">
          <w:rPr>
            <w:noProof/>
            <w:webHidden/>
          </w:rPr>
          <w:instrText xml:space="preserve"> PAGEREF _Toc324336814 \h </w:instrText>
        </w:r>
        <w:r w:rsidR="00C276B3">
          <w:rPr>
            <w:noProof/>
            <w:webHidden/>
          </w:rPr>
        </w:r>
        <w:r w:rsidR="00C276B3">
          <w:rPr>
            <w:noProof/>
            <w:webHidden/>
          </w:rPr>
          <w:fldChar w:fldCharType="separate"/>
        </w:r>
        <w:r w:rsidR="00C276B3">
          <w:rPr>
            <w:noProof/>
            <w:webHidden/>
          </w:rPr>
          <w:t>10</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5" w:history="1">
        <w:r w:rsidR="00C276B3" w:rsidRPr="00C40491">
          <w:rPr>
            <w:rStyle w:val="Hyperlink"/>
            <w:noProof/>
          </w:rPr>
          <w:t>3.2</w:t>
        </w:r>
        <w:r w:rsidR="00C276B3">
          <w:rPr>
            <w:rFonts w:asciiTheme="minorHAnsi" w:hAnsiTheme="minorHAnsi"/>
            <w:noProof/>
            <w:sz w:val="22"/>
          </w:rPr>
          <w:tab/>
        </w:r>
        <w:r w:rsidR="00C276B3" w:rsidRPr="00C40491">
          <w:rPr>
            <w:rStyle w:val="Hyperlink"/>
            <w:noProof/>
          </w:rPr>
          <w:t>Calibration of Users</w:t>
        </w:r>
        <w:r w:rsidR="00C276B3">
          <w:rPr>
            <w:noProof/>
            <w:webHidden/>
          </w:rPr>
          <w:tab/>
        </w:r>
        <w:r w:rsidR="00C276B3">
          <w:rPr>
            <w:noProof/>
            <w:webHidden/>
          </w:rPr>
          <w:fldChar w:fldCharType="begin"/>
        </w:r>
        <w:r w:rsidR="00C276B3">
          <w:rPr>
            <w:noProof/>
            <w:webHidden/>
          </w:rPr>
          <w:instrText xml:space="preserve"> PAGEREF _Toc324336815 \h </w:instrText>
        </w:r>
        <w:r w:rsidR="00C276B3">
          <w:rPr>
            <w:noProof/>
            <w:webHidden/>
          </w:rPr>
        </w:r>
        <w:r w:rsidR="00C276B3">
          <w:rPr>
            <w:noProof/>
            <w:webHidden/>
          </w:rPr>
          <w:fldChar w:fldCharType="separate"/>
        </w:r>
        <w:r w:rsidR="00C276B3">
          <w:rPr>
            <w:noProof/>
            <w:webHidden/>
          </w:rPr>
          <w:t>11</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6" w:history="1">
        <w:r w:rsidR="00C276B3" w:rsidRPr="00C40491">
          <w:rPr>
            <w:rStyle w:val="Hyperlink"/>
            <w:noProof/>
          </w:rPr>
          <w:t>3.3</w:t>
        </w:r>
        <w:r w:rsidR="00C276B3">
          <w:rPr>
            <w:rFonts w:asciiTheme="minorHAnsi" w:hAnsiTheme="minorHAnsi"/>
            <w:noProof/>
            <w:sz w:val="22"/>
          </w:rPr>
          <w:tab/>
        </w:r>
        <w:r w:rsidR="00C276B3" w:rsidRPr="00C40491">
          <w:rPr>
            <w:rStyle w:val="Hyperlink"/>
            <w:noProof/>
          </w:rPr>
          <w:t>Limited Field of View</w:t>
        </w:r>
        <w:r w:rsidR="00C276B3">
          <w:rPr>
            <w:noProof/>
            <w:webHidden/>
          </w:rPr>
          <w:tab/>
        </w:r>
        <w:r w:rsidR="00C276B3">
          <w:rPr>
            <w:noProof/>
            <w:webHidden/>
          </w:rPr>
          <w:fldChar w:fldCharType="begin"/>
        </w:r>
        <w:r w:rsidR="00C276B3">
          <w:rPr>
            <w:noProof/>
            <w:webHidden/>
          </w:rPr>
          <w:instrText xml:space="preserve"> PAGEREF _Toc324336816 \h </w:instrText>
        </w:r>
        <w:r w:rsidR="00C276B3">
          <w:rPr>
            <w:noProof/>
            <w:webHidden/>
          </w:rPr>
        </w:r>
        <w:r w:rsidR="00C276B3">
          <w:rPr>
            <w:noProof/>
            <w:webHidden/>
          </w:rPr>
          <w:fldChar w:fldCharType="separate"/>
        </w:r>
        <w:r w:rsidR="00C276B3">
          <w:rPr>
            <w:noProof/>
            <w:webHidden/>
          </w:rPr>
          <w:t>13</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7" w:history="1">
        <w:r w:rsidR="00C276B3" w:rsidRPr="00C40491">
          <w:rPr>
            <w:rStyle w:val="Hyperlink"/>
            <w:noProof/>
          </w:rPr>
          <w:t>3.4</w:t>
        </w:r>
        <w:r w:rsidR="00C276B3">
          <w:rPr>
            <w:rFonts w:asciiTheme="minorHAnsi" w:hAnsiTheme="minorHAnsi"/>
            <w:noProof/>
            <w:sz w:val="22"/>
          </w:rPr>
          <w:tab/>
        </w:r>
        <w:r w:rsidR="00C276B3" w:rsidRPr="00C40491">
          <w:rPr>
            <w:rStyle w:val="Hyperlink"/>
            <w:noProof/>
          </w:rPr>
          <w:t>Moving Base Problem</w:t>
        </w:r>
        <w:r w:rsidR="00C276B3">
          <w:rPr>
            <w:noProof/>
            <w:webHidden/>
          </w:rPr>
          <w:tab/>
        </w:r>
        <w:r w:rsidR="00C276B3">
          <w:rPr>
            <w:noProof/>
            <w:webHidden/>
          </w:rPr>
          <w:fldChar w:fldCharType="begin"/>
        </w:r>
        <w:r w:rsidR="00C276B3">
          <w:rPr>
            <w:noProof/>
            <w:webHidden/>
          </w:rPr>
          <w:instrText xml:space="preserve"> PAGEREF _Toc324336817 \h </w:instrText>
        </w:r>
        <w:r w:rsidR="00C276B3">
          <w:rPr>
            <w:noProof/>
            <w:webHidden/>
          </w:rPr>
        </w:r>
        <w:r w:rsidR="00C276B3">
          <w:rPr>
            <w:noProof/>
            <w:webHidden/>
          </w:rPr>
          <w:fldChar w:fldCharType="separate"/>
        </w:r>
        <w:r w:rsidR="00C276B3">
          <w:rPr>
            <w:noProof/>
            <w:webHidden/>
          </w:rPr>
          <w:t>16</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18" w:history="1">
        <w:r w:rsidR="00C276B3" w:rsidRPr="00C40491">
          <w:rPr>
            <w:rStyle w:val="Hyperlink"/>
            <w:noProof/>
          </w:rPr>
          <w:t>4</w:t>
        </w:r>
        <w:r w:rsidR="00C276B3">
          <w:rPr>
            <w:rFonts w:asciiTheme="minorHAnsi" w:hAnsiTheme="minorHAnsi"/>
            <w:noProof/>
            <w:sz w:val="22"/>
          </w:rPr>
          <w:tab/>
        </w:r>
        <w:r w:rsidR="00C276B3" w:rsidRPr="00C40491">
          <w:rPr>
            <w:rStyle w:val="Hyperlink"/>
            <w:noProof/>
          </w:rPr>
          <w:t>Pan Mount</w:t>
        </w:r>
        <w:r w:rsidR="00C276B3">
          <w:rPr>
            <w:noProof/>
            <w:webHidden/>
          </w:rPr>
          <w:tab/>
        </w:r>
        <w:r w:rsidR="00C276B3">
          <w:rPr>
            <w:noProof/>
            <w:webHidden/>
          </w:rPr>
          <w:fldChar w:fldCharType="begin"/>
        </w:r>
        <w:r w:rsidR="00C276B3">
          <w:rPr>
            <w:noProof/>
            <w:webHidden/>
          </w:rPr>
          <w:instrText xml:space="preserve"> PAGEREF _Toc324336818 \h </w:instrText>
        </w:r>
        <w:r w:rsidR="00C276B3">
          <w:rPr>
            <w:noProof/>
            <w:webHidden/>
          </w:rPr>
        </w:r>
        <w:r w:rsidR="00C276B3">
          <w:rPr>
            <w:noProof/>
            <w:webHidden/>
          </w:rPr>
          <w:fldChar w:fldCharType="separate"/>
        </w:r>
        <w:r w:rsidR="00C276B3">
          <w:rPr>
            <w:noProof/>
            <w:webHidden/>
          </w:rPr>
          <w:t>19</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19" w:history="1">
        <w:r w:rsidR="00C276B3" w:rsidRPr="00C40491">
          <w:rPr>
            <w:rStyle w:val="Hyperlink"/>
            <w:noProof/>
          </w:rPr>
          <w:t>4.1</w:t>
        </w:r>
        <w:r w:rsidR="00C276B3">
          <w:rPr>
            <w:rFonts w:asciiTheme="minorHAnsi" w:hAnsiTheme="minorHAnsi"/>
            <w:noProof/>
            <w:sz w:val="22"/>
          </w:rPr>
          <w:tab/>
        </w:r>
        <w:r w:rsidR="00C276B3" w:rsidRPr="00C40491">
          <w:rPr>
            <w:rStyle w:val="Hyperlink"/>
            <w:noProof/>
          </w:rPr>
          <w:t>Performance</w:t>
        </w:r>
        <w:r w:rsidR="00C276B3">
          <w:rPr>
            <w:noProof/>
            <w:webHidden/>
          </w:rPr>
          <w:tab/>
        </w:r>
        <w:r w:rsidR="00C276B3">
          <w:rPr>
            <w:noProof/>
            <w:webHidden/>
          </w:rPr>
          <w:fldChar w:fldCharType="begin"/>
        </w:r>
        <w:r w:rsidR="00C276B3">
          <w:rPr>
            <w:noProof/>
            <w:webHidden/>
          </w:rPr>
          <w:instrText xml:space="preserve"> PAGEREF _Toc324336819 \h </w:instrText>
        </w:r>
        <w:r w:rsidR="00C276B3">
          <w:rPr>
            <w:noProof/>
            <w:webHidden/>
          </w:rPr>
        </w:r>
        <w:r w:rsidR="00C276B3">
          <w:rPr>
            <w:noProof/>
            <w:webHidden/>
          </w:rPr>
          <w:fldChar w:fldCharType="separate"/>
        </w:r>
        <w:r w:rsidR="00C276B3">
          <w:rPr>
            <w:noProof/>
            <w:webHidden/>
          </w:rPr>
          <w:t>21</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0" w:history="1">
        <w:r w:rsidR="00C276B3" w:rsidRPr="00C40491">
          <w:rPr>
            <w:rStyle w:val="Hyperlink"/>
            <w:noProof/>
          </w:rPr>
          <w:t>4.2</w:t>
        </w:r>
        <w:r w:rsidR="00C276B3">
          <w:rPr>
            <w:rFonts w:asciiTheme="minorHAnsi" w:hAnsiTheme="minorHAnsi"/>
            <w:noProof/>
            <w:sz w:val="22"/>
          </w:rPr>
          <w:tab/>
        </w:r>
        <w:r w:rsidR="00C276B3" w:rsidRPr="00C40491">
          <w:rPr>
            <w:rStyle w:val="Hyperlink"/>
            <w:noProof/>
          </w:rPr>
          <w:t>Summary</w:t>
        </w:r>
        <w:r w:rsidR="00C276B3">
          <w:rPr>
            <w:noProof/>
            <w:webHidden/>
          </w:rPr>
          <w:tab/>
        </w:r>
        <w:r w:rsidR="00C276B3">
          <w:rPr>
            <w:noProof/>
            <w:webHidden/>
          </w:rPr>
          <w:fldChar w:fldCharType="begin"/>
        </w:r>
        <w:r w:rsidR="00C276B3">
          <w:rPr>
            <w:noProof/>
            <w:webHidden/>
          </w:rPr>
          <w:instrText xml:space="preserve"> PAGEREF _Toc324336820 \h </w:instrText>
        </w:r>
        <w:r w:rsidR="00C276B3">
          <w:rPr>
            <w:noProof/>
            <w:webHidden/>
          </w:rPr>
        </w:r>
        <w:r w:rsidR="00C276B3">
          <w:rPr>
            <w:noProof/>
            <w:webHidden/>
          </w:rPr>
          <w:fldChar w:fldCharType="separate"/>
        </w:r>
        <w:r w:rsidR="00C276B3">
          <w:rPr>
            <w:noProof/>
            <w:webHidden/>
          </w:rPr>
          <w:t>24</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21" w:history="1">
        <w:r w:rsidR="00C276B3" w:rsidRPr="00C40491">
          <w:rPr>
            <w:rStyle w:val="Hyperlink"/>
            <w:noProof/>
          </w:rPr>
          <w:t>5</w:t>
        </w:r>
        <w:r w:rsidR="00C276B3">
          <w:rPr>
            <w:rFonts w:asciiTheme="minorHAnsi" w:hAnsiTheme="minorHAnsi"/>
            <w:noProof/>
            <w:sz w:val="22"/>
          </w:rPr>
          <w:tab/>
        </w:r>
        <w:r w:rsidR="00C276B3" w:rsidRPr="00C40491">
          <w:rPr>
            <w:rStyle w:val="Hyperlink"/>
            <w:noProof/>
          </w:rPr>
          <w:t>Person Tracking</w:t>
        </w:r>
        <w:r w:rsidR="00C276B3">
          <w:rPr>
            <w:noProof/>
            <w:webHidden/>
          </w:rPr>
          <w:tab/>
        </w:r>
        <w:r w:rsidR="00C276B3">
          <w:rPr>
            <w:noProof/>
            <w:webHidden/>
          </w:rPr>
          <w:fldChar w:fldCharType="begin"/>
        </w:r>
        <w:r w:rsidR="00C276B3">
          <w:rPr>
            <w:noProof/>
            <w:webHidden/>
          </w:rPr>
          <w:instrText xml:space="preserve"> PAGEREF _Toc324336821 \h </w:instrText>
        </w:r>
        <w:r w:rsidR="00C276B3">
          <w:rPr>
            <w:noProof/>
            <w:webHidden/>
          </w:rPr>
        </w:r>
        <w:r w:rsidR="00C276B3">
          <w:rPr>
            <w:noProof/>
            <w:webHidden/>
          </w:rPr>
          <w:fldChar w:fldCharType="separate"/>
        </w:r>
        <w:r w:rsidR="00C276B3">
          <w:rPr>
            <w:noProof/>
            <w:webHidden/>
          </w:rPr>
          <w:t>26</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2" w:history="1">
        <w:r w:rsidR="00C276B3" w:rsidRPr="00C40491">
          <w:rPr>
            <w:rStyle w:val="Hyperlink"/>
            <w:noProof/>
          </w:rPr>
          <w:t>5.1</w:t>
        </w:r>
        <w:r w:rsidR="00C276B3">
          <w:rPr>
            <w:rFonts w:asciiTheme="minorHAnsi" w:hAnsiTheme="minorHAnsi"/>
            <w:noProof/>
            <w:sz w:val="22"/>
          </w:rPr>
          <w:tab/>
        </w:r>
        <w:r w:rsidR="00C276B3" w:rsidRPr="00C40491">
          <w:rPr>
            <w:rStyle w:val="Hyperlink"/>
            <w:noProof/>
          </w:rPr>
          <w:t>Face Detector Node</w:t>
        </w:r>
        <w:r w:rsidR="00C276B3">
          <w:rPr>
            <w:noProof/>
            <w:webHidden/>
          </w:rPr>
          <w:tab/>
        </w:r>
        <w:r w:rsidR="00C276B3">
          <w:rPr>
            <w:noProof/>
            <w:webHidden/>
          </w:rPr>
          <w:fldChar w:fldCharType="begin"/>
        </w:r>
        <w:r w:rsidR="00C276B3">
          <w:rPr>
            <w:noProof/>
            <w:webHidden/>
          </w:rPr>
          <w:instrText xml:space="preserve"> PAGEREF _Toc324336822 \h </w:instrText>
        </w:r>
        <w:r w:rsidR="00C276B3">
          <w:rPr>
            <w:noProof/>
            <w:webHidden/>
          </w:rPr>
        </w:r>
        <w:r w:rsidR="00C276B3">
          <w:rPr>
            <w:noProof/>
            <w:webHidden/>
          </w:rPr>
          <w:fldChar w:fldCharType="separate"/>
        </w:r>
        <w:r w:rsidR="00C276B3">
          <w:rPr>
            <w:noProof/>
            <w:webHidden/>
          </w:rPr>
          <w:t>27</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3" w:history="1">
        <w:r w:rsidR="00C276B3" w:rsidRPr="00C40491">
          <w:rPr>
            <w:rStyle w:val="Hyperlink"/>
            <w:noProof/>
          </w:rPr>
          <w:t>5.2</w:t>
        </w:r>
        <w:r w:rsidR="00C276B3">
          <w:rPr>
            <w:rFonts w:asciiTheme="minorHAnsi" w:hAnsiTheme="minorHAnsi"/>
            <w:noProof/>
            <w:sz w:val="22"/>
          </w:rPr>
          <w:tab/>
        </w:r>
        <w:r w:rsidR="00C276B3" w:rsidRPr="00C40491">
          <w:rPr>
            <w:rStyle w:val="Hyperlink"/>
            <w:noProof/>
          </w:rPr>
          <w:t>Leg Detector Node</w:t>
        </w:r>
        <w:r w:rsidR="00C276B3">
          <w:rPr>
            <w:noProof/>
            <w:webHidden/>
          </w:rPr>
          <w:tab/>
        </w:r>
        <w:r w:rsidR="00C276B3">
          <w:rPr>
            <w:noProof/>
            <w:webHidden/>
          </w:rPr>
          <w:fldChar w:fldCharType="begin"/>
        </w:r>
        <w:r w:rsidR="00C276B3">
          <w:rPr>
            <w:noProof/>
            <w:webHidden/>
          </w:rPr>
          <w:instrText xml:space="preserve"> PAGEREF _Toc324336823 \h </w:instrText>
        </w:r>
        <w:r w:rsidR="00C276B3">
          <w:rPr>
            <w:noProof/>
            <w:webHidden/>
          </w:rPr>
        </w:r>
        <w:r w:rsidR="00C276B3">
          <w:rPr>
            <w:noProof/>
            <w:webHidden/>
          </w:rPr>
          <w:fldChar w:fldCharType="separate"/>
        </w:r>
        <w:r w:rsidR="00C276B3">
          <w:rPr>
            <w:noProof/>
            <w:webHidden/>
          </w:rPr>
          <w:t>28</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4" w:history="1">
        <w:r w:rsidR="00C276B3" w:rsidRPr="00C40491">
          <w:rPr>
            <w:rStyle w:val="Hyperlink"/>
            <w:noProof/>
          </w:rPr>
          <w:t>5.3</w:t>
        </w:r>
        <w:r w:rsidR="00C276B3">
          <w:rPr>
            <w:rFonts w:asciiTheme="minorHAnsi" w:hAnsiTheme="minorHAnsi"/>
            <w:noProof/>
            <w:sz w:val="22"/>
          </w:rPr>
          <w:tab/>
        </w:r>
        <w:r w:rsidR="00C276B3" w:rsidRPr="00C40491">
          <w:rPr>
            <w:rStyle w:val="Hyperlink"/>
            <w:noProof/>
          </w:rPr>
          <w:t>Kinect Person Detector Node</w:t>
        </w:r>
        <w:r w:rsidR="00C276B3">
          <w:rPr>
            <w:noProof/>
            <w:webHidden/>
          </w:rPr>
          <w:tab/>
        </w:r>
        <w:r w:rsidR="00C276B3">
          <w:rPr>
            <w:noProof/>
            <w:webHidden/>
          </w:rPr>
          <w:fldChar w:fldCharType="begin"/>
        </w:r>
        <w:r w:rsidR="00C276B3">
          <w:rPr>
            <w:noProof/>
            <w:webHidden/>
          </w:rPr>
          <w:instrText xml:space="preserve"> PAGEREF _Toc324336824 \h </w:instrText>
        </w:r>
        <w:r w:rsidR="00C276B3">
          <w:rPr>
            <w:noProof/>
            <w:webHidden/>
          </w:rPr>
        </w:r>
        <w:r w:rsidR="00C276B3">
          <w:rPr>
            <w:noProof/>
            <w:webHidden/>
          </w:rPr>
          <w:fldChar w:fldCharType="separate"/>
        </w:r>
        <w:r w:rsidR="00C276B3">
          <w:rPr>
            <w:noProof/>
            <w:webHidden/>
          </w:rPr>
          <w:t>28</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25" w:history="1">
        <w:r w:rsidR="00C276B3" w:rsidRPr="00C40491">
          <w:rPr>
            <w:rStyle w:val="Hyperlink"/>
            <w:noProof/>
          </w:rPr>
          <w:t>6</w:t>
        </w:r>
        <w:r w:rsidR="00C276B3">
          <w:rPr>
            <w:rFonts w:asciiTheme="minorHAnsi" w:hAnsiTheme="minorHAnsi"/>
            <w:noProof/>
            <w:sz w:val="22"/>
          </w:rPr>
          <w:tab/>
        </w:r>
        <w:r w:rsidR="00C276B3" w:rsidRPr="00C40491">
          <w:rPr>
            <w:rStyle w:val="Hyperlink"/>
            <w:noProof/>
          </w:rPr>
          <w:t>Planning</w:t>
        </w:r>
        <w:r w:rsidR="00C276B3">
          <w:rPr>
            <w:noProof/>
            <w:webHidden/>
          </w:rPr>
          <w:tab/>
        </w:r>
        <w:r w:rsidR="00C276B3">
          <w:rPr>
            <w:noProof/>
            <w:webHidden/>
          </w:rPr>
          <w:fldChar w:fldCharType="begin"/>
        </w:r>
        <w:r w:rsidR="00C276B3">
          <w:rPr>
            <w:noProof/>
            <w:webHidden/>
          </w:rPr>
          <w:instrText xml:space="preserve"> PAGEREF _Toc324336825 \h </w:instrText>
        </w:r>
        <w:r w:rsidR="00C276B3">
          <w:rPr>
            <w:noProof/>
            <w:webHidden/>
          </w:rPr>
        </w:r>
        <w:r w:rsidR="00C276B3">
          <w:rPr>
            <w:noProof/>
            <w:webHidden/>
          </w:rPr>
          <w:fldChar w:fldCharType="separate"/>
        </w:r>
        <w:r w:rsidR="00C276B3">
          <w:rPr>
            <w:noProof/>
            <w:webHidden/>
          </w:rPr>
          <w:t>33</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6" w:history="1">
        <w:r w:rsidR="00C276B3" w:rsidRPr="00C40491">
          <w:rPr>
            <w:rStyle w:val="Hyperlink"/>
            <w:noProof/>
          </w:rPr>
          <w:t>6.1</w:t>
        </w:r>
        <w:r w:rsidR="00C276B3">
          <w:rPr>
            <w:rFonts w:asciiTheme="minorHAnsi" w:hAnsiTheme="minorHAnsi"/>
            <w:noProof/>
            <w:sz w:val="22"/>
          </w:rPr>
          <w:tab/>
        </w:r>
        <w:r w:rsidR="00C276B3" w:rsidRPr="00C40491">
          <w:rPr>
            <w:rStyle w:val="Hyperlink"/>
            <w:noProof/>
          </w:rPr>
          <w:t>Point-point planner</w:t>
        </w:r>
        <w:r w:rsidR="00C276B3">
          <w:rPr>
            <w:noProof/>
            <w:webHidden/>
          </w:rPr>
          <w:tab/>
        </w:r>
        <w:r w:rsidR="00C276B3">
          <w:rPr>
            <w:noProof/>
            <w:webHidden/>
          </w:rPr>
          <w:fldChar w:fldCharType="begin"/>
        </w:r>
        <w:r w:rsidR="00C276B3">
          <w:rPr>
            <w:noProof/>
            <w:webHidden/>
          </w:rPr>
          <w:instrText xml:space="preserve"> PAGEREF _Toc324336826 \h </w:instrText>
        </w:r>
        <w:r w:rsidR="00C276B3">
          <w:rPr>
            <w:noProof/>
            <w:webHidden/>
          </w:rPr>
        </w:r>
        <w:r w:rsidR="00C276B3">
          <w:rPr>
            <w:noProof/>
            <w:webHidden/>
          </w:rPr>
          <w:fldChar w:fldCharType="separate"/>
        </w:r>
        <w:r w:rsidR="00C276B3">
          <w:rPr>
            <w:noProof/>
            <w:webHidden/>
          </w:rPr>
          <w:t>33</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7" w:history="1">
        <w:r w:rsidR="00C276B3" w:rsidRPr="00C40491">
          <w:rPr>
            <w:rStyle w:val="Hyperlink"/>
            <w:noProof/>
          </w:rPr>
          <w:t>6.2</w:t>
        </w:r>
        <w:r w:rsidR="00C276B3">
          <w:rPr>
            <w:rFonts w:asciiTheme="minorHAnsi" w:hAnsiTheme="minorHAnsi"/>
            <w:noProof/>
            <w:sz w:val="22"/>
          </w:rPr>
          <w:tab/>
        </w:r>
        <w:r w:rsidR="00C276B3" w:rsidRPr="00C40491">
          <w:rPr>
            <w:rStyle w:val="Hyperlink"/>
            <w:noProof/>
          </w:rPr>
          <w:t>Dynamic Planning</w:t>
        </w:r>
        <w:r w:rsidR="00C276B3">
          <w:rPr>
            <w:noProof/>
            <w:webHidden/>
          </w:rPr>
          <w:tab/>
        </w:r>
        <w:r w:rsidR="00C276B3">
          <w:rPr>
            <w:noProof/>
            <w:webHidden/>
          </w:rPr>
          <w:fldChar w:fldCharType="begin"/>
        </w:r>
        <w:r w:rsidR="00C276B3">
          <w:rPr>
            <w:noProof/>
            <w:webHidden/>
          </w:rPr>
          <w:instrText xml:space="preserve"> PAGEREF _Toc324336827 \h </w:instrText>
        </w:r>
        <w:r w:rsidR="00C276B3">
          <w:rPr>
            <w:noProof/>
            <w:webHidden/>
          </w:rPr>
        </w:r>
        <w:r w:rsidR="00C276B3">
          <w:rPr>
            <w:noProof/>
            <w:webHidden/>
          </w:rPr>
          <w:fldChar w:fldCharType="separate"/>
        </w:r>
        <w:r w:rsidR="00C276B3">
          <w:rPr>
            <w:noProof/>
            <w:webHidden/>
          </w:rPr>
          <w:t>36</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29" w:history="1">
        <w:r w:rsidR="00C276B3" w:rsidRPr="00C40491">
          <w:rPr>
            <w:rStyle w:val="Hyperlink"/>
            <w:noProof/>
          </w:rPr>
          <w:t>6.3</w:t>
        </w:r>
        <w:r w:rsidR="00C276B3">
          <w:rPr>
            <w:rFonts w:asciiTheme="minorHAnsi" w:hAnsiTheme="minorHAnsi"/>
            <w:noProof/>
            <w:sz w:val="22"/>
          </w:rPr>
          <w:tab/>
        </w:r>
        <w:r w:rsidR="00C276B3" w:rsidRPr="00C40491">
          <w:rPr>
            <w:rStyle w:val="Hyperlink"/>
            <w:noProof/>
          </w:rPr>
          <w:t>Goal Generation</w:t>
        </w:r>
        <w:r w:rsidR="00C276B3">
          <w:rPr>
            <w:noProof/>
            <w:webHidden/>
          </w:rPr>
          <w:tab/>
        </w:r>
        <w:r w:rsidR="00C276B3">
          <w:rPr>
            <w:noProof/>
            <w:webHidden/>
          </w:rPr>
          <w:fldChar w:fldCharType="begin"/>
        </w:r>
        <w:r w:rsidR="00C276B3">
          <w:rPr>
            <w:noProof/>
            <w:webHidden/>
          </w:rPr>
          <w:instrText xml:space="preserve"> PAGEREF _Toc324336829 \h </w:instrText>
        </w:r>
        <w:r w:rsidR="00C276B3">
          <w:rPr>
            <w:noProof/>
            <w:webHidden/>
          </w:rPr>
        </w:r>
        <w:r w:rsidR="00C276B3">
          <w:rPr>
            <w:noProof/>
            <w:webHidden/>
          </w:rPr>
          <w:fldChar w:fldCharType="separate"/>
        </w:r>
        <w:r w:rsidR="00C276B3">
          <w:rPr>
            <w:noProof/>
            <w:webHidden/>
          </w:rPr>
          <w:t>38</w:t>
        </w:r>
        <w:r w:rsidR="00C276B3">
          <w:rPr>
            <w:noProof/>
            <w:webHidden/>
          </w:rPr>
          <w:fldChar w:fldCharType="end"/>
        </w:r>
      </w:hyperlink>
    </w:p>
    <w:p w:rsidR="00C276B3" w:rsidRDefault="000D1839">
      <w:pPr>
        <w:pStyle w:val="TOC2"/>
        <w:tabs>
          <w:tab w:val="left" w:pos="880"/>
          <w:tab w:val="right" w:leader="dot" w:pos="8630"/>
        </w:tabs>
        <w:rPr>
          <w:rFonts w:asciiTheme="minorHAnsi" w:hAnsiTheme="minorHAnsi"/>
          <w:noProof/>
          <w:sz w:val="22"/>
        </w:rPr>
      </w:pPr>
      <w:hyperlink w:anchor="_Toc324336830" w:history="1">
        <w:r w:rsidR="00C276B3" w:rsidRPr="00C40491">
          <w:rPr>
            <w:rStyle w:val="Hyperlink"/>
            <w:noProof/>
          </w:rPr>
          <w:t>6.4</w:t>
        </w:r>
        <w:r w:rsidR="00C276B3">
          <w:rPr>
            <w:rFonts w:asciiTheme="minorHAnsi" w:hAnsiTheme="minorHAnsi"/>
            <w:noProof/>
            <w:sz w:val="22"/>
          </w:rPr>
          <w:tab/>
        </w:r>
        <w:r w:rsidR="00C276B3" w:rsidRPr="00C40491">
          <w:rPr>
            <w:rStyle w:val="Hyperlink"/>
            <w:noProof/>
          </w:rPr>
          <w:t>Future Work</w:t>
        </w:r>
        <w:r w:rsidR="00C276B3">
          <w:rPr>
            <w:noProof/>
            <w:webHidden/>
          </w:rPr>
          <w:tab/>
        </w:r>
        <w:r w:rsidR="00C276B3">
          <w:rPr>
            <w:noProof/>
            <w:webHidden/>
          </w:rPr>
          <w:fldChar w:fldCharType="begin"/>
        </w:r>
        <w:r w:rsidR="00C276B3">
          <w:rPr>
            <w:noProof/>
            <w:webHidden/>
          </w:rPr>
          <w:instrText xml:space="preserve"> PAGEREF _Toc324336830 \h </w:instrText>
        </w:r>
        <w:r w:rsidR="00C276B3">
          <w:rPr>
            <w:noProof/>
            <w:webHidden/>
          </w:rPr>
        </w:r>
        <w:r w:rsidR="00C276B3">
          <w:rPr>
            <w:noProof/>
            <w:webHidden/>
          </w:rPr>
          <w:fldChar w:fldCharType="separate"/>
        </w:r>
        <w:r w:rsidR="00C276B3">
          <w:rPr>
            <w:noProof/>
            <w:webHidden/>
          </w:rPr>
          <w:t>40</w:t>
        </w:r>
        <w:r w:rsidR="00C276B3">
          <w:rPr>
            <w:noProof/>
            <w:webHidden/>
          </w:rPr>
          <w:fldChar w:fldCharType="end"/>
        </w:r>
      </w:hyperlink>
    </w:p>
    <w:p w:rsidR="00C276B3" w:rsidRDefault="000D1839">
      <w:pPr>
        <w:pStyle w:val="TOC1"/>
        <w:tabs>
          <w:tab w:val="left" w:pos="440"/>
          <w:tab w:val="right" w:leader="dot" w:pos="8630"/>
        </w:tabs>
        <w:rPr>
          <w:rFonts w:asciiTheme="minorHAnsi" w:hAnsiTheme="minorHAnsi"/>
          <w:noProof/>
          <w:sz w:val="22"/>
        </w:rPr>
      </w:pPr>
      <w:hyperlink w:anchor="_Toc324336831" w:history="1">
        <w:r w:rsidR="00C276B3" w:rsidRPr="00C40491">
          <w:rPr>
            <w:rStyle w:val="Hyperlink"/>
            <w:noProof/>
          </w:rPr>
          <w:t>7</w:t>
        </w:r>
        <w:r w:rsidR="00C276B3">
          <w:rPr>
            <w:rFonts w:asciiTheme="minorHAnsi" w:hAnsiTheme="minorHAnsi"/>
            <w:noProof/>
            <w:sz w:val="22"/>
          </w:rPr>
          <w:tab/>
        </w:r>
        <w:r w:rsidR="00C276B3" w:rsidRPr="00C40491">
          <w:rPr>
            <w:rStyle w:val="Hyperlink"/>
            <w:noProof/>
          </w:rPr>
          <w:t>Conclusions</w:t>
        </w:r>
        <w:r w:rsidR="00C276B3">
          <w:rPr>
            <w:noProof/>
            <w:webHidden/>
          </w:rPr>
          <w:tab/>
        </w:r>
        <w:r w:rsidR="00C276B3">
          <w:rPr>
            <w:noProof/>
            <w:webHidden/>
          </w:rPr>
          <w:fldChar w:fldCharType="begin"/>
        </w:r>
        <w:r w:rsidR="00C276B3">
          <w:rPr>
            <w:noProof/>
            <w:webHidden/>
          </w:rPr>
          <w:instrText xml:space="preserve"> PAGEREF _Toc324336831 \h </w:instrText>
        </w:r>
        <w:r w:rsidR="00C276B3">
          <w:rPr>
            <w:noProof/>
            <w:webHidden/>
          </w:rPr>
        </w:r>
        <w:r w:rsidR="00C276B3">
          <w:rPr>
            <w:noProof/>
            <w:webHidden/>
          </w:rPr>
          <w:fldChar w:fldCharType="separate"/>
        </w:r>
        <w:r w:rsidR="00C276B3">
          <w:rPr>
            <w:noProof/>
            <w:webHidden/>
          </w:rPr>
          <w:t>41</w:t>
        </w:r>
        <w:r w:rsidR="00C276B3">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336832" w:history="1">
        <w:r w:rsidR="00C276B3" w:rsidRPr="00E153AA">
          <w:rPr>
            <w:rStyle w:val="Hyperlink"/>
            <w:noProof/>
          </w:rPr>
          <w:t>Table 1: Conditions for Replanning</w:t>
        </w:r>
        <w:r w:rsidR="00C276B3">
          <w:rPr>
            <w:noProof/>
            <w:webHidden/>
          </w:rPr>
          <w:tab/>
        </w:r>
        <w:r w:rsidR="00C276B3">
          <w:rPr>
            <w:noProof/>
            <w:webHidden/>
          </w:rPr>
          <w:fldChar w:fldCharType="begin"/>
        </w:r>
        <w:r w:rsidR="00C276B3">
          <w:rPr>
            <w:noProof/>
            <w:webHidden/>
          </w:rPr>
          <w:instrText xml:space="preserve"> PAGEREF _Toc324336832 \h </w:instrText>
        </w:r>
        <w:r w:rsidR="00C276B3">
          <w:rPr>
            <w:noProof/>
            <w:webHidden/>
          </w:rPr>
        </w:r>
        <w:r w:rsidR="00C276B3">
          <w:rPr>
            <w:noProof/>
            <w:webHidden/>
          </w:rPr>
          <w:fldChar w:fldCharType="separate"/>
        </w:r>
        <w:r w:rsidR="00C276B3">
          <w:rPr>
            <w:noProof/>
            <w:webHidden/>
          </w:rPr>
          <w:t>37</w:t>
        </w:r>
        <w:r w:rsidR="00C276B3">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336833" w:history="1">
        <w:r w:rsidR="00C276B3" w:rsidRPr="006D6C5D">
          <w:rPr>
            <w:rStyle w:val="Hyperlink"/>
            <w:noProof/>
          </w:rPr>
          <w:t>Figure 1: Kinect's distinctive “psi” calibration pose</w:t>
        </w:r>
        <w:r w:rsidR="00C276B3">
          <w:rPr>
            <w:noProof/>
            <w:webHidden/>
          </w:rPr>
          <w:tab/>
        </w:r>
        <w:r w:rsidR="00C276B3">
          <w:rPr>
            <w:noProof/>
            <w:webHidden/>
          </w:rPr>
          <w:fldChar w:fldCharType="begin"/>
        </w:r>
        <w:r w:rsidR="00C276B3">
          <w:rPr>
            <w:noProof/>
            <w:webHidden/>
          </w:rPr>
          <w:instrText xml:space="preserve"> PAGEREF _Toc324336833 \h </w:instrText>
        </w:r>
        <w:r w:rsidR="00C276B3">
          <w:rPr>
            <w:noProof/>
            <w:webHidden/>
          </w:rPr>
        </w:r>
        <w:r w:rsidR="00C276B3">
          <w:rPr>
            <w:noProof/>
            <w:webHidden/>
          </w:rPr>
          <w:fldChar w:fldCharType="separate"/>
        </w:r>
        <w:r w:rsidR="00C276B3">
          <w:rPr>
            <w:noProof/>
            <w:webHidden/>
          </w:rPr>
          <w:t>12</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4" w:history="1">
        <w:r w:rsidR="00C276B3" w:rsidRPr="006D6C5D">
          <w:rPr>
            <w:rStyle w:val="Hyperlink"/>
            <w:noProof/>
          </w:rPr>
          <w:t>Figure 2: Obstacle avoidance may lead to target loss due to Kinect’s limited field of view</w:t>
        </w:r>
        <w:r w:rsidR="00C276B3">
          <w:rPr>
            <w:noProof/>
            <w:webHidden/>
          </w:rPr>
          <w:tab/>
        </w:r>
        <w:r w:rsidR="00C276B3">
          <w:rPr>
            <w:noProof/>
            <w:webHidden/>
          </w:rPr>
          <w:fldChar w:fldCharType="begin"/>
        </w:r>
        <w:r w:rsidR="00C276B3">
          <w:rPr>
            <w:noProof/>
            <w:webHidden/>
          </w:rPr>
          <w:instrText xml:space="preserve"> PAGEREF _Toc324336834 \h </w:instrText>
        </w:r>
        <w:r w:rsidR="00C276B3">
          <w:rPr>
            <w:noProof/>
            <w:webHidden/>
          </w:rPr>
        </w:r>
        <w:r w:rsidR="00C276B3">
          <w:rPr>
            <w:noProof/>
            <w:webHidden/>
          </w:rPr>
          <w:fldChar w:fldCharType="separate"/>
        </w:r>
        <w:r w:rsidR="00C276B3">
          <w:rPr>
            <w:noProof/>
            <w:webHidden/>
          </w:rPr>
          <w:t>14</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5" w:history="1">
        <w:r w:rsidR="00C276B3" w:rsidRPr="006D6C5D">
          <w:rPr>
            <w:rStyle w:val="Hyperlink"/>
            <w:noProof/>
          </w:rPr>
          <w:t>Figure 3: Difficulties arise in tracking a user in contact with a chair</w:t>
        </w:r>
        <w:r w:rsidR="00C276B3">
          <w:rPr>
            <w:noProof/>
            <w:webHidden/>
          </w:rPr>
          <w:tab/>
        </w:r>
        <w:r w:rsidR="00C276B3">
          <w:rPr>
            <w:noProof/>
            <w:webHidden/>
          </w:rPr>
          <w:fldChar w:fldCharType="begin"/>
        </w:r>
        <w:r w:rsidR="00C276B3">
          <w:rPr>
            <w:noProof/>
            <w:webHidden/>
          </w:rPr>
          <w:instrText xml:space="preserve"> PAGEREF _Toc324336835 \h </w:instrText>
        </w:r>
        <w:r w:rsidR="00C276B3">
          <w:rPr>
            <w:noProof/>
            <w:webHidden/>
          </w:rPr>
        </w:r>
        <w:r w:rsidR="00C276B3">
          <w:rPr>
            <w:noProof/>
            <w:webHidden/>
          </w:rPr>
          <w:fldChar w:fldCharType="separate"/>
        </w:r>
        <w:r w:rsidR="00C276B3">
          <w:rPr>
            <w:noProof/>
            <w:webHidden/>
          </w:rPr>
          <w:t>16</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6" w:history="1">
        <w:r w:rsidR="00C276B3" w:rsidRPr="006D6C5D">
          <w:rPr>
            <w:rStyle w:val="Hyperlink"/>
            <w:noProof/>
          </w:rPr>
          <w:t>Figure 4: Tracking performance of Kinect under motion</w:t>
        </w:r>
        <w:r w:rsidR="00C276B3">
          <w:rPr>
            <w:noProof/>
            <w:webHidden/>
          </w:rPr>
          <w:tab/>
        </w:r>
        <w:r w:rsidR="00C276B3">
          <w:rPr>
            <w:noProof/>
            <w:webHidden/>
          </w:rPr>
          <w:fldChar w:fldCharType="begin"/>
        </w:r>
        <w:r w:rsidR="00C276B3">
          <w:rPr>
            <w:noProof/>
            <w:webHidden/>
          </w:rPr>
          <w:instrText xml:space="preserve"> PAGEREF _Toc324336836 \h </w:instrText>
        </w:r>
        <w:r w:rsidR="00C276B3">
          <w:rPr>
            <w:noProof/>
            <w:webHidden/>
          </w:rPr>
        </w:r>
        <w:r w:rsidR="00C276B3">
          <w:rPr>
            <w:noProof/>
            <w:webHidden/>
          </w:rPr>
          <w:fldChar w:fldCharType="separate"/>
        </w:r>
        <w:r w:rsidR="00C276B3">
          <w:rPr>
            <w:noProof/>
            <w:webHidden/>
          </w:rPr>
          <w:t>17</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7" w:history="1">
        <w:r w:rsidR="00C276B3" w:rsidRPr="006D6C5D">
          <w:rPr>
            <w:rStyle w:val="Hyperlink"/>
            <w:noProof/>
          </w:rPr>
          <w:t>Figure 5: DP155 Base Pan (left),      Phidgets 1066_0 Servo Controller (right)</w:t>
        </w:r>
        <w:r w:rsidR="00C276B3">
          <w:rPr>
            <w:noProof/>
            <w:webHidden/>
          </w:rPr>
          <w:tab/>
        </w:r>
        <w:r w:rsidR="00C276B3">
          <w:rPr>
            <w:noProof/>
            <w:webHidden/>
          </w:rPr>
          <w:fldChar w:fldCharType="begin"/>
        </w:r>
        <w:r w:rsidR="00C276B3">
          <w:rPr>
            <w:noProof/>
            <w:webHidden/>
          </w:rPr>
          <w:instrText xml:space="preserve"> PAGEREF _Toc324336837 \h </w:instrText>
        </w:r>
        <w:r w:rsidR="00C276B3">
          <w:rPr>
            <w:noProof/>
            <w:webHidden/>
          </w:rPr>
        </w:r>
        <w:r w:rsidR="00C276B3">
          <w:rPr>
            <w:noProof/>
            <w:webHidden/>
          </w:rPr>
          <w:fldChar w:fldCharType="separate"/>
        </w:r>
        <w:r w:rsidR="00C276B3">
          <w:rPr>
            <w:noProof/>
            <w:webHidden/>
          </w:rPr>
          <w:t>20</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8" w:history="1">
        <w:r w:rsidR="00C276B3" w:rsidRPr="006D6C5D">
          <w:rPr>
            <w:rStyle w:val="Hyperlink"/>
            <w:noProof/>
          </w:rPr>
          <w:t>Figure 6: Output from Phidgets 1066_0, showing position command and open-loop feedback for position and velocity</w:t>
        </w:r>
        <w:r w:rsidR="00C276B3">
          <w:rPr>
            <w:noProof/>
            <w:webHidden/>
          </w:rPr>
          <w:tab/>
        </w:r>
        <w:r w:rsidR="00C276B3">
          <w:rPr>
            <w:noProof/>
            <w:webHidden/>
          </w:rPr>
          <w:fldChar w:fldCharType="begin"/>
        </w:r>
        <w:r w:rsidR="00C276B3">
          <w:rPr>
            <w:noProof/>
            <w:webHidden/>
          </w:rPr>
          <w:instrText xml:space="preserve"> PAGEREF _Toc324336838 \h </w:instrText>
        </w:r>
        <w:r w:rsidR="00C276B3">
          <w:rPr>
            <w:noProof/>
            <w:webHidden/>
          </w:rPr>
        </w:r>
        <w:r w:rsidR="00C276B3">
          <w:rPr>
            <w:noProof/>
            <w:webHidden/>
          </w:rPr>
          <w:fldChar w:fldCharType="separate"/>
        </w:r>
        <w:r w:rsidR="00C276B3">
          <w:rPr>
            <w:noProof/>
            <w:webHidden/>
          </w:rPr>
          <w:t>21</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39" w:history="1">
        <w:r w:rsidR="00C276B3" w:rsidRPr="006D6C5D">
          <w:rPr>
            <w:rStyle w:val="Hyperlink"/>
            <w:noProof/>
          </w:rPr>
          <w:t>Figure 7: Kinect's effective FOV without (left) and with (right) pan mount</w:t>
        </w:r>
        <w:r w:rsidR="00C276B3">
          <w:rPr>
            <w:noProof/>
            <w:webHidden/>
          </w:rPr>
          <w:tab/>
        </w:r>
        <w:r w:rsidR="00C276B3">
          <w:rPr>
            <w:noProof/>
            <w:webHidden/>
          </w:rPr>
          <w:fldChar w:fldCharType="begin"/>
        </w:r>
        <w:r w:rsidR="00C276B3">
          <w:rPr>
            <w:noProof/>
            <w:webHidden/>
          </w:rPr>
          <w:instrText xml:space="preserve"> PAGEREF _Toc324336839 \h </w:instrText>
        </w:r>
        <w:r w:rsidR="00C276B3">
          <w:rPr>
            <w:noProof/>
            <w:webHidden/>
          </w:rPr>
        </w:r>
        <w:r w:rsidR="00C276B3">
          <w:rPr>
            <w:noProof/>
            <w:webHidden/>
          </w:rPr>
          <w:fldChar w:fldCharType="separate"/>
        </w:r>
        <w:r w:rsidR="00C276B3">
          <w:rPr>
            <w:noProof/>
            <w:webHidden/>
          </w:rPr>
          <w:t>22</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0" w:history="1">
        <w:r w:rsidR="00C276B3" w:rsidRPr="006D6C5D">
          <w:rPr>
            <w:rStyle w:val="Hyperlink"/>
            <w:noProof/>
          </w:rPr>
          <w:t>Figure 8: World coordinates of detected face while pan mount is under motion.  True position is at (0,145).  Discrepancy is due to errors in the pan mount’s ability to accurately report its angular position and publish an accurate transform to world coordinates.</w:t>
        </w:r>
        <w:r w:rsidR="00C276B3">
          <w:rPr>
            <w:noProof/>
            <w:webHidden/>
          </w:rPr>
          <w:tab/>
        </w:r>
        <w:r w:rsidR="00C276B3">
          <w:rPr>
            <w:noProof/>
            <w:webHidden/>
          </w:rPr>
          <w:fldChar w:fldCharType="begin"/>
        </w:r>
        <w:r w:rsidR="00C276B3">
          <w:rPr>
            <w:noProof/>
            <w:webHidden/>
          </w:rPr>
          <w:instrText xml:space="preserve"> PAGEREF _Toc324336840 \h </w:instrText>
        </w:r>
        <w:r w:rsidR="00C276B3">
          <w:rPr>
            <w:noProof/>
            <w:webHidden/>
          </w:rPr>
        </w:r>
        <w:r w:rsidR="00C276B3">
          <w:rPr>
            <w:noProof/>
            <w:webHidden/>
          </w:rPr>
          <w:fldChar w:fldCharType="separate"/>
        </w:r>
        <w:r w:rsidR="00C276B3">
          <w:rPr>
            <w:noProof/>
            <w:webHidden/>
          </w:rPr>
          <w:t>23</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1" w:history="1">
        <w:r w:rsidR="00C276B3" w:rsidRPr="006D6C5D">
          <w:rPr>
            <w:rStyle w:val="Hyperlink"/>
            <w:noProof/>
          </w:rPr>
          <w:t>Figure 9: Tracking performance of Kinect with pan compensation</w:t>
        </w:r>
        <w:r w:rsidR="00C276B3">
          <w:rPr>
            <w:noProof/>
            <w:webHidden/>
          </w:rPr>
          <w:tab/>
        </w:r>
        <w:r w:rsidR="00C276B3">
          <w:rPr>
            <w:noProof/>
            <w:webHidden/>
          </w:rPr>
          <w:fldChar w:fldCharType="begin"/>
        </w:r>
        <w:r w:rsidR="00C276B3">
          <w:rPr>
            <w:noProof/>
            <w:webHidden/>
          </w:rPr>
          <w:instrText xml:space="preserve"> PAGEREF _Toc324336841 \h </w:instrText>
        </w:r>
        <w:r w:rsidR="00C276B3">
          <w:rPr>
            <w:noProof/>
            <w:webHidden/>
          </w:rPr>
        </w:r>
        <w:r w:rsidR="00C276B3">
          <w:rPr>
            <w:noProof/>
            <w:webHidden/>
          </w:rPr>
          <w:fldChar w:fldCharType="separate"/>
        </w:r>
        <w:r w:rsidR="00C276B3">
          <w:rPr>
            <w:noProof/>
            <w:webHidden/>
          </w:rPr>
          <w:t>24</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2" w:history="1">
        <w:r w:rsidR="00C276B3" w:rsidRPr="006D6C5D">
          <w:rPr>
            <w:rStyle w:val="Hyperlink"/>
            <w:noProof/>
          </w:rPr>
          <w:t>Figure 10: Person-tracking architecture</w:t>
        </w:r>
        <w:r w:rsidR="00C276B3">
          <w:rPr>
            <w:noProof/>
            <w:webHidden/>
          </w:rPr>
          <w:tab/>
        </w:r>
        <w:r w:rsidR="00C276B3">
          <w:rPr>
            <w:noProof/>
            <w:webHidden/>
          </w:rPr>
          <w:fldChar w:fldCharType="begin"/>
        </w:r>
        <w:r w:rsidR="00C276B3">
          <w:rPr>
            <w:noProof/>
            <w:webHidden/>
          </w:rPr>
          <w:instrText xml:space="preserve"> PAGEREF _Toc324336842 \h </w:instrText>
        </w:r>
        <w:r w:rsidR="00C276B3">
          <w:rPr>
            <w:noProof/>
            <w:webHidden/>
          </w:rPr>
        </w:r>
        <w:r w:rsidR="00C276B3">
          <w:rPr>
            <w:noProof/>
            <w:webHidden/>
          </w:rPr>
          <w:fldChar w:fldCharType="separate"/>
        </w:r>
        <w:r w:rsidR="00C276B3">
          <w:rPr>
            <w:noProof/>
            <w:webHidden/>
          </w:rPr>
          <w:t>27</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3" w:history="1">
        <w:r w:rsidR="00C276B3" w:rsidRPr="006D6C5D">
          <w:rPr>
            <w:rStyle w:val="Hyperlink"/>
            <w:noProof/>
          </w:rPr>
          <w:t>Figure 11: Kinect’s RGB image masked for a user, right after calibration</w:t>
        </w:r>
        <w:r w:rsidR="00C276B3">
          <w:rPr>
            <w:noProof/>
            <w:webHidden/>
          </w:rPr>
          <w:tab/>
        </w:r>
        <w:r w:rsidR="00C276B3">
          <w:rPr>
            <w:noProof/>
            <w:webHidden/>
          </w:rPr>
          <w:fldChar w:fldCharType="begin"/>
        </w:r>
        <w:r w:rsidR="00C276B3">
          <w:rPr>
            <w:noProof/>
            <w:webHidden/>
          </w:rPr>
          <w:instrText xml:space="preserve"> PAGEREF _Toc324336843 \h </w:instrText>
        </w:r>
        <w:r w:rsidR="00C276B3">
          <w:rPr>
            <w:noProof/>
            <w:webHidden/>
          </w:rPr>
        </w:r>
        <w:r w:rsidR="00C276B3">
          <w:rPr>
            <w:noProof/>
            <w:webHidden/>
          </w:rPr>
          <w:fldChar w:fldCharType="separate"/>
        </w:r>
        <w:r w:rsidR="00C276B3">
          <w:rPr>
            <w:noProof/>
            <w:webHidden/>
          </w:rPr>
          <w:t>30</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4" w:history="1">
        <w:r w:rsidR="00C276B3" w:rsidRPr="006D6C5D">
          <w:rPr>
            <w:rStyle w:val="Hyperlink"/>
            <w:noProof/>
          </w:rPr>
          <w:drawing>
            <wp:inline distT="0" distB="0" distL="0" distR="0" wp14:anchorId="74F533CF" wp14:editId="7DD19025">
              <wp:extent cx="2234242" cy="2234242"/>
              <wp:effectExtent l="0" t="0" r="0" b="0"/>
              <wp:docPr id="39" name="Picture 3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rsidR="00C276B3" w:rsidRPr="006D6C5D">
          <w:rPr>
            <w:rStyle w:val="Hyperlink"/>
            <w:noProof/>
          </w:rPr>
          <w:t xml:space="preserve"> Figure 12: Histogram computed from Figure 10: hue on horizontal axis, saturation on vertical axis, brightness represents to histogram value.</w:t>
        </w:r>
        <w:r w:rsidR="00C276B3">
          <w:rPr>
            <w:noProof/>
            <w:webHidden/>
          </w:rPr>
          <w:tab/>
        </w:r>
        <w:r w:rsidR="00C276B3">
          <w:rPr>
            <w:noProof/>
            <w:webHidden/>
          </w:rPr>
          <w:fldChar w:fldCharType="begin"/>
        </w:r>
        <w:r w:rsidR="00C276B3">
          <w:rPr>
            <w:noProof/>
            <w:webHidden/>
          </w:rPr>
          <w:instrText xml:space="preserve"> PAGEREF _Toc324336844 \h </w:instrText>
        </w:r>
        <w:r w:rsidR="00C276B3">
          <w:rPr>
            <w:noProof/>
            <w:webHidden/>
          </w:rPr>
        </w:r>
        <w:r w:rsidR="00C276B3">
          <w:rPr>
            <w:noProof/>
            <w:webHidden/>
          </w:rPr>
          <w:fldChar w:fldCharType="separate"/>
        </w:r>
        <w:r w:rsidR="00C276B3">
          <w:rPr>
            <w:noProof/>
            <w:webHidden/>
          </w:rPr>
          <w:t>30</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5" w:history="1">
        <w:r w:rsidR="00C276B3" w:rsidRPr="006D6C5D">
          <w:rPr>
            <w:rStyle w:val="Hyperlink"/>
            <w:noProof/>
          </w:rPr>
          <w:drawing>
            <wp:inline distT="0" distB="0" distL="0" distR="0" wp14:anchorId="6BD0640D" wp14:editId="349B479A">
              <wp:extent cx="3001992" cy="2320506"/>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rsidR="00C276B3" w:rsidRPr="006D6C5D">
          <w:rPr>
            <w:rStyle w:val="Hyperlink"/>
            <w:noProof/>
          </w:rPr>
          <w:t xml:space="preserve"> Figure 13: Alternate view of Error! Reference source not found. as 3D surface plot</w:t>
        </w:r>
        <w:r w:rsidR="00C276B3">
          <w:rPr>
            <w:noProof/>
            <w:webHidden/>
          </w:rPr>
          <w:tab/>
        </w:r>
        <w:r w:rsidR="00C276B3">
          <w:rPr>
            <w:noProof/>
            <w:webHidden/>
          </w:rPr>
          <w:fldChar w:fldCharType="begin"/>
        </w:r>
        <w:r w:rsidR="00C276B3">
          <w:rPr>
            <w:noProof/>
            <w:webHidden/>
          </w:rPr>
          <w:instrText xml:space="preserve"> PAGEREF _Toc324336845 \h </w:instrText>
        </w:r>
        <w:r w:rsidR="00C276B3">
          <w:rPr>
            <w:noProof/>
            <w:webHidden/>
          </w:rPr>
        </w:r>
        <w:r w:rsidR="00C276B3">
          <w:rPr>
            <w:noProof/>
            <w:webHidden/>
          </w:rPr>
          <w:fldChar w:fldCharType="separate"/>
        </w:r>
        <w:r w:rsidR="00C276B3">
          <w:rPr>
            <w:noProof/>
            <w:webHidden/>
          </w:rPr>
          <w:t>30</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6" w:history="1">
        <w:r w:rsidR="00C276B3" w:rsidRPr="006D6C5D">
          <w:rPr>
            <w:rStyle w:val="Hyperlink"/>
            <w:noProof/>
          </w:rPr>
          <w:t xml:space="preserve">Figure 14: Correlation over time of user's histogram with </w:t>
        </w:r>
        <m:oMath>
          <m:r>
            <m:rPr>
              <m:sty m:val="b"/>
            </m:rPr>
            <w:rPr>
              <w:rStyle w:val="Hyperlink"/>
              <w:rFonts w:ascii="Cambria Math" w:hAnsi="Cambria Math"/>
              <w:noProof/>
            </w:rPr>
            <m:t>Htrack</m:t>
          </m:r>
        </m:oMath>
        <w:r w:rsidR="00C276B3" w:rsidRPr="006D6C5D">
          <w:rPr>
            <w:rStyle w:val="Hyperlink"/>
            <w:noProof/>
          </w:rPr>
          <w:t xml:space="preserve">  (red) and </w:t>
        </w:r>
        <m:oMath>
          <m:r>
            <m:rPr>
              <m:sty m:val="b"/>
            </m:rPr>
            <w:rPr>
              <w:rStyle w:val="Hyperlink"/>
              <w:rFonts w:ascii="Cambria Math" w:hAnsi="Cambria Math"/>
              <w:noProof/>
            </w:rPr>
            <m:t>Hcal</m:t>
          </m:r>
        </m:oMath>
        <w:r w:rsidR="00C276B3" w:rsidRPr="006D6C5D">
          <w:rPr>
            <w:rStyle w:val="Hyperlink"/>
            <w:noProof/>
          </w:rPr>
          <w:t xml:space="preserve">  (blue)</w:t>
        </w:r>
        <w:r w:rsidR="00C276B3">
          <w:rPr>
            <w:noProof/>
            <w:webHidden/>
          </w:rPr>
          <w:tab/>
        </w:r>
        <w:r w:rsidR="00C276B3">
          <w:rPr>
            <w:noProof/>
            <w:webHidden/>
          </w:rPr>
          <w:fldChar w:fldCharType="begin"/>
        </w:r>
        <w:r w:rsidR="00C276B3">
          <w:rPr>
            <w:noProof/>
            <w:webHidden/>
          </w:rPr>
          <w:instrText xml:space="preserve"> PAGEREF _Toc324336846 \h </w:instrText>
        </w:r>
        <w:r w:rsidR="00C276B3">
          <w:rPr>
            <w:noProof/>
            <w:webHidden/>
          </w:rPr>
        </w:r>
        <w:r w:rsidR="00C276B3">
          <w:rPr>
            <w:noProof/>
            <w:webHidden/>
          </w:rPr>
          <w:fldChar w:fldCharType="separate"/>
        </w:r>
        <w:r w:rsidR="00C276B3">
          <w:rPr>
            <w:noProof/>
            <w:webHidden/>
          </w:rPr>
          <w:t>32</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7" w:history="1">
        <w:r w:rsidR="00C276B3" w:rsidRPr="006D6C5D">
          <w:rPr>
            <w:rStyle w:val="Hyperlink"/>
            <w:noProof/>
          </w:rPr>
          <w:t>Figure 15: Smooth path produced by SBPL planner in presence of obstacles (grid size 1m)</w:t>
        </w:r>
        <w:r w:rsidR="00C276B3">
          <w:rPr>
            <w:noProof/>
            <w:webHidden/>
          </w:rPr>
          <w:tab/>
        </w:r>
        <w:r w:rsidR="00C276B3">
          <w:rPr>
            <w:noProof/>
            <w:webHidden/>
          </w:rPr>
          <w:fldChar w:fldCharType="begin"/>
        </w:r>
        <w:r w:rsidR="00C276B3">
          <w:rPr>
            <w:noProof/>
            <w:webHidden/>
          </w:rPr>
          <w:instrText xml:space="preserve"> PAGEREF _Toc324336847 \h </w:instrText>
        </w:r>
        <w:r w:rsidR="00C276B3">
          <w:rPr>
            <w:noProof/>
            <w:webHidden/>
          </w:rPr>
        </w:r>
        <w:r w:rsidR="00C276B3">
          <w:rPr>
            <w:noProof/>
            <w:webHidden/>
          </w:rPr>
          <w:fldChar w:fldCharType="separate"/>
        </w:r>
        <w:r w:rsidR="00C276B3">
          <w:rPr>
            <w:noProof/>
            <w:webHidden/>
          </w:rPr>
          <w:t>35</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8" w:history="1">
        <w:r w:rsidR="00C276B3" w:rsidRPr="006D6C5D">
          <w:rPr>
            <w:rStyle w:val="Hyperlink"/>
            <w:noProof/>
          </w:rPr>
          <w:t>Figure 16: Harlie's motion primitives</w:t>
        </w:r>
        <w:r w:rsidR="00C276B3">
          <w:rPr>
            <w:noProof/>
            <w:webHidden/>
          </w:rPr>
          <w:tab/>
        </w:r>
        <w:r w:rsidR="00C276B3">
          <w:rPr>
            <w:noProof/>
            <w:webHidden/>
          </w:rPr>
          <w:fldChar w:fldCharType="begin"/>
        </w:r>
        <w:r w:rsidR="00C276B3">
          <w:rPr>
            <w:noProof/>
            <w:webHidden/>
          </w:rPr>
          <w:instrText xml:space="preserve"> PAGEREF _Toc324336848 \h </w:instrText>
        </w:r>
        <w:r w:rsidR="00C276B3">
          <w:rPr>
            <w:noProof/>
            <w:webHidden/>
          </w:rPr>
        </w:r>
        <w:r w:rsidR="00C276B3">
          <w:rPr>
            <w:noProof/>
            <w:webHidden/>
          </w:rPr>
          <w:fldChar w:fldCharType="separate"/>
        </w:r>
        <w:r w:rsidR="00C276B3">
          <w:rPr>
            <w:noProof/>
            <w:webHidden/>
          </w:rPr>
          <w:t>36</w:t>
        </w:r>
        <w:r w:rsidR="00C276B3">
          <w:rPr>
            <w:noProof/>
            <w:webHidden/>
          </w:rPr>
          <w:fldChar w:fldCharType="end"/>
        </w:r>
      </w:hyperlink>
    </w:p>
    <w:p w:rsidR="00C276B3" w:rsidRDefault="000D1839">
      <w:pPr>
        <w:pStyle w:val="TableofFigures"/>
        <w:tabs>
          <w:tab w:val="right" w:leader="dot" w:pos="8630"/>
        </w:tabs>
        <w:rPr>
          <w:rFonts w:asciiTheme="minorHAnsi" w:hAnsiTheme="minorHAnsi"/>
          <w:noProof/>
          <w:sz w:val="22"/>
        </w:rPr>
      </w:pPr>
      <w:hyperlink w:anchor="_Toc324336849" w:history="1">
        <w:r w:rsidR="00C276B3" w:rsidRPr="006D6C5D">
          <w:rPr>
            <w:rStyle w:val="Hyperlink"/>
            <w:noProof/>
          </w:rPr>
          <w:t>Figure 17: Goal constellation, true goal in green (grid resolution 1m)</w:t>
        </w:r>
        <w:r w:rsidR="00C276B3">
          <w:rPr>
            <w:noProof/>
            <w:webHidden/>
          </w:rPr>
          <w:tab/>
        </w:r>
        <w:r w:rsidR="00C276B3">
          <w:rPr>
            <w:noProof/>
            <w:webHidden/>
          </w:rPr>
          <w:fldChar w:fldCharType="begin"/>
        </w:r>
        <w:r w:rsidR="00C276B3">
          <w:rPr>
            <w:noProof/>
            <w:webHidden/>
          </w:rPr>
          <w:instrText xml:space="preserve"> PAGEREF _Toc324336849 \h </w:instrText>
        </w:r>
        <w:r w:rsidR="00C276B3">
          <w:rPr>
            <w:noProof/>
            <w:webHidden/>
          </w:rPr>
        </w:r>
        <w:r w:rsidR="00C276B3">
          <w:rPr>
            <w:noProof/>
            <w:webHidden/>
          </w:rPr>
          <w:fldChar w:fldCharType="separate"/>
        </w:r>
        <w:r w:rsidR="00C276B3">
          <w:rPr>
            <w:noProof/>
            <w:webHidden/>
          </w:rPr>
          <w:t>39</w:t>
        </w:r>
        <w:r w:rsidR="00C276B3">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433680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33680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276B3" w:rsidRPr="00C276B3">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276B3" w:rsidRPr="00C276B3">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276B3" w:rsidRPr="00C276B3">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276B3" w:rsidRPr="00C276B3">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276B3" w:rsidRPr="00C276B3">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276B3" w:rsidRPr="00C276B3">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276B3" w:rsidRPr="00C276B3">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276B3">
            <w:rPr>
              <w:noProof/>
            </w:rPr>
            <w:t xml:space="preserve"> </w:t>
          </w:r>
          <w:r w:rsidR="00C276B3" w:rsidRPr="00C276B3">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276B3" w:rsidRPr="00C276B3">
            <w:rPr>
              <w:noProof/>
            </w:rPr>
            <w:t>[9]</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276B3" w:rsidRPr="00C276B3">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276B3" w:rsidRPr="00C276B3">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276B3" w:rsidRPr="00C276B3">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276B3" w:rsidRPr="00C276B3">
            <w:rPr>
              <w:noProof/>
            </w:rPr>
            <w:t>[5]</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C276B3" w:rsidRPr="00C276B3">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C276B3" w:rsidRPr="00C276B3">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276B3" w:rsidRPr="00C276B3">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276B3" w:rsidRPr="00C276B3">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276B3" w:rsidRPr="00C276B3">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276B3" w:rsidRPr="00C276B3">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276B3" w:rsidRPr="00C276B3">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C276B3" w:rsidRPr="00C276B3">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336808"/>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276B3" w:rsidRPr="00C276B3">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276B3" w:rsidRPr="00C276B3">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276B3" w:rsidRPr="00C276B3">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C276B3" w:rsidRPr="00C276B3">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276B3" w:rsidRPr="00C276B3">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433680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276B3" w:rsidRPr="00C276B3">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276B3" w:rsidRPr="00C276B3">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276B3" w:rsidRPr="00C276B3">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C276B3" w:rsidRPr="00C276B3">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276B3" w:rsidRPr="00C276B3">
            <w:rPr>
              <w:noProof/>
            </w:rPr>
            <w:t>[5]</w:t>
          </w:r>
          <w:r w:rsidR="00BF40CE">
            <w:fldChar w:fldCharType="end"/>
          </w:r>
        </w:sdtContent>
      </w:sdt>
      <w:r w:rsidR="00BF40CE">
        <w:t>.</w:t>
      </w:r>
    </w:p>
    <w:p w:rsidR="006551D7" w:rsidRDefault="00BF40CE" w:rsidP="00193048">
      <w:pPr>
        <w:pStyle w:val="Heading2"/>
      </w:pPr>
      <w:bookmarkStart w:id="4" w:name="_Toc324336810"/>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C276B3" w:rsidRPr="00C276B3">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C276B3" w:rsidRPr="00C276B3">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336811"/>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336812"/>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C276B3" w:rsidRPr="00F94ED7" w:rsidRDefault="00C276B3" w:rsidP="00C276B3">
      <w:pPr>
        <w:spacing w:line="480" w:lineRule="auto"/>
      </w:pPr>
    </w:p>
    <w:p w:rsidR="007138C2" w:rsidRDefault="00750DAF" w:rsidP="00F91C31">
      <w:pPr>
        <w:pStyle w:val="Heading1"/>
      </w:pPr>
      <w:bookmarkStart w:id="7" w:name="_Ref322950030"/>
      <w:bookmarkStart w:id="8" w:name="_Toc324336813"/>
      <w:r>
        <w:lastRenderedPageBreak/>
        <w:t xml:space="preserve">Evaluation of </w:t>
      </w:r>
      <w:r w:rsidR="00691CA2">
        <w:t xml:space="preserve">the </w:t>
      </w:r>
      <w:r>
        <w:t xml:space="preserve">Microsoft </w:t>
      </w:r>
      <w:r w:rsidR="00115579">
        <w:t>Kinect</w:t>
      </w:r>
      <w:bookmarkEnd w:id="7"/>
      <w:bookmarkEnd w:id="8"/>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276B3" w:rsidRPr="00C276B3">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276B3" w:rsidRPr="00C276B3">
            <w:rPr>
              <w:rFonts w:cs="Calibri"/>
              <w:noProof/>
              <w:szCs w:val="24"/>
            </w:rPr>
            <w:t>[24]</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276B3" w:rsidRPr="00C276B3">
            <w:rPr>
              <w:rFonts w:cs="Calibri"/>
              <w:noProof/>
              <w:szCs w:val="24"/>
            </w:rPr>
            <w:t>[25]</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276B3" w:rsidRPr="00C276B3">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9" w:name="_Ref323129706"/>
      <w:bookmarkStart w:id="10" w:name="_Toc324336814"/>
      <w:r>
        <w:t xml:space="preserve">Discrimination </w:t>
      </w:r>
      <w:proofErr w:type="gramStart"/>
      <w:r>
        <w:t>Betw</w:t>
      </w:r>
      <w:r w:rsidR="00960273">
        <w:t>e</w:t>
      </w:r>
      <w:r>
        <w:t>en</w:t>
      </w:r>
      <w:proofErr w:type="gramEnd"/>
      <w:r>
        <w:t xml:space="preserve"> Users</w:t>
      </w:r>
      <w:bookmarkEnd w:id="9"/>
      <w:bookmarkEnd w:id="10"/>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C276B3">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1" w:name="_Ref322980249"/>
      <w:bookmarkStart w:id="12" w:name="_Ref322980256"/>
      <w:bookmarkStart w:id="13" w:name="_Toc324336815"/>
      <w:r>
        <w:t>Calibration</w:t>
      </w:r>
      <w:bookmarkEnd w:id="11"/>
      <w:bookmarkEnd w:id="12"/>
      <w:r w:rsidR="004E4B19">
        <w:t xml:space="preserve"> of Users</w:t>
      </w:r>
      <w:bookmarkEnd w:id="13"/>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4" w:name="_Toc324336833"/>
      <w:r>
        <w:t xml:space="preserve">Figure </w:t>
      </w:r>
      <w:fldSimple w:instr=" SEQ Figure \* ARABIC ">
        <w:r w:rsidR="00C276B3">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4"/>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C276B3">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5" w:name="_Toc324336816"/>
      <w:r>
        <w:t>L</w:t>
      </w:r>
      <w:r w:rsidR="00115579">
        <w:t>imited Field of View</w:t>
      </w:r>
      <w:bookmarkEnd w:id="15"/>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6" w:name="_Toc324336834"/>
      <w:r>
        <w:t xml:space="preserve">Figure </w:t>
      </w:r>
      <w:fldSimple w:instr=" SEQ Figure \* ARABIC ">
        <w:r w:rsidR="00C276B3">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16"/>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276B3">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7" w:name="_Toc324336835"/>
      <w:r>
        <w:t xml:space="preserve">Figure </w:t>
      </w:r>
      <w:fldSimple w:instr=" SEQ Figure \* ARABIC ">
        <w:r w:rsidR="00C276B3">
          <w:rPr>
            <w:noProof/>
          </w:rPr>
          <w:t>3</w:t>
        </w:r>
      </w:fldSimple>
      <w:r>
        <w:t>:</w:t>
      </w:r>
      <w:r w:rsidRPr="00EA62EC">
        <w:t xml:space="preserve"> Difficulties arise in tracking a user in contact with a chair</w:t>
      </w:r>
      <w:bookmarkEnd w:id="17"/>
    </w:p>
    <w:p w:rsidR="009B5486" w:rsidRDefault="009B5486">
      <w:pPr>
        <w:spacing w:line="480" w:lineRule="auto"/>
        <w:ind w:firstLine="720"/>
      </w:pPr>
    </w:p>
    <w:p w:rsidR="007138C2" w:rsidRDefault="00A07F11" w:rsidP="00115579">
      <w:pPr>
        <w:pStyle w:val="Heading2"/>
      </w:pPr>
      <w:bookmarkStart w:id="18" w:name="_Toc324336817"/>
      <w:r>
        <w:t>M</w:t>
      </w:r>
      <w:r w:rsidR="00115579">
        <w:t>oving Base Problem</w:t>
      </w:r>
      <w:bookmarkEnd w:id="18"/>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9" w:name="_Ref322513446"/>
      <w:bookmarkStart w:id="20" w:name="_Toc324336836"/>
      <w:r>
        <w:t xml:space="preserve">Figure </w:t>
      </w:r>
      <w:fldSimple w:instr=" SEQ Figure \* ARABIC ">
        <w:r w:rsidR="00C276B3">
          <w:rPr>
            <w:noProof/>
          </w:rPr>
          <w:t>4</w:t>
        </w:r>
      </w:fldSimple>
      <w:bookmarkEnd w:id="19"/>
      <w:r>
        <w:t>: Tracking performance of Kinect under motion</w:t>
      </w:r>
      <w:bookmarkEnd w:id="20"/>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1" w:name="_Toc324336818"/>
      <w:r>
        <w:lastRenderedPageBreak/>
        <w:t>Pan Mount</w:t>
      </w:r>
      <w:bookmarkEnd w:id="2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276B3">
        <w:t xml:space="preserve">Figure </w:t>
      </w:r>
      <w:r w:rsidR="00C276B3">
        <w:rPr>
          <w:noProof/>
        </w:rPr>
        <w:t>5</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276B3" w:rsidRPr="00C276B3">
            <w:rPr>
              <w:rFonts w:cs="Calibri"/>
              <w:noProof/>
              <w:szCs w:val="24"/>
            </w:rPr>
            <w:t>[26]</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2" w:name="_Ref322513798"/>
      <w:bookmarkStart w:id="23" w:name="_Toc324336837"/>
      <w:r>
        <w:t xml:space="preserve">Figure </w:t>
      </w:r>
      <w:fldSimple w:instr=" SEQ Figure \* ARABIC ">
        <w:r w:rsidR="00C276B3">
          <w:rPr>
            <w:noProof/>
          </w:rPr>
          <w:t>5</w:t>
        </w:r>
      </w:fldSimple>
      <w:bookmarkEnd w:id="22"/>
      <w:r>
        <w:t xml:space="preserve">: DP155 Base Pan (left), </w:t>
      </w:r>
      <w:r w:rsidR="00C679DD">
        <w:t xml:space="preserve">    </w:t>
      </w:r>
      <w:r>
        <w:t xml:space="preserve"> Phidgets 1066_0 Servo Controller (right)</w:t>
      </w:r>
      <w:bookmarkEnd w:id="2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276B3" w:rsidRPr="00C276B3">
            <w:rPr>
              <w:rFonts w:cs="Calibri"/>
              <w:noProof/>
              <w:szCs w:val="24"/>
            </w:rPr>
            <w:t>[27]</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276B3">
        <w:t xml:space="preserve">Figure </w:t>
      </w:r>
      <w:r w:rsidR="00C276B3">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4" w:name="_Ref323044753"/>
      <w:bookmarkStart w:id="25" w:name="_Toc324336838"/>
      <w:r>
        <w:t xml:space="preserve">Figure </w:t>
      </w:r>
      <w:fldSimple w:instr=" SEQ Figure \* ARABIC ">
        <w:r w:rsidR="00C276B3">
          <w:rPr>
            <w:noProof/>
          </w:rPr>
          <w:t>6</w:t>
        </w:r>
      </w:fldSimple>
      <w:bookmarkEnd w:id="24"/>
      <w:r>
        <w:t>: Output from Phidgets 1066_0, showing position command and open-loop feedback</w:t>
      </w:r>
      <w:r w:rsidR="00C679DD">
        <w:t xml:space="preserve"> for position and velocity</w:t>
      </w:r>
      <w:bookmarkEnd w:id="2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6" w:name="_Toc324336819"/>
      <w:r>
        <w:t>Performance</w:t>
      </w:r>
      <w:bookmarkEnd w:id="2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7" w:name="_Toc324336839"/>
      <w:r>
        <w:t xml:space="preserve">Figure </w:t>
      </w:r>
      <w:fldSimple w:instr=" SEQ Figure \* ARABIC ">
        <w:r w:rsidR="00C276B3">
          <w:rPr>
            <w:noProof/>
          </w:rPr>
          <w:t>7</w:t>
        </w:r>
      </w:fldSimple>
      <w:r>
        <w:t xml:space="preserve">: Kinect's effective FOV without (left) and with (right) pan </w:t>
      </w:r>
      <w:r w:rsidR="000F6971">
        <w:t>mount</w:t>
      </w:r>
      <w:bookmarkEnd w:id="2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276B3">
        <w:t xml:space="preserve">Figure </w:t>
      </w:r>
      <w:r w:rsidR="00C276B3">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8" w:name="_Ref322019798"/>
      <w:bookmarkStart w:id="29" w:name="_Toc324336840"/>
      <w:r>
        <w:t xml:space="preserve">Figure </w:t>
      </w:r>
      <w:fldSimple w:instr=" SEQ Figure \* ARABIC ">
        <w:r w:rsidR="00C276B3">
          <w:rPr>
            <w:noProof/>
          </w:rPr>
          <w:t>8</w:t>
        </w:r>
      </w:fldSimple>
      <w:bookmarkEnd w:id="28"/>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2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276B3">
        <w:t xml:space="preserve">Figure </w:t>
      </w:r>
      <w:r w:rsidR="00C276B3">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276B3">
        <w:t xml:space="preserve">Figure </w:t>
      </w:r>
      <w:r w:rsidR="00C276B3">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511744"/>
      <w:bookmarkStart w:id="31" w:name="_Toc324336841"/>
      <w:r>
        <w:t xml:space="preserve">Figure </w:t>
      </w:r>
      <w:fldSimple w:instr=" SEQ Figure \* ARABIC ">
        <w:r w:rsidR="00C276B3">
          <w:rPr>
            <w:noProof/>
          </w:rPr>
          <w:t>9</w:t>
        </w:r>
      </w:fldSimple>
      <w:bookmarkEnd w:id="30"/>
      <w:r w:rsidR="00A655A3">
        <w:t>: Tracking performance of Kinect with pan compensation</w:t>
      </w:r>
      <w:bookmarkEnd w:id="31"/>
    </w:p>
    <w:p w:rsidR="009B0251" w:rsidRDefault="009B0251" w:rsidP="009B0251">
      <w:pPr>
        <w:spacing w:line="480" w:lineRule="auto"/>
        <w:rPr>
          <w:rFonts w:cs="Calibri"/>
          <w:szCs w:val="24"/>
        </w:rPr>
      </w:pPr>
    </w:p>
    <w:p w:rsidR="0005382D" w:rsidRDefault="0005382D" w:rsidP="0005382D">
      <w:pPr>
        <w:pStyle w:val="Heading2"/>
      </w:pPr>
      <w:bookmarkStart w:id="32" w:name="_Toc324336820"/>
      <w:r>
        <w:t>Summary</w:t>
      </w:r>
      <w:bookmarkEnd w:id="3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276B3">
        <w:t xml:space="preserve">Figure </w:t>
      </w:r>
      <w:r w:rsidR="00C276B3">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C276B3">
        <w:t xml:space="preserve">Figure </w:t>
      </w:r>
      <w:r w:rsidR="00C276B3">
        <w:rPr>
          <w:noProof/>
        </w:rPr>
        <w:t>9</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3" w:name="_Ref323045519"/>
      <w:bookmarkStart w:id="34" w:name="_Toc324336821"/>
      <w:r>
        <w:lastRenderedPageBreak/>
        <w:t>Person Tracking</w:t>
      </w:r>
      <w:bookmarkEnd w:id="33"/>
      <w:bookmarkEnd w:id="34"/>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276B3">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276B3">
        <w:t xml:space="preserve">Figure </w:t>
      </w:r>
      <w:r w:rsidR="00C276B3">
        <w:rPr>
          <w:noProof/>
        </w:rPr>
        <w:t>10</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F01F93" w:rsidRDefault="00F01F93" w:rsidP="00F01F93">
      <w:pPr>
        <w:pStyle w:val="NoSpacing"/>
      </w:pPr>
      <w:r>
        <w:rPr>
          <w:noProof/>
        </w:rPr>
        <w:lastRenderedPageBreak/>
        <mc:AlternateContent>
          <mc:Choice Requires="wpc">
            <w:drawing>
              <wp:inline distT="0" distB="0" distL="0" distR="0" wp14:anchorId="2E30E52C" wp14:editId="24D49EC8">
                <wp:extent cx="5486400" cy="32004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37"/>
                        <wps:cNvSpPr txBox="1"/>
                        <wps:spPr>
                          <a:xfrm>
                            <a:off x="304460" y="1519239"/>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F01F93">
                              <w:pPr>
                                <w:pStyle w:val="NoSpacing"/>
                              </w:pPr>
                              <w:r>
                                <w:t>Person</w:t>
                              </w:r>
                            </w:p>
                            <w:p w:rsidR="000D1839" w:rsidRDefault="000D1839" w:rsidP="00F01F93">
                              <w:pPr>
                                <w:pStyle w:val="NoSpacing"/>
                              </w:pPr>
                              <w:proofErr w:type="gramStart"/>
                              <w:r>
                                <w:t>location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1114085" y="1038226"/>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486026" y="1333501"/>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351575" y="2217376"/>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561591"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837600"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D1839" w:rsidRDefault="000D1839" w:rsidP="00F01F93">
                              <w:pPr>
                                <w:pStyle w:val="NormalWeb"/>
                                <w:spacing w:before="0" w:beforeAutospacing="0" w:after="200" w:afterAutospacing="0" w:line="276" w:lineRule="auto"/>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895475" y="1704976"/>
                            <a:ext cx="638176"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3085931" y="1704976"/>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733460" y="1704976"/>
                            <a:ext cx="63785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171450" y="1519239"/>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28" type="#_x0000_t202" style="position:absolute;left:3044;top:15192;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v:textbox>
                </v:shape>
                <v:rect id="Rectangle 26" o:spid="_x0000_s1029" style="position:absolute;left:11140;top:10382;width:40101;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30" type="#_x0000_t202" style="position:absolute;left:24860;top:13335;width:1199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C276B3" w:rsidRDefault="00C276B3">
                        <w:r>
                          <w:t>Kalman Filter</w:t>
                        </w:r>
                      </w:p>
                    </w:txbxContent>
                  </v:textbox>
                </v:shape>
                <v:shape id="Text Box 28" o:spid="_x0000_s1031" type="#_x0000_t202" style="position:absolute;left:13515;top:22173;width:10678;height:7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v:textbox>
                </v:shape>
                <v:shape id="Text Box 28" o:spid="_x0000_s1032" type="#_x0000_t202" style="position:absolute;left:25615;top:22173;width:1067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v:textbox>
                </v:shape>
                <v:shape id="Text Box 28" o:spid="_x0000_s1033" type="#_x0000_t202" style="position:absolute;left:38376;top:22173;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34" type="#_x0000_t32" style="position:absolute;left:18954;top:17049;width:6382;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35" type="#_x0000_t32" style="position:absolute;left:30859;top:1704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36" type="#_x0000_t32" style="position:absolute;left:37334;top:17049;width:6379;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37" type="#_x0000_t32" style="position:absolute;left:1714;top:15192;width:23146;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F01F93" w:rsidRDefault="00F01F93" w:rsidP="00F01F93">
      <w:pPr>
        <w:pStyle w:val="Caption1"/>
      </w:pPr>
      <w:bookmarkStart w:id="35" w:name="_Ref324336631"/>
      <w:bookmarkStart w:id="36" w:name="_Toc324336842"/>
      <w:r>
        <w:t xml:space="preserve">Figure </w:t>
      </w:r>
      <w:fldSimple w:instr=" SEQ Figure \* ARABIC ">
        <w:r w:rsidR="00C276B3">
          <w:rPr>
            <w:noProof/>
          </w:rPr>
          <w:t>10</w:t>
        </w:r>
      </w:fldSimple>
      <w:bookmarkEnd w:id="35"/>
      <w:r>
        <w:t>: Person-tracking architecture</w:t>
      </w:r>
      <w:bookmarkEnd w:id="36"/>
    </w:p>
    <w:p w:rsidR="00ED68F9" w:rsidRDefault="00CD361A" w:rsidP="00ED68F9">
      <w:pPr>
        <w:pStyle w:val="Heading2"/>
      </w:pPr>
      <w:bookmarkStart w:id="37" w:name="_Ref323131019"/>
      <w:bookmarkStart w:id="38" w:name="_Toc324336822"/>
      <w:r>
        <w:t>Face Detector Node</w:t>
      </w:r>
      <w:bookmarkEnd w:id="37"/>
      <w:bookmarkEnd w:id="38"/>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276B3" w:rsidRPr="00C276B3">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w:t>
      </w:r>
      <w:r w:rsidR="000522CB">
        <w:lastRenderedPageBreak/>
        <w:t xml:space="preserve">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9" w:name="_Toc324336823"/>
      <w:r>
        <w:t>Leg Detector Node</w:t>
      </w:r>
      <w:bookmarkEnd w:id="39"/>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276B3" w:rsidRPr="00C276B3">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276B3">
            <w:rPr>
              <w:noProof/>
            </w:rPr>
            <w:t xml:space="preserve"> </w:t>
          </w:r>
          <w:r w:rsidR="00C276B3" w:rsidRPr="00C276B3">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0" w:name="_Ref323045443"/>
      <w:bookmarkStart w:id="41" w:name="_Toc324336824"/>
      <w:r>
        <w:t xml:space="preserve">Kinect </w:t>
      </w:r>
      <w:r w:rsidR="00A60026">
        <w:t xml:space="preserve">Person </w:t>
      </w:r>
      <w:r>
        <w:t>Detector Node</w:t>
      </w:r>
      <w:bookmarkEnd w:id="40"/>
      <w:bookmarkEnd w:id="41"/>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w:t>
      </w:r>
      <w:r w:rsidR="008A5AD7">
        <w:lastRenderedPageBreak/>
        <w:t>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276B3" w:rsidRPr="00C276B3">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C276B3">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C276B3">
        <w:t xml:space="preserve">Figure </w:t>
      </w:r>
      <w:r w:rsidR="00C276B3">
        <w:rPr>
          <w:noProof/>
        </w:rPr>
        <w:t>11</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7839026C" wp14:editId="3E1EF19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2" w:name="_Ref322980214"/>
      <w:bookmarkStart w:id="43" w:name="_Toc324336843"/>
      <w:r>
        <w:lastRenderedPageBreak/>
        <w:t xml:space="preserve">Figure </w:t>
      </w:r>
      <w:fldSimple w:instr=" SEQ Figure \* ARABIC ">
        <w:r w:rsidR="00C276B3">
          <w:rPr>
            <w:noProof/>
          </w:rPr>
          <w:t>11</w:t>
        </w:r>
      </w:fldSimple>
      <w:bookmarkEnd w:id="42"/>
      <w:r>
        <w:t xml:space="preserve">: Kinect’s RGB image masked for </w:t>
      </w:r>
      <w:r w:rsidR="008A5AD7">
        <w:t>a</w:t>
      </w:r>
      <w:r>
        <w:t xml:space="preserve"> user</w:t>
      </w:r>
      <w:r w:rsidR="00C56540">
        <w:t>, right after calibration</w:t>
      </w:r>
      <w:bookmarkEnd w:id="43"/>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4" w:name="_Toc324336844"/>
            <w:bookmarkStart w:id="45" w:name="_Ref324336850"/>
            <w:r>
              <w:rPr>
                <w:noProof/>
              </w:rPr>
              <w:drawing>
                <wp:inline distT="0" distB="0" distL="0" distR="0" wp14:anchorId="3E667F23" wp14:editId="7D282E10">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6" w:name="_Ref324336895"/>
            <w:r>
              <w:t xml:space="preserve">Figure </w:t>
            </w:r>
            <w:fldSimple w:instr=" SEQ Figure \* ARABIC ">
              <w:r>
                <w:rPr>
                  <w:noProof/>
                </w:rPr>
                <w:t>12</w:t>
              </w:r>
            </w:fldSimple>
            <w:bookmarkEnd w:id="46"/>
            <w:r>
              <w:t xml:space="preserve">: Histogram computed from </w:t>
            </w:r>
            <w:r>
              <w:fldChar w:fldCharType="begin"/>
            </w:r>
            <w:r>
              <w:instrText xml:space="preserve"> REF _Ref322980214 \h </w:instrText>
            </w:r>
            <w:r>
              <w:fldChar w:fldCharType="separate"/>
            </w:r>
            <w:r>
              <w:t xml:space="preserve">Figure </w:t>
            </w:r>
            <w:r>
              <w:rPr>
                <w:noProof/>
              </w:rPr>
              <w:t>11</w:t>
            </w:r>
            <w:r>
              <w:fldChar w:fldCharType="end"/>
            </w:r>
            <w:r w:rsidRPr="006119FC">
              <w:t>: hue on horizontal axis, saturation on vertical axis, brightness represents to histogram value.</w:t>
            </w:r>
          </w:p>
          <w:p w:rsidR="00621E13" w:rsidRDefault="00621E13" w:rsidP="00621E13">
            <w:pPr>
              <w:pStyle w:val="Caption1"/>
            </w:pPr>
            <w:r>
              <w:t xml:space="preserve"> </w:t>
            </w:r>
            <w:bookmarkEnd w:id="44"/>
            <w:bookmarkEnd w:id="45"/>
          </w:p>
          <w:p w:rsidR="00621E13" w:rsidRDefault="00621E13" w:rsidP="000923B3">
            <w:pPr>
              <w:pStyle w:val="Caption1"/>
            </w:pPr>
          </w:p>
        </w:tc>
        <w:tc>
          <w:tcPr>
            <w:tcW w:w="4428" w:type="dxa"/>
          </w:tcPr>
          <w:p w:rsidR="00621E13" w:rsidRDefault="00621E13" w:rsidP="00621E13">
            <w:pPr>
              <w:pStyle w:val="Caption1"/>
            </w:pPr>
            <w:bookmarkStart w:id="47" w:name="_Toc324336845"/>
            <w:r>
              <w:rPr>
                <w:noProof/>
              </w:rPr>
              <w:drawing>
                <wp:inline distT="0" distB="0" distL="0" distR="0" wp14:anchorId="097C1F8A" wp14:editId="79D2B131">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fldSimple w:instr=" SEQ Figure \* ARABIC ">
              <w:r w:rsidR="00C276B3">
                <w:rPr>
                  <w:noProof/>
                </w:rPr>
                <w:t>13</w:t>
              </w:r>
            </w:fldSimple>
            <w:r w:rsidR="00C276B3">
              <w:t xml:space="preserve">: Alternate view of </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C276B3">
              <w:t xml:space="preserve"> </w:t>
            </w:r>
            <w:r w:rsidR="00930501">
              <w:t>as 3</w:t>
            </w:r>
            <w:r>
              <w:t>D surface plot</w:t>
            </w:r>
            <w:bookmarkEnd w:id="47"/>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C276B3">
        <w:t xml:space="preserve">Figure </w:t>
      </w:r>
      <w:r w:rsidR="00C276B3">
        <w:rPr>
          <w:noProof/>
        </w:rPr>
        <w:t>11</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lastRenderedPageBreak/>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0D183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0D183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lastRenderedPageBreak/>
        <w:fldChar w:fldCharType="begin"/>
      </w:r>
      <w:r>
        <w:instrText xml:space="preserve"> REF _Ref324337029 \h </w:instrText>
      </w:r>
      <w:r>
        <w:fldChar w:fldCharType="separate"/>
      </w:r>
      <w:r>
        <w:t xml:space="preserve">Figure </w:t>
      </w:r>
      <w:r>
        <w:rPr>
          <w:noProof/>
        </w:rPr>
        <w:t>14</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6A83F92" wp14:editId="5F9BB5DB">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48" w:name="_Ref324337029"/>
      <w:bookmarkStart w:id="49" w:name="_Toc324336846"/>
      <w:r>
        <w:t xml:space="preserve">Figure </w:t>
      </w:r>
      <w:fldSimple w:instr=" SEQ Figure \* ARABIC ">
        <w:r w:rsidR="00C276B3">
          <w:rPr>
            <w:noProof/>
          </w:rPr>
          <w:t>14</w:t>
        </w:r>
      </w:fldSimple>
      <w:bookmarkEnd w:id="48"/>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49"/>
    </w:p>
    <w:p w:rsidR="009B0251" w:rsidRDefault="00A07F11" w:rsidP="00724C1A">
      <w:pPr>
        <w:pStyle w:val="Heading1"/>
      </w:pPr>
      <w:bookmarkStart w:id="50" w:name="_Toc324336825"/>
      <w:r>
        <w:lastRenderedPageBreak/>
        <w:t>Planning</w:t>
      </w:r>
      <w:bookmarkEnd w:id="50"/>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51" w:name="_Toc324336826"/>
      <w:r>
        <w:t>Point-point planner</w:t>
      </w:r>
      <w:bookmarkEnd w:id="51"/>
    </w:p>
    <w:p w:rsidR="00C276B3" w:rsidRDefault="00C276B3" w:rsidP="00C276B3">
      <w:pPr>
        <w:spacing w:line="480" w:lineRule="auto"/>
        <w:ind w:left="864"/>
      </w:pPr>
      <w:r>
        <w:t xml:space="preserve">[TODO: </w:t>
      </w:r>
      <w:r w:rsidRPr="00C276B3">
        <w:t xml:space="preserve">Spend some time explaining SBPL; include illustrative figs; discuss parameters—max curvature, how many radii </w:t>
      </w:r>
      <w:proofErr w:type="gramStart"/>
      <w:r w:rsidRPr="00C276B3">
        <w:t>considered, …</w:t>
      </w:r>
      <w:proofErr w:type="gramEnd"/>
      <w:r w:rsidRPr="00C276B3">
        <w:t xml:space="preserve">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276B3" w:rsidRPr="00C276B3">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276B3" w:rsidRPr="00C276B3">
            <w:rPr>
              <w:noProof/>
            </w:rPr>
            <w:t>[28]</w:t>
          </w:r>
          <w:r w:rsidR="00345E51">
            <w:fldChar w:fldCharType="end"/>
          </w:r>
        </w:sdtContent>
      </w:sdt>
      <w:r w:rsidR="006556D0">
        <w:t>.</w:t>
      </w:r>
    </w:p>
    <w:p w:rsidR="00573238" w:rsidRDefault="006556D0" w:rsidP="007F5E7A">
      <w:pPr>
        <w:spacing w:line="480" w:lineRule="auto"/>
      </w:pPr>
      <w:r>
        <w:lastRenderedPageBreak/>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C276B3">
        <w:t xml:space="preserve">Figure </w:t>
      </w:r>
      <w:r w:rsidR="00C276B3">
        <w:rPr>
          <w:noProof/>
        </w:rPr>
        <w:t>15</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C276B3">
        <w:t xml:space="preserve">Figure </w:t>
      </w:r>
      <w:r w:rsidR="00C276B3">
        <w:rPr>
          <w:noProof/>
        </w:rPr>
        <w:t>16</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4207776C" wp14:editId="337D4726">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2" w:name="_Ref322950225"/>
      <w:bookmarkStart w:id="53" w:name="_Toc324336847"/>
      <w:r>
        <w:t xml:space="preserve">Figure </w:t>
      </w:r>
      <w:fldSimple w:instr=" SEQ Figure \* ARABIC ">
        <w:r w:rsidR="00C276B3">
          <w:rPr>
            <w:noProof/>
          </w:rPr>
          <w:t>15</w:t>
        </w:r>
      </w:fldSimple>
      <w:bookmarkEnd w:id="52"/>
      <w:r w:rsidR="00165CE3">
        <w:t>: Smooth p</w:t>
      </w:r>
      <w:r>
        <w:t>ath produced by SBPL planner in presence of obstacles</w:t>
      </w:r>
      <w:r w:rsidR="00165CE3">
        <w:t xml:space="preserve"> (grid size 1m)</w:t>
      </w:r>
      <w:bookmarkEnd w:id="53"/>
    </w:p>
    <w:p w:rsidR="005A7D17" w:rsidRDefault="00266623" w:rsidP="00A23C15">
      <w:pPr>
        <w:pStyle w:val="NoSpacing"/>
      </w:pPr>
      <w:r w:rsidRPr="00266623">
        <w:lastRenderedPageBreak/>
        <w:t xml:space="preserve"> </w:t>
      </w:r>
      <w:r>
        <w:rPr>
          <w:noProof/>
        </w:rPr>
        <w:drawing>
          <wp:inline distT="0" distB="0" distL="0" distR="0" wp14:anchorId="681F3945" wp14:editId="10E4FC5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4" w:name="_Ref322520674"/>
      <w:bookmarkStart w:id="55" w:name="_Toc324336848"/>
      <w:r>
        <w:t xml:space="preserve">Figure </w:t>
      </w:r>
      <w:fldSimple w:instr=" SEQ Figure \* ARABIC ">
        <w:r w:rsidR="00C276B3">
          <w:rPr>
            <w:noProof/>
          </w:rPr>
          <w:t>16</w:t>
        </w:r>
      </w:fldSimple>
      <w:bookmarkEnd w:id="54"/>
      <w:r>
        <w:t>: Harlie's motion primitives</w:t>
      </w:r>
      <w:bookmarkEnd w:id="55"/>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6" w:name="_Toc324336827"/>
      <w:r>
        <w:t>Dynamic P</w:t>
      </w:r>
      <w:r w:rsidR="00573238">
        <w:t>lanning</w:t>
      </w:r>
      <w:bookmarkEnd w:id="56"/>
    </w:p>
    <w:p w:rsidR="001653C3" w:rsidRDefault="001653C3" w:rsidP="001653C3">
      <w:pPr>
        <w:spacing w:line="480" w:lineRule="auto"/>
      </w:pPr>
      <w:r>
        <w:tab/>
      </w:r>
      <w:ins w:id="57" w:author="Bill" w:date="2012-05-03T19:23:00Z">
        <w:r w:rsidR="0075623F">
          <w:t xml:space="preserve">A major portion of this project involved the creation of a dynamic replanning algorithm to </w:t>
        </w:r>
      </w:ins>
      <w:ins w:id="58" w:author="Bill" w:date="2012-05-03T19:24:00Z">
        <w:r w:rsidR="0075623F">
          <w:t xml:space="preserve">track </w:t>
        </w:r>
      </w:ins>
      <w:del w:id="59"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60" w:author="Bill" w:date="2012-05-03T19:24:00Z">
        <w:r w:rsidR="007019C4" w:rsidDel="0075623F">
          <w:delText xml:space="preserve">the tracking of </w:delText>
        </w:r>
      </w:del>
      <w:r w:rsidR="007019C4">
        <w:t>a moving target</w:t>
      </w:r>
      <w:r>
        <w:t xml:space="preserve"> without the robot coming to a halt.  </w:t>
      </w:r>
      <w:ins w:id="61" w:author="Bill" w:date="2012-05-03T19:26:00Z">
        <w:r w:rsidR="0075623F">
          <w:t xml:space="preserve">At the heart of the algorithm is a rolling window which divides the </w:t>
        </w:r>
      </w:ins>
      <w:del w:id="62"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521433">
        <w:t xml:space="preserve">Figure </w:t>
      </w:r>
      <w:r w:rsidR="00521433">
        <w:rPr>
          <w:noProof/>
        </w:rPr>
        <w:t>17</w:t>
      </w:r>
      <w:r w:rsidR="00521433">
        <w:fldChar w:fldCharType="end"/>
      </w:r>
      <w:r w:rsidR="00521433">
        <w:t xml:space="preserve"> provides a high-level illustration of the algorithm.</w:t>
      </w:r>
    </w:p>
    <w:p w:rsidR="00C276B3" w:rsidRDefault="00C276B3" w:rsidP="00521433">
      <w:pPr>
        <w:pStyle w:val="NoSpacing"/>
      </w:pPr>
      <w:r>
        <w:rPr>
          <w:noProof/>
        </w:rPr>
        <w:lastRenderedPageBreak/>
        <mc:AlternateContent>
          <mc:Choice Requires="wpc">
            <w:drawing>
              <wp:inline distT="0" distB="0" distL="0" distR="0" wp14:anchorId="365DA08B" wp14:editId="40E4D7B4">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0D1839" w:rsidRDefault="000D183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3712" y="1704000"/>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E6108E">
                              <w:pPr>
                                <w:pStyle w:val="NormalWeb"/>
                                <w:spacing w:before="0" w:beforeAutospacing="0" w:after="200" w:afterAutospacing="0" w:line="276" w:lineRule="auto"/>
                              </w:pPr>
                              <w:r>
                                <w:rPr>
                                  <w:rFonts w:ascii="Georgia" w:eastAsia="Times New Roman" w:hAnsi="Georgia"/>
                                </w:rPr>
                                <w:t>Committed</w:t>
                              </w:r>
                            </w:p>
                            <w:p w:rsidR="000D1839" w:rsidRDefault="000D183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56400"/>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98245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wps:cNvCnPr>
                        <wps:spPr>
                          <a:xfrm flipV="1">
                            <a:off x="1360860" y="319412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57035"/>
                            <a:ext cx="1219200" cy="270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0D1839" w:rsidRDefault="000D183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4880963"/>
                            </a:avLst>
                          </a:prstGeom>
                        </wps:spPr>
                        <wps:style>
                          <a:lnRef idx="2">
                            <a:schemeClr val="accent1"/>
                          </a:lnRef>
                          <a:fillRef idx="0">
                            <a:schemeClr val="accent1"/>
                          </a:fillRef>
                          <a:effectRef idx="1">
                            <a:schemeClr val="accent1"/>
                          </a:effectRef>
                          <a:fontRef idx="minor">
                            <a:schemeClr val="tx1"/>
                          </a:fontRef>
                        </wps:style>
                        <wps:txbx>
                          <w:txbxContent>
                            <w:p w:rsidR="000D1839" w:rsidRDefault="000D183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8083" y="252070"/>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 xml:space="preserve">3: Harlie </w:t>
                              </w:r>
                              <w:proofErr w:type="spellStart"/>
                              <w:r>
                                <w:rPr>
                                  <w:rFonts w:ascii="Georgia" w:eastAsia="Times New Roman" w:hAnsi="Georgia"/>
                                </w:rPr>
                                <w:t>replans</w:t>
                              </w:r>
                              <w:proofErr w:type="spellEnd"/>
                              <w:r>
                                <w:rPr>
                                  <w:rFonts w:ascii="Georgia" w:eastAsia="Times New Roman" w:hAnsi="Georgia"/>
                                </w:rPr>
                                <w:t xml:space="preserve">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1839" w:rsidRDefault="000D183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114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38"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">
                <v:shape id="_x0000_s1039" type="#_x0000_t75" style="position:absolute;width:54864;height:56673;visibility:visible;mso-wrap-style:square" stroked="t" strokecolor="black [3213]">
                  <v:fill o:detectmouseclick="t"/>
                  <v:path o:connecttype="none"/>
                </v:shape>
                <v:line id="Straight Connector 43" o:spid="_x0000_s1040"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41"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42"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43"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44"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45"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E6108E" w:rsidRDefault="00E6108E">
                        <w:r>
                          <w:t>Harlie</w:t>
                        </w:r>
                      </w:p>
                    </w:txbxContent>
                  </v:textbox>
                </v:shape>
                <v:shape id="Text Box 53" o:spid="_x0000_s1046"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E6108E" w:rsidRDefault="00E6108E"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47" type="#_x0000_t202" style="position:absolute;left:36637;top:17040;width:991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E6108E" w:rsidRDefault="00E6108E" w:rsidP="00E6108E">
                        <w:pPr>
                          <w:pStyle w:val="NormalWeb"/>
                          <w:spacing w:before="0" w:beforeAutospacing="0" w:after="200" w:afterAutospacing="0" w:line="276" w:lineRule="auto"/>
                        </w:pPr>
                        <w:r>
                          <w:rPr>
                            <w:rFonts w:ascii="Georgia" w:eastAsia="Times New Roman" w:hAnsi="Georgia"/>
                          </w:rPr>
                          <w:t>Committed</w:t>
                        </w:r>
                      </w:p>
                      <w:p w:rsidR="00E6108E" w:rsidRDefault="00E6108E"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48"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49" style="position:absolute;flip:y;visibility:visible;mso-wrap-style:square" from="47339,18564" to="53244,18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50"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51"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Text Box 53" o:spid="_x0000_s1052"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5F72D4" w:rsidRDefault="005F72D4"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53" type="#_x0000_t123" style="position:absolute;left:48664;top:9824;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54"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5F72D4" w:rsidRDefault="005F72D4"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55"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line id="Straight Connector 67" o:spid="_x0000_s1056"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57"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58"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59"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60"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61"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62"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63"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64" style="position:absolute;flip:y;visibility:visible;mso-wrap-style:square" from="13608,31941" to="15527,31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geasEAAADbAAAADwAAAGRycy9kb3ducmV2LnhtbESPzWrDMBCE74W+g9hCLyWRG0JS3Cgh&#10;FAqlt/z1vFgbW8RaGWkdO28fFQo9DjPzDbPajL5VV4rJBTbwOi1AEVfBOq4NHA+fkzdQSZAttoHJ&#10;wI0SbNaPDyssbRh4R9e91CpDOJVooBHpSq1T1ZDHNA0dcfbOIXqULGOtbcQhw32rZ0Wx0B4d54UG&#10;O/poqLrse58p7vsSY9/P5QdPNHuRrXbjYMzz07h9ByU0yn/4r/1lDSyX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2B5qwQAAANsAAAAPAAAAAAAAAAAAAAAA&#10;AKECAABkcnMvZG93bnJldi54bWxQSwUGAAAAAAQABAD5AAAAjwMAAAAA&#10;" strokecolor="#c0504d [3205]" strokeweight="2pt">
                  <v:shadow on="t" color="black" opacity="24903f" origin=",.5" offset="0,.55556mm"/>
                </v:line>
                <v:roundrect id="Rounded Rectangle 78" o:spid="_x0000_s1065"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66"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67"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Arc 82" o:spid="_x0000_s1068"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69"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70"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71" style="position:absolute;visibility:visible;mso-wrap-style:square" from="15527,1857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72"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F72D4" w:rsidRDefault="005F72D4" w:rsidP="005F72D4">
                        <w:pPr>
                          <w:rPr>
                            <w:rFonts w:eastAsia="Times New Roman"/>
                          </w:rPr>
                        </w:pPr>
                      </w:p>
                    </w:txbxContent>
                  </v:textbox>
                </v:shape>
                <v:shape id="Flowchart: Summing Junction 85" o:spid="_x0000_s1073"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74"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75"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076"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077"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078"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079"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080"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521433" w:rsidRDefault="00521433" w:rsidP="005F72D4">
                        <w:pPr>
                          <w:rPr>
                            <w:rFonts w:eastAsia="Times New Roman"/>
                          </w:rPr>
                        </w:pPr>
                      </w:p>
                    </w:txbxContent>
                  </v:textbox>
                </v:shape>
                <v:shape id="Arc 94" o:spid="_x0000_s1081"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082"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083"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084"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0122,291185,451928,363508,314014,372464l285750,186690r284921,14209xem570671,200899nfc560122,291185,451928,363508,314014,372464e" filled="f" strokecolor="#4f81bd [3204]" strokeweight="2pt">
                  <v:stroke joinstyle="miter"/>
                  <v:shadow on="t" color="black" opacity="24903f" origin=",.5" offset="0,.55556mm"/>
                  <v:formulas/>
                  <v:path arrowok="t" o:connecttype="custom" o:connectlocs="570671,200899;314014,372464" o:connectangles="0,0" textboxrect="0,0,571500,373380"/>
                  <v:textbox>
                    <w:txbxContent>
                      <w:p w:rsidR="00521433" w:rsidRDefault="00521433" w:rsidP="00521433">
                        <w:pPr>
                          <w:rPr>
                            <w:rFonts w:eastAsia="Times New Roman"/>
                          </w:rPr>
                        </w:pPr>
                      </w:p>
                    </w:txbxContent>
                  </v:textbox>
                </v:shape>
                <v:shape id="Text Box 98" o:spid="_x0000_s1085" type="#_x0000_t202" style="position:absolute;left:480;top:2520;width:20475;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521433" w:rsidRDefault="00521433">
                        <w:r>
                          <w:t>1: Harlie plans to a goal</w:t>
                        </w:r>
                      </w:p>
                    </w:txbxContent>
                  </v:textbox>
                </v:shape>
                <v:shape id="Text Box 98" o:spid="_x0000_s1086"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087"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 xml:space="preserve">3: Harlie </w:t>
                        </w:r>
                        <w:proofErr w:type="spellStart"/>
                        <w:r>
                          <w:rPr>
                            <w:rFonts w:ascii="Georgia" w:eastAsia="Times New Roman" w:hAnsi="Georgia"/>
                          </w:rPr>
                          <w:t>replans</w:t>
                        </w:r>
                        <w:proofErr w:type="spellEnd"/>
                        <w:r>
                          <w:rPr>
                            <w:rFonts w:ascii="Georgia" w:eastAsia="Times New Roman" w:hAnsi="Georgia"/>
                          </w:rPr>
                          <w:t xml:space="preserve"> from end of committed path</w:t>
                        </w:r>
                      </w:p>
                    </w:txbxContent>
                  </v:textbox>
                </v:shape>
                <v:shape id="Text Box 98" o:spid="_x0000_s1088"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21433" w:rsidRDefault="0052143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089" style="position:absolute;left:34832;top:95;width:19841;height:21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3" w:name="_Ref324339031"/>
      <w:r>
        <w:t xml:space="preserve">Figure </w:t>
      </w:r>
      <w:fldSimple w:instr=" SEQ Figure \* ARABIC ">
        <w:r>
          <w:rPr>
            <w:noProof/>
          </w:rPr>
          <w:t>17</w:t>
        </w:r>
      </w:fldSimple>
      <w:bookmarkEnd w:id="63"/>
      <w:r>
        <w:t>: Illustration of rolling-window approach</w:t>
      </w:r>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steering</w:t>
      </w:r>
      <w:del w:id="64"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0E229ECD" wp14:editId="6132C8E1">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0D1839" w:rsidRPr="006416BE" w:rsidRDefault="000D1839" w:rsidP="000F6971">
                            <w:pPr>
                              <w:pStyle w:val="Caption1"/>
                              <w:rPr>
                                <w:noProof/>
                                <w:sz w:val="24"/>
                              </w:rPr>
                            </w:pPr>
                            <w:bookmarkStart w:id="65" w:name="_Toc324336832"/>
                            <w:r>
                              <w:t xml:space="preserve">Table </w:t>
                            </w:r>
                            <w:fldSimple w:instr=" SEQ Table \* ARABIC ">
                              <w:r>
                                <w:rPr>
                                  <w:noProof/>
                                </w:rPr>
                                <w:t>1</w:t>
                              </w:r>
                            </w:fldSimple>
                            <w:r>
                              <w:t>: Conditions for Replanning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90"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" stroked="f">
                <v:textbox style="mso-fit-shape-to-text:t" inset="0,0,0,0">
                  <w:txbxContent>
                    <w:p w:rsidR="00C276B3" w:rsidRPr="006416BE" w:rsidRDefault="00C276B3" w:rsidP="000F6971">
                      <w:pPr>
                        <w:pStyle w:val="Caption1"/>
                        <w:rPr>
                          <w:noProof/>
                          <w:sz w:val="24"/>
                        </w:rPr>
                      </w:pPr>
                      <w:bookmarkStart w:id="66" w:name="_Toc324336832"/>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4515898" wp14:editId="6FC0BEE5">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D1839" w:rsidRPr="0095394F" w:rsidRDefault="000D1839">
                            <w:pPr>
                              <w:rPr>
                                <w:u w:val="single"/>
                              </w:rPr>
                            </w:pPr>
                            <w:r w:rsidRPr="0095394F">
                              <w:rPr>
                                <w:u w:val="single"/>
                              </w:rPr>
                              <w:t>Conditions for partial replan</w:t>
                            </w:r>
                          </w:p>
                          <w:p w:rsidR="000D1839" w:rsidRDefault="000D1839" w:rsidP="0095394F">
                            <w:pPr>
                              <w:pStyle w:val="ListParagraph"/>
                              <w:numPr>
                                <w:ilvl w:val="0"/>
                                <w:numId w:val="2"/>
                              </w:numPr>
                            </w:pPr>
                            <w:r>
                              <w:t>New goal</w:t>
                            </w:r>
                          </w:p>
                          <w:p w:rsidR="000D1839" w:rsidRDefault="000D1839" w:rsidP="0095394F">
                            <w:pPr>
                              <w:pStyle w:val="ListParagraph"/>
                              <w:numPr>
                                <w:ilvl w:val="0"/>
                                <w:numId w:val="2"/>
                              </w:numPr>
                            </w:pPr>
                            <w:r>
                              <w:t>Obstacle in uncommitted path</w:t>
                            </w:r>
                          </w:p>
                          <w:p w:rsidR="000D1839" w:rsidRDefault="000D1839" w:rsidP="0095394F">
                            <w:pPr>
                              <w:pStyle w:val="ListParagraph"/>
                            </w:pPr>
                          </w:p>
                          <w:p w:rsidR="000D1839" w:rsidRPr="0095394F" w:rsidRDefault="000D1839">
                            <w:pPr>
                              <w:rPr>
                                <w:u w:val="single"/>
                              </w:rPr>
                            </w:pPr>
                            <w:r w:rsidRPr="0095394F">
                              <w:rPr>
                                <w:u w:val="single"/>
                              </w:rPr>
                              <w:t>Conditions for full replan</w:t>
                            </w:r>
                          </w:p>
                          <w:p w:rsidR="000D1839" w:rsidRDefault="000D1839" w:rsidP="0095394F">
                            <w:pPr>
                              <w:pStyle w:val="ListParagraph"/>
                              <w:numPr>
                                <w:ilvl w:val="0"/>
                                <w:numId w:val="1"/>
                              </w:numPr>
                            </w:pPr>
                            <w:r>
                              <w:t>Robot currently at rest</w:t>
                            </w:r>
                          </w:p>
                          <w:p w:rsidR="000D1839" w:rsidRDefault="000D1839" w:rsidP="0095394F">
                            <w:pPr>
                              <w:pStyle w:val="ListParagraph"/>
                              <w:numPr>
                                <w:ilvl w:val="0"/>
                                <w:numId w:val="1"/>
                              </w:numPr>
                            </w:pPr>
                            <w:r>
                              <w:t>Partial replan fails</w:t>
                            </w:r>
                          </w:p>
                          <w:p w:rsidR="000D1839" w:rsidRDefault="000D1839" w:rsidP="0095394F">
                            <w:pPr>
                              <w:pStyle w:val="ListParagraph"/>
                              <w:numPr>
                                <w:ilvl w:val="0"/>
                                <w:numId w:val="1"/>
                              </w:numPr>
                            </w:pPr>
                            <w:r>
                              <w:t>Obstacle in committed path</w:t>
                            </w:r>
                          </w:p>
                          <w:p w:rsidR="000D1839" w:rsidRDefault="000D1839"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91"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tCmQIAALs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" fillcolor="white [3201]" strokeweight=".5pt">
                <v:textbox>
                  <w:txbxContent>
                    <w:p w:rsidR="00C276B3" w:rsidRPr="0095394F" w:rsidRDefault="00C276B3">
                      <w:pPr>
                        <w:rPr>
                          <w:u w:val="single"/>
                        </w:rPr>
                      </w:pPr>
                      <w:r w:rsidRPr="0095394F">
                        <w:rPr>
                          <w:u w:val="single"/>
                        </w:rPr>
                        <w:t>Conditions for partial replan</w:t>
                      </w:r>
                    </w:p>
                    <w:p w:rsidR="00C276B3" w:rsidRDefault="00C276B3" w:rsidP="0095394F">
                      <w:pPr>
                        <w:pStyle w:val="ListParagraph"/>
                        <w:numPr>
                          <w:ilvl w:val="0"/>
                          <w:numId w:val="2"/>
                        </w:numPr>
                      </w:pPr>
                      <w:r>
                        <w:t>New goal</w:t>
                      </w:r>
                    </w:p>
                    <w:p w:rsidR="00C276B3" w:rsidRDefault="00C276B3" w:rsidP="0095394F">
                      <w:pPr>
                        <w:pStyle w:val="ListParagraph"/>
                        <w:numPr>
                          <w:ilvl w:val="0"/>
                          <w:numId w:val="2"/>
                        </w:numPr>
                      </w:pPr>
                      <w:r>
                        <w:t>Obstacle in uncommitted path</w:t>
                      </w:r>
                    </w:p>
                    <w:p w:rsidR="00C276B3" w:rsidRDefault="00C276B3" w:rsidP="0095394F">
                      <w:pPr>
                        <w:pStyle w:val="ListParagraph"/>
                      </w:pPr>
                    </w:p>
                    <w:p w:rsidR="00C276B3" w:rsidRPr="0095394F" w:rsidRDefault="00C276B3">
                      <w:pPr>
                        <w:rPr>
                          <w:u w:val="single"/>
                        </w:rPr>
                      </w:pPr>
                      <w:r w:rsidRPr="0095394F">
                        <w:rPr>
                          <w:u w:val="single"/>
                        </w:rPr>
                        <w:t>Conditions for full replan</w:t>
                      </w:r>
                    </w:p>
                    <w:p w:rsidR="00C276B3" w:rsidRDefault="00C276B3" w:rsidP="0095394F">
                      <w:pPr>
                        <w:pStyle w:val="ListParagraph"/>
                        <w:numPr>
                          <w:ilvl w:val="0"/>
                          <w:numId w:val="1"/>
                        </w:numPr>
                      </w:pPr>
                      <w:r>
                        <w:t>Robot currently at rest</w:t>
                      </w:r>
                    </w:p>
                    <w:p w:rsidR="00C276B3" w:rsidRDefault="00C276B3" w:rsidP="0095394F">
                      <w:pPr>
                        <w:pStyle w:val="ListParagraph"/>
                        <w:numPr>
                          <w:ilvl w:val="0"/>
                          <w:numId w:val="1"/>
                        </w:numPr>
                      </w:pPr>
                      <w:r>
                        <w:t>Partial replan fails</w:t>
                      </w:r>
                    </w:p>
                    <w:p w:rsidR="00C276B3" w:rsidRDefault="00C276B3" w:rsidP="0095394F">
                      <w:pPr>
                        <w:pStyle w:val="ListParagraph"/>
                        <w:numPr>
                          <w:ilvl w:val="0"/>
                          <w:numId w:val="1"/>
                        </w:numPr>
                      </w:pPr>
                      <w:r>
                        <w:t>Obstacle in committed path</w:t>
                      </w:r>
                    </w:p>
                    <w:p w:rsidR="00C276B3" w:rsidRDefault="00C276B3"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66"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t>When the planner gets a new goal</w:t>
      </w:r>
      <w:ins w:id="67" w:author="Bill" w:date="2012-05-03T19:29:00Z">
        <w:r w:rsidR="00DC6050">
          <w:t xml:space="preserve"> from the person tracking module</w:t>
        </w:r>
      </w:ins>
      <w:r>
        <w:t xml:space="preserve">, it attempts to </w:t>
      </w:r>
      <w:ins w:id="68" w:author="Bill" w:date="2012-05-03T19:29:00Z">
        <w:r w:rsidR="00DC6050">
          <w:t>perform</w:t>
        </w:r>
      </w:ins>
      <w:ins w:id="69" w:author="Bill" w:date="2012-05-03T19:27:00Z">
        <w:r w:rsidR="0075623F">
          <w:t xml:space="preserve"> </w:t>
        </w:r>
      </w:ins>
      <w:del w:id="70"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71" w:author="Bill" w:date="2012-05-03T19:34:00Z"/>
        </w:rPr>
      </w:pPr>
      <w:r>
        <w:lastRenderedPageBreak/>
        <w:t xml:space="preserve">If a partial replan fails, </w:t>
      </w:r>
      <w:ins w:id="72" w:author="Bill" w:date="2012-05-03T19:30:00Z">
        <w:r w:rsidR="00DC6050">
          <w:t xml:space="preserve">Harlie </w:t>
        </w:r>
      </w:ins>
      <w:del w:id="73"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ins w:id="74" w:author="Bill" w:date="2012-05-03T19:34:00Z">
        <w:r w:rsidR="009635B1">
          <w:t xml:space="preserve">   </w:t>
        </w:r>
      </w:ins>
      <w:del w:id="75"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76" w:author="Bill" w:date="2012-05-03T19:30:00Z">
        <w:r w:rsidR="00DC6050">
          <w:t>ly committed</w:t>
        </w:r>
      </w:ins>
      <w:r w:rsidR="00956182">
        <w:t xml:space="preserve"> path.</w:t>
      </w:r>
      <w:r w:rsidR="00B70BA8">
        <w:t xml:space="preserve"> [TODO: Expand on conditions mentioned in this paragraph]</w:t>
      </w:r>
    </w:p>
    <w:p w:rsidR="009635B1" w:rsidRPr="001653C3" w:rsidDel="009635B1" w:rsidRDefault="009635B1">
      <w:pPr>
        <w:spacing w:line="480" w:lineRule="auto"/>
        <w:rPr>
          <w:del w:id="77" w:author="Bill" w:date="2012-05-03T19:34:00Z"/>
        </w:rPr>
        <w:pPrChange w:id="78" w:author="Bill" w:date="2012-05-03T19:34:00Z">
          <w:pPr>
            <w:spacing w:line="480" w:lineRule="auto"/>
            <w:ind w:firstLine="720"/>
          </w:pPr>
        </w:pPrChange>
      </w:pPr>
      <w:bookmarkStart w:id="79" w:name="_Toc324334540"/>
      <w:bookmarkStart w:id="80" w:name="_Toc324336828"/>
      <w:bookmarkEnd w:id="79"/>
      <w:bookmarkEnd w:id="80"/>
    </w:p>
    <w:p w:rsidR="009B0251" w:rsidRDefault="0095394F" w:rsidP="0095394F">
      <w:pPr>
        <w:pStyle w:val="Heading2"/>
      </w:pPr>
      <w:bookmarkStart w:id="81" w:name="_Toc324336829"/>
      <w:r>
        <w:t xml:space="preserve">Goal </w:t>
      </w:r>
      <w:r w:rsidR="00AF3C43">
        <w:t>G</w:t>
      </w:r>
      <w:r>
        <w:t>eneration</w:t>
      </w:r>
      <w:bookmarkEnd w:id="81"/>
    </w:p>
    <w:p w:rsidR="0095394F" w:rsidRDefault="0095394F" w:rsidP="0095394F">
      <w:pPr>
        <w:spacing w:line="480" w:lineRule="auto"/>
      </w:pPr>
      <w:r>
        <w:tab/>
        <w:t xml:space="preserve">For the purpose of person tracking, special consideration </w:t>
      </w:r>
      <w:del w:id="82" w:author="Bill" w:date="2012-05-03T19:31:00Z">
        <w:r w:rsidDel="002D4111">
          <w:delText xml:space="preserve">must </w:delText>
        </w:r>
      </w:del>
      <w:ins w:id="83" w:author="Bill" w:date="2012-05-03T19:31:00Z">
        <w:r w:rsidR="002D4111">
          <w:t xml:space="preserve">must </w:t>
        </w:r>
      </w:ins>
      <w:r>
        <w:t>be given to goal generation.  Goals are received from the person</w:t>
      </w:r>
      <w:r w:rsidR="00B70BA8">
        <w:t>-</w:t>
      </w:r>
      <w:r>
        <w:t xml:space="preserve">tracking </w:t>
      </w:r>
      <w:del w:id="84" w:author="Bill" w:date="2012-05-03T19:31:00Z">
        <w:r w:rsidDel="002D4111">
          <w:delText>module</w:delText>
        </w:r>
        <w:r w:rsidR="00212636" w:rsidDel="002D4111">
          <w:delText>’s Kalman filter (</w:delText>
        </w:r>
      </w:del>
      <w:ins w:id="85"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C276B3">
        <w:t xml:space="preserve">5.1 </w:t>
      </w:r>
      <w:proofErr w:type="gramEnd"/>
      <w:r w:rsidR="00212636">
        <w:fldChar w:fldCharType="end"/>
      </w:r>
      <w:del w:id="86" w:author="Bill" w:date="2012-05-03T19:32:00Z">
        <w:r w:rsidR="00212636" w:rsidDel="002D4111">
          <w:delText>)</w:delText>
        </w:r>
      </w:del>
      <w:r w:rsidR="00212636">
        <w:t xml:space="preserve">.  As-is, these goals </w:t>
      </w:r>
      <w:r>
        <w:t xml:space="preserve">are unsuitable for planning.  It would be impolite for the robot </w:t>
      </w:r>
      <w:del w:id="87" w:author="Bill" w:date="2012-05-03T19:32:00Z">
        <w:r w:rsidDel="002D4111">
          <w:delText xml:space="preserve">to attempt </w:delText>
        </w:r>
      </w:del>
      <w:r>
        <w:t xml:space="preserve">to plan directly </w:t>
      </w:r>
      <w:r w:rsidR="00575D0E">
        <w:t xml:space="preserve">to the </w:t>
      </w:r>
      <w:del w:id="88" w:author="Bill" w:date="2012-05-03T19:33:00Z">
        <w:r w:rsidR="00575D0E" w:rsidDel="009635B1">
          <w:delText>goal</w:delText>
        </w:r>
      </w:del>
      <w:ins w:id="89" w:author="Bill" w:date="2012-05-03T19:33:00Z">
        <w:r w:rsidR="009635B1">
          <w:t>target</w:t>
        </w:r>
      </w:ins>
      <w:r w:rsidR="00575D0E">
        <w:t xml:space="preserve">, because that </w:t>
      </w:r>
      <w:r>
        <w:t>space is occupied</w:t>
      </w:r>
      <w:r w:rsidR="00575D0E">
        <w:t xml:space="preserve"> by the person being tracked</w:t>
      </w:r>
      <w:r>
        <w:t>.</w:t>
      </w:r>
      <w:ins w:id="90" w:author="Bill" w:date="2012-05-03T19:31:00Z">
        <w:r w:rsidR="002D4111">
          <w:t xml:space="preserve">  Thus, goals must be generated that are offset </w:t>
        </w:r>
      </w:ins>
      <w:ins w:id="91" w:author="Bill" w:date="2012-05-03T19:32:00Z">
        <w:r w:rsidR="002D4111">
          <w:t xml:space="preserve">by some distance </w:t>
        </w:r>
      </w:ins>
      <w:ins w:id="92"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93"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70BA8">
        <w:t xml:space="preserve">Figure </w:t>
      </w:r>
      <w:r w:rsidR="00B70BA8">
        <w:rPr>
          <w:noProof/>
        </w:rPr>
        <w:t>18</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06844D0" wp14:editId="4B24AF83">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94" w:name="_Ref322951239"/>
      <w:bookmarkStart w:id="95" w:name="_Toc324336849"/>
      <w:r>
        <w:t xml:space="preserve">Figure </w:t>
      </w:r>
      <w:fldSimple w:instr=" SEQ Figure \* ARABIC ">
        <w:r w:rsidR="00B70BA8">
          <w:rPr>
            <w:noProof/>
          </w:rPr>
          <w:t>18</w:t>
        </w:r>
      </w:fldSimple>
      <w:bookmarkEnd w:id="94"/>
      <w:r>
        <w:t>: Goal constellation</w:t>
      </w:r>
      <w:r w:rsidR="008C29A6">
        <w:t>,</w:t>
      </w:r>
      <w:r>
        <w:t xml:space="preserve"> </w:t>
      </w:r>
      <w:del w:id="96" w:author="Bill" w:date="2012-05-03T19:32:00Z">
        <w:r w:rsidDel="002D4111">
          <w:delText xml:space="preserve">actual </w:delText>
        </w:r>
      </w:del>
      <w:ins w:id="97" w:author="Bill" w:date="2012-05-03T19:32:00Z">
        <w:r w:rsidR="002D4111">
          <w:t xml:space="preserve">true </w:t>
        </w:r>
      </w:ins>
      <w:r>
        <w:t>goal in green</w:t>
      </w:r>
      <w:r w:rsidR="008C29A6">
        <w:t xml:space="preserve"> (grid resolution 1m)</w:t>
      </w:r>
      <w:bookmarkEnd w:id="95"/>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98"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99" w:author="Bill" w:date="2012-05-03T19:34:00Z">
        <w:r w:rsidR="009635B1" w:rsidRPr="009635B1">
          <w:t xml:space="preserve">As a special case when the target is close, less than 1m away, </w:t>
        </w:r>
        <w:proofErr w:type="gramStart"/>
        <w:r w:rsidR="009635B1" w:rsidRPr="009635B1">
          <w:t>the</w:t>
        </w:r>
        <w:proofErr w:type="gramEnd"/>
        <w:r w:rsidR="009635B1" w:rsidRPr="009635B1">
          <w:t xml:space="preserve"> robot bypasses planning altogether, and simply generates a turn-in-place path segment to rotate and face the target.</w:t>
        </w:r>
      </w:ins>
      <w:del w:id="100"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101" w:name="_Toc324336830"/>
      <w:r>
        <w:lastRenderedPageBreak/>
        <w:t>Future Work</w:t>
      </w:r>
      <w:bookmarkEnd w:id="101"/>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bookmarkStart w:id="102" w:name="_Toc324336831"/>
      <w:r>
        <w:lastRenderedPageBreak/>
        <w:t>Conclusions</w:t>
      </w:r>
      <w:bookmarkEnd w:id="102"/>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103" w:author="Bill" w:date="2012-05-03T19:34:00Z">
        <w:r w:rsidR="009635B1">
          <w:t xml:space="preserve">and is </w:t>
        </w:r>
      </w:ins>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0D1839" w:rsidRDefault="000D1839" w:rsidP="00C52C5E">
      <w:pPr>
        <w:spacing w:line="480" w:lineRule="auto"/>
        <w:ind w:firstLine="720"/>
      </w:pPr>
      <w:r>
        <w:t>The performance of the Microsoft Kinect’s NiTE person-tracking software was tested, especially under conditions that would be encountered on a mobile robot.  To address some of the limitations encountered, a pan mount was constructed to rotate the Kinect and point it at the target.  Software was written to assist in transforming to world coordinates.</w:t>
      </w:r>
    </w:p>
    <w:p w:rsidR="000D1839" w:rsidRDefault="000D1839" w:rsidP="00C52C5E">
      <w:pPr>
        <w:spacing w:line="480" w:lineRule="auto"/>
        <w:ind w:firstLine="720"/>
      </w:pPr>
      <w:r>
        <w:t>Person-tracking software was built using parts of the ROS People stack.  From the People stack, a Kalman filter node, a face detector, and a LIDAR-based leg detector were reused with modification.  A Kinect-based body-detector node was built using NiTE.  Addressing a limitation of the Kinect (the inability to distinguish between users), a reliabi</w:t>
      </w:r>
      <w:bookmarkStart w:id="104" w:name="_GoBack"/>
      <w:bookmarkEnd w:id="104"/>
      <w:r>
        <w:t>lity layer was added on top of NiTE.  A fingerprint in the form of a 2D hue-saturation histogram provides the ability to distinguish between users.</w:t>
      </w:r>
    </w:p>
    <w:p w:rsidR="0033726E" w:rsidRPr="00FC5EC7" w:rsidRDefault="0033726E" w:rsidP="00C52C5E">
      <w:pPr>
        <w:spacing w:line="480" w:lineRule="auto"/>
        <w:ind w:firstLine="720"/>
      </w:pPr>
      <w:r>
        <w:lastRenderedPageBreak/>
        <w:t>Path planning was the majority of this project’s programming work.</w:t>
      </w:r>
    </w:p>
    <w:p w:rsidR="003278A0" w:rsidRDefault="003278A0">
      <w:r>
        <w:br w:type="page"/>
      </w:r>
    </w:p>
    <w:p w:rsidR="003278A0" w:rsidRDefault="003278A0" w:rsidP="003278A0">
      <w:pPr>
        <w:pStyle w:val="MinorHeading"/>
      </w:pPr>
      <w:r>
        <w:lastRenderedPageBreak/>
        <w:t>Works Cited</w:t>
      </w:r>
    </w:p>
    <w:p w:rsidR="00C276B3"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135" w:type="pct"/>
        <w:tblCellSpacing w:w="15" w:type="dxa"/>
        <w:tblCellMar>
          <w:top w:w="15" w:type="dxa"/>
          <w:left w:w="15" w:type="dxa"/>
          <w:bottom w:w="15" w:type="dxa"/>
          <w:right w:w="15" w:type="dxa"/>
        </w:tblCellMar>
        <w:tblLook w:val="04A0" w:firstRow="1" w:lastRow="0" w:firstColumn="1" w:lastColumn="0" w:noHBand="0" w:noVBand="1"/>
      </w:tblPr>
      <w:tblGrid>
        <w:gridCol w:w="647"/>
        <w:gridCol w:w="8319"/>
      </w:tblGrid>
      <w:tr w:rsidR="00C276B3" w:rsidTr="00B70BA8">
        <w:trPr>
          <w:tblCellSpacing w:w="15" w:type="dxa"/>
        </w:trPr>
        <w:tc>
          <w:tcPr>
            <w:tcW w:w="402" w:type="pct"/>
            <w:hideMark/>
          </w:tcPr>
          <w:p w:rsidR="00C276B3" w:rsidRDefault="00C276B3">
            <w:pPr>
              <w:pStyle w:val="Bibliography"/>
              <w:rPr>
                <w:noProof/>
              </w:rPr>
            </w:pPr>
            <w:r>
              <w:rPr>
                <w:noProof/>
              </w:rPr>
              <w:t xml:space="preserve">[1] </w:t>
            </w:r>
          </w:p>
        </w:tc>
        <w:tc>
          <w:tcPr>
            <w:tcW w:w="0" w:type="auto"/>
            <w:hideMark/>
          </w:tcPr>
          <w:p w:rsidR="00C276B3" w:rsidRDefault="00C276B3">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276B3" w:rsidTr="00B70BA8">
        <w:trPr>
          <w:tblCellSpacing w:w="15" w:type="dxa"/>
        </w:trPr>
        <w:tc>
          <w:tcPr>
            <w:tcW w:w="402" w:type="pct"/>
            <w:hideMark/>
          </w:tcPr>
          <w:p w:rsidR="00C276B3" w:rsidRDefault="00C276B3">
            <w:pPr>
              <w:pStyle w:val="Bibliography"/>
              <w:rPr>
                <w:noProof/>
              </w:rPr>
            </w:pPr>
            <w:r>
              <w:rPr>
                <w:noProof/>
              </w:rPr>
              <w:t xml:space="preserve">[2] </w:t>
            </w:r>
          </w:p>
        </w:tc>
        <w:tc>
          <w:tcPr>
            <w:tcW w:w="0" w:type="auto"/>
            <w:hideMark/>
          </w:tcPr>
          <w:p w:rsidR="00C276B3" w:rsidRDefault="00C276B3">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276B3" w:rsidTr="00B70BA8">
        <w:trPr>
          <w:tblCellSpacing w:w="15" w:type="dxa"/>
        </w:trPr>
        <w:tc>
          <w:tcPr>
            <w:tcW w:w="402" w:type="pct"/>
            <w:hideMark/>
          </w:tcPr>
          <w:p w:rsidR="00C276B3" w:rsidRDefault="00C276B3">
            <w:pPr>
              <w:pStyle w:val="Bibliography"/>
              <w:rPr>
                <w:noProof/>
              </w:rPr>
            </w:pPr>
            <w:r>
              <w:rPr>
                <w:noProof/>
              </w:rPr>
              <w:t xml:space="preserve">[3] </w:t>
            </w:r>
          </w:p>
        </w:tc>
        <w:tc>
          <w:tcPr>
            <w:tcW w:w="0" w:type="auto"/>
            <w:hideMark/>
          </w:tcPr>
          <w:p w:rsidR="00C276B3" w:rsidRDefault="00C276B3">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276B3" w:rsidTr="00B70BA8">
        <w:trPr>
          <w:tblCellSpacing w:w="15" w:type="dxa"/>
        </w:trPr>
        <w:tc>
          <w:tcPr>
            <w:tcW w:w="402" w:type="pct"/>
            <w:hideMark/>
          </w:tcPr>
          <w:p w:rsidR="00C276B3" w:rsidRDefault="00C276B3">
            <w:pPr>
              <w:pStyle w:val="Bibliography"/>
              <w:rPr>
                <w:noProof/>
              </w:rPr>
            </w:pPr>
            <w:r>
              <w:rPr>
                <w:noProof/>
              </w:rPr>
              <w:t xml:space="preserve">[4] </w:t>
            </w:r>
          </w:p>
        </w:tc>
        <w:tc>
          <w:tcPr>
            <w:tcW w:w="0" w:type="auto"/>
            <w:hideMark/>
          </w:tcPr>
          <w:p w:rsidR="00C276B3" w:rsidRDefault="00C276B3">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276B3" w:rsidTr="00B70BA8">
        <w:trPr>
          <w:tblCellSpacing w:w="15" w:type="dxa"/>
        </w:trPr>
        <w:tc>
          <w:tcPr>
            <w:tcW w:w="402" w:type="pct"/>
            <w:hideMark/>
          </w:tcPr>
          <w:p w:rsidR="00C276B3" w:rsidRDefault="00C276B3">
            <w:pPr>
              <w:pStyle w:val="Bibliography"/>
              <w:rPr>
                <w:noProof/>
              </w:rPr>
            </w:pPr>
            <w:r>
              <w:rPr>
                <w:noProof/>
              </w:rPr>
              <w:t xml:space="preserve">[5] </w:t>
            </w:r>
          </w:p>
        </w:tc>
        <w:tc>
          <w:tcPr>
            <w:tcW w:w="0" w:type="auto"/>
            <w:hideMark/>
          </w:tcPr>
          <w:p w:rsidR="00C276B3" w:rsidRDefault="00C276B3">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276B3" w:rsidTr="00B70BA8">
        <w:trPr>
          <w:tblCellSpacing w:w="15" w:type="dxa"/>
        </w:trPr>
        <w:tc>
          <w:tcPr>
            <w:tcW w:w="402" w:type="pct"/>
            <w:hideMark/>
          </w:tcPr>
          <w:p w:rsidR="00C276B3" w:rsidRDefault="00C276B3">
            <w:pPr>
              <w:pStyle w:val="Bibliography"/>
              <w:rPr>
                <w:noProof/>
              </w:rPr>
            </w:pPr>
            <w:r>
              <w:rPr>
                <w:noProof/>
              </w:rPr>
              <w:t xml:space="preserve">[6] </w:t>
            </w:r>
          </w:p>
        </w:tc>
        <w:tc>
          <w:tcPr>
            <w:tcW w:w="0" w:type="auto"/>
            <w:hideMark/>
          </w:tcPr>
          <w:p w:rsidR="00C276B3" w:rsidRDefault="00C276B3">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276B3" w:rsidTr="00B70BA8">
        <w:trPr>
          <w:tblCellSpacing w:w="15" w:type="dxa"/>
        </w:trPr>
        <w:tc>
          <w:tcPr>
            <w:tcW w:w="402" w:type="pct"/>
            <w:hideMark/>
          </w:tcPr>
          <w:p w:rsidR="00C276B3" w:rsidRDefault="00C276B3">
            <w:pPr>
              <w:pStyle w:val="Bibliography"/>
              <w:rPr>
                <w:noProof/>
              </w:rPr>
            </w:pPr>
            <w:r>
              <w:rPr>
                <w:noProof/>
              </w:rPr>
              <w:t xml:space="preserve">[7] </w:t>
            </w:r>
          </w:p>
        </w:tc>
        <w:tc>
          <w:tcPr>
            <w:tcW w:w="0" w:type="auto"/>
            <w:hideMark/>
          </w:tcPr>
          <w:p w:rsidR="00C276B3" w:rsidRDefault="00C276B3">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276B3" w:rsidTr="00B70BA8">
        <w:trPr>
          <w:tblCellSpacing w:w="15" w:type="dxa"/>
        </w:trPr>
        <w:tc>
          <w:tcPr>
            <w:tcW w:w="402" w:type="pct"/>
            <w:hideMark/>
          </w:tcPr>
          <w:p w:rsidR="00C276B3" w:rsidRDefault="00C276B3">
            <w:pPr>
              <w:pStyle w:val="Bibliography"/>
              <w:rPr>
                <w:noProof/>
              </w:rPr>
            </w:pPr>
            <w:r>
              <w:rPr>
                <w:noProof/>
              </w:rPr>
              <w:t xml:space="preserve">[8] </w:t>
            </w:r>
          </w:p>
        </w:tc>
        <w:tc>
          <w:tcPr>
            <w:tcW w:w="0" w:type="auto"/>
            <w:hideMark/>
          </w:tcPr>
          <w:p w:rsidR="00C276B3" w:rsidRDefault="00C276B3">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C276B3" w:rsidTr="00B70BA8">
        <w:trPr>
          <w:tblCellSpacing w:w="15" w:type="dxa"/>
        </w:trPr>
        <w:tc>
          <w:tcPr>
            <w:tcW w:w="402" w:type="pct"/>
            <w:hideMark/>
          </w:tcPr>
          <w:p w:rsidR="00C276B3" w:rsidRDefault="00C276B3">
            <w:pPr>
              <w:pStyle w:val="Bibliography"/>
              <w:rPr>
                <w:noProof/>
              </w:rPr>
            </w:pPr>
            <w:r>
              <w:rPr>
                <w:noProof/>
              </w:rPr>
              <w:t xml:space="preserve">[9] </w:t>
            </w:r>
          </w:p>
        </w:tc>
        <w:tc>
          <w:tcPr>
            <w:tcW w:w="0" w:type="auto"/>
            <w:hideMark/>
          </w:tcPr>
          <w:p w:rsidR="00C276B3" w:rsidRDefault="00C276B3">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276B3" w:rsidTr="00B70BA8">
        <w:trPr>
          <w:tblCellSpacing w:w="15" w:type="dxa"/>
        </w:trPr>
        <w:tc>
          <w:tcPr>
            <w:tcW w:w="402" w:type="pct"/>
            <w:hideMark/>
          </w:tcPr>
          <w:p w:rsidR="00C276B3" w:rsidRDefault="00C276B3">
            <w:pPr>
              <w:pStyle w:val="Bibliography"/>
              <w:rPr>
                <w:noProof/>
              </w:rPr>
            </w:pPr>
            <w:r>
              <w:rPr>
                <w:noProof/>
              </w:rPr>
              <w:t xml:space="preserve">[10] </w:t>
            </w:r>
          </w:p>
        </w:tc>
        <w:tc>
          <w:tcPr>
            <w:tcW w:w="0" w:type="auto"/>
            <w:hideMark/>
          </w:tcPr>
          <w:p w:rsidR="00C276B3" w:rsidRDefault="00C276B3">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276B3" w:rsidTr="00B70BA8">
        <w:trPr>
          <w:tblCellSpacing w:w="15" w:type="dxa"/>
        </w:trPr>
        <w:tc>
          <w:tcPr>
            <w:tcW w:w="402" w:type="pct"/>
            <w:hideMark/>
          </w:tcPr>
          <w:p w:rsidR="00C276B3" w:rsidRDefault="00C276B3">
            <w:pPr>
              <w:pStyle w:val="Bibliography"/>
              <w:rPr>
                <w:noProof/>
              </w:rPr>
            </w:pPr>
            <w:r>
              <w:rPr>
                <w:noProof/>
              </w:rPr>
              <w:lastRenderedPageBreak/>
              <w:t xml:space="preserve">[11] </w:t>
            </w:r>
          </w:p>
        </w:tc>
        <w:tc>
          <w:tcPr>
            <w:tcW w:w="0" w:type="auto"/>
            <w:hideMark/>
          </w:tcPr>
          <w:p w:rsidR="00C276B3" w:rsidRDefault="00C276B3">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276B3" w:rsidTr="00B70BA8">
        <w:trPr>
          <w:tblCellSpacing w:w="15" w:type="dxa"/>
        </w:trPr>
        <w:tc>
          <w:tcPr>
            <w:tcW w:w="402" w:type="pct"/>
            <w:hideMark/>
          </w:tcPr>
          <w:p w:rsidR="00C276B3" w:rsidRDefault="00C276B3">
            <w:pPr>
              <w:pStyle w:val="Bibliography"/>
              <w:rPr>
                <w:noProof/>
              </w:rPr>
            </w:pPr>
            <w:r>
              <w:rPr>
                <w:noProof/>
              </w:rPr>
              <w:t xml:space="preserve">[12] </w:t>
            </w:r>
          </w:p>
        </w:tc>
        <w:tc>
          <w:tcPr>
            <w:tcW w:w="0" w:type="auto"/>
            <w:hideMark/>
          </w:tcPr>
          <w:p w:rsidR="00C276B3" w:rsidRDefault="00C276B3">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276B3" w:rsidTr="00B70BA8">
        <w:trPr>
          <w:tblCellSpacing w:w="15" w:type="dxa"/>
        </w:trPr>
        <w:tc>
          <w:tcPr>
            <w:tcW w:w="402" w:type="pct"/>
            <w:hideMark/>
          </w:tcPr>
          <w:p w:rsidR="00C276B3" w:rsidRDefault="00C276B3">
            <w:pPr>
              <w:pStyle w:val="Bibliography"/>
              <w:rPr>
                <w:noProof/>
              </w:rPr>
            </w:pPr>
            <w:r>
              <w:rPr>
                <w:noProof/>
              </w:rPr>
              <w:t xml:space="preserve">[13] </w:t>
            </w:r>
          </w:p>
        </w:tc>
        <w:tc>
          <w:tcPr>
            <w:tcW w:w="0" w:type="auto"/>
            <w:hideMark/>
          </w:tcPr>
          <w:p w:rsidR="00C276B3" w:rsidRDefault="00C276B3">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276B3" w:rsidTr="00B70BA8">
        <w:trPr>
          <w:tblCellSpacing w:w="15" w:type="dxa"/>
        </w:trPr>
        <w:tc>
          <w:tcPr>
            <w:tcW w:w="402" w:type="pct"/>
            <w:hideMark/>
          </w:tcPr>
          <w:p w:rsidR="00C276B3" w:rsidRDefault="00C276B3">
            <w:pPr>
              <w:pStyle w:val="Bibliography"/>
              <w:rPr>
                <w:noProof/>
              </w:rPr>
            </w:pPr>
            <w:r>
              <w:rPr>
                <w:noProof/>
              </w:rPr>
              <w:t xml:space="preserve">[14] </w:t>
            </w:r>
          </w:p>
        </w:tc>
        <w:tc>
          <w:tcPr>
            <w:tcW w:w="0" w:type="auto"/>
            <w:hideMark/>
          </w:tcPr>
          <w:p w:rsidR="00C276B3" w:rsidRDefault="00C276B3">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276B3" w:rsidTr="00B70BA8">
        <w:trPr>
          <w:tblCellSpacing w:w="15" w:type="dxa"/>
        </w:trPr>
        <w:tc>
          <w:tcPr>
            <w:tcW w:w="402" w:type="pct"/>
            <w:hideMark/>
          </w:tcPr>
          <w:p w:rsidR="00C276B3" w:rsidRDefault="00C276B3">
            <w:pPr>
              <w:pStyle w:val="Bibliography"/>
              <w:rPr>
                <w:noProof/>
              </w:rPr>
            </w:pPr>
            <w:r>
              <w:rPr>
                <w:noProof/>
              </w:rPr>
              <w:t xml:space="preserve">[15] </w:t>
            </w:r>
          </w:p>
        </w:tc>
        <w:tc>
          <w:tcPr>
            <w:tcW w:w="0" w:type="auto"/>
            <w:hideMark/>
          </w:tcPr>
          <w:p w:rsidR="00C276B3" w:rsidRDefault="00C276B3">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276B3" w:rsidTr="00B70BA8">
        <w:trPr>
          <w:tblCellSpacing w:w="15" w:type="dxa"/>
        </w:trPr>
        <w:tc>
          <w:tcPr>
            <w:tcW w:w="402" w:type="pct"/>
            <w:hideMark/>
          </w:tcPr>
          <w:p w:rsidR="00C276B3" w:rsidRDefault="00C276B3">
            <w:pPr>
              <w:pStyle w:val="Bibliography"/>
              <w:rPr>
                <w:noProof/>
              </w:rPr>
            </w:pPr>
            <w:r>
              <w:rPr>
                <w:noProof/>
              </w:rPr>
              <w:t xml:space="preserve">[16] </w:t>
            </w:r>
          </w:p>
        </w:tc>
        <w:tc>
          <w:tcPr>
            <w:tcW w:w="0" w:type="auto"/>
            <w:hideMark/>
          </w:tcPr>
          <w:p w:rsidR="00C276B3" w:rsidRDefault="00C276B3">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276B3" w:rsidTr="00B70BA8">
        <w:trPr>
          <w:tblCellSpacing w:w="15" w:type="dxa"/>
        </w:trPr>
        <w:tc>
          <w:tcPr>
            <w:tcW w:w="402" w:type="pct"/>
            <w:hideMark/>
          </w:tcPr>
          <w:p w:rsidR="00C276B3" w:rsidRDefault="00C276B3">
            <w:pPr>
              <w:pStyle w:val="Bibliography"/>
              <w:rPr>
                <w:noProof/>
              </w:rPr>
            </w:pPr>
            <w:r>
              <w:rPr>
                <w:noProof/>
              </w:rPr>
              <w:t xml:space="preserve">[17] </w:t>
            </w:r>
          </w:p>
        </w:tc>
        <w:tc>
          <w:tcPr>
            <w:tcW w:w="0" w:type="auto"/>
            <w:hideMark/>
          </w:tcPr>
          <w:p w:rsidR="00C276B3" w:rsidRDefault="00C276B3">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276B3" w:rsidTr="00B70BA8">
        <w:trPr>
          <w:tblCellSpacing w:w="15" w:type="dxa"/>
        </w:trPr>
        <w:tc>
          <w:tcPr>
            <w:tcW w:w="402" w:type="pct"/>
            <w:hideMark/>
          </w:tcPr>
          <w:p w:rsidR="00C276B3" w:rsidRDefault="00C276B3">
            <w:pPr>
              <w:pStyle w:val="Bibliography"/>
              <w:rPr>
                <w:noProof/>
              </w:rPr>
            </w:pPr>
            <w:r>
              <w:rPr>
                <w:noProof/>
              </w:rPr>
              <w:t xml:space="preserve">[18] </w:t>
            </w:r>
          </w:p>
        </w:tc>
        <w:tc>
          <w:tcPr>
            <w:tcW w:w="0" w:type="auto"/>
            <w:hideMark/>
          </w:tcPr>
          <w:p w:rsidR="00C276B3" w:rsidRDefault="00C276B3">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276B3" w:rsidTr="00B70BA8">
        <w:trPr>
          <w:tblCellSpacing w:w="15" w:type="dxa"/>
        </w:trPr>
        <w:tc>
          <w:tcPr>
            <w:tcW w:w="402" w:type="pct"/>
            <w:hideMark/>
          </w:tcPr>
          <w:p w:rsidR="00C276B3" w:rsidRDefault="00C276B3">
            <w:pPr>
              <w:pStyle w:val="Bibliography"/>
              <w:rPr>
                <w:noProof/>
              </w:rPr>
            </w:pPr>
            <w:r>
              <w:rPr>
                <w:noProof/>
              </w:rPr>
              <w:t xml:space="preserve">[19] </w:t>
            </w:r>
          </w:p>
        </w:tc>
        <w:tc>
          <w:tcPr>
            <w:tcW w:w="0" w:type="auto"/>
            <w:hideMark/>
          </w:tcPr>
          <w:p w:rsidR="00C276B3" w:rsidRDefault="00C276B3">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276B3" w:rsidTr="00B70BA8">
        <w:trPr>
          <w:tblCellSpacing w:w="15" w:type="dxa"/>
        </w:trPr>
        <w:tc>
          <w:tcPr>
            <w:tcW w:w="402" w:type="pct"/>
            <w:hideMark/>
          </w:tcPr>
          <w:p w:rsidR="00C276B3" w:rsidRDefault="00C276B3">
            <w:pPr>
              <w:pStyle w:val="Bibliography"/>
              <w:rPr>
                <w:noProof/>
              </w:rPr>
            </w:pPr>
            <w:r>
              <w:rPr>
                <w:noProof/>
              </w:rPr>
              <w:t xml:space="preserve">[20] </w:t>
            </w:r>
          </w:p>
        </w:tc>
        <w:tc>
          <w:tcPr>
            <w:tcW w:w="0" w:type="auto"/>
            <w:hideMark/>
          </w:tcPr>
          <w:p w:rsidR="00C276B3" w:rsidRDefault="00C276B3">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276B3" w:rsidTr="00B70BA8">
        <w:trPr>
          <w:tblCellSpacing w:w="15" w:type="dxa"/>
        </w:trPr>
        <w:tc>
          <w:tcPr>
            <w:tcW w:w="402" w:type="pct"/>
            <w:hideMark/>
          </w:tcPr>
          <w:p w:rsidR="00C276B3" w:rsidRDefault="00C276B3">
            <w:pPr>
              <w:pStyle w:val="Bibliography"/>
              <w:rPr>
                <w:noProof/>
              </w:rPr>
            </w:pPr>
            <w:r>
              <w:rPr>
                <w:noProof/>
              </w:rPr>
              <w:lastRenderedPageBreak/>
              <w:t xml:space="preserve">[21] </w:t>
            </w:r>
          </w:p>
        </w:tc>
        <w:tc>
          <w:tcPr>
            <w:tcW w:w="0" w:type="auto"/>
            <w:hideMark/>
          </w:tcPr>
          <w:p w:rsidR="00C276B3" w:rsidRDefault="00C276B3">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276B3" w:rsidTr="00B70BA8">
        <w:trPr>
          <w:tblCellSpacing w:w="15" w:type="dxa"/>
        </w:trPr>
        <w:tc>
          <w:tcPr>
            <w:tcW w:w="402" w:type="pct"/>
            <w:hideMark/>
          </w:tcPr>
          <w:p w:rsidR="00C276B3" w:rsidRDefault="00C276B3">
            <w:pPr>
              <w:pStyle w:val="Bibliography"/>
              <w:rPr>
                <w:noProof/>
              </w:rPr>
            </w:pPr>
            <w:r>
              <w:rPr>
                <w:noProof/>
              </w:rPr>
              <w:t xml:space="preserve">[22] </w:t>
            </w:r>
          </w:p>
        </w:tc>
        <w:tc>
          <w:tcPr>
            <w:tcW w:w="0" w:type="auto"/>
            <w:hideMark/>
          </w:tcPr>
          <w:p w:rsidR="00C276B3" w:rsidRDefault="00C276B3">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276B3" w:rsidTr="00B70BA8">
        <w:trPr>
          <w:tblCellSpacing w:w="15" w:type="dxa"/>
        </w:trPr>
        <w:tc>
          <w:tcPr>
            <w:tcW w:w="402" w:type="pct"/>
            <w:hideMark/>
          </w:tcPr>
          <w:p w:rsidR="00C276B3" w:rsidRDefault="00C276B3">
            <w:pPr>
              <w:pStyle w:val="Bibliography"/>
              <w:rPr>
                <w:noProof/>
              </w:rPr>
            </w:pPr>
            <w:r>
              <w:rPr>
                <w:noProof/>
              </w:rPr>
              <w:t xml:space="preserve">[23] </w:t>
            </w:r>
          </w:p>
        </w:tc>
        <w:tc>
          <w:tcPr>
            <w:tcW w:w="0" w:type="auto"/>
            <w:hideMark/>
          </w:tcPr>
          <w:p w:rsidR="00C276B3" w:rsidRDefault="00C276B3">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276B3" w:rsidTr="00B70BA8">
        <w:trPr>
          <w:tblCellSpacing w:w="15" w:type="dxa"/>
        </w:trPr>
        <w:tc>
          <w:tcPr>
            <w:tcW w:w="402" w:type="pct"/>
            <w:hideMark/>
          </w:tcPr>
          <w:p w:rsidR="00C276B3" w:rsidRDefault="00C276B3">
            <w:pPr>
              <w:pStyle w:val="Bibliography"/>
              <w:rPr>
                <w:noProof/>
              </w:rPr>
            </w:pPr>
            <w:r>
              <w:rPr>
                <w:noProof/>
              </w:rPr>
              <w:t xml:space="preserve">[24] </w:t>
            </w:r>
          </w:p>
        </w:tc>
        <w:tc>
          <w:tcPr>
            <w:tcW w:w="0" w:type="auto"/>
            <w:hideMark/>
          </w:tcPr>
          <w:p w:rsidR="00C276B3" w:rsidRDefault="00C276B3">
            <w:pPr>
              <w:pStyle w:val="Bibliography"/>
              <w:rPr>
                <w:noProof/>
              </w:rPr>
            </w:pPr>
            <w:r>
              <w:rPr>
                <w:noProof/>
              </w:rPr>
              <w:t>OpenNI, "About OpenNI," DotNetNuke Corporation, 2011. [Online]. Available: http://www.openni.org/About.aspx. [Accessed 9 May 2012].</w:t>
            </w:r>
          </w:p>
        </w:tc>
      </w:tr>
      <w:tr w:rsidR="00C276B3" w:rsidTr="00B70BA8">
        <w:trPr>
          <w:tblCellSpacing w:w="15" w:type="dxa"/>
        </w:trPr>
        <w:tc>
          <w:tcPr>
            <w:tcW w:w="402" w:type="pct"/>
            <w:hideMark/>
          </w:tcPr>
          <w:p w:rsidR="00C276B3" w:rsidRDefault="00C276B3">
            <w:pPr>
              <w:pStyle w:val="Bibliography"/>
              <w:rPr>
                <w:noProof/>
              </w:rPr>
            </w:pPr>
            <w:r>
              <w:rPr>
                <w:noProof/>
              </w:rPr>
              <w:t xml:space="preserve">[25] </w:t>
            </w:r>
          </w:p>
        </w:tc>
        <w:tc>
          <w:tcPr>
            <w:tcW w:w="0" w:type="auto"/>
            <w:hideMark/>
          </w:tcPr>
          <w:p w:rsidR="00C276B3" w:rsidRDefault="00C276B3">
            <w:pPr>
              <w:pStyle w:val="Bibliography"/>
              <w:rPr>
                <w:noProof/>
              </w:rPr>
            </w:pPr>
            <w:r>
              <w:rPr>
                <w:noProof/>
              </w:rPr>
              <w:t>PrimeSense, Ltd., "PrimeSense Natural Interraction," 2011. [Online]. Available: http://www.primesense.com/nite. [Accessed 9 May 2012].</w:t>
            </w:r>
          </w:p>
        </w:tc>
      </w:tr>
      <w:tr w:rsidR="00C276B3" w:rsidTr="00B70BA8">
        <w:trPr>
          <w:tblCellSpacing w:w="15" w:type="dxa"/>
        </w:trPr>
        <w:tc>
          <w:tcPr>
            <w:tcW w:w="402" w:type="pct"/>
            <w:hideMark/>
          </w:tcPr>
          <w:p w:rsidR="00C276B3" w:rsidRDefault="00C276B3">
            <w:pPr>
              <w:pStyle w:val="Bibliography"/>
              <w:rPr>
                <w:noProof/>
              </w:rPr>
            </w:pPr>
            <w:r>
              <w:rPr>
                <w:noProof/>
              </w:rPr>
              <w:t xml:space="preserve">[26] </w:t>
            </w:r>
          </w:p>
        </w:tc>
        <w:tc>
          <w:tcPr>
            <w:tcW w:w="0" w:type="auto"/>
            <w:hideMark/>
          </w:tcPr>
          <w:p w:rsidR="00C276B3" w:rsidRDefault="00C276B3">
            <w:pPr>
              <w:pStyle w:val="Bibliography"/>
              <w:rPr>
                <w:noProof/>
              </w:rPr>
            </w:pPr>
            <w:r>
              <w:rPr>
                <w:noProof/>
              </w:rPr>
              <w:t>Robotzone, LLC., "DDP155 Base Pan," 2012. [Online]. Available: http://www.servocity.com/html/ddp155_base_pan.html. [Accessed 9 May 2012].</w:t>
            </w:r>
          </w:p>
        </w:tc>
      </w:tr>
      <w:tr w:rsidR="00C276B3" w:rsidTr="00B70BA8">
        <w:trPr>
          <w:tblCellSpacing w:w="15" w:type="dxa"/>
        </w:trPr>
        <w:tc>
          <w:tcPr>
            <w:tcW w:w="402" w:type="pct"/>
            <w:hideMark/>
          </w:tcPr>
          <w:p w:rsidR="00C276B3" w:rsidRDefault="00C276B3">
            <w:pPr>
              <w:pStyle w:val="Bibliography"/>
              <w:rPr>
                <w:noProof/>
              </w:rPr>
            </w:pPr>
            <w:r>
              <w:rPr>
                <w:noProof/>
              </w:rPr>
              <w:t xml:space="preserve">[27] </w:t>
            </w:r>
          </w:p>
        </w:tc>
        <w:tc>
          <w:tcPr>
            <w:tcW w:w="0" w:type="auto"/>
            <w:hideMark/>
          </w:tcPr>
          <w:p w:rsidR="00C276B3" w:rsidRDefault="00C276B3">
            <w:pPr>
              <w:pStyle w:val="Bibliography"/>
              <w:rPr>
                <w:noProof/>
              </w:rPr>
            </w:pPr>
            <w:r>
              <w:rPr>
                <w:noProof/>
              </w:rPr>
              <w:t>Phidgets, Inc., "1066_0 PhidgetAdvancedServo 1-Motor," 2011. [Online]. Available: http://www.phidgets.com/products.php?product_id=1066_0. [Accessed 9 May 2012].</w:t>
            </w:r>
          </w:p>
        </w:tc>
      </w:tr>
      <w:tr w:rsidR="00C276B3" w:rsidTr="00B70BA8">
        <w:trPr>
          <w:tblCellSpacing w:w="15" w:type="dxa"/>
        </w:trPr>
        <w:tc>
          <w:tcPr>
            <w:tcW w:w="402" w:type="pct"/>
            <w:hideMark/>
          </w:tcPr>
          <w:p w:rsidR="00C276B3" w:rsidRDefault="00C276B3">
            <w:pPr>
              <w:pStyle w:val="Bibliography"/>
              <w:rPr>
                <w:noProof/>
              </w:rPr>
            </w:pPr>
            <w:r>
              <w:rPr>
                <w:noProof/>
              </w:rPr>
              <w:t xml:space="preserve">[28] </w:t>
            </w:r>
          </w:p>
        </w:tc>
        <w:tc>
          <w:tcPr>
            <w:tcW w:w="0" w:type="auto"/>
            <w:hideMark/>
          </w:tcPr>
          <w:p w:rsidR="00C276B3" w:rsidRDefault="00C276B3">
            <w:pPr>
              <w:pStyle w:val="Bibliography"/>
              <w:rPr>
                <w:noProof/>
              </w:rPr>
            </w:pPr>
            <w:r>
              <w:rPr>
                <w:noProof/>
              </w:rPr>
              <w:t>M. Likhachev, "Search-based Planning with Motion Primitives," 2009. [Online]. Available: http://www.cs.cmu.edu/~maxim/files/tutorials/robschooltutorial_oct10.pdf. [Accessed 30 4 2012].</w:t>
            </w:r>
          </w:p>
        </w:tc>
      </w:tr>
    </w:tbl>
    <w:p w:rsidR="00C276B3" w:rsidRDefault="00C276B3">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FE7" w:rsidRDefault="003E2FE7" w:rsidP="000F6971">
      <w:pPr>
        <w:spacing w:after="0" w:line="240" w:lineRule="auto"/>
      </w:pPr>
      <w:r>
        <w:separator/>
      </w:r>
    </w:p>
  </w:endnote>
  <w:endnote w:type="continuationSeparator" w:id="0">
    <w:p w:rsidR="003E2FE7" w:rsidRDefault="003E2FE7"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0D1839" w:rsidRDefault="000D1839">
        <w:pPr>
          <w:pStyle w:val="Footer"/>
          <w:jc w:val="right"/>
        </w:pPr>
        <w:r>
          <w:fldChar w:fldCharType="begin"/>
        </w:r>
        <w:r>
          <w:instrText xml:space="preserve"> PAGE   \* MERGEFORMAT </w:instrText>
        </w:r>
        <w:r>
          <w:fldChar w:fldCharType="separate"/>
        </w:r>
        <w:r w:rsidR="0033726E">
          <w:rPr>
            <w:noProof/>
          </w:rPr>
          <w:t>43</w:t>
        </w:r>
        <w:r>
          <w:rPr>
            <w:noProof/>
          </w:rPr>
          <w:fldChar w:fldCharType="end"/>
        </w:r>
      </w:p>
    </w:sdtContent>
  </w:sdt>
  <w:p w:rsidR="000D1839" w:rsidRDefault="000D183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1839" w:rsidRDefault="000D1839">
    <w:pPr>
      <w:pStyle w:val="Footer"/>
      <w:jc w:val="right"/>
    </w:pPr>
  </w:p>
  <w:p w:rsidR="000D1839" w:rsidRDefault="000D183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FE7" w:rsidRDefault="003E2FE7" w:rsidP="000F6971">
      <w:pPr>
        <w:spacing w:after="0" w:line="240" w:lineRule="auto"/>
      </w:pPr>
      <w:r>
        <w:separator/>
      </w:r>
    </w:p>
  </w:footnote>
  <w:footnote w:type="continuationSeparator" w:id="0">
    <w:p w:rsidR="003E2FE7" w:rsidRDefault="003E2FE7"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87A29"/>
    <w:rsid w:val="000923B3"/>
    <w:rsid w:val="0009323F"/>
    <w:rsid w:val="000A1CEA"/>
    <w:rsid w:val="000C0ADD"/>
    <w:rsid w:val="000D1839"/>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20923"/>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2607"/>
    <w:rsid w:val="002F4BFC"/>
    <w:rsid w:val="00300267"/>
    <w:rsid w:val="00301726"/>
    <w:rsid w:val="00304B61"/>
    <w:rsid w:val="003060D6"/>
    <w:rsid w:val="00326A3B"/>
    <w:rsid w:val="003278A0"/>
    <w:rsid w:val="00333C89"/>
    <w:rsid w:val="0033726E"/>
    <w:rsid w:val="00345E51"/>
    <w:rsid w:val="00371F78"/>
    <w:rsid w:val="00394728"/>
    <w:rsid w:val="00395035"/>
    <w:rsid w:val="003964F8"/>
    <w:rsid w:val="003D17C6"/>
    <w:rsid w:val="003E2FE7"/>
    <w:rsid w:val="003F62D4"/>
    <w:rsid w:val="004026C5"/>
    <w:rsid w:val="004127AC"/>
    <w:rsid w:val="00416EEF"/>
    <w:rsid w:val="004303D8"/>
    <w:rsid w:val="00430ECB"/>
    <w:rsid w:val="00485793"/>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378"/>
    <w:rsid w:val="005F72D4"/>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0BA8"/>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28</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25</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24</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26</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27</b:RefOrder>
  </b:Source>
</b:Sources>
</file>

<file path=customXml/itemProps1.xml><?xml version="1.0" encoding="utf-8"?>
<ds:datastoreItem xmlns:ds="http://schemas.openxmlformats.org/officeDocument/2006/customXml" ds:itemID="{D58656A5-928D-43C6-B901-D760732EE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54</Pages>
  <Words>9058</Words>
  <Characters>51635</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13</cp:revision>
  <dcterms:created xsi:type="dcterms:W3CDTF">2012-05-09T17:30:00Z</dcterms:created>
  <dcterms:modified xsi:type="dcterms:W3CDTF">2012-05-09T19:24:00Z</dcterms:modified>
</cp:coreProperties>
</file>