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8607F"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362009" w:history="1">
        <w:r w:rsidR="00D8607F" w:rsidRPr="00A55A06">
          <w:rPr>
            <w:rStyle w:val="Hyperlink"/>
            <w:noProof/>
          </w:rPr>
          <w:t>1</w:t>
        </w:r>
        <w:r w:rsidR="00D8607F">
          <w:rPr>
            <w:rFonts w:asciiTheme="minorHAnsi" w:hAnsiTheme="minorHAnsi"/>
            <w:noProof/>
            <w:sz w:val="22"/>
          </w:rPr>
          <w:tab/>
        </w:r>
        <w:r w:rsidR="00D8607F" w:rsidRPr="00A55A06">
          <w:rPr>
            <w:rStyle w:val="Hyperlink"/>
            <w:noProof/>
          </w:rPr>
          <w:t>Introduction and Background</w:t>
        </w:r>
        <w:r w:rsidR="00D8607F">
          <w:rPr>
            <w:noProof/>
            <w:webHidden/>
          </w:rPr>
          <w:tab/>
        </w:r>
        <w:r w:rsidR="00D8607F">
          <w:rPr>
            <w:noProof/>
            <w:webHidden/>
          </w:rPr>
          <w:fldChar w:fldCharType="begin"/>
        </w:r>
        <w:r w:rsidR="00D8607F">
          <w:rPr>
            <w:noProof/>
            <w:webHidden/>
          </w:rPr>
          <w:instrText xml:space="preserve"> PAGEREF _Toc324362009 \h </w:instrText>
        </w:r>
        <w:r w:rsidR="00D8607F">
          <w:rPr>
            <w:noProof/>
            <w:webHidden/>
          </w:rPr>
        </w:r>
        <w:r w:rsidR="00D8607F">
          <w:rPr>
            <w:noProof/>
            <w:webHidden/>
          </w:rPr>
          <w:fldChar w:fldCharType="separate"/>
        </w:r>
        <w:r w:rsidR="00D8607F">
          <w:rPr>
            <w:noProof/>
            <w:webHidden/>
          </w:rPr>
          <w:t>1</w:t>
        </w:r>
        <w:r w:rsidR="00D8607F">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0" w:history="1">
        <w:r w:rsidRPr="00A55A06">
          <w:rPr>
            <w:rStyle w:val="Hyperlink"/>
            <w:noProof/>
          </w:rPr>
          <w:t>1.1</w:t>
        </w:r>
        <w:r>
          <w:rPr>
            <w:rFonts w:asciiTheme="minorHAnsi" w:hAnsiTheme="minorHAnsi"/>
            <w:noProof/>
            <w:sz w:val="22"/>
          </w:rPr>
          <w:tab/>
        </w:r>
        <w:r w:rsidRPr="00A55A06">
          <w:rPr>
            <w:rStyle w:val="Hyperlink"/>
            <w:noProof/>
          </w:rPr>
          <w:t>Computer Vision</w:t>
        </w:r>
        <w:r>
          <w:rPr>
            <w:noProof/>
            <w:webHidden/>
          </w:rPr>
          <w:tab/>
        </w:r>
        <w:r>
          <w:rPr>
            <w:noProof/>
            <w:webHidden/>
          </w:rPr>
          <w:fldChar w:fldCharType="begin"/>
        </w:r>
        <w:r>
          <w:rPr>
            <w:noProof/>
            <w:webHidden/>
          </w:rPr>
          <w:instrText xml:space="preserve"> PAGEREF _Toc324362010 \h </w:instrText>
        </w:r>
        <w:r>
          <w:rPr>
            <w:noProof/>
            <w:webHidden/>
          </w:rPr>
        </w:r>
        <w:r>
          <w:rPr>
            <w:noProof/>
            <w:webHidden/>
          </w:rPr>
          <w:fldChar w:fldCharType="separate"/>
        </w:r>
        <w:r>
          <w:rPr>
            <w:noProof/>
            <w:webHidden/>
          </w:rPr>
          <w:t>1</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1" w:history="1">
        <w:r w:rsidRPr="00A55A06">
          <w:rPr>
            <w:rStyle w:val="Hyperlink"/>
            <w:noProof/>
          </w:rPr>
          <w:t>1.2</w:t>
        </w:r>
        <w:r>
          <w:rPr>
            <w:rFonts w:asciiTheme="minorHAnsi" w:hAnsiTheme="minorHAnsi"/>
            <w:noProof/>
            <w:sz w:val="22"/>
          </w:rPr>
          <w:tab/>
        </w:r>
        <w:r w:rsidRPr="00A55A06">
          <w:rPr>
            <w:rStyle w:val="Hyperlink"/>
            <w:noProof/>
          </w:rPr>
          <w:t>Other sensors</w:t>
        </w:r>
        <w:r>
          <w:rPr>
            <w:noProof/>
            <w:webHidden/>
          </w:rPr>
          <w:tab/>
        </w:r>
        <w:r>
          <w:rPr>
            <w:noProof/>
            <w:webHidden/>
          </w:rPr>
          <w:fldChar w:fldCharType="begin"/>
        </w:r>
        <w:r>
          <w:rPr>
            <w:noProof/>
            <w:webHidden/>
          </w:rPr>
          <w:instrText xml:space="preserve"> PAGEREF _Toc324362011 \h </w:instrText>
        </w:r>
        <w:r>
          <w:rPr>
            <w:noProof/>
            <w:webHidden/>
          </w:rPr>
        </w:r>
        <w:r>
          <w:rPr>
            <w:noProof/>
            <w:webHidden/>
          </w:rPr>
          <w:fldChar w:fldCharType="separate"/>
        </w:r>
        <w:r>
          <w:rPr>
            <w:noProof/>
            <w:webHidden/>
          </w:rPr>
          <w:t>5</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2" w:history="1">
        <w:r w:rsidRPr="00A55A06">
          <w:rPr>
            <w:rStyle w:val="Hyperlink"/>
            <w:noProof/>
          </w:rPr>
          <w:t>1.3</w:t>
        </w:r>
        <w:r>
          <w:rPr>
            <w:rFonts w:asciiTheme="minorHAnsi" w:hAnsiTheme="minorHAnsi"/>
            <w:noProof/>
            <w:sz w:val="22"/>
          </w:rPr>
          <w:tab/>
        </w:r>
        <w:r w:rsidRPr="00A55A06">
          <w:rPr>
            <w:rStyle w:val="Hyperlink"/>
            <w:noProof/>
          </w:rPr>
          <w:t>Sensor fusion</w:t>
        </w:r>
        <w:r>
          <w:rPr>
            <w:noProof/>
            <w:webHidden/>
          </w:rPr>
          <w:tab/>
        </w:r>
        <w:r>
          <w:rPr>
            <w:noProof/>
            <w:webHidden/>
          </w:rPr>
          <w:fldChar w:fldCharType="begin"/>
        </w:r>
        <w:r>
          <w:rPr>
            <w:noProof/>
            <w:webHidden/>
          </w:rPr>
          <w:instrText xml:space="preserve"> PAGEREF _Toc324362012 \h </w:instrText>
        </w:r>
        <w:r>
          <w:rPr>
            <w:noProof/>
            <w:webHidden/>
          </w:rPr>
        </w:r>
        <w:r>
          <w:rPr>
            <w:noProof/>
            <w:webHidden/>
          </w:rPr>
          <w:fldChar w:fldCharType="separate"/>
        </w:r>
        <w:r>
          <w:rPr>
            <w:noProof/>
            <w:webHidden/>
          </w:rPr>
          <w:t>6</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3" w:history="1">
        <w:r w:rsidRPr="00A55A06">
          <w:rPr>
            <w:rStyle w:val="Hyperlink"/>
            <w:noProof/>
          </w:rPr>
          <w:t>1.4</w:t>
        </w:r>
        <w:r>
          <w:rPr>
            <w:rFonts w:asciiTheme="minorHAnsi" w:hAnsiTheme="minorHAnsi"/>
            <w:noProof/>
            <w:sz w:val="22"/>
          </w:rPr>
          <w:tab/>
        </w:r>
        <w:r w:rsidRPr="00A55A06">
          <w:rPr>
            <w:rStyle w:val="Hyperlink"/>
            <w:noProof/>
          </w:rPr>
          <w:t>Planning</w:t>
        </w:r>
        <w:r>
          <w:rPr>
            <w:noProof/>
            <w:webHidden/>
          </w:rPr>
          <w:tab/>
        </w:r>
        <w:r>
          <w:rPr>
            <w:noProof/>
            <w:webHidden/>
          </w:rPr>
          <w:fldChar w:fldCharType="begin"/>
        </w:r>
        <w:r>
          <w:rPr>
            <w:noProof/>
            <w:webHidden/>
          </w:rPr>
          <w:instrText xml:space="preserve"> PAGEREF _Toc324362013 \h </w:instrText>
        </w:r>
        <w:r>
          <w:rPr>
            <w:noProof/>
            <w:webHidden/>
          </w:rPr>
        </w:r>
        <w:r>
          <w:rPr>
            <w:noProof/>
            <w:webHidden/>
          </w:rPr>
          <w:fldChar w:fldCharType="separate"/>
        </w:r>
        <w:r>
          <w:rPr>
            <w:noProof/>
            <w:webHidden/>
          </w:rPr>
          <w:t>7</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14" w:history="1">
        <w:r w:rsidRPr="00A55A06">
          <w:rPr>
            <w:rStyle w:val="Hyperlink"/>
            <w:noProof/>
          </w:rPr>
          <w:t>2</w:t>
        </w:r>
        <w:r>
          <w:rPr>
            <w:rFonts w:asciiTheme="minorHAnsi" w:hAnsiTheme="minorHAnsi"/>
            <w:noProof/>
            <w:sz w:val="22"/>
          </w:rPr>
          <w:tab/>
        </w:r>
        <w:r w:rsidRPr="00A55A06">
          <w:rPr>
            <w:rStyle w:val="Hyperlink"/>
            <w:noProof/>
          </w:rPr>
          <w:t>Harlie</w:t>
        </w:r>
        <w:r>
          <w:rPr>
            <w:noProof/>
            <w:webHidden/>
          </w:rPr>
          <w:tab/>
        </w:r>
        <w:r>
          <w:rPr>
            <w:noProof/>
            <w:webHidden/>
          </w:rPr>
          <w:fldChar w:fldCharType="begin"/>
        </w:r>
        <w:r>
          <w:rPr>
            <w:noProof/>
            <w:webHidden/>
          </w:rPr>
          <w:instrText xml:space="preserve"> PAGEREF _Toc324362014 \h </w:instrText>
        </w:r>
        <w:r>
          <w:rPr>
            <w:noProof/>
            <w:webHidden/>
          </w:rPr>
        </w:r>
        <w:r>
          <w:rPr>
            <w:noProof/>
            <w:webHidden/>
          </w:rPr>
          <w:fldChar w:fldCharType="separate"/>
        </w:r>
        <w:r>
          <w:rPr>
            <w:noProof/>
            <w:webHidden/>
          </w:rPr>
          <w:t>8</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5" w:history="1">
        <w:r w:rsidRPr="00A55A06">
          <w:rPr>
            <w:rStyle w:val="Hyperlink"/>
            <w:noProof/>
          </w:rPr>
          <w:t>2.1</w:t>
        </w:r>
        <w:r>
          <w:rPr>
            <w:rFonts w:asciiTheme="minorHAnsi" w:hAnsiTheme="minorHAnsi"/>
            <w:noProof/>
            <w:sz w:val="22"/>
          </w:rPr>
          <w:tab/>
        </w:r>
        <w:r w:rsidRPr="00A55A06">
          <w:rPr>
            <w:rStyle w:val="Hyperlink"/>
            <w:noProof/>
          </w:rPr>
          <w:t>Software Architecture</w:t>
        </w:r>
        <w:r>
          <w:rPr>
            <w:noProof/>
            <w:webHidden/>
          </w:rPr>
          <w:tab/>
        </w:r>
        <w:r>
          <w:rPr>
            <w:noProof/>
            <w:webHidden/>
          </w:rPr>
          <w:fldChar w:fldCharType="begin"/>
        </w:r>
        <w:r>
          <w:rPr>
            <w:noProof/>
            <w:webHidden/>
          </w:rPr>
          <w:instrText xml:space="preserve"> PAGEREF _Toc324362015 \h </w:instrText>
        </w:r>
        <w:r>
          <w:rPr>
            <w:noProof/>
            <w:webHidden/>
          </w:rPr>
        </w:r>
        <w:r>
          <w:rPr>
            <w:noProof/>
            <w:webHidden/>
          </w:rPr>
          <w:fldChar w:fldCharType="separate"/>
        </w:r>
        <w:r>
          <w:rPr>
            <w:noProof/>
            <w:webHidden/>
          </w:rPr>
          <w:t>8</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16" w:history="1">
        <w:r w:rsidRPr="00A55A06">
          <w:rPr>
            <w:rStyle w:val="Hyperlink"/>
            <w:noProof/>
          </w:rPr>
          <w:t>3</w:t>
        </w:r>
        <w:r>
          <w:rPr>
            <w:rFonts w:asciiTheme="minorHAnsi" w:hAnsiTheme="minorHAnsi"/>
            <w:noProof/>
            <w:sz w:val="22"/>
          </w:rPr>
          <w:tab/>
        </w:r>
        <w:r w:rsidRPr="00A55A06">
          <w:rPr>
            <w:rStyle w:val="Hyperlink"/>
            <w:noProof/>
          </w:rPr>
          <w:t>Evaluation of the Microsoft Kinect</w:t>
        </w:r>
        <w:r>
          <w:rPr>
            <w:noProof/>
            <w:webHidden/>
          </w:rPr>
          <w:tab/>
        </w:r>
        <w:r>
          <w:rPr>
            <w:noProof/>
            <w:webHidden/>
          </w:rPr>
          <w:fldChar w:fldCharType="begin"/>
        </w:r>
        <w:r>
          <w:rPr>
            <w:noProof/>
            <w:webHidden/>
          </w:rPr>
          <w:instrText xml:space="preserve"> PAGEREF _Toc324362016 \h </w:instrText>
        </w:r>
        <w:r>
          <w:rPr>
            <w:noProof/>
            <w:webHidden/>
          </w:rPr>
        </w:r>
        <w:r>
          <w:rPr>
            <w:noProof/>
            <w:webHidden/>
          </w:rPr>
          <w:fldChar w:fldCharType="separate"/>
        </w:r>
        <w:r>
          <w:rPr>
            <w:noProof/>
            <w:webHidden/>
          </w:rPr>
          <w:t>9</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7" w:history="1">
        <w:r w:rsidRPr="00A55A06">
          <w:rPr>
            <w:rStyle w:val="Hyperlink"/>
            <w:noProof/>
          </w:rPr>
          <w:t>3.1</w:t>
        </w:r>
        <w:r>
          <w:rPr>
            <w:rFonts w:asciiTheme="minorHAnsi" w:hAnsiTheme="minorHAnsi"/>
            <w:noProof/>
            <w:sz w:val="22"/>
          </w:rPr>
          <w:tab/>
        </w:r>
        <w:r w:rsidRPr="00A55A06">
          <w:rPr>
            <w:rStyle w:val="Hyperlink"/>
            <w:noProof/>
          </w:rPr>
          <w:t>Discrimination Between Users</w:t>
        </w:r>
        <w:r>
          <w:rPr>
            <w:noProof/>
            <w:webHidden/>
          </w:rPr>
          <w:tab/>
        </w:r>
        <w:r>
          <w:rPr>
            <w:noProof/>
            <w:webHidden/>
          </w:rPr>
          <w:fldChar w:fldCharType="begin"/>
        </w:r>
        <w:r>
          <w:rPr>
            <w:noProof/>
            <w:webHidden/>
          </w:rPr>
          <w:instrText xml:space="preserve"> PAGEREF _Toc324362017 \h </w:instrText>
        </w:r>
        <w:r>
          <w:rPr>
            <w:noProof/>
            <w:webHidden/>
          </w:rPr>
        </w:r>
        <w:r>
          <w:rPr>
            <w:noProof/>
            <w:webHidden/>
          </w:rPr>
          <w:fldChar w:fldCharType="separate"/>
        </w:r>
        <w:r>
          <w:rPr>
            <w:noProof/>
            <w:webHidden/>
          </w:rPr>
          <w:t>10</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8" w:history="1">
        <w:r w:rsidRPr="00A55A06">
          <w:rPr>
            <w:rStyle w:val="Hyperlink"/>
            <w:noProof/>
          </w:rPr>
          <w:t>3.2</w:t>
        </w:r>
        <w:r>
          <w:rPr>
            <w:rFonts w:asciiTheme="minorHAnsi" w:hAnsiTheme="minorHAnsi"/>
            <w:noProof/>
            <w:sz w:val="22"/>
          </w:rPr>
          <w:tab/>
        </w:r>
        <w:r w:rsidRPr="00A55A06">
          <w:rPr>
            <w:rStyle w:val="Hyperlink"/>
            <w:noProof/>
          </w:rPr>
          <w:t>Calibration of Users</w:t>
        </w:r>
        <w:r>
          <w:rPr>
            <w:noProof/>
            <w:webHidden/>
          </w:rPr>
          <w:tab/>
        </w:r>
        <w:r>
          <w:rPr>
            <w:noProof/>
            <w:webHidden/>
          </w:rPr>
          <w:fldChar w:fldCharType="begin"/>
        </w:r>
        <w:r>
          <w:rPr>
            <w:noProof/>
            <w:webHidden/>
          </w:rPr>
          <w:instrText xml:space="preserve"> PAGEREF _Toc324362018 \h </w:instrText>
        </w:r>
        <w:r>
          <w:rPr>
            <w:noProof/>
            <w:webHidden/>
          </w:rPr>
        </w:r>
        <w:r>
          <w:rPr>
            <w:noProof/>
            <w:webHidden/>
          </w:rPr>
          <w:fldChar w:fldCharType="separate"/>
        </w:r>
        <w:r>
          <w:rPr>
            <w:noProof/>
            <w:webHidden/>
          </w:rPr>
          <w:t>11</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9" w:history="1">
        <w:r w:rsidRPr="00A55A06">
          <w:rPr>
            <w:rStyle w:val="Hyperlink"/>
            <w:noProof/>
          </w:rPr>
          <w:t>3.3</w:t>
        </w:r>
        <w:r>
          <w:rPr>
            <w:rFonts w:asciiTheme="minorHAnsi" w:hAnsiTheme="minorHAnsi"/>
            <w:noProof/>
            <w:sz w:val="22"/>
          </w:rPr>
          <w:tab/>
        </w:r>
        <w:r w:rsidRPr="00A55A06">
          <w:rPr>
            <w:rStyle w:val="Hyperlink"/>
            <w:noProof/>
          </w:rPr>
          <w:t>Limited Field of View</w:t>
        </w:r>
        <w:r>
          <w:rPr>
            <w:noProof/>
            <w:webHidden/>
          </w:rPr>
          <w:tab/>
        </w:r>
        <w:r>
          <w:rPr>
            <w:noProof/>
            <w:webHidden/>
          </w:rPr>
          <w:fldChar w:fldCharType="begin"/>
        </w:r>
        <w:r>
          <w:rPr>
            <w:noProof/>
            <w:webHidden/>
          </w:rPr>
          <w:instrText xml:space="preserve"> PAGEREF _Toc324362019 \h </w:instrText>
        </w:r>
        <w:r>
          <w:rPr>
            <w:noProof/>
            <w:webHidden/>
          </w:rPr>
        </w:r>
        <w:r>
          <w:rPr>
            <w:noProof/>
            <w:webHidden/>
          </w:rPr>
          <w:fldChar w:fldCharType="separate"/>
        </w:r>
        <w:r>
          <w:rPr>
            <w:noProof/>
            <w:webHidden/>
          </w:rPr>
          <w:t>13</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0" w:history="1">
        <w:r w:rsidRPr="00A55A06">
          <w:rPr>
            <w:rStyle w:val="Hyperlink"/>
            <w:noProof/>
          </w:rPr>
          <w:t>3.4</w:t>
        </w:r>
        <w:r>
          <w:rPr>
            <w:rFonts w:asciiTheme="minorHAnsi" w:hAnsiTheme="minorHAnsi"/>
            <w:noProof/>
            <w:sz w:val="22"/>
          </w:rPr>
          <w:tab/>
        </w:r>
        <w:r w:rsidRPr="00A55A06">
          <w:rPr>
            <w:rStyle w:val="Hyperlink"/>
            <w:noProof/>
          </w:rPr>
          <w:t>Moving Base Problem</w:t>
        </w:r>
        <w:r>
          <w:rPr>
            <w:noProof/>
            <w:webHidden/>
          </w:rPr>
          <w:tab/>
        </w:r>
        <w:r>
          <w:rPr>
            <w:noProof/>
            <w:webHidden/>
          </w:rPr>
          <w:fldChar w:fldCharType="begin"/>
        </w:r>
        <w:r>
          <w:rPr>
            <w:noProof/>
            <w:webHidden/>
          </w:rPr>
          <w:instrText xml:space="preserve"> PAGEREF _Toc324362020 \h </w:instrText>
        </w:r>
        <w:r>
          <w:rPr>
            <w:noProof/>
            <w:webHidden/>
          </w:rPr>
        </w:r>
        <w:r>
          <w:rPr>
            <w:noProof/>
            <w:webHidden/>
          </w:rPr>
          <w:fldChar w:fldCharType="separate"/>
        </w:r>
        <w:r>
          <w:rPr>
            <w:noProof/>
            <w:webHidden/>
          </w:rPr>
          <w:t>16</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21" w:history="1">
        <w:r w:rsidRPr="00A55A06">
          <w:rPr>
            <w:rStyle w:val="Hyperlink"/>
            <w:noProof/>
          </w:rPr>
          <w:t>4</w:t>
        </w:r>
        <w:r>
          <w:rPr>
            <w:rFonts w:asciiTheme="minorHAnsi" w:hAnsiTheme="minorHAnsi"/>
            <w:noProof/>
            <w:sz w:val="22"/>
          </w:rPr>
          <w:tab/>
        </w:r>
        <w:r w:rsidRPr="00A55A06">
          <w:rPr>
            <w:rStyle w:val="Hyperlink"/>
            <w:noProof/>
          </w:rPr>
          <w:t>Pan Mount</w:t>
        </w:r>
        <w:r>
          <w:rPr>
            <w:noProof/>
            <w:webHidden/>
          </w:rPr>
          <w:tab/>
        </w:r>
        <w:r>
          <w:rPr>
            <w:noProof/>
            <w:webHidden/>
          </w:rPr>
          <w:fldChar w:fldCharType="begin"/>
        </w:r>
        <w:r>
          <w:rPr>
            <w:noProof/>
            <w:webHidden/>
          </w:rPr>
          <w:instrText xml:space="preserve"> PAGEREF _Toc324362021 \h </w:instrText>
        </w:r>
        <w:r>
          <w:rPr>
            <w:noProof/>
            <w:webHidden/>
          </w:rPr>
        </w:r>
        <w:r>
          <w:rPr>
            <w:noProof/>
            <w:webHidden/>
          </w:rPr>
          <w:fldChar w:fldCharType="separate"/>
        </w:r>
        <w:r>
          <w:rPr>
            <w:noProof/>
            <w:webHidden/>
          </w:rPr>
          <w:t>19</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2" w:history="1">
        <w:r w:rsidRPr="00A55A06">
          <w:rPr>
            <w:rStyle w:val="Hyperlink"/>
            <w:noProof/>
          </w:rPr>
          <w:t>4.1</w:t>
        </w:r>
        <w:r>
          <w:rPr>
            <w:rFonts w:asciiTheme="minorHAnsi" w:hAnsiTheme="minorHAnsi"/>
            <w:noProof/>
            <w:sz w:val="22"/>
          </w:rPr>
          <w:tab/>
        </w:r>
        <w:r w:rsidRPr="00A55A06">
          <w:rPr>
            <w:rStyle w:val="Hyperlink"/>
            <w:noProof/>
          </w:rPr>
          <w:t>Performance</w:t>
        </w:r>
        <w:r>
          <w:rPr>
            <w:noProof/>
            <w:webHidden/>
          </w:rPr>
          <w:tab/>
        </w:r>
        <w:r>
          <w:rPr>
            <w:noProof/>
            <w:webHidden/>
          </w:rPr>
          <w:fldChar w:fldCharType="begin"/>
        </w:r>
        <w:r>
          <w:rPr>
            <w:noProof/>
            <w:webHidden/>
          </w:rPr>
          <w:instrText xml:space="preserve"> PAGEREF _Toc324362022 \h </w:instrText>
        </w:r>
        <w:r>
          <w:rPr>
            <w:noProof/>
            <w:webHidden/>
          </w:rPr>
        </w:r>
        <w:r>
          <w:rPr>
            <w:noProof/>
            <w:webHidden/>
          </w:rPr>
          <w:fldChar w:fldCharType="separate"/>
        </w:r>
        <w:r>
          <w:rPr>
            <w:noProof/>
            <w:webHidden/>
          </w:rPr>
          <w:t>21</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3" w:history="1">
        <w:r w:rsidRPr="00A55A06">
          <w:rPr>
            <w:rStyle w:val="Hyperlink"/>
            <w:noProof/>
          </w:rPr>
          <w:t>4.2</w:t>
        </w:r>
        <w:r>
          <w:rPr>
            <w:rFonts w:asciiTheme="minorHAnsi" w:hAnsiTheme="minorHAnsi"/>
            <w:noProof/>
            <w:sz w:val="22"/>
          </w:rPr>
          <w:tab/>
        </w:r>
        <w:r w:rsidRPr="00A55A06">
          <w:rPr>
            <w:rStyle w:val="Hyperlink"/>
            <w:noProof/>
          </w:rPr>
          <w:t>Summary</w:t>
        </w:r>
        <w:r>
          <w:rPr>
            <w:noProof/>
            <w:webHidden/>
          </w:rPr>
          <w:tab/>
        </w:r>
        <w:r>
          <w:rPr>
            <w:noProof/>
            <w:webHidden/>
          </w:rPr>
          <w:fldChar w:fldCharType="begin"/>
        </w:r>
        <w:r>
          <w:rPr>
            <w:noProof/>
            <w:webHidden/>
          </w:rPr>
          <w:instrText xml:space="preserve"> PAGEREF _Toc324362023 \h </w:instrText>
        </w:r>
        <w:r>
          <w:rPr>
            <w:noProof/>
            <w:webHidden/>
          </w:rPr>
        </w:r>
        <w:r>
          <w:rPr>
            <w:noProof/>
            <w:webHidden/>
          </w:rPr>
          <w:fldChar w:fldCharType="separate"/>
        </w:r>
        <w:r>
          <w:rPr>
            <w:noProof/>
            <w:webHidden/>
          </w:rPr>
          <w:t>24</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24" w:history="1">
        <w:r w:rsidRPr="00A55A06">
          <w:rPr>
            <w:rStyle w:val="Hyperlink"/>
            <w:noProof/>
          </w:rPr>
          <w:t>5</w:t>
        </w:r>
        <w:r>
          <w:rPr>
            <w:rFonts w:asciiTheme="minorHAnsi" w:hAnsiTheme="minorHAnsi"/>
            <w:noProof/>
            <w:sz w:val="22"/>
          </w:rPr>
          <w:tab/>
        </w:r>
        <w:r w:rsidRPr="00A55A06">
          <w:rPr>
            <w:rStyle w:val="Hyperlink"/>
            <w:noProof/>
          </w:rPr>
          <w:t>Person Tracking</w:t>
        </w:r>
        <w:r>
          <w:rPr>
            <w:noProof/>
            <w:webHidden/>
          </w:rPr>
          <w:tab/>
        </w:r>
        <w:r>
          <w:rPr>
            <w:noProof/>
            <w:webHidden/>
          </w:rPr>
          <w:fldChar w:fldCharType="begin"/>
        </w:r>
        <w:r>
          <w:rPr>
            <w:noProof/>
            <w:webHidden/>
          </w:rPr>
          <w:instrText xml:space="preserve"> PAGEREF _Toc324362024 \h </w:instrText>
        </w:r>
        <w:r>
          <w:rPr>
            <w:noProof/>
            <w:webHidden/>
          </w:rPr>
        </w:r>
        <w:r>
          <w:rPr>
            <w:noProof/>
            <w:webHidden/>
          </w:rPr>
          <w:fldChar w:fldCharType="separate"/>
        </w:r>
        <w:r>
          <w:rPr>
            <w:noProof/>
            <w:webHidden/>
          </w:rPr>
          <w:t>26</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5" w:history="1">
        <w:r w:rsidRPr="00A55A06">
          <w:rPr>
            <w:rStyle w:val="Hyperlink"/>
            <w:noProof/>
          </w:rPr>
          <w:t>5.1</w:t>
        </w:r>
        <w:r>
          <w:rPr>
            <w:rFonts w:asciiTheme="minorHAnsi" w:hAnsiTheme="minorHAnsi"/>
            <w:noProof/>
            <w:sz w:val="22"/>
          </w:rPr>
          <w:tab/>
        </w:r>
        <w:r w:rsidRPr="00A55A06">
          <w:rPr>
            <w:rStyle w:val="Hyperlink"/>
            <w:noProof/>
          </w:rPr>
          <w:t>Face Detector Node</w:t>
        </w:r>
        <w:r>
          <w:rPr>
            <w:noProof/>
            <w:webHidden/>
          </w:rPr>
          <w:tab/>
        </w:r>
        <w:r>
          <w:rPr>
            <w:noProof/>
            <w:webHidden/>
          </w:rPr>
          <w:fldChar w:fldCharType="begin"/>
        </w:r>
        <w:r>
          <w:rPr>
            <w:noProof/>
            <w:webHidden/>
          </w:rPr>
          <w:instrText xml:space="preserve"> PAGEREF _Toc324362025 \h </w:instrText>
        </w:r>
        <w:r>
          <w:rPr>
            <w:noProof/>
            <w:webHidden/>
          </w:rPr>
        </w:r>
        <w:r>
          <w:rPr>
            <w:noProof/>
            <w:webHidden/>
          </w:rPr>
          <w:fldChar w:fldCharType="separate"/>
        </w:r>
        <w:r>
          <w:rPr>
            <w:noProof/>
            <w:webHidden/>
          </w:rPr>
          <w:t>27</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6" w:history="1">
        <w:r w:rsidRPr="00A55A06">
          <w:rPr>
            <w:rStyle w:val="Hyperlink"/>
            <w:noProof/>
          </w:rPr>
          <w:t>5.2</w:t>
        </w:r>
        <w:r>
          <w:rPr>
            <w:rFonts w:asciiTheme="minorHAnsi" w:hAnsiTheme="minorHAnsi"/>
            <w:noProof/>
            <w:sz w:val="22"/>
          </w:rPr>
          <w:tab/>
        </w:r>
        <w:r w:rsidRPr="00A55A06">
          <w:rPr>
            <w:rStyle w:val="Hyperlink"/>
            <w:noProof/>
          </w:rPr>
          <w:t>Leg Detector Node</w:t>
        </w:r>
        <w:r>
          <w:rPr>
            <w:noProof/>
            <w:webHidden/>
          </w:rPr>
          <w:tab/>
        </w:r>
        <w:r>
          <w:rPr>
            <w:noProof/>
            <w:webHidden/>
          </w:rPr>
          <w:fldChar w:fldCharType="begin"/>
        </w:r>
        <w:r>
          <w:rPr>
            <w:noProof/>
            <w:webHidden/>
          </w:rPr>
          <w:instrText xml:space="preserve"> PAGEREF _Toc324362026 \h </w:instrText>
        </w:r>
        <w:r>
          <w:rPr>
            <w:noProof/>
            <w:webHidden/>
          </w:rPr>
        </w:r>
        <w:r>
          <w:rPr>
            <w:noProof/>
            <w:webHidden/>
          </w:rPr>
          <w:fldChar w:fldCharType="separate"/>
        </w:r>
        <w:r>
          <w:rPr>
            <w:noProof/>
            <w:webHidden/>
          </w:rPr>
          <w:t>28</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7" w:history="1">
        <w:r w:rsidRPr="00A55A06">
          <w:rPr>
            <w:rStyle w:val="Hyperlink"/>
            <w:noProof/>
          </w:rPr>
          <w:t>5.3</w:t>
        </w:r>
        <w:r>
          <w:rPr>
            <w:rFonts w:asciiTheme="minorHAnsi" w:hAnsiTheme="minorHAnsi"/>
            <w:noProof/>
            <w:sz w:val="22"/>
          </w:rPr>
          <w:tab/>
        </w:r>
        <w:r w:rsidRPr="00A55A06">
          <w:rPr>
            <w:rStyle w:val="Hyperlink"/>
            <w:noProof/>
          </w:rPr>
          <w:t>Kinect Person Detector Node</w:t>
        </w:r>
        <w:r>
          <w:rPr>
            <w:noProof/>
            <w:webHidden/>
          </w:rPr>
          <w:tab/>
        </w:r>
        <w:r>
          <w:rPr>
            <w:noProof/>
            <w:webHidden/>
          </w:rPr>
          <w:fldChar w:fldCharType="begin"/>
        </w:r>
        <w:r>
          <w:rPr>
            <w:noProof/>
            <w:webHidden/>
          </w:rPr>
          <w:instrText xml:space="preserve"> PAGEREF _Toc324362027 \h </w:instrText>
        </w:r>
        <w:r>
          <w:rPr>
            <w:noProof/>
            <w:webHidden/>
          </w:rPr>
        </w:r>
        <w:r>
          <w:rPr>
            <w:noProof/>
            <w:webHidden/>
          </w:rPr>
          <w:fldChar w:fldCharType="separate"/>
        </w:r>
        <w:r>
          <w:rPr>
            <w:noProof/>
            <w:webHidden/>
          </w:rPr>
          <w:t>28</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28" w:history="1">
        <w:r w:rsidRPr="00A55A06">
          <w:rPr>
            <w:rStyle w:val="Hyperlink"/>
            <w:noProof/>
          </w:rPr>
          <w:t>6</w:t>
        </w:r>
        <w:r>
          <w:rPr>
            <w:rFonts w:asciiTheme="minorHAnsi" w:hAnsiTheme="minorHAnsi"/>
            <w:noProof/>
            <w:sz w:val="22"/>
          </w:rPr>
          <w:tab/>
        </w:r>
        <w:r w:rsidRPr="00A55A06">
          <w:rPr>
            <w:rStyle w:val="Hyperlink"/>
            <w:noProof/>
          </w:rPr>
          <w:t>Planning</w:t>
        </w:r>
        <w:r>
          <w:rPr>
            <w:noProof/>
            <w:webHidden/>
          </w:rPr>
          <w:tab/>
        </w:r>
        <w:r>
          <w:rPr>
            <w:noProof/>
            <w:webHidden/>
          </w:rPr>
          <w:fldChar w:fldCharType="begin"/>
        </w:r>
        <w:r>
          <w:rPr>
            <w:noProof/>
            <w:webHidden/>
          </w:rPr>
          <w:instrText xml:space="preserve"> PAGEREF _Toc324362028 \h </w:instrText>
        </w:r>
        <w:r>
          <w:rPr>
            <w:noProof/>
            <w:webHidden/>
          </w:rPr>
        </w:r>
        <w:r>
          <w:rPr>
            <w:noProof/>
            <w:webHidden/>
          </w:rPr>
          <w:fldChar w:fldCharType="separate"/>
        </w:r>
        <w:r>
          <w:rPr>
            <w:noProof/>
            <w:webHidden/>
          </w:rPr>
          <w:t>33</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9" w:history="1">
        <w:r w:rsidRPr="00A55A06">
          <w:rPr>
            <w:rStyle w:val="Hyperlink"/>
            <w:noProof/>
          </w:rPr>
          <w:t>6.1</w:t>
        </w:r>
        <w:r>
          <w:rPr>
            <w:rFonts w:asciiTheme="minorHAnsi" w:hAnsiTheme="minorHAnsi"/>
            <w:noProof/>
            <w:sz w:val="22"/>
          </w:rPr>
          <w:tab/>
        </w:r>
        <w:r w:rsidRPr="00A55A06">
          <w:rPr>
            <w:rStyle w:val="Hyperlink"/>
            <w:noProof/>
          </w:rPr>
          <w:t>Point-point planner</w:t>
        </w:r>
        <w:r>
          <w:rPr>
            <w:noProof/>
            <w:webHidden/>
          </w:rPr>
          <w:tab/>
        </w:r>
        <w:r>
          <w:rPr>
            <w:noProof/>
            <w:webHidden/>
          </w:rPr>
          <w:fldChar w:fldCharType="begin"/>
        </w:r>
        <w:r>
          <w:rPr>
            <w:noProof/>
            <w:webHidden/>
          </w:rPr>
          <w:instrText xml:space="preserve"> PAGEREF _Toc324362029 \h </w:instrText>
        </w:r>
        <w:r>
          <w:rPr>
            <w:noProof/>
            <w:webHidden/>
          </w:rPr>
        </w:r>
        <w:r>
          <w:rPr>
            <w:noProof/>
            <w:webHidden/>
          </w:rPr>
          <w:fldChar w:fldCharType="separate"/>
        </w:r>
        <w:r>
          <w:rPr>
            <w:noProof/>
            <w:webHidden/>
          </w:rPr>
          <w:t>33</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0" w:history="1">
        <w:r w:rsidRPr="00A55A06">
          <w:rPr>
            <w:rStyle w:val="Hyperlink"/>
            <w:noProof/>
          </w:rPr>
          <w:t>6.2</w:t>
        </w:r>
        <w:r>
          <w:rPr>
            <w:rFonts w:asciiTheme="minorHAnsi" w:hAnsiTheme="minorHAnsi"/>
            <w:noProof/>
            <w:sz w:val="22"/>
          </w:rPr>
          <w:tab/>
        </w:r>
        <w:r w:rsidRPr="00A55A06">
          <w:rPr>
            <w:rStyle w:val="Hyperlink"/>
            <w:noProof/>
          </w:rPr>
          <w:t>Dynamic Planning</w:t>
        </w:r>
        <w:r>
          <w:rPr>
            <w:noProof/>
            <w:webHidden/>
          </w:rPr>
          <w:tab/>
        </w:r>
        <w:r>
          <w:rPr>
            <w:noProof/>
            <w:webHidden/>
          </w:rPr>
          <w:fldChar w:fldCharType="begin"/>
        </w:r>
        <w:r>
          <w:rPr>
            <w:noProof/>
            <w:webHidden/>
          </w:rPr>
          <w:instrText xml:space="preserve"> PAGEREF _Toc324362030 \h </w:instrText>
        </w:r>
        <w:r>
          <w:rPr>
            <w:noProof/>
            <w:webHidden/>
          </w:rPr>
        </w:r>
        <w:r>
          <w:rPr>
            <w:noProof/>
            <w:webHidden/>
          </w:rPr>
          <w:fldChar w:fldCharType="separate"/>
        </w:r>
        <w:r>
          <w:rPr>
            <w:noProof/>
            <w:webHidden/>
          </w:rPr>
          <w:t>36</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2" w:history="1">
        <w:r w:rsidRPr="00A55A06">
          <w:rPr>
            <w:rStyle w:val="Hyperlink"/>
            <w:noProof/>
          </w:rPr>
          <w:t>6.3</w:t>
        </w:r>
        <w:r>
          <w:rPr>
            <w:rFonts w:asciiTheme="minorHAnsi" w:hAnsiTheme="minorHAnsi"/>
            <w:noProof/>
            <w:sz w:val="22"/>
          </w:rPr>
          <w:tab/>
        </w:r>
        <w:r w:rsidRPr="00A55A06">
          <w:rPr>
            <w:rStyle w:val="Hyperlink"/>
            <w:noProof/>
          </w:rPr>
          <w:t>Goal Generation</w:t>
        </w:r>
        <w:r>
          <w:rPr>
            <w:noProof/>
            <w:webHidden/>
          </w:rPr>
          <w:tab/>
        </w:r>
        <w:r>
          <w:rPr>
            <w:noProof/>
            <w:webHidden/>
          </w:rPr>
          <w:fldChar w:fldCharType="begin"/>
        </w:r>
        <w:r>
          <w:rPr>
            <w:noProof/>
            <w:webHidden/>
          </w:rPr>
          <w:instrText xml:space="preserve"> PAGEREF _Toc324362032 \h </w:instrText>
        </w:r>
        <w:r>
          <w:rPr>
            <w:noProof/>
            <w:webHidden/>
          </w:rPr>
        </w:r>
        <w:r>
          <w:rPr>
            <w:noProof/>
            <w:webHidden/>
          </w:rPr>
          <w:fldChar w:fldCharType="separate"/>
        </w:r>
        <w:r>
          <w:rPr>
            <w:noProof/>
            <w:webHidden/>
          </w:rPr>
          <w:t>41</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3" w:history="1">
        <w:r w:rsidRPr="00A55A06">
          <w:rPr>
            <w:rStyle w:val="Hyperlink"/>
            <w:noProof/>
          </w:rPr>
          <w:t>6.4</w:t>
        </w:r>
        <w:r>
          <w:rPr>
            <w:rFonts w:asciiTheme="minorHAnsi" w:hAnsiTheme="minorHAnsi"/>
            <w:noProof/>
            <w:sz w:val="22"/>
          </w:rPr>
          <w:tab/>
        </w:r>
        <w:r w:rsidRPr="00A55A06">
          <w:rPr>
            <w:rStyle w:val="Hyperlink"/>
            <w:noProof/>
          </w:rPr>
          <w:t>Future Work</w:t>
        </w:r>
        <w:r>
          <w:rPr>
            <w:noProof/>
            <w:webHidden/>
          </w:rPr>
          <w:tab/>
        </w:r>
        <w:r>
          <w:rPr>
            <w:noProof/>
            <w:webHidden/>
          </w:rPr>
          <w:fldChar w:fldCharType="begin"/>
        </w:r>
        <w:r>
          <w:rPr>
            <w:noProof/>
            <w:webHidden/>
          </w:rPr>
          <w:instrText xml:space="preserve"> PAGEREF _Toc324362033 \h </w:instrText>
        </w:r>
        <w:r>
          <w:rPr>
            <w:noProof/>
            <w:webHidden/>
          </w:rPr>
        </w:r>
        <w:r>
          <w:rPr>
            <w:noProof/>
            <w:webHidden/>
          </w:rPr>
          <w:fldChar w:fldCharType="separate"/>
        </w:r>
        <w:r>
          <w:rPr>
            <w:noProof/>
            <w:webHidden/>
          </w:rPr>
          <w:t>43</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34" w:history="1">
        <w:r w:rsidRPr="00A55A06">
          <w:rPr>
            <w:rStyle w:val="Hyperlink"/>
            <w:noProof/>
          </w:rPr>
          <w:t>7</w:t>
        </w:r>
        <w:r>
          <w:rPr>
            <w:rFonts w:asciiTheme="minorHAnsi" w:hAnsiTheme="minorHAnsi"/>
            <w:noProof/>
            <w:sz w:val="22"/>
          </w:rPr>
          <w:tab/>
        </w:r>
        <w:r w:rsidRPr="00A55A06">
          <w:rPr>
            <w:rStyle w:val="Hyperlink"/>
            <w:noProof/>
          </w:rPr>
          <w:t>Conclusions</w:t>
        </w:r>
        <w:r>
          <w:rPr>
            <w:noProof/>
            <w:webHidden/>
          </w:rPr>
          <w:tab/>
        </w:r>
        <w:r>
          <w:rPr>
            <w:noProof/>
            <w:webHidden/>
          </w:rPr>
          <w:fldChar w:fldCharType="begin"/>
        </w:r>
        <w:r>
          <w:rPr>
            <w:noProof/>
            <w:webHidden/>
          </w:rPr>
          <w:instrText xml:space="preserve"> PAGEREF _Toc324362034 \h </w:instrText>
        </w:r>
        <w:r>
          <w:rPr>
            <w:noProof/>
            <w:webHidden/>
          </w:rPr>
        </w:r>
        <w:r>
          <w:rPr>
            <w:noProof/>
            <w:webHidden/>
          </w:rPr>
          <w:fldChar w:fldCharType="separate"/>
        </w:r>
        <w:r>
          <w:rPr>
            <w:noProof/>
            <w:webHidden/>
          </w:rPr>
          <w:t>44</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5" w:history="1">
        <w:r w:rsidRPr="00A55A06">
          <w:rPr>
            <w:rStyle w:val="Hyperlink"/>
            <w:noProof/>
          </w:rPr>
          <w:t>7.1</w:t>
        </w:r>
        <w:r>
          <w:rPr>
            <w:rFonts w:asciiTheme="minorHAnsi" w:hAnsiTheme="minorHAnsi"/>
            <w:noProof/>
            <w:sz w:val="22"/>
          </w:rPr>
          <w:tab/>
        </w:r>
        <w:r w:rsidRPr="00A55A06">
          <w:rPr>
            <w:rStyle w:val="Hyperlink"/>
            <w:noProof/>
          </w:rPr>
          <w:t>Summary of Accomplishments</w:t>
        </w:r>
        <w:r>
          <w:rPr>
            <w:noProof/>
            <w:webHidden/>
          </w:rPr>
          <w:tab/>
        </w:r>
        <w:r>
          <w:rPr>
            <w:noProof/>
            <w:webHidden/>
          </w:rPr>
          <w:fldChar w:fldCharType="begin"/>
        </w:r>
        <w:r>
          <w:rPr>
            <w:noProof/>
            <w:webHidden/>
          </w:rPr>
          <w:instrText xml:space="preserve"> PAGEREF _Toc324362035 \h </w:instrText>
        </w:r>
        <w:r>
          <w:rPr>
            <w:noProof/>
            <w:webHidden/>
          </w:rPr>
        </w:r>
        <w:r>
          <w:rPr>
            <w:noProof/>
            <w:webHidden/>
          </w:rPr>
          <w:fldChar w:fldCharType="separate"/>
        </w:r>
        <w:r>
          <w:rPr>
            <w:noProof/>
            <w:webHidden/>
          </w:rPr>
          <w:t>44</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6" w:history="1">
        <w:r w:rsidRPr="00A55A06">
          <w:rPr>
            <w:rStyle w:val="Hyperlink"/>
            <w:noProof/>
          </w:rPr>
          <w:t>7.2</w:t>
        </w:r>
        <w:r>
          <w:rPr>
            <w:rFonts w:asciiTheme="minorHAnsi" w:hAnsiTheme="minorHAnsi"/>
            <w:noProof/>
            <w:sz w:val="22"/>
          </w:rPr>
          <w:tab/>
        </w:r>
        <w:r w:rsidRPr="00A55A06">
          <w:rPr>
            <w:rStyle w:val="Hyperlink"/>
            <w:noProof/>
          </w:rPr>
          <w:t>Future Work</w:t>
        </w:r>
        <w:r>
          <w:rPr>
            <w:noProof/>
            <w:webHidden/>
          </w:rPr>
          <w:tab/>
        </w:r>
        <w:r>
          <w:rPr>
            <w:noProof/>
            <w:webHidden/>
          </w:rPr>
          <w:fldChar w:fldCharType="begin"/>
        </w:r>
        <w:r>
          <w:rPr>
            <w:noProof/>
            <w:webHidden/>
          </w:rPr>
          <w:instrText xml:space="preserve"> PAGEREF _Toc324362036 \h </w:instrText>
        </w:r>
        <w:r>
          <w:rPr>
            <w:noProof/>
            <w:webHidden/>
          </w:rPr>
        </w:r>
        <w:r>
          <w:rPr>
            <w:noProof/>
            <w:webHidden/>
          </w:rPr>
          <w:fldChar w:fldCharType="separate"/>
        </w:r>
        <w:r>
          <w:rPr>
            <w:noProof/>
            <w:webHidden/>
          </w:rPr>
          <w:t>45</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D8607F"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362037" w:history="1">
        <w:r w:rsidR="00D8607F" w:rsidRPr="00ED40D3">
          <w:rPr>
            <w:rStyle w:val="Hyperlink"/>
            <w:noProof/>
          </w:rPr>
          <w:t>Table 1: Conditions for full and partial replanning</w:t>
        </w:r>
        <w:r w:rsidR="00D8607F">
          <w:rPr>
            <w:noProof/>
            <w:webHidden/>
          </w:rPr>
          <w:tab/>
        </w:r>
        <w:r w:rsidR="00D8607F">
          <w:rPr>
            <w:noProof/>
            <w:webHidden/>
          </w:rPr>
          <w:fldChar w:fldCharType="begin"/>
        </w:r>
        <w:r w:rsidR="00D8607F">
          <w:rPr>
            <w:noProof/>
            <w:webHidden/>
          </w:rPr>
          <w:instrText xml:space="preserve"> PAGEREF _Toc324362037 \h </w:instrText>
        </w:r>
        <w:r w:rsidR="00D8607F">
          <w:rPr>
            <w:noProof/>
            <w:webHidden/>
          </w:rPr>
        </w:r>
        <w:r w:rsidR="00D8607F">
          <w:rPr>
            <w:noProof/>
            <w:webHidden/>
          </w:rPr>
          <w:fldChar w:fldCharType="separate"/>
        </w:r>
        <w:r w:rsidR="00D8607F">
          <w:rPr>
            <w:noProof/>
            <w:webHidden/>
          </w:rPr>
          <w:t>40</w:t>
        </w:r>
        <w:r w:rsidR="00D8607F">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D8607F"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362038" w:history="1">
        <w:r w:rsidR="00D8607F" w:rsidRPr="00D369BA">
          <w:rPr>
            <w:rStyle w:val="Hyperlink"/>
            <w:noProof/>
          </w:rPr>
          <w:t>Figure 1: Kinect's distinctive “psi” calibration pose</w:t>
        </w:r>
        <w:r w:rsidR="00D8607F">
          <w:rPr>
            <w:noProof/>
            <w:webHidden/>
          </w:rPr>
          <w:tab/>
        </w:r>
        <w:r w:rsidR="00D8607F">
          <w:rPr>
            <w:noProof/>
            <w:webHidden/>
          </w:rPr>
          <w:fldChar w:fldCharType="begin"/>
        </w:r>
        <w:r w:rsidR="00D8607F">
          <w:rPr>
            <w:noProof/>
            <w:webHidden/>
          </w:rPr>
          <w:instrText xml:space="preserve"> PAGEREF _Toc324362038 \h </w:instrText>
        </w:r>
        <w:r w:rsidR="00D8607F">
          <w:rPr>
            <w:noProof/>
            <w:webHidden/>
          </w:rPr>
        </w:r>
        <w:r w:rsidR="00D8607F">
          <w:rPr>
            <w:noProof/>
            <w:webHidden/>
          </w:rPr>
          <w:fldChar w:fldCharType="separate"/>
        </w:r>
        <w:r w:rsidR="00D8607F">
          <w:rPr>
            <w:noProof/>
            <w:webHidden/>
          </w:rPr>
          <w:t>12</w:t>
        </w:r>
        <w:r w:rsidR="00D8607F">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39" w:history="1">
        <w:r w:rsidRPr="00D369BA">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_Toc324362039 \h </w:instrText>
        </w:r>
        <w:r>
          <w:rPr>
            <w:noProof/>
            <w:webHidden/>
          </w:rPr>
        </w:r>
        <w:r>
          <w:rPr>
            <w:noProof/>
            <w:webHidden/>
          </w:rPr>
          <w:fldChar w:fldCharType="separate"/>
        </w:r>
        <w:r>
          <w:rPr>
            <w:noProof/>
            <w:webHidden/>
          </w:rPr>
          <w:t>14</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0" w:history="1">
        <w:r w:rsidRPr="00D369BA">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_Toc324362040 \h </w:instrText>
        </w:r>
        <w:r>
          <w:rPr>
            <w:noProof/>
            <w:webHidden/>
          </w:rPr>
        </w:r>
        <w:r>
          <w:rPr>
            <w:noProof/>
            <w:webHidden/>
          </w:rPr>
          <w:fldChar w:fldCharType="separate"/>
        </w:r>
        <w:r>
          <w:rPr>
            <w:noProof/>
            <w:webHidden/>
          </w:rPr>
          <w:t>16</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1" w:history="1">
        <w:r w:rsidRPr="00D369BA">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_Toc324362041 \h </w:instrText>
        </w:r>
        <w:r>
          <w:rPr>
            <w:noProof/>
            <w:webHidden/>
          </w:rPr>
        </w:r>
        <w:r>
          <w:rPr>
            <w:noProof/>
            <w:webHidden/>
          </w:rPr>
          <w:fldChar w:fldCharType="separate"/>
        </w:r>
        <w:r>
          <w:rPr>
            <w:noProof/>
            <w:webHidden/>
          </w:rPr>
          <w:t>17</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2" w:history="1">
        <w:r w:rsidRPr="00D369BA">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_Toc324362042 \h </w:instrText>
        </w:r>
        <w:r>
          <w:rPr>
            <w:noProof/>
            <w:webHidden/>
          </w:rPr>
        </w:r>
        <w:r>
          <w:rPr>
            <w:noProof/>
            <w:webHidden/>
          </w:rPr>
          <w:fldChar w:fldCharType="separate"/>
        </w:r>
        <w:r>
          <w:rPr>
            <w:noProof/>
            <w:webHidden/>
          </w:rPr>
          <w:t>20</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3" w:history="1">
        <w:r w:rsidRPr="00D369BA">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_Toc324362043 \h </w:instrText>
        </w:r>
        <w:r>
          <w:rPr>
            <w:noProof/>
            <w:webHidden/>
          </w:rPr>
        </w:r>
        <w:r>
          <w:rPr>
            <w:noProof/>
            <w:webHidden/>
          </w:rPr>
          <w:fldChar w:fldCharType="separate"/>
        </w:r>
        <w:r>
          <w:rPr>
            <w:noProof/>
            <w:webHidden/>
          </w:rPr>
          <w:t>21</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4" w:history="1">
        <w:r w:rsidRPr="00D369BA">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_Toc324362044 \h </w:instrText>
        </w:r>
        <w:r>
          <w:rPr>
            <w:noProof/>
            <w:webHidden/>
          </w:rPr>
        </w:r>
        <w:r>
          <w:rPr>
            <w:noProof/>
            <w:webHidden/>
          </w:rPr>
          <w:fldChar w:fldCharType="separate"/>
        </w:r>
        <w:r>
          <w:rPr>
            <w:noProof/>
            <w:webHidden/>
          </w:rPr>
          <w:t>22</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5" w:history="1">
        <w:r w:rsidRPr="00D369BA">
          <w:rPr>
            <w:rStyle w:val="Hyperlink"/>
            <w:noProof/>
          </w:rPr>
          <w:t>Figure 8: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_Toc324362045 \h </w:instrText>
        </w:r>
        <w:r>
          <w:rPr>
            <w:noProof/>
            <w:webHidden/>
          </w:rPr>
        </w:r>
        <w:r>
          <w:rPr>
            <w:noProof/>
            <w:webHidden/>
          </w:rPr>
          <w:fldChar w:fldCharType="separate"/>
        </w:r>
        <w:r>
          <w:rPr>
            <w:noProof/>
            <w:webHidden/>
          </w:rPr>
          <w:t>23</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6" w:history="1">
        <w:r w:rsidRPr="00D369BA">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_Toc324362046 \h </w:instrText>
        </w:r>
        <w:r>
          <w:rPr>
            <w:noProof/>
            <w:webHidden/>
          </w:rPr>
        </w:r>
        <w:r>
          <w:rPr>
            <w:noProof/>
            <w:webHidden/>
          </w:rPr>
          <w:fldChar w:fldCharType="separate"/>
        </w:r>
        <w:r>
          <w:rPr>
            <w:noProof/>
            <w:webHidden/>
          </w:rPr>
          <w:t>24</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7" w:history="1">
        <w:r w:rsidRPr="00D369BA">
          <w:rPr>
            <w:rStyle w:val="Hyperlink"/>
            <w:noProof/>
          </w:rPr>
          <w:t>Figure 10: Person-tracking architecture</w:t>
        </w:r>
        <w:r>
          <w:rPr>
            <w:noProof/>
            <w:webHidden/>
          </w:rPr>
          <w:tab/>
        </w:r>
        <w:r>
          <w:rPr>
            <w:noProof/>
            <w:webHidden/>
          </w:rPr>
          <w:fldChar w:fldCharType="begin"/>
        </w:r>
        <w:r>
          <w:rPr>
            <w:noProof/>
            <w:webHidden/>
          </w:rPr>
          <w:instrText xml:space="preserve"> PAGEREF _Toc324362047 \h </w:instrText>
        </w:r>
        <w:r>
          <w:rPr>
            <w:noProof/>
            <w:webHidden/>
          </w:rPr>
        </w:r>
        <w:r>
          <w:rPr>
            <w:noProof/>
            <w:webHidden/>
          </w:rPr>
          <w:fldChar w:fldCharType="separate"/>
        </w:r>
        <w:r>
          <w:rPr>
            <w:noProof/>
            <w:webHidden/>
          </w:rPr>
          <w:t>27</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8" w:history="1">
        <w:r w:rsidRPr="00D369BA">
          <w:rPr>
            <w:rStyle w:val="Hyperlink"/>
            <w:noProof/>
          </w:rPr>
          <w:t>Figure 11: Kinect’s RGB image masked for a user, right after calibration</w:t>
        </w:r>
        <w:r>
          <w:rPr>
            <w:noProof/>
            <w:webHidden/>
          </w:rPr>
          <w:tab/>
        </w:r>
        <w:r>
          <w:rPr>
            <w:noProof/>
            <w:webHidden/>
          </w:rPr>
          <w:fldChar w:fldCharType="begin"/>
        </w:r>
        <w:r>
          <w:rPr>
            <w:noProof/>
            <w:webHidden/>
          </w:rPr>
          <w:instrText xml:space="preserve"> PAGEREF _Toc324362048 \h </w:instrText>
        </w:r>
        <w:r>
          <w:rPr>
            <w:noProof/>
            <w:webHidden/>
          </w:rPr>
        </w:r>
        <w:r>
          <w:rPr>
            <w:noProof/>
            <w:webHidden/>
          </w:rPr>
          <w:fldChar w:fldCharType="separate"/>
        </w:r>
        <w:r>
          <w:rPr>
            <w:noProof/>
            <w:webHidden/>
          </w:rPr>
          <w:t>30</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9" w:history="1">
        <w:r w:rsidRPr="00D369BA">
          <w:rPr>
            <w:rStyle w:val="Hyperlink"/>
            <w:noProof/>
          </w:rPr>
          <w:t>Figure 12: Histogram computed from Figure 11: hue on horizontal axis, saturation on vertical axis, brightness represents to histogram value.</w:t>
        </w:r>
        <w:r>
          <w:rPr>
            <w:noProof/>
            <w:webHidden/>
          </w:rPr>
          <w:tab/>
        </w:r>
        <w:r>
          <w:rPr>
            <w:noProof/>
            <w:webHidden/>
          </w:rPr>
          <w:fldChar w:fldCharType="begin"/>
        </w:r>
        <w:r>
          <w:rPr>
            <w:noProof/>
            <w:webHidden/>
          </w:rPr>
          <w:instrText xml:space="preserve"> PAGEREF _Toc324362049 \h </w:instrText>
        </w:r>
        <w:r>
          <w:rPr>
            <w:noProof/>
            <w:webHidden/>
          </w:rPr>
        </w:r>
        <w:r>
          <w:rPr>
            <w:noProof/>
            <w:webHidden/>
          </w:rPr>
          <w:fldChar w:fldCharType="separate"/>
        </w:r>
        <w:r>
          <w:rPr>
            <w:noProof/>
            <w:webHidden/>
          </w:rPr>
          <w:t>30</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0" w:history="1">
        <w:r w:rsidRPr="00D369BA">
          <w:rPr>
            <w:rStyle w:val="Hyperlink"/>
            <w:noProof/>
          </w:rPr>
          <w:t>Figure 13: Alternate view of Figure 12 as 3D surface plot</w:t>
        </w:r>
        <w:r>
          <w:rPr>
            <w:noProof/>
            <w:webHidden/>
          </w:rPr>
          <w:tab/>
        </w:r>
        <w:r>
          <w:rPr>
            <w:noProof/>
            <w:webHidden/>
          </w:rPr>
          <w:fldChar w:fldCharType="begin"/>
        </w:r>
        <w:r>
          <w:rPr>
            <w:noProof/>
            <w:webHidden/>
          </w:rPr>
          <w:instrText xml:space="preserve"> PAGEREF _Toc324362050 \h </w:instrText>
        </w:r>
        <w:r>
          <w:rPr>
            <w:noProof/>
            <w:webHidden/>
          </w:rPr>
        </w:r>
        <w:r>
          <w:rPr>
            <w:noProof/>
            <w:webHidden/>
          </w:rPr>
          <w:fldChar w:fldCharType="separate"/>
        </w:r>
        <w:r>
          <w:rPr>
            <w:noProof/>
            <w:webHidden/>
          </w:rPr>
          <w:t>30</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1" w:history="1">
        <w:r w:rsidRPr="00D369BA">
          <w:rPr>
            <w:rStyle w:val="Hyperlink"/>
            <w:noProof/>
          </w:rPr>
          <w:t xml:space="preserve">Figure 14: Correlation over time of user's histogram with </w:t>
        </w:r>
        <m:oMath>
          <m:r>
            <m:rPr>
              <m:sty m:val="b"/>
            </m:rPr>
            <w:rPr>
              <w:rStyle w:val="Hyperlink"/>
              <w:rFonts w:ascii="Cambria Math" w:hAnsi="Cambria Math"/>
              <w:noProof/>
            </w:rPr>
            <m:t>Htrack</m:t>
          </m:r>
        </m:oMath>
        <w:r w:rsidRPr="00D369BA">
          <w:rPr>
            <w:rStyle w:val="Hyperlink"/>
            <w:noProof/>
          </w:rPr>
          <w:t xml:space="preserve">  (red) and </w:t>
        </w:r>
        <m:oMath>
          <m:r>
            <m:rPr>
              <m:sty m:val="b"/>
            </m:rPr>
            <w:rPr>
              <w:rStyle w:val="Hyperlink"/>
              <w:rFonts w:ascii="Cambria Math" w:hAnsi="Cambria Math"/>
              <w:noProof/>
            </w:rPr>
            <m:t>Hcal</m:t>
          </m:r>
        </m:oMath>
        <w:r w:rsidRPr="00D369BA">
          <w:rPr>
            <w:rStyle w:val="Hyperlink"/>
            <w:noProof/>
          </w:rPr>
          <w:t xml:space="preserve">  (blue)</w:t>
        </w:r>
        <w:r>
          <w:rPr>
            <w:noProof/>
            <w:webHidden/>
          </w:rPr>
          <w:tab/>
        </w:r>
        <w:r>
          <w:rPr>
            <w:noProof/>
            <w:webHidden/>
          </w:rPr>
          <w:fldChar w:fldCharType="begin"/>
        </w:r>
        <w:r>
          <w:rPr>
            <w:noProof/>
            <w:webHidden/>
          </w:rPr>
          <w:instrText xml:space="preserve"> PAGEREF _Toc324362051 \h </w:instrText>
        </w:r>
        <w:r>
          <w:rPr>
            <w:noProof/>
            <w:webHidden/>
          </w:rPr>
        </w:r>
        <w:r>
          <w:rPr>
            <w:noProof/>
            <w:webHidden/>
          </w:rPr>
          <w:fldChar w:fldCharType="separate"/>
        </w:r>
        <w:r>
          <w:rPr>
            <w:noProof/>
            <w:webHidden/>
          </w:rPr>
          <w:t>32</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2" w:history="1">
        <w:r w:rsidRPr="00D369BA">
          <w:rPr>
            <w:rStyle w:val="Hyperlink"/>
            <w:noProof/>
          </w:rPr>
          <w:t>Figure 15: Smooth path produced by SBPL planner in presence of obstacles (grid size 1m)</w:t>
        </w:r>
        <w:r>
          <w:rPr>
            <w:noProof/>
            <w:webHidden/>
          </w:rPr>
          <w:tab/>
        </w:r>
        <w:r>
          <w:rPr>
            <w:noProof/>
            <w:webHidden/>
          </w:rPr>
          <w:fldChar w:fldCharType="begin"/>
        </w:r>
        <w:r>
          <w:rPr>
            <w:noProof/>
            <w:webHidden/>
          </w:rPr>
          <w:instrText xml:space="preserve"> PAGEREF _Toc324362052 \h </w:instrText>
        </w:r>
        <w:r>
          <w:rPr>
            <w:noProof/>
            <w:webHidden/>
          </w:rPr>
        </w:r>
        <w:r>
          <w:rPr>
            <w:noProof/>
            <w:webHidden/>
          </w:rPr>
          <w:fldChar w:fldCharType="separate"/>
        </w:r>
        <w:r>
          <w:rPr>
            <w:noProof/>
            <w:webHidden/>
          </w:rPr>
          <w:t>35</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3" w:history="1">
        <w:r w:rsidRPr="00D369BA">
          <w:rPr>
            <w:rStyle w:val="Hyperlink"/>
            <w:noProof/>
          </w:rPr>
          <w:t>Figure 16: Harlie's motion primitives</w:t>
        </w:r>
        <w:r>
          <w:rPr>
            <w:noProof/>
            <w:webHidden/>
          </w:rPr>
          <w:tab/>
        </w:r>
        <w:r>
          <w:rPr>
            <w:noProof/>
            <w:webHidden/>
          </w:rPr>
          <w:fldChar w:fldCharType="begin"/>
        </w:r>
        <w:r>
          <w:rPr>
            <w:noProof/>
            <w:webHidden/>
          </w:rPr>
          <w:instrText xml:space="preserve"> PAGEREF _Toc324362053 \h </w:instrText>
        </w:r>
        <w:r>
          <w:rPr>
            <w:noProof/>
            <w:webHidden/>
          </w:rPr>
        </w:r>
        <w:r>
          <w:rPr>
            <w:noProof/>
            <w:webHidden/>
          </w:rPr>
          <w:fldChar w:fldCharType="separate"/>
        </w:r>
        <w:r>
          <w:rPr>
            <w:noProof/>
            <w:webHidden/>
          </w:rPr>
          <w:t>36</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4" w:history="1">
        <w:r w:rsidRPr="00D369BA">
          <w:rPr>
            <w:rStyle w:val="Hyperlink"/>
            <w:noProof/>
          </w:rPr>
          <w:t>Figure 17: Illustration of rolling-window approach</w:t>
        </w:r>
        <w:r>
          <w:rPr>
            <w:noProof/>
            <w:webHidden/>
          </w:rPr>
          <w:tab/>
        </w:r>
        <w:r>
          <w:rPr>
            <w:noProof/>
            <w:webHidden/>
          </w:rPr>
          <w:fldChar w:fldCharType="begin"/>
        </w:r>
        <w:r>
          <w:rPr>
            <w:noProof/>
            <w:webHidden/>
          </w:rPr>
          <w:instrText xml:space="preserve"> PAGEREF _Toc324362054 \h </w:instrText>
        </w:r>
        <w:r>
          <w:rPr>
            <w:noProof/>
            <w:webHidden/>
          </w:rPr>
        </w:r>
        <w:r>
          <w:rPr>
            <w:noProof/>
            <w:webHidden/>
          </w:rPr>
          <w:fldChar w:fldCharType="separate"/>
        </w:r>
        <w:r>
          <w:rPr>
            <w:noProof/>
            <w:webHidden/>
          </w:rPr>
          <w:t>37</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5" w:history="1">
        <w:r w:rsidRPr="00D369BA">
          <w:rPr>
            <w:rStyle w:val="Hyperlink"/>
            <w:noProof/>
          </w:rPr>
          <w:t>Figure 18: Illustration of partial and full replanning</w:t>
        </w:r>
        <w:r>
          <w:rPr>
            <w:noProof/>
            <w:webHidden/>
          </w:rPr>
          <w:tab/>
        </w:r>
        <w:r>
          <w:rPr>
            <w:noProof/>
            <w:webHidden/>
          </w:rPr>
          <w:fldChar w:fldCharType="begin"/>
        </w:r>
        <w:r>
          <w:rPr>
            <w:noProof/>
            <w:webHidden/>
          </w:rPr>
          <w:instrText xml:space="preserve"> PAGEREF _Toc324362055 \h </w:instrText>
        </w:r>
        <w:r>
          <w:rPr>
            <w:noProof/>
            <w:webHidden/>
          </w:rPr>
        </w:r>
        <w:r>
          <w:rPr>
            <w:noProof/>
            <w:webHidden/>
          </w:rPr>
          <w:fldChar w:fldCharType="separate"/>
        </w:r>
        <w:r>
          <w:rPr>
            <w:noProof/>
            <w:webHidden/>
          </w:rPr>
          <w:t>39</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6" w:history="1">
        <w:r w:rsidRPr="00D369BA">
          <w:rPr>
            <w:rStyle w:val="Hyperlink"/>
            <w:noProof/>
          </w:rPr>
          <w:t>Figure 19: Special condition leading to full replan: target moves behind the robot</w:t>
        </w:r>
        <w:r>
          <w:rPr>
            <w:noProof/>
            <w:webHidden/>
          </w:rPr>
          <w:tab/>
        </w:r>
        <w:r>
          <w:rPr>
            <w:noProof/>
            <w:webHidden/>
          </w:rPr>
          <w:fldChar w:fldCharType="begin"/>
        </w:r>
        <w:r>
          <w:rPr>
            <w:noProof/>
            <w:webHidden/>
          </w:rPr>
          <w:instrText xml:space="preserve"> PAGEREF _Toc324362056 \h </w:instrText>
        </w:r>
        <w:r>
          <w:rPr>
            <w:noProof/>
            <w:webHidden/>
          </w:rPr>
        </w:r>
        <w:r>
          <w:rPr>
            <w:noProof/>
            <w:webHidden/>
          </w:rPr>
          <w:fldChar w:fldCharType="separate"/>
        </w:r>
        <w:r>
          <w:rPr>
            <w:noProof/>
            <w:webHidden/>
          </w:rPr>
          <w:t>41</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7" w:history="1">
        <w:r w:rsidRPr="00D369BA">
          <w:rPr>
            <w:rStyle w:val="Hyperlink"/>
            <w:noProof/>
          </w:rPr>
          <w:t>Figure 20: Goal constellation, true goal in green (grid resolution 1m)</w:t>
        </w:r>
        <w:r>
          <w:rPr>
            <w:noProof/>
            <w:webHidden/>
          </w:rPr>
          <w:tab/>
        </w:r>
        <w:r>
          <w:rPr>
            <w:noProof/>
            <w:webHidden/>
          </w:rPr>
          <w:fldChar w:fldCharType="begin"/>
        </w:r>
        <w:r>
          <w:rPr>
            <w:noProof/>
            <w:webHidden/>
          </w:rPr>
          <w:instrText xml:space="preserve"> PAGEREF _Toc324362057 \h </w:instrText>
        </w:r>
        <w:r>
          <w:rPr>
            <w:noProof/>
            <w:webHidden/>
          </w:rPr>
        </w:r>
        <w:r>
          <w:rPr>
            <w:noProof/>
            <w:webHidden/>
          </w:rPr>
          <w:fldChar w:fldCharType="separate"/>
        </w:r>
        <w:r>
          <w:rPr>
            <w:noProof/>
            <w:webHidden/>
          </w:rPr>
          <w:t>42</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D8607F" w:rsidRPr="00F324C7" w:rsidRDefault="00D8607F" w:rsidP="00F324C7">
      <w:pPr>
        <w:sectPr w:rsidR="00D8607F" w:rsidRPr="00F324C7" w:rsidSect="00540AEA">
          <w:type w:val="continuous"/>
          <w:pgSz w:w="12240" w:h="15840"/>
          <w:pgMar w:top="1440" w:right="1440" w:bottom="1440" w:left="2160" w:header="0" w:footer="720" w:gutter="0"/>
          <w:pgNumType w:fmt="lowerRoman" w:start="1"/>
          <w:cols w:space="720"/>
          <w:formProt w:val="0"/>
          <w:docGrid w:linePitch="360" w:charSpace="2047"/>
        </w:sectPr>
      </w:pPr>
      <w:r>
        <w:t xml:space="preserve">Don’t worry about figure/table/citation </w:t>
      </w:r>
      <w:proofErr w:type="gramStart"/>
      <w:r>
        <w:t>numbering,</w:t>
      </w:r>
      <w:proofErr w:type="gramEnd"/>
      <w:r>
        <w:t xml:space="preserve"> this is done automatically by Word</w:t>
      </w:r>
    </w:p>
    <w:p w:rsidR="00735B7C" w:rsidRDefault="00735B7C" w:rsidP="00F91C31">
      <w:pPr>
        <w:pStyle w:val="Heading1"/>
      </w:pPr>
      <w:bookmarkStart w:id="0" w:name="_Toc324362009"/>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proofErr w:type="spellStart"/>
      <w:r w:rsidR="00333C89">
        <w:t>clutter</w:t>
      </w:r>
      <w:r w:rsidR="00FC59E7">
        <w:t>ring</w:t>
      </w:r>
      <w:proofErr w:type="spellEnd"/>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4362010"/>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D8607F" w:rsidRPr="00D8607F">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D8607F" w:rsidRPr="00D8607F">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D8607F" w:rsidRPr="00D8607F">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D8607F" w:rsidRPr="00D8607F">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D8607F" w:rsidRPr="00D8607F">
            <w:rPr>
              <w:noProof/>
            </w:rPr>
            <w:t>[5]</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D8607F" w:rsidRPr="00D8607F">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D8607F" w:rsidRPr="00D8607F">
            <w:rPr>
              <w:noProof/>
            </w:rPr>
            <w:t>[7]</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D8607F">
            <w:rPr>
              <w:noProof/>
            </w:rPr>
            <w:t xml:space="preserve"> </w:t>
          </w:r>
          <w:r w:rsidR="00D8607F" w:rsidRPr="00D8607F">
            <w:rPr>
              <w:noProof/>
            </w:rPr>
            <w:t>[8]</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D8607F" w:rsidRPr="00D8607F">
            <w:rPr>
              <w:noProof/>
            </w:rPr>
            <w:t>[9]</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D8607F" w:rsidRPr="00D8607F">
            <w:rPr>
              <w:noProof/>
            </w:rPr>
            <w:t>[10]</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D8607F" w:rsidRPr="00D8607F">
            <w:rPr>
              <w:noProof/>
            </w:rPr>
            <w:t>[5]</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D8607F" w:rsidRPr="00D8607F">
            <w:rPr>
              <w:noProof/>
            </w:rPr>
            <w:t>[11]</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D8607F" w:rsidRPr="00D8607F">
            <w:rPr>
              <w:noProof/>
            </w:rPr>
            <w:t>[5]</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D8607F" w:rsidRPr="00D8607F">
            <w:rPr>
              <w:noProof/>
            </w:rPr>
            <w:t>[12]</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roofErr w:type="gramEnd"/>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D8607F" w:rsidRPr="00D8607F">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D8607F" w:rsidRPr="00D8607F">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D8607F" w:rsidRPr="00D8607F">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D8607F" w:rsidRPr="00D8607F">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D8607F" w:rsidRPr="00D8607F">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D8607F" w:rsidRPr="00D8607F">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D8607F" w:rsidRPr="00D8607F">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4362011"/>
      <w:r>
        <w:t>Other sensors</w:t>
      </w:r>
      <w:bookmarkEnd w:id="2"/>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D8607F" w:rsidRPr="00D8607F">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083B1E">
        <w:t xml:space="preserve"> on the order of several thousand dollars.  Recently, efforts have been made to reduce price, such as reverse engineering the LIDAR 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D8607F" w:rsidRPr="00D8607F">
            <w:rPr>
              <w:noProof/>
            </w:rPr>
            <w:t>[20]</w:t>
          </w:r>
          <w:r w:rsidR="00B9291F">
            <w:fldChar w:fldCharType="end"/>
          </w:r>
        </w:sdtContent>
      </w:sdt>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D8607F" w:rsidRPr="00D8607F">
            <w:rPr>
              <w:noProof/>
            </w:rPr>
            <w:t>[20]</w:t>
          </w:r>
          <w:r w:rsidR="00485793">
            <w:fldChar w:fldCharType="end"/>
          </w:r>
        </w:sdtContent>
      </w:sdt>
      <w:r w:rsidR="00485793">
        <w:t xml:space="preserve">.  Using an adaptive algorithm such as AdaBoost, such a classifier can automatically be </w:t>
      </w:r>
      <w:r w:rsidR="00485793">
        <w:lastRenderedPageBreak/>
        <w:t xml:space="preserve">created from scan data </w:t>
      </w:r>
      <w:sdt>
        <w:sdtPr>
          <w:id w:val="555511444"/>
          <w:citation/>
        </w:sdtPr>
        <w:sdtContent>
          <w:r w:rsidR="00485793">
            <w:fldChar w:fldCharType="begin"/>
          </w:r>
          <w:r w:rsidR="00485793">
            <w:instrText xml:space="preserve"> CITATION Arr08 \l 1033 </w:instrText>
          </w:r>
          <w:r w:rsidR="00485793">
            <w:fldChar w:fldCharType="separate"/>
          </w:r>
          <w:r w:rsidR="00D8607F" w:rsidRPr="00D8607F">
            <w:rPr>
              <w:noProof/>
            </w:rPr>
            <w:t>[21]</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D8607F" w:rsidRPr="00D8607F">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w:t>
      </w:r>
      <w:proofErr w:type="gramStart"/>
      <w:r w:rsidR="00205FE5">
        <w:t>on their own,</w:t>
      </w:r>
      <w:proofErr w:type="gramEnd"/>
      <w:r w:rsidR="00205FE5">
        <w:t xml:space="preserve"> and </w:t>
      </w:r>
      <w:r w:rsidR="00521E0F">
        <w:t xml:space="preserve">usually </w:t>
      </w:r>
      <w:r w:rsidR="00DE61FF">
        <w:t>augment vision</w:t>
      </w:r>
      <w:r w:rsidR="00521E0F">
        <w:t>-based methods.</w:t>
      </w:r>
    </w:p>
    <w:p w:rsidR="009C1594" w:rsidRDefault="009C1594" w:rsidP="00193048">
      <w:pPr>
        <w:pStyle w:val="Heading2"/>
      </w:pPr>
      <w:bookmarkStart w:id="3" w:name="_Toc324362012"/>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D8607F" w:rsidRPr="00D8607F">
            <w:rPr>
              <w:noProof/>
            </w:rPr>
            <w:t>[7]</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D8607F" w:rsidRPr="00D8607F">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D8607F" w:rsidRPr="00D8607F">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r w:rsidR="00D8607F" w:rsidRPr="00D8607F">
            <w:rPr>
              <w:noProof/>
            </w:rPr>
            <w:t>[22]</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D8607F" w:rsidRPr="00D8607F">
            <w:rPr>
              <w:noProof/>
            </w:rPr>
            <w:t>[5]</w:t>
          </w:r>
          <w:r w:rsidR="00BF40CE">
            <w:fldChar w:fldCharType="end"/>
          </w:r>
        </w:sdtContent>
      </w:sdt>
      <w:r w:rsidR="00BF40CE">
        <w:t>.</w:t>
      </w:r>
    </w:p>
    <w:p w:rsidR="006551D7" w:rsidRDefault="00BF40CE" w:rsidP="00193048">
      <w:pPr>
        <w:pStyle w:val="Heading2"/>
      </w:pPr>
      <w:bookmarkStart w:id="4" w:name="_Toc324362013"/>
      <w:r>
        <w:t>Planning</w:t>
      </w:r>
      <w:bookmarkEnd w:id="4"/>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D8607F" w:rsidRPr="00D8607F">
            <w:rPr>
              <w:noProof/>
            </w:rPr>
            <w:t>[12]</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D8607F" w:rsidRPr="00D8607F">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4362014"/>
      <w:r>
        <w:lastRenderedPageBreak/>
        <w:t>Harlie</w:t>
      </w:r>
      <w:bookmarkEnd w:id="5"/>
    </w:p>
    <w:p w:rsidR="00DE6503" w:rsidRDefault="00AE3349" w:rsidP="00AE3349">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DE6503">
        <w:t>le detection and localization.</w:t>
      </w:r>
    </w:p>
    <w:p w:rsidR="00C276B3" w:rsidRDefault="00C276B3" w:rsidP="00AE3349">
      <w:pPr>
        <w:spacing w:line="480" w:lineRule="auto"/>
        <w:ind w:firstLine="720"/>
      </w:pPr>
    </w:p>
    <w:p w:rsidR="00C276B3" w:rsidRDefault="00C276B3" w:rsidP="00C276B3">
      <w:pPr>
        <w:pStyle w:val="Heading2"/>
      </w:pPr>
      <w:bookmarkStart w:id="6" w:name="_Toc324362015"/>
      <w:r>
        <w:t>Software Architecture</w:t>
      </w:r>
      <w:bookmarkEnd w:id="6"/>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33042D" w:rsidRDefault="0033042D" w:rsidP="00AE3349">
      <w:pPr>
        <w:spacing w:line="480" w:lineRule="auto"/>
        <w:ind w:firstLine="720"/>
      </w:pPr>
      <w:r>
        <w:fldChar w:fldCharType="begin"/>
      </w:r>
      <w:r>
        <w:instrText xml:space="preserve"> REF _Ref324363926 \h </w:instrText>
      </w:r>
      <w:r>
        <w:fldChar w:fldCharType="separate"/>
      </w:r>
      <w:r>
        <w:t xml:space="preserve">Figure </w:t>
      </w:r>
      <w:r>
        <w:rPr>
          <w:noProof/>
        </w:rPr>
        <w:t>1</w:t>
      </w:r>
      <w:r>
        <w:fldChar w:fldCharType="end"/>
      </w:r>
      <w:r>
        <w:t xml:space="preserve"> provides a high-level overview of the software architecture.  </w:t>
      </w:r>
      <w:r w:rsidR="000850F7">
        <w:t xml:space="preserve">Robot localization within a static map is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0850F7" w:rsidRPr="000850F7">
            <w:rPr>
              <w:noProof/>
            </w:rPr>
            <w:t>[24]</w:t>
          </w:r>
          <w:r w:rsidR="000850F7">
            <w:fldChar w:fldCharType="end"/>
          </w:r>
        </w:sdtContent>
      </w:sdt>
      <w:r w:rsidR="000850F7">
        <w:t xml:space="preserve">.  Steering is performed by the Precision Steering ROS package created by Eric </w:t>
      </w:r>
      <w:proofErr w:type="spellStart"/>
      <w:r w:rsidR="000850F7">
        <w:t>Perko</w:t>
      </w:r>
      <w:proofErr w:type="spellEnd"/>
      <w:r w:rsidR="000850F7">
        <w:t xml:space="preserve">, a former Case researcher [TODO: reference].  The person-tracking and planning modules are largely custom-made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05DC44BD" wp14:editId="6E45C2AD">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42D" w:rsidRDefault="0033042D" w:rsidP="0033042D">
                              <w:pPr>
                                <w:spacing w:after="0" w:line="240" w:lineRule="auto"/>
                                <w:jc w:val="center"/>
                              </w:pPr>
                              <w:r>
                                <w:t>Person Tracking</w:t>
                              </w:r>
                            </w:p>
                            <w:p w:rsidR="0033042D" w:rsidRDefault="000850F7"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42D" w:rsidRDefault="0033042D" w:rsidP="0033042D">
                              <w:pPr>
                                <w:spacing w:after="0" w:line="240" w:lineRule="auto"/>
                                <w:jc w:val="center"/>
                              </w:pPr>
                              <w:r>
                                <w:t>Planning</w:t>
                              </w:r>
                            </w:p>
                            <w:p w:rsidR="0033042D" w:rsidRDefault="0033042D" w:rsidP="0033042D">
                              <w:pPr>
                                <w:spacing w:after="0" w:line="240" w:lineRule="auto"/>
                                <w:jc w:val="center"/>
                              </w:pPr>
                              <w:r>
                                <w:t>(</w:t>
                              </w:r>
                              <w:r w:rsidR="000850F7">
                                <w:t xml:space="preserve">Chapter </w:t>
                              </w:r>
                              <w:r w:rsidR="000850F7">
                                <w:fldChar w:fldCharType="begin"/>
                              </w:r>
                              <w:r w:rsidR="000850F7">
                                <w:instrText xml:space="preserve"> REF _Ref324364407 \r \h </w:instrText>
                              </w:r>
                              <w:r w:rsidR="000850F7">
                                <w:fldChar w:fldCharType="separate"/>
                              </w:r>
                              <w:r w:rsidR="000850F7">
                                <w:t>6</w:t>
                              </w:r>
                              <w:r w:rsidR="000850F7">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42D" w:rsidRDefault="0033042D"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42D" w:rsidRDefault="0033042D" w:rsidP="0033042D">
                              <w:pPr>
                                <w:spacing w:after="0" w:line="240" w:lineRule="auto"/>
                                <w:jc w:val="center"/>
                              </w:pPr>
                              <w:r>
                                <w:t>Mapping and</w:t>
                              </w:r>
                            </w:p>
                            <w:p w:rsidR="0033042D" w:rsidRDefault="0033042D"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33042D" w:rsidRDefault="0033042D" w:rsidP="0033042D">
                        <w:pPr>
                          <w:spacing w:after="0" w:line="240" w:lineRule="auto"/>
                          <w:jc w:val="center"/>
                        </w:pPr>
                        <w:r>
                          <w:t>Person Tracking</w:t>
                        </w:r>
                      </w:p>
                      <w:p w:rsidR="0033042D" w:rsidRDefault="000850F7"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33042D" w:rsidRDefault="0033042D" w:rsidP="0033042D">
                        <w:pPr>
                          <w:spacing w:after="0" w:line="240" w:lineRule="auto"/>
                          <w:jc w:val="center"/>
                        </w:pPr>
                        <w:r>
                          <w:t>Planning</w:t>
                        </w:r>
                      </w:p>
                      <w:p w:rsidR="0033042D" w:rsidRDefault="0033042D" w:rsidP="0033042D">
                        <w:pPr>
                          <w:spacing w:after="0" w:line="240" w:lineRule="auto"/>
                          <w:jc w:val="center"/>
                        </w:pPr>
                        <w:r>
                          <w:t>(</w:t>
                        </w:r>
                        <w:r w:rsidR="000850F7">
                          <w:t xml:space="preserve">Chapter </w:t>
                        </w:r>
                        <w:r w:rsidR="000850F7">
                          <w:fldChar w:fldCharType="begin"/>
                        </w:r>
                        <w:r w:rsidR="000850F7">
                          <w:instrText xml:space="preserve"> REF _Ref324364407 \r \h </w:instrText>
                        </w:r>
                        <w:r w:rsidR="000850F7">
                          <w:fldChar w:fldCharType="separate"/>
                        </w:r>
                        <w:r w:rsidR="000850F7">
                          <w:t>6</w:t>
                        </w:r>
                        <w:r w:rsidR="000850F7">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33042D" w:rsidRDefault="0033042D"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33042D" w:rsidRDefault="0033042D" w:rsidP="0033042D">
                        <w:pPr>
                          <w:spacing w:after="0" w:line="240" w:lineRule="auto"/>
                          <w:jc w:val="center"/>
                        </w:pPr>
                        <w:r>
                          <w:t>Mapping and</w:t>
                        </w:r>
                      </w:p>
                      <w:p w:rsidR="0033042D" w:rsidRDefault="0033042D"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7" w:name="_Ref324363926"/>
      <w:r>
        <w:t xml:space="preserve">Figure </w:t>
      </w:r>
      <w:r>
        <w:fldChar w:fldCharType="begin"/>
      </w:r>
      <w:r>
        <w:instrText xml:space="preserve"> SEQ Figure \* ARABIC </w:instrText>
      </w:r>
      <w:r>
        <w:fldChar w:fldCharType="separate"/>
      </w:r>
      <w:r w:rsidR="0009680C">
        <w:rPr>
          <w:noProof/>
        </w:rPr>
        <w:t>1</w:t>
      </w:r>
      <w:r>
        <w:fldChar w:fldCharType="end"/>
      </w:r>
      <w:bookmarkEnd w:id="7"/>
      <w:r>
        <w:t>: Overall software architecture</w:t>
      </w:r>
    </w:p>
    <w:p w:rsidR="007138C2" w:rsidRDefault="00750DAF" w:rsidP="00F91C31">
      <w:pPr>
        <w:pStyle w:val="Heading1"/>
      </w:pPr>
      <w:bookmarkStart w:id="8" w:name="_Ref322950030"/>
      <w:bookmarkStart w:id="9" w:name="_Toc324362016"/>
      <w:r>
        <w:lastRenderedPageBreak/>
        <w:t xml:space="preserve">Evaluation of </w:t>
      </w:r>
      <w:r w:rsidR="00691CA2">
        <w:t xml:space="preserve">the </w:t>
      </w:r>
      <w:r>
        <w:t xml:space="preserve">Microsoft </w:t>
      </w:r>
      <w:r w:rsidR="00115579">
        <w:t>Kinect</w:t>
      </w:r>
      <w:bookmarkEnd w:id="8"/>
      <w:bookmarkEnd w:id="9"/>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D8607F" w:rsidRPr="00D8607F">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D8607F" w:rsidRPr="00D8607F">
            <w:rPr>
              <w:rFonts w:cs="Calibri"/>
              <w:noProof/>
              <w:szCs w:val="24"/>
            </w:rPr>
            <w:t>[24]</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D8607F" w:rsidRPr="00D8607F">
            <w:rPr>
              <w:rFonts w:cs="Calibri"/>
              <w:noProof/>
              <w:szCs w:val="24"/>
            </w:rPr>
            <w:t>[25]</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D8607F" w:rsidRPr="00D8607F">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0" w:name="_Ref323129706"/>
      <w:bookmarkStart w:id="11" w:name="_Toc324362017"/>
      <w:r>
        <w:lastRenderedPageBreak/>
        <w:t xml:space="preserve">Discrimination </w:t>
      </w:r>
      <w:proofErr w:type="gramStart"/>
      <w:r>
        <w:t>Betw</w:t>
      </w:r>
      <w:r w:rsidR="00960273">
        <w:t>e</w:t>
      </w:r>
      <w:r>
        <w:t>en</w:t>
      </w:r>
      <w:proofErr w:type="gramEnd"/>
      <w:r>
        <w:t xml:space="preserve"> Users</w:t>
      </w:r>
      <w:bookmarkEnd w:id="10"/>
      <w:bookmarkEnd w:id="11"/>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D8607F">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2" w:name="_Ref322980249"/>
      <w:bookmarkStart w:id="13" w:name="_Ref322980256"/>
      <w:bookmarkStart w:id="14" w:name="_Toc324362018"/>
      <w:r>
        <w:t>Calibration</w:t>
      </w:r>
      <w:bookmarkEnd w:id="12"/>
      <w:bookmarkEnd w:id="13"/>
      <w:r w:rsidR="004E4B19">
        <w:t xml:space="preserve"> of Users</w:t>
      </w:r>
      <w:bookmarkEnd w:id="14"/>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51F9A34" wp14:editId="386BAE42">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5" w:name="_Toc324362038"/>
      <w:r>
        <w:t xml:space="preserve">Figure </w:t>
      </w:r>
      <w:r w:rsidR="00BB38F5">
        <w:fldChar w:fldCharType="begin"/>
      </w:r>
      <w:r w:rsidR="00BB38F5">
        <w:instrText xml:space="preserve"> SEQ Figure \* ARABIC </w:instrText>
      </w:r>
      <w:r w:rsidR="00BB38F5">
        <w:fldChar w:fldCharType="separate"/>
      </w:r>
      <w:r w:rsidR="0009680C">
        <w:rPr>
          <w:noProof/>
        </w:rPr>
        <w:t>2</w:t>
      </w:r>
      <w:r w:rsidR="00BB38F5">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5"/>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D8607F">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6" w:name="_Toc324362019"/>
      <w:r>
        <w:t>L</w:t>
      </w:r>
      <w:r w:rsidR="00115579">
        <w:t>imited Field of View</w:t>
      </w:r>
      <w:bookmarkEnd w:id="16"/>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1608ED00" wp14:editId="6F78D65D">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7" w:name="_Toc324362039"/>
      <w:r>
        <w:t xml:space="preserve">Figure </w:t>
      </w:r>
      <w:r w:rsidR="00BB38F5">
        <w:fldChar w:fldCharType="begin"/>
      </w:r>
      <w:r w:rsidR="00BB38F5">
        <w:instrText xml:space="preserve"> SEQ Figure \* ARABIC </w:instrText>
      </w:r>
      <w:r w:rsidR="00BB38F5">
        <w:fldChar w:fldCharType="separate"/>
      </w:r>
      <w:r w:rsidR="0009680C">
        <w:rPr>
          <w:noProof/>
        </w:rPr>
        <w:t>3</w:t>
      </w:r>
      <w:r w:rsidR="00BB38F5">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17"/>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D8607F">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09C4A4ED" wp14:editId="57F7C46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8" w:name="_Toc324362040"/>
      <w:r>
        <w:t xml:space="preserve">Figure </w:t>
      </w:r>
      <w:r w:rsidR="00BB38F5">
        <w:fldChar w:fldCharType="begin"/>
      </w:r>
      <w:r w:rsidR="00BB38F5">
        <w:instrText xml:space="preserve"> SEQ Figure \* ARABIC </w:instrText>
      </w:r>
      <w:r w:rsidR="00BB38F5">
        <w:fldChar w:fldCharType="separate"/>
      </w:r>
      <w:r w:rsidR="0009680C">
        <w:rPr>
          <w:noProof/>
        </w:rPr>
        <w:t>4</w:t>
      </w:r>
      <w:r w:rsidR="00BB38F5">
        <w:rPr>
          <w:noProof/>
        </w:rPr>
        <w:fldChar w:fldCharType="end"/>
      </w:r>
      <w:r>
        <w:t>:</w:t>
      </w:r>
      <w:r w:rsidRPr="00EA62EC">
        <w:t xml:space="preserve"> Difficulties arise in tracking a user in contact with a chair</w:t>
      </w:r>
      <w:bookmarkEnd w:id="18"/>
    </w:p>
    <w:p w:rsidR="009B5486" w:rsidRDefault="009B5486">
      <w:pPr>
        <w:spacing w:line="480" w:lineRule="auto"/>
        <w:ind w:firstLine="720"/>
      </w:pPr>
    </w:p>
    <w:p w:rsidR="007138C2" w:rsidRDefault="00A07F11" w:rsidP="00115579">
      <w:pPr>
        <w:pStyle w:val="Heading2"/>
      </w:pPr>
      <w:bookmarkStart w:id="19" w:name="_Toc324362020"/>
      <w:r>
        <w:t>M</w:t>
      </w:r>
      <w:r w:rsidR="00115579">
        <w:t>oving Base Problem</w:t>
      </w:r>
      <w:bookmarkEnd w:id="19"/>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5735A47D" wp14:editId="3FF434CA">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0" w:name="_Ref322513446"/>
      <w:bookmarkStart w:id="21" w:name="_Toc324362041"/>
      <w:r>
        <w:t xml:space="preserve">Figure </w:t>
      </w:r>
      <w:r w:rsidR="00BB38F5">
        <w:fldChar w:fldCharType="begin"/>
      </w:r>
      <w:r w:rsidR="00BB38F5">
        <w:instrText xml:space="preserve"> SEQ Figure \* ARABIC </w:instrText>
      </w:r>
      <w:r w:rsidR="00BB38F5">
        <w:fldChar w:fldCharType="separate"/>
      </w:r>
      <w:r w:rsidR="0009680C">
        <w:rPr>
          <w:noProof/>
        </w:rPr>
        <w:t>5</w:t>
      </w:r>
      <w:r w:rsidR="00BB38F5">
        <w:rPr>
          <w:noProof/>
        </w:rPr>
        <w:fldChar w:fldCharType="end"/>
      </w:r>
      <w:bookmarkEnd w:id="20"/>
      <w:r>
        <w:t>: Tracking performance of Kinect under motion</w:t>
      </w:r>
      <w:bookmarkEnd w:id="21"/>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2" w:name="_Toc324362021"/>
      <w:r>
        <w:lastRenderedPageBreak/>
        <w:t>Pan Mount</w:t>
      </w:r>
      <w:bookmarkEnd w:id="22"/>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D8607F">
        <w:t xml:space="preserve">Figure </w:t>
      </w:r>
      <w:r w:rsidR="00D8607F">
        <w:rPr>
          <w:noProof/>
        </w:rPr>
        <w:t>5</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D8607F" w:rsidRPr="00D8607F">
            <w:rPr>
              <w:rFonts w:cs="Calibri"/>
              <w:noProof/>
              <w:szCs w:val="24"/>
            </w:rPr>
            <w:t>[26]</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1699FA02" wp14:editId="2C18E34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51D44913" wp14:editId="58044AC6">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3" w:name="_Ref322513798"/>
      <w:bookmarkStart w:id="24" w:name="_Toc324362042"/>
      <w:r>
        <w:t xml:space="preserve">Figure </w:t>
      </w:r>
      <w:r w:rsidR="00BB38F5">
        <w:fldChar w:fldCharType="begin"/>
      </w:r>
      <w:r w:rsidR="00BB38F5">
        <w:instrText xml:space="preserve"> SEQ Figure \* ARABIC </w:instrText>
      </w:r>
      <w:r w:rsidR="00BB38F5">
        <w:fldChar w:fldCharType="separate"/>
      </w:r>
      <w:r w:rsidR="0009680C">
        <w:rPr>
          <w:noProof/>
        </w:rPr>
        <w:t>6</w:t>
      </w:r>
      <w:r w:rsidR="00BB38F5">
        <w:rPr>
          <w:noProof/>
        </w:rPr>
        <w:fldChar w:fldCharType="end"/>
      </w:r>
      <w:bookmarkEnd w:id="23"/>
      <w:r>
        <w:t xml:space="preserve">: DP155 Base Pan (left), </w:t>
      </w:r>
      <w:r w:rsidR="00C679DD">
        <w:t xml:space="preserve">    </w:t>
      </w:r>
      <w:r>
        <w:t xml:space="preserve"> Phidgets 1066_0 Servo Controller (right)</w:t>
      </w:r>
      <w:bookmarkEnd w:id="24"/>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D8607F" w:rsidRPr="00D8607F">
            <w:rPr>
              <w:rFonts w:cs="Calibri"/>
              <w:noProof/>
              <w:szCs w:val="24"/>
            </w:rPr>
            <w:t>[27]</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D8607F">
        <w:t xml:space="preserve">Figure </w:t>
      </w:r>
      <w:r w:rsidR="00D8607F">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37B564D9" wp14:editId="44EAA748">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5" w:name="_Ref323044753"/>
      <w:bookmarkStart w:id="26" w:name="_Toc324362043"/>
      <w:r>
        <w:t xml:space="preserve">Figure </w:t>
      </w:r>
      <w:r w:rsidR="00BB38F5">
        <w:fldChar w:fldCharType="begin"/>
      </w:r>
      <w:r w:rsidR="00BB38F5">
        <w:instrText xml:space="preserve"> SEQ Figure \* ARABIC </w:instrText>
      </w:r>
      <w:r w:rsidR="00BB38F5">
        <w:fldChar w:fldCharType="separate"/>
      </w:r>
      <w:r w:rsidR="0009680C">
        <w:rPr>
          <w:noProof/>
        </w:rPr>
        <w:t>7</w:t>
      </w:r>
      <w:r w:rsidR="00BB38F5">
        <w:rPr>
          <w:noProof/>
        </w:rPr>
        <w:fldChar w:fldCharType="end"/>
      </w:r>
      <w:bookmarkEnd w:id="25"/>
      <w:r>
        <w:t>: Output from Phidgets 1066_0, showing position command and open-loop feedback</w:t>
      </w:r>
      <w:r w:rsidR="00C679DD">
        <w:t xml:space="preserve"> for position and velocity</w:t>
      </w:r>
      <w:bookmarkEnd w:id="26"/>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7" w:name="_Toc324362022"/>
      <w:r>
        <w:t>Performance</w:t>
      </w:r>
      <w:bookmarkEnd w:id="27"/>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92055D0" wp14:editId="6888F28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28" w:name="_Toc324362044"/>
      <w:r>
        <w:t xml:space="preserve">Figure </w:t>
      </w:r>
      <w:r w:rsidR="00BB38F5">
        <w:fldChar w:fldCharType="begin"/>
      </w:r>
      <w:r w:rsidR="00BB38F5">
        <w:instrText xml:space="preserve"> SEQ Figure \* ARABIC </w:instrText>
      </w:r>
      <w:r w:rsidR="00BB38F5">
        <w:fldChar w:fldCharType="separate"/>
      </w:r>
      <w:r w:rsidR="0009680C">
        <w:rPr>
          <w:noProof/>
        </w:rPr>
        <w:t>8</w:t>
      </w:r>
      <w:r w:rsidR="00BB38F5">
        <w:rPr>
          <w:noProof/>
        </w:rPr>
        <w:fldChar w:fldCharType="end"/>
      </w:r>
      <w:r>
        <w:t xml:space="preserve">: Kinect's effective FOV without (left) and with (right) pan </w:t>
      </w:r>
      <w:r w:rsidR="000F6971">
        <w:t>mount</w:t>
      </w:r>
      <w:bookmarkEnd w:id="28"/>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D8607F">
        <w:t xml:space="preserve">Figure </w:t>
      </w:r>
      <w:r w:rsidR="00D8607F">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68CD7A36" wp14:editId="2DD660E8">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9" w:name="_Ref322019798"/>
      <w:bookmarkStart w:id="30" w:name="_Toc324362045"/>
      <w:r>
        <w:t xml:space="preserve">Figure </w:t>
      </w:r>
      <w:r w:rsidR="00BB38F5">
        <w:fldChar w:fldCharType="begin"/>
      </w:r>
      <w:r w:rsidR="00BB38F5">
        <w:instrText xml:space="preserve"> SEQ Figure \* ARABIC </w:instrText>
      </w:r>
      <w:r w:rsidR="00BB38F5">
        <w:fldChar w:fldCharType="separate"/>
      </w:r>
      <w:r w:rsidR="0009680C">
        <w:rPr>
          <w:noProof/>
        </w:rPr>
        <w:t>9</w:t>
      </w:r>
      <w:r w:rsidR="00BB38F5">
        <w:rPr>
          <w:noProof/>
        </w:rPr>
        <w:fldChar w:fldCharType="end"/>
      </w:r>
      <w:bookmarkEnd w:id="29"/>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0"/>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D8607F">
        <w:t xml:space="preserve">Figure </w:t>
      </w:r>
      <w:r w:rsidR="00D8607F">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D8607F">
        <w:t xml:space="preserve">Figure </w:t>
      </w:r>
      <w:r w:rsidR="00D8607F">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14505E5B" wp14:editId="6A4073C4">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1" w:name="_Ref322511744"/>
      <w:bookmarkStart w:id="32" w:name="_Toc324362046"/>
      <w:r>
        <w:t xml:space="preserve">Figure </w:t>
      </w:r>
      <w:r w:rsidR="00BB38F5">
        <w:fldChar w:fldCharType="begin"/>
      </w:r>
      <w:r w:rsidR="00BB38F5">
        <w:instrText xml:space="preserve"> SEQ Figure \* ARABIC </w:instrText>
      </w:r>
      <w:r w:rsidR="00BB38F5">
        <w:fldChar w:fldCharType="separate"/>
      </w:r>
      <w:r w:rsidR="0009680C">
        <w:rPr>
          <w:noProof/>
        </w:rPr>
        <w:t>10</w:t>
      </w:r>
      <w:r w:rsidR="00BB38F5">
        <w:rPr>
          <w:noProof/>
        </w:rPr>
        <w:fldChar w:fldCharType="end"/>
      </w:r>
      <w:bookmarkEnd w:id="31"/>
      <w:r w:rsidR="00A655A3">
        <w:t>: Tracking performance of Kinect with pan compensation</w:t>
      </w:r>
      <w:bookmarkEnd w:id="32"/>
    </w:p>
    <w:p w:rsidR="009B0251" w:rsidRDefault="009B0251" w:rsidP="009B0251">
      <w:pPr>
        <w:spacing w:line="480" w:lineRule="auto"/>
        <w:rPr>
          <w:rFonts w:cs="Calibri"/>
          <w:szCs w:val="24"/>
        </w:rPr>
      </w:pPr>
    </w:p>
    <w:p w:rsidR="0005382D" w:rsidRDefault="0005382D" w:rsidP="0005382D">
      <w:pPr>
        <w:pStyle w:val="Heading2"/>
      </w:pPr>
      <w:bookmarkStart w:id="33" w:name="_Toc324362023"/>
      <w:r>
        <w:t>Summary</w:t>
      </w:r>
      <w:bookmarkEnd w:id="33"/>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D8607F">
        <w:t xml:space="preserve">Figure </w:t>
      </w:r>
      <w:r w:rsidR="00D8607F">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D8607F">
        <w:t xml:space="preserve">Figure </w:t>
      </w:r>
      <w:r w:rsidR="00D8607F">
        <w:rPr>
          <w:noProof/>
        </w:rPr>
        <w:t>9</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4" w:name="_Ref323045519"/>
      <w:bookmarkStart w:id="35" w:name="_Toc324362024"/>
      <w:r>
        <w:lastRenderedPageBreak/>
        <w:t>Person Tracking</w:t>
      </w:r>
      <w:bookmarkEnd w:id="34"/>
      <w:bookmarkEnd w:id="35"/>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D8607F">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D8607F">
        <w:t xml:space="preserve">Figure </w:t>
      </w:r>
      <w:r w:rsidR="00D8607F">
        <w:rPr>
          <w:noProof/>
        </w:rPr>
        <w:t>10</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11BC5D2A" wp14:editId="024EDCB8">
                <wp:extent cx="5362575" cy="2428875"/>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30446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50F7" w:rsidRDefault="000850F7" w:rsidP="000850F7">
                              <w:pPr>
                                <w:pStyle w:val="NoSpacing"/>
                              </w:pPr>
                              <w:r>
                                <w:t>Person</w:t>
                              </w:r>
                            </w:p>
                            <w:p w:rsidR="000850F7" w:rsidRDefault="000850F7"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111408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48602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50F7" w:rsidRDefault="000850F7"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35157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50F7" w:rsidRDefault="000850F7"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56159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50F7" w:rsidRDefault="000850F7"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83760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50F7" w:rsidRDefault="000850F7"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89547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308593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68583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17145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22.25pt;height:191.25pt;mso-position-horizontal-relative:char;mso-position-vertical-relative:line" coordsize="53625,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">
                <v:shape id="_x0000_s1038" type="#_x0000_t75" style="position:absolute;width:53625;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3044;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0850F7" w:rsidRDefault="000850F7" w:rsidP="000850F7">
                        <w:pPr>
                          <w:pStyle w:val="NoSpacing"/>
                        </w:pPr>
                        <w:r>
                          <w:t>Person</w:t>
                        </w:r>
                      </w:p>
                      <w:p w:rsidR="000850F7" w:rsidRDefault="000850F7" w:rsidP="000850F7">
                        <w:pPr>
                          <w:pStyle w:val="NoSpacing"/>
                        </w:pPr>
                        <w:r>
                          <w:t>Location</w:t>
                        </w:r>
                      </w:p>
                    </w:txbxContent>
                  </v:textbox>
                </v:shape>
                <v:rect id="Rectangle 26" o:spid="_x0000_s1040" style="position:absolute;left:11140;top:2286;width:40101;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4860;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0850F7" w:rsidRDefault="000850F7" w:rsidP="000850F7">
                        <w:pPr>
                          <w:jc w:val="center"/>
                        </w:pPr>
                        <w:r>
                          <w:t>Kalman Filter</w:t>
                        </w:r>
                      </w:p>
                    </w:txbxContent>
                  </v:textbox>
                </v:shape>
                <v:shape id="Text Box 28" o:spid="_x0000_s1042" type="#_x0000_t202" style="position:absolute;left:13515;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0850F7" w:rsidRDefault="000850F7"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5615;top:14077;width:1067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0850F7" w:rsidRDefault="000850F7"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8376;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0850F7" w:rsidRDefault="000850F7"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8954;top:8953;width:5906;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30859;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6858;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left:1714;top:7096;width:23146;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6" w:name="_Ref324336631"/>
      <w:bookmarkStart w:id="37" w:name="_Toc324362047"/>
      <w:r>
        <w:t xml:space="preserve">Figure </w:t>
      </w:r>
      <w:r>
        <w:fldChar w:fldCharType="begin"/>
      </w:r>
      <w:r>
        <w:instrText xml:space="preserve"> SEQ Figure \* ARABIC </w:instrText>
      </w:r>
      <w:r>
        <w:fldChar w:fldCharType="separate"/>
      </w:r>
      <w:r w:rsidR="0009680C">
        <w:rPr>
          <w:noProof/>
        </w:rPr>
        <w:t>11</w:t>
      </w:r>
      <w:r>
        <w:fldChar w:fldCharType="end"/>
      </w:r>
      <w:bookmarkEnd w:id="36"/>
      <w:r>
        <w:t>: Person-tracking architecture</w:t>
      </w:r>
      <w:bookmarkEnd w:id="37"/>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8" w:name="_Ref323131019"/>
      <w:bookmarkStart w:id="39" w:name="_Toc324362025"/>
      <w:r>
        <w:t>Face Detector Node</w:t>
      </w:r>
      <w:bookmarkEnd w:id="38"/>
      <w:bookmarkEnd w:id="39"/>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D8607F" w:rsidRPr="00D8607F">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0" w:name="_Toc324362026"/>
      <w:r>
        <w:t>Leg Detector Node</w:t>
      </w:r>
      <w:bookmarkEnd w:id="40"/>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D8607F" w:rsidRPr="00D8607F">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D8607F">
            <w:rPr>
              <w:noProof/>
            </w:rPr>
            <w:t xml:space="preserve"> </w:t>
          </w:r>
          <w:r w:rsidR="00D8607F" w:rsidRPr="00D8607F">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41" w:name="_Ref323045443"/>
      <w:bookmarkStart w:id="42" w:name="_Toc324362027"/>
      <w:r>
        <w:t xml:space="preserve">Kinect </w:t>
      </w:r>
      <w:r w:rsidR="00A60026">
        <w:t xml:space="preserve">Person </w:t>
      </w:r>
      <w:r>
        <w:t>Detector Node</w:t>
      </w:r>
      <w:bookmarkEnd w:id="41"/>
      <w:bookmarkEnd w:id="42"/>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D8607F" w:rsidRPr="00D8607F">
            <w:rPr>
              <w:noProof/>
            </w:rPr>
            <w:t>[12]</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D8607F">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D8607F">
        <w:t xml:space="preserve">Figure </w:t>
      </w:r>
      <w:r w:rsidR="00D8607F">
        <w:rPr>
          <w:noProof/>
        </w:rPr>
        <w:t>11</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D8607F">
        <w:t xml:space="preserve">Figure </w:t>
      </w:r>
      <w:r w:rsidR="00D8607F">
        <w:rPr>
          <w:noProof/>
        </w:rPr>
        <w:t>12</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59C50A8D" wp14:editId="7732AB5F">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3" w:name="_Ref322980214"/>
      <w:bookmarkStart w:id="44" w:name="_Toc324362048"/>
      <w:r>
        <w:t xml:space="preserve">Figure </w:t>
      </w:r>
      <w:r w:rsidR="00BB38F5">
        <w:fldChar w:fldCharType="begin"/>
      </w:r>
      <w:r w:rsidR="00BB38F5">
        <w:instrText xml:space="preserve"> SEQ Figure \* ARABIC </w:instrText>
      </w:r>
      <w:r w:rsidR="00BB38F5">
        <w:fldChar w:fldCharType="separate"/>
      </w:r>
      <w:r w:rsidR="0009680C">
        <w:rPr>
          <w:noProof/>
        </w:rPr>
        <w:t>12</w:t>
      </w:r>
      <w:r w:rsidR="00BB38F5">
        <w:rPr>
          <w:noProof/>
        </w:rPr>
        <w:fldChar w:fldCharType="end"/>
      </w:r>
      <w:bookmarkEnd w:id="43"/>
      <w:r>
        <w:t xml:space="preserve">: Kinect’s RGB image masked for </w:t>
      </w:r>
      <w:r w:rsidR="008A5AD7">
        <w:t>a</w:t>
      </w:r>
      <w:r>
        <w:t xml:space="preserve"> user</w:t>
      </w:r>
      <w:r w:rsidR="00C56540">
        <w:t>, right after calibration</w:t>
      </w:r>
      <w:bookmarkEnd w:id="44"/>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5" w:name="_Ref324336850"/>
            <w:r>
              <w:rPr>
                <w:noProof/>
              </w:rPr>
              <w:lastRenderedPageBreak/>
              <w:drawing>
                <wp:inline distT="0" distB="0" distL="0" distR="0" wp14:anchorId="6DE547C8" wp14:editId="0FFFAFA2">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6" w:name="_Ref324336895"/>
            <w:bookmarkStart w:id="47" w:name="_Toc324362049"/>
            <w:r>
              <w:t xml:space="preserve">Figure </w:t>
            </w:r>
            <w:r>
              <w:fldChar w:fldCharType="begin"/>
            </w:r>
            <w:r>
              <w:instrText xml:space="preserve"> SEQ Figure \* ARABIC </w:instrText>
            </w:r>
            <w:r>
              <w:fldChar w:fldCharType="separate"/>
            </w:r>
            <w:r w:rsidR="0009680C">
              <w:rPr>
                <w:noProof/>
              </w:rPr>
              <w:t>13</w:t>
            </w:r>
            <w:r>
              <w:fldChar w:fldCharType="end"/>
            </w:r>
            <w:bookmarkEnd w:id="46"/>
            <w:r>
              <w:t xml:space="preserve">: Histogram computed from </w:t>
            </w:r>
            <w:r>
              <w:fldChar w:fldCharType="begin"/>
            </w:r>
            <w:r>
              <w:instrText xml:space="preserve"> REF _Ref322980214 \h </w:instrText>
            </w:r>
            <w:r>
              <w:fldChar w:fldCharType="separate"/>
            </w:r>
            <w:r w:rsidR="00D8607F">
              <w:t xml:space="preserve">Figure </w:t>
            </w:r>
            <w:r w:rsidR="00D8607F">
              <w:rPr>
                <w:noProof/>
              </w:rPr>
              <w:t>11</w:t>
            </w:r>
            <w:r>
              <w:fldChar w:fldCharType="end"/>
            </w:r>
            <w:r w:rsidRPr="006119FC">
              <w:t>: hue on horizontal axis, saturation on vertical axis, brightness represents to histogram value.</w:t>
            </w:r>
            <w:bookmarkEnd w:id="47"/>
          </w:p>
          <w:p w:rsidR="00621E13" w:rsidRDefault="00621E13" w:rsidP="00621E13">
            <w:pPr>
              <w:pStyle w:val="Caption1"/>
            </w:pPr>
            <w:r>
              <w:t xml:space="preserve"> </w:t>
            </w:r>
            <w:bookmarkEnd w:id="45"/>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5F018396" wp14:editId="5821F200">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48" w:name="_Toc324362050"/>
            <w:r>
              <w:t xml:space="preserve">Figure </w:t>
            </w:r>
            <w:r w:rsidR="00BB38F5">
              <w:fldChar w:fldCharType="begin"/>
            </w:r>
            <w:r w:rsidR="00BB38F5">
              <w:instrText xml:space="preserve"> SEQ Figure \* ARABIC </w:instrText>
            </w:r>
            <w:r w:rsidR="00BB38F5">
              <w:fldChar w:fldCharType="separate"/>
            </w:r>
            <w:r w:rsidR="0009680C">
              <w:rPr>
                <w:noProof/>
              </w:rPr>
              <w:t>14</w:t>
            </w:r>
            <w:r w:rsidR="00BB38F5">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D8607F">
              <w:t xml:space="preserve">Figure </w:t>
            </w:r>
            <w:r w:rsidR="00D8607F">
              <w:rPr>
                <w:noProof/>
              </w:rPr>
              <w:t>12</w:t>
            </w:r>
            <w:r w:rsidR="00C276B3">
              <w:fldChar w:fldCharType="end"/>
            </w:r>
            <w:r w:rsidR="00C276B3">
              <w:t xml:space="preserve"> </w:t>
            </w:r>
            <w:r w:rsidR="00930501">
              <w:t>as 3</w:t>
            </w:r>
            <w:r>
              <w:t>D surface plot</w:t>
            </w:r>
            <w:bookmarkEnd w:id="48"/>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D8607F">
        <w:t xml:space="preserve">Figure </w:t>
      </w:r>
      <w:r w:rsidR="00D8607F">
        <w:rPr>
          <w:noProof/>
        </w:rPr>
        <w:t>11</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0D1839"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w:t>
      </w:r>
      <w:proofErr w:type="spellStart"/>
      <w:r>
        <w:t>ll</w:t>
      </w:r>
      <w:proofErr w:type="spellEnd"/>
      <w:r>
        <w:t xml:space="preserve">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w:t>
      </w:r>
      <w:proofErr w:type="spellStart"/>
      <w:r w:rsidR="000320BD">
        <w:t>sociated</w:t>
      </w:r>
      <w:proofErr w:type="spellEnd"/>
      <w:r w:rsidR="000320BD">
        <w:t xml:space="preserve">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0D1839">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D8607F">
        <w:t xml:space="preserve">Figure </w:t>
      </w:r>
      <w:r w:rsidR="00D8607F">
        <w:rPr>
          <w:noProof/>
        </w:rPr>
        <w:t>14</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294DC20B" wp14:editId="2719E3E2">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49" w:name="_Ref324337029"/>
      <w:bookmarkStart w:id="50" w:name="_Toc324362051"/>
      <w:r>
        <w:t xml:space="preserve">Figure </w:t>
      </w:r>
      <w:r w:rsidR="00BB38F5">
        <w:fldChar w:fldCharType="begin"/>
      </w:r>
      <w:r w:rsidR="00BB38F5">
        <w:instrText xml:space="preserve"> SEQ Figure \* ARABIC </w:instrText>
      </w:r>
      <w:r w:rsidR="00BB38F5">
        <w:fldChar w:fldCharType="separate"/>
      </w:r>
      <w:r w:rsidR="0009680C">
        <w:rPr>
          <w:noProof/>
        </w:rPr>
        <w:t>15</w:t>
      </w:r>
      <w:r w:rsidR="00BB38F5">
        <w:rPr>
          <w:noProof/>
        </w:rPr>
        <w:fldChar w:fldCharType="end"/>
      </w:r>
      <w:bookmarkEnd w:id="49"/>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0"/>
    </w:p>
    <w:p w:rsidR="009B0251" w:rsidRDefault="00A07F11" w:rsidP="00724C1A">
      <w:pPr>
        <w:pStyle w:val="Heading1"/>
      </w:pPr>
      <w:bookmarkStart w:id="51" w:name="_Toc324362028"/>
      <w:bookmarkStart w:id="52" w:name="_Ref324364407"/>
      <w:r>
        <w:lastRenderedPageBreak/>
        <w:t>Planning</w:t>
      </w:r>
      <w:bookmarkEnd w:id="51"/>
      <w:bookmarkEnd w:id="52"/>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73126C">
        <w:t xml:space="preserve">Figure </w:t>
      </w:r>
      <w:r w:rsidR="0073126C">
        <w:rPr>
          <w:noProof/>
        </w:rPr>
        <w:t>16</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6435EA32" wp14:editId="03666120">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680C" w:rsidRDefault="0009680C"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9680C" w:rsidRDefault="0009680C"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09680C" w:rsidRDefault="0009680C"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 xml:space="preserve">2D </w:t>
                              </w:r>
                              <w:proofErr w:type="spellStart"/>
                              <w:r w:rsidR="006A1743">
                                <w:rPr>
                                  <w:rFonts w:ascii="Georgia" w:eastAsia="Times New Roman" w:hAnsi="Georgia"/>
                                </w:rPr>
                                <w:t>costmap</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680C" w:rsidRDefault="0009680C"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09680C" w:rsidRDefault="0009680C"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09680C" w:rsidRDefault="0009680C"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 xml:space="preserve">2D </w:t>
                        </w:r>
                        <w:proofErr w:type="spellStart"/>
                        <w:r w:rsidR="006A1743">
                          <w:rPr>
                            <w:rFonts w:ascii="Georgia" w:eastAsia="Times New Roman" w:hAnsi="Georgia"/>
                          </w:rPr>
                          <w:t>costmap</w:t>
                        </w:r>
                        <w:proofErr w:type="spellEnd"/>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3" w:name="_Ref324365250"/>
      <w:r>
        <w:t xml:space="preserve">Figure </w:t>
      </w:r>
      <w:r>
        <w:fldChar w:fldCharType="begin"/>
      </w:r>
      <w:r>
        <w:instrText xml:space="preserve"> SEQ Figure \* ARABIC </w:instrText>
      </w:r>
      <w:r>
        <w:fldChar w:fldCharType="separate"/>
      </w:r>
      <w:r>
        <w:rPr>
          <w:noProof/>
        </w:rPr>
        <w:t>16</w:t>
      </w:r>
      <w:r>
        <w:fldChar w:fldCharType="end"/>
      </w:r>
      <w:bookmarkEnd w:id="53"/>
      <w:r>
        <w:t>: Planning module</w:t>
      </w:r>
      <w:r>
        <w:rPr>
          <w:noProof/>
        </w:rPr>
        <w:t xml:space="preserve"> software architecture</w:t>
      </w:r>
    </w:p>
    <w:p w:rsidR="0009680C" w:rsidRDefault="0009680C" w:rsidP="0009680C">
      <w:pPr>
        <w:pStyle w:val="Caption1"/>
      </w:pPr>
    </w:p>
    <w:p w:rsidR="006556D0" w:rsidRDefault="006556D0" w:rsidP="00724C1A">
      <w:pPr>
        <w:pStyle w:val="Heading2"/>
      </w:pPr>
      <w:bookmarkStart w:id="54" w:name="_Toc324362029"/>
      <w:r>
        <w:t>Point-point planner</w:t>
      </w:r>
      <w:bookmarkEnd w:id="54"/>
    </w:p>
    <w:p w:rsidR="00C276B3" w:rsidRDefault="00C276B3" w:rsidP="00C276B3">
      <w:pPr>
        <w:spacing w:line="480" w:lineRule="auto"/>
        <w:ind w:left="864"/>
      </w:pPr>
      <w:r>
        <w:t xml:space="preserve">[TODO: </w:t>
      </w:r>
      <w:r w:rsidRPr="00C276B3">
        <w:t xml:space="preserve">Spend some time explaining SBPL; include illustrative figs; discuss parameters—max curvature, how many radii </w:t>
      </w:r>
      <w:proofErr w:type="gramStart"/>
      <w:r w:rsidRPr="00C276B3">
        <w:t>considered, …</w:t>
      </w:r>
      <w:proofErr w:type="gramEnd"/>
      <w:r w:rsidRPr="00C276B3">
        <w:t xml:space="preserve"> explain your parameter choices</w:t>
      </w:r>
      <w:r>
        <w:t>]</w:t>
      </w:r>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D8607F" w:rsidRPr="00D8607F">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D8607F" w:rsidRPr="00D8607F">
            <w:rPr>
              <w:noProof/>
            </w:rPr>
            <w:t>[28]</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D8607F">
        <w:t xml:space="preserve">Figure </w:t>
      </w:r>
      <w:r w:rsidR="00D8607F">
        <w:rPr>
          <w:noProof/>
        </w:rPr>
        <w:t>15</w:t>
      </w:r>
      <w:r w:rsidR="00ED68F9">
        <w:fldChar w:fldCharType="end"/>
      </w:r>
      <w:r w:rsidR="00ED68F9">
        <w:t>)</w:t>
      </w:r>
      <w:r w:rsidR="00830530">
        <w:t>.</w:t>
      </w:r>
    </w:p>
    <w:p w:rsidR="00573238" w:rsidRDefault="00573238" w:rsidP="00076C9A">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5A7D17">
        <w:fldChar w:fldCharType="begin"/>
      </w:r>
      <w:r w:rsidR="005A7D17">
        <w:instrText xml:space="preserve"> REF _Ref322520674 \h </w:instrText>
      </w:r>
      <w:r w:rsidR="005A7D17">
        <w:fldChar w:fldCharType="separate"/>
      </w:r>
      <w:r w:rsidR="00D8607F">
        <w:t xml:space="preserve">Figure </w:t>
      </w:r>
      <w:r w:rsidR="00D8607F">
        <w:rPr>
          <w:noProof/>
        </w:rPr>
        <w:t>16</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r w:rsidR="00076C9A">
        <w:t xml:space="preserve"> </w:t>
      </w:r>
    </w:p>
    <w:p w:rsidR="00076C9A" w:rsidRDefault="00076C9A" w:rsidP="00076C9A">
      <w:pPr>
        <w:spacing w:line="480" w:lineRule="auto"/>
        <w:ind w:firstLine="720"/>
      </w:pPr>
      <w:bookmarkStart w:id="55" w:name="_GoBack"/>
      <w:bookmarkEnd w:id="55"/>
      <w:r>
        <w:lastRenderedPageBreak/>
        <w:t>[TODO: go into detail about how grid discretization limits turn radii</w:t>
      </w:r>
    </w:p>
    <w:p w:rsidR="0073126C" w:rsidRDefault="006A1743" w:rsidP="00193048">
      <w:pPr>
        <w:spacing w:line="480" w:lineRule="auto"/>
        <w:ind w:firstLine="720"/>
      </w:pPr>
      <w:r>
        <w:t xml:space="preserve">The SBPL package integrates with a ROS </w:t>
      </w:r>
      <w:proofErr w:type="spellStart"/>
      <w:r>
        <w:t>costmap</w:t>
      </w:r>
      <w:proofErr w:type="spellEnd"/>
      <w:r>
        <w:t xml:space="preserve"> </w:t>
      </w:r>
      <w:sdt>
        <w:sdtPr>
          <w:id w:val="-240334251"/>
          <w:citation/>
        </w:sdtPr>
        <w:sdtContent>
          <w:r>
            <w:fldChar w:fldCharType="begin"/>
          </w:r>
          <w:r>
            <w:instrText xml:space="preserve"> CITATION Mar11 \l 1033 </w:instrText>
          </w:r>
          <w:r>
            <w:fldChar w:fldCharType="separate"/>
          </w:r>
          <w:r w:rsidRPr="0073126C">
            <w:rPr>
              <w:noProof/>
            </w:rPr>
            <w:t>[30]</w:t>
          </w:r>
          <w:r>
            <w:fldChar w:fldCharType="end"/>
          </w:r>
        </w:sdtContent>
      </w:sdt>
      <w:r>
        <w:t xml:space="preserve"> which receives observations from Harlie’s LIDAR unit.</w:t>
      </w:r>
      <w:r>
        <w:t xml:space="preserve">  </w:t>
      </w:r>
      <w:r w:rsidR="00F8651A">
        <w:t xml:space="preserve">At every pose along the path, the robot’s boundary is </w:t>
      </w:r>
      <w:r>
        <w:t xml:space="preserve">checked for collision against the </w:t>
      </w:r>
      <w:proofErr w:type="spellStart"/>
      <w:r>
        <w:t>costmap</w:t>
      </w:r>
      <w:proofErr w:type="spellEnd"/>
      <w:r>
        <w:t xml:space="preserve"> with a resolution of 2.5cm</w:t>
      </w:r>
      <w:r w:rsidR="0073126C">
        <w:t>.</w:t>
      </w:r>
    </w:p>
    <w:p w:rsidR="00F8651A" w:rsidRDefault="00F8651A" w:rsidP="00193048">
      <w:pPr>
        <w:spacing w:line="480" w:lineRule="auto"/>
        <w:ind w:firstLine="720"/>
      </w:pPr>
      <w:r>
        <w:t>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06AC4B75" wp14:editId="1AD7834D">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56" w:name="_Ref322950225"/>
      <w:bookmarkStart w:id="57" w:name="_Toc324362052"/>
      <w:r>
        <w:t xml:space="preserve">Figure </w:t>
      </w:r>
      <w:r w:rsidR="00BB38F5">
        <w:fldChar w:fldCharType="begin"/>
      </w:r>
      <w:r w:rsidR="00BB38F5">
        <w:instrText xml:space="preserve"> SEQ Figure \* ARABIC </w:instrText>
      </w:r>
      <w:r w:rsidR="00BB38F5">
        <w:fldChar w:fldCharType="separate"/>
      </w:r>
      <w:r w:rsidR="0009680C">
        <w:rPr>
          <w:noProof/>
        </w:rPr>
        <w:t>17</w:t>
      </w:r>
      <w:r w:rsidR="00BB38F5">
        <w:rPr>
          <w:noProof/>
        </w:rPr>
        <w:fldChar w:fldCharType="end"/>
      </w:r>
      <w:bookmarkEnd w:id="56"/>
      <w:r w:rsidR="00165CE3">
        <w:t>: Smooth p</w:t>
      </w:r>
      <w:r>
        <w:t>ath produced by SBPL planner in presence of obstacles</w:t>
      </w:r>
      <w:r w:rsidR="00165CE3">
        <w:t xml:space="preserve"> (grid size 1m)</w:t>
      </w:r>
      <w:bookmarkEnd w:id="57"/>
    </w:p>
    <w:p w:rsidR="005A7D17" w:rsidRDefault="00266623" w:rsidP="00A23C15">
      <w:pPr>
        <w:pStyle w:val="NoSpacing"/>
      </w:pPr>
      <w:r w:rsidRPr="00266623">
        <w:lastRenderedPageBreak/>
        <w:t xml:space="preserve"> </w:t>
      </w:r>
      <w:r>
        <w:rPr>
          <w:noProof/>
        </w:rPr>
        <w:drawing>
          <wp:inline distT="0" distB="0" distL="0" distR="0" wp14:anchorId="58D4D280" wp14:editId="779C54CF">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58" w:name="_Ref322520674"/>
      <w:bookmarkStart w:id="59" w:name="_Toc324362053"/>
      <w:r>
        <w:t xml:space="preserve">Figure </w:t>
      </w:r>
      <w:r w:rsidR="00BB38F5">
        <w:fldChar w:fldCharType="begin"/>
      </w:r>
      <w:r w:rsidR="00BB38F5">
        <w:instrText xml:space="preserve"> SEQ Figure \* ARABIC </w:instrText>
      </w:r>
      <w:r w:rsidR="00BB38F5">
        <w:fldChar w:fldCharType="separate"/>
      </w:r>
      <w:r w:rsidR="0009680C">
        <w:rPr>
          <w:noProof/>
        </w:rPr>
        <w:t>18</w:t>
      </w:r>
      <w:r w:rsidR="00BB38F5">
        <w:rPr>
          <w:noProof/>
        </w:rPr>
        <w:fldChar w:fldCharType="end"/>
      </w:r>
      <w:bookmarkEnd w:id="58"/>
      <w:r>
        <w:t>: Harlie's motion primitives</w:t>
      </w:r>
      <w:bookmarkEnd w:id="59"/>
      <w:r w:rsidR="00076C9A">
        <w:t xml:space="preserve"> (spin-in-place moves not shown)</w:t>
      </w:r>
    </w:p>
    <w:p w:rsidR="00FE7A7A" w:rsidRDefault="00FE7A7A" w:rsidP="00FE7A7A">
      <w:pPr>
        <w:pStyle w:val="Caption1"/>
      </w:pPr>
    </w:p>
    <w:p w:rsidR="00076C9A" w:rsidRDefault="00573238" w:rsidP="00076C9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60" w:name="_Toc324362030"/>
      <w:r>
        <w:t>Dynamic P</w:t>
      </w:r>
      <w:r w:rsidR="00573238">
        <w:t>lanning</w:t>
      </w:r>
      <w:bookmarkEnd w:id="60"/>
    </w:p>
    <w:p w:rsidR="001653C3" w:rsidRDefault="001653C3" w:rsidP="001653C3">
      <w:pPr>
        <w:spacing w:line="480" w:lineRule="auto"/>
      </w:pPr>
      <w:r>
        <w:tab/>
      </w:r>
      <w:ins w:id="61" w:author="Bill" w:date="2012-05-03T19:23:00Z">
        <w:r w:rsidR="0075623F">
          <w:t xml:space="preserve">A major portion of this project involved the creation of a dynamic replanning algorithm to </w:t>
        </w:r>
      </w:ins>
      <w:ins w:id="62" w:author="Bill" w:date="2012-05-03T19:24:00Z">
        <w:r w:rsidR="0075623F">
          <w:t xml:space="preserve">track </w:t>
        </w:r>
      </w:ins>
      <w:del w:id="63" w:author="Bill" w:date="2012-05-03T19:23:00Z">
        <w:r w:rsidDel="0075623F">
          <w:delText xml:space="preserve">This project </w:delText>
        </w:r>
        <w:r w:rsidR="007019C4" w:rsidDel="0075623F">
          <w:delText xml:space="preserve">created a planning algorithm to enable </w:delText>
        </w:r>
        <w:r w:rsidDel="0075623F">
          <w:delText xml:space="preserve">dynamic replanning </w:delText>
        </w:r>
        <w:r w:rsidR="007019C4" w:rsidDel="0075623F">
          <w:delText xml:space="preserve">and </w:delText>
        </w:r>
      </w:del>
      <w:del w:id="64" w:author="Bill" w:date="2012-05-03T19:24:00Z">
        <w:r w:rsidR="007019C4" w:rsidDel="0075623F">
          <w:delText xml:space="preserve">the tracking of </w:delText>
        </w:r>
      </w:del>
      <w:r w:rsidR="007019C4">
        <w:t>a moving target</w:t>
      </w:r>
      <w:r>
        <w:t xml:space="preserve"> without the robot coming to a halt.  </w:t>
      </w:r>
      <w:ins w:id="65" w:author="Bill" w:date="2012-05-03T19:26:00Z">
        <w:r w:rsidR="0075623F">
          <w:t xml:space="preserve">At the heart of the algorithm is a rolling window which divides the </w:t>
        </w:r>
      </w:ins>
      <w:del w:id="66" w:author="Bill" w:date="2012-05-03T19:27:00Z">
        <w:r w:rsidDel="0075623F">
          <w:delText xml:space="preserve">A rolling window approach splits the </w:delText>
        </w:r>
      </w:del>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D8607F">
        <w:t xml:space="preserve">Figure </w:t>
      </w:r>
      <w:r w:rsidR="00D8607F">
        <w:rPr>
          <w:noProof/>
        </w:rPr>
        <w:t>17</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436E8102" wp14:editId="015814A7">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E6108E">
                              <w:pPr>
                                <w:pStyle w:val="NormalWeb"/>
                                <w:spacing w:before="0" w:beforeAutospacing="0" w:after="200" w:afterAutospacing="0" w:line="276" w:lineRule="auto"/>
                              </w:pPr>
                              <w:r>
                                <w:rPr>
                                  <w:rFonts w:ascii="Georgia" w:eastAsia="Times New Roman" w:hAnsi="Georgia"/>
                                </w:rPr>
                                <w:t>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wps:cNvCnPr>
                        <wps:spPr>
                          <a:xfrm flipV="1">
                            <a:off x="1360860" y="319412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57035"/>
                            <a:ext cx="1219200" cy="270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4880963"/>
                            </a:avLst>
                          </a:prstGeom>
                        </wps:spPr>
                        <wps:style>
                          <a:lnRef idx="2">
                            <a:schemeClr val="accent1"/>
                          </a:lnRef>
                          <a:fillRef idx="0">
                            <a:schemeClr val="accent1"/>
                          </a:fillRef>
                          <a:effectRef idx="1">
                            <a:schemeClr val="accent1"/>
                          </a:effectRef>
                          <a:fontRef idx="minor">
                            <a:schemeClr val="tx1"/>
                          </a:fontRef>
                        </wps:style>
                        <wps:txbx>
                          <w:txbxContent>
                            <w:p w:rsidR="0033042D" w:rsidRDefault="0033042D"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8083" y="252070"/>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33042D" w:rsidRDefault="0033042D">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33042D" w:rsidRDefault="0033042D"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33042D" w:rsidRDefault="0033042D" w:rsidP="00E6108E">
                        <w:pPr>
                          <w:pStyle w:val="NormalWeb"/>
                          <w:spacing w:before="0" w:beforeAutospacing="0" w:after="200" w:afterAutospacing="0" w:line="276" w:lineRule="auto"/>
                        </w:pPr>
                        <w:r>
                          <w:rPr>
                            <w:rFonts w:ascii="Georgia" w:eastAsia="Times New Roman" w:hAnsi="Georgia"/>
                          </w:rPr>
                          <w:t>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33042D" w:rsidRDefault="0033042D"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33042D" w:rsidRDefault="0033042D"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flip:y;visibility:visible;mso-wrap-style:square" from="13608,31941" to="15527,31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geasEAAADbAAAADwAAAGRycy9kb3ducmV2LnhtbESPzWrDMBCE74W+g9hCLyWRG0JS3Cgh&#10;FAqlt/z1vFgbW8RaGWkdO28fFQo9DjPzDbPajL5VV4rJBTbwOi1AEVfBOq4NHA+fkzdQSZAttoHJ&#10;wI0SbNaPDyssbRh4R9e91CpDOJVooBHpSq1T1ZDHNA0dcfbOIXqULGOtbcQhw32rZ0Wx0B4d54UG&#10;O/poqLrse58p7vsSY9/P5QdPNHuRrXbjYMzz07h9ByU0yn/4r/1lDSyX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2B5qwQAAANsAAAAPAAAAAAAAAAAAAAAA&#10;AKECAABkcnMvZG93bnJldi54bWxQSwUGAAAAAAQABAD5AAAAjwM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57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0122,291185,451928,363508,314014,372464l285750,186690r284921,14209xem570671,200899nfc560122,291185,451928,363508,314014,372464e" filled="f" strokecolor="#4f81bd [3204]" strokeweight="2pt">
                  <v:stroke joinstyle="miter"/>
                  <v:shadow on="t" color="black" opacity="24903f" origin=",.5" offset="0,.55556mm"/>
                  <v:formulas/>
                  <v:path arrowok="t" o:connecttype="custom" o:connectlocs="570671,200899;314014,372464" o:connectangles="0,0" textboxrect="0,0,571500,373380"/>
                  <v:textbox>
                    <w:txbxContent>
                      <w:p w:rsidR="0033042D" w:rsidRDefault="0033042D" w:rsidP="00521433">
                        <w:pPr>
                          <w:rPr>
                            <w:rFonts w:eastAsia="Times New Roman"/>
                          </w:rPr>
                        </w:pPr>
                      </w:p>
                    </w:txbxContent>
                  </v:textbox>
                </v:shape>
                <v:shape id="Text Box 98" o:spid="_x0000_s1109" type="#_x0000_t202" style="position:absolute;left:480;top:2520;width:20475;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33042D" w:rsidRDefault="0033042D">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7" w:name="_Ref324339031"/>
      <w:bookmarkStart w:id="68" w:name="_Toc324362054"/>
      <w:r>
        <w:t xml:space="preserve">Figure </w:t>
      </w:r>
      <w:r>
        <w:fldChar w:fldCharType="begin"/>
      </w:r>
      <w:r>
        <w:instrText xml:space="preserve"> SEQ Figure \* ARABIC </w:instrText>
      </w:r>
      <w:r>
        <w:fldChar w:fldCharType="separate"/>
      </w:r>
      <w:r w:rsidR="0009680C">
        <w:rPr>
          <w:noProof/>
        </w:rPr>
        <w:t>19</w:t>
      </w:r>
      <w:r>
        <w:fldChar w:fldCharType="end"/>
      </w:r>
      <w:bookmarkEnd w:id="67"/>
      <w:r>
        <w:t>: Illustration of rolling-window approach</w:t>
      </w:r>
      <w:bookmarkEnd w:id="68"/>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steering</w:t>
      </w:r>
      <w:del w:id="69" w:author="Bill" w:date="2012-05-03T19:28:00Z">
        <w:r w:rsidDel="0075623F">
          <w:delText>,</w:delText>
        </w:r>
      </w:del>
      <w:r>
        <w:t xml:space="preserve">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lastRenderedPageBreak/>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ins w:id="70" w:author="Bill" w:date="2012-05-03T19:29:00Z">
        <w:r w:rsidR="0075623F">
          <w:t xml:space="preserve">to </w:t>
        </w:r>
      </w:ins>
      <w:r>
        <w:t>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291534" w:rsidRDefault="00277EFC" w:rsidP="00291534">
      <w:pPr>
        <w:spacing w:line="480" w:lineRule="auto"/>
        <w:ind w:firstLine="720"/>
      </w:pPr>
      <w:r>
        <w:t>When planning, Harlie has two actions available: a partial replan and a full replan</w:t>
      </w:r>
      <w:r w:rsidR="005F612B">
        <w:t xml:space="preserve"> as illustrated in </w:t>
      </w:r>
      <w:r w:rsidR="009348AF">
        <w:fldChar w:fldCharType="begin"/>
      </w:r>
      <w:r w:rsidR="009348AF">
        <w:instrText xml:space="preserve"> REF _Ref324359823 \h </w:instrText>
      </w:r>
      <w:r w:rsidR="009348AF">
        <w:fldChar w:fldCharType="separate"/>
      </w:r>
      <w:r w:rsidR="00D8607F">
        <w:t xml:space="preserve">Figure </w:t>
      </w:r>
      <w:r w:rsidR="00D8607F">
        <w:rPr>
          <w:noProof/>
        </w:rPr>
        <w:t>18</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5F612B">
        <w:t>path is discarded.  Harlie is brought to a halt</w:t>
      </w:r>
      <w:r w:rsidR="00291534">
        <w:t xml:space="preserve"> and a new plan is made from the halt state.  A partial replan is always preferred 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D8607F">
        <w:t xml:space="preserve">Table </w:t>
      </w:r>
      <w:r w:rsidR="00D8607F">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2B1D05DD" wp14:editId="1376B5CC">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6" name="Freeform 46"/>
                        <wps:cNvSpPr/>
                        <wps:spPr>
                          <a:xfrm>
                            <a:off x="809625" y="5676701"/>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3042D" w:rsidRDefault="0033042D"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91534">
                              <w:pPr>
                                <w:pStyle w:val="NormalWeb"/>
                                <w:spacing w:before="0" w:beforeAutospacing="0" w:after="200" w:afterAutospacing="0" w:line="276" w:lineRule="auto"/>
                              </w:pPr>
                              <w:r>
                                <w:rPr>
                                  <w:rFonts w:ascii="Georgia" w:eastAsia="Times New Roman" w:hAnsi="Georgia"/>
                                </w:rPr>
                                <w:t>Uncommitted</w:t>
                              </w:r>
                            </w:p>
                            <w:p w:rsidR="0033042D" w:rsidRDefault="0033042D"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91534">
                              <w:pPr>
                                <w:pStyle w:val="NormalWeb"/>
                                <w:spacing w:before="0" w:beforeAutospacing="0" w:after="200" w:afterAutospacing="0" w:line="276" w:lineRule="auto"/>
                              </w:pPr>
                              <w:r>
                                <w:rPr>
                                  <w:rFonts w:ascii="Georgia" w:eastAsia="Times New Roman" w:hAnsi="Georgia"/>
                                </w:rPr>
                                <w:t>Committed</w:t>
                              </w:r>
                            </w:p>
                            <w:p w:rsidR="0033042D" w:rsidRDefault="0033042D"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042D" w:rsidRDefault="0033042D"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042D" w:rsidRDefault="0033042D"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60760" y="733848"/>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wps:spPr>
                          <a:xfrm flipV="1">
                            <a:off x="1151075" y="1831885"/>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686050"/>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329436"/>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313561"/>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485011"/>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313561"/>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3031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48650" y="3304671"/>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170051"/>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4" y="4359097"/>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50" y="435191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169416"/>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366615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50" y="503759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5" y="581689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5" y="579926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3" y="61125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10" y="456950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3042D" w:rsidRDefault="0033042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">
                <v:shape id="_x0000_s1115" type="#_x0000_t75" style="position:absolute;width:54864;height:69342;visibility:visible;mso-wrap-style:square" stroked="t" strokecolor="black [3213]">
                  <v:fill o:detectmouseclick="t"/>
                  <v:path o:connecttype="none"/>
                </v:shape>
                <v:shape id="Freeform 46" o:spid="_x0000_s1116" style="position:absolute;left:8096;top:5676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7"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33042D" w:rsidRDefault="0033042D" w:rsidP="00291534">
                        <w:pPr>
                          <w:rPr>
                            <w:rFonts w:eastAsia="Times New Roman"/>
                          </w:rPr>
                        </w:pPr>
                      </w:p>
                    </w:txbxContent>
                  </v:textbox>
                </v:roundrect>
                <v:shape id="Text Box 53" o:spid="_x0000_s1118"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33042D" w:rsidRDefault="0033042D"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19"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33042D" w:rsidRDefault="0033042D" w:rsidP="00291534">
                        <w:pPr>
                          <w:pStyle w:val="NormalWeb"/>
                          <w:spacing w:before="0" w:beforeAutospacing="0" w:after="200" w:afterAutospacing="0" w:line="276" w:lineRule="auto"/>
                        </w:pPr>
                        <w:r>
                          <w:rPr>
                            <w:rFonts w:ascii="Georgia" w:eastAsia="Times New Roman" w:hAnsi="Georgia"/>
                          </w:rPr>
                          <w:t>Uncommitted</w:t>
                        </w:r>
                      </w:p>
                      <w:p w:rsidR="0033042D" w:rsidRDefault="0033042D"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0"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33042D" w:rsidRDefault="0033042D" w:rsidP="00291534">
                        <w:pPr>
                          <w:pStyle w:val="NormalWeb"/>
                          <w:spacing w:before="0" w:beforeAutospacing="0" w:after="200" w:afterAutospacing="0" w:line="276" w:lineRule="auto"/>
                        </w:pPr>
                        <w:r>
                          <w:rPr>
                            <w:rFonts w:ascii="Georgia" w:eastAsia="Times New Roman" w:hAnsi="Georgia"/>
                          </w:rPr>
                          <w:t>Committed</w:t>
                        </w:r>
                      </w:p>
                      <w:p w:rsidR="0033042D" w:rsidRDefault="0033042D"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1"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2"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3"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33042D" w:rsidRDefault="0033042D"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4"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33042D" w:rsidRDefault="0033042D"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5"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33042D" w:rsidRDefault="0033042D" w:rsidP="00291534">
                        <w:pPr>
                          <w:rPr>
                            <w:rFonts w:eastAsia="Times New Roman"/>
                          </w:rPr>
                        </w:pPr>
                      </w:p>
                    </w:txbxContent>
                  </v:textbox>
                </v:shape>
                <v:shape id="Text Box 53" o:spid="_x0000_s1126"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33042D" w:rsidRDefault="0033042D"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7"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33042D" w:rsidRDefault="0033042D" w:rsidP="00291534">
                        <w:pPr>
                          <w:rPr>
                            <w:rFonts w:eastAsia="Times New Roman"/>
                          </w:rPr>
                        </w:pPr>
                      </w:p>
                    </w:txbxContent>
                  </v:textbox>
                </v:rect>
                <v:line id="Straight Connector 114" o:spid="_x0000_s1128"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29"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33042D" w:rsidRDefault="0033042D" w:rsidP="00A615D6">
                        <w:pPr>
                          <w:rPr>
                            <w:rFonts w:eastAsia="Times New Roman"/>
                          </w:rPr>
                        </w:pPr>
                      </w:p>
                    </w:txbxContent>
                  </v:textbox>
                </v:shape>
                <v:line id="Straight Connector 116" o:spid="_x0000_s1130"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1"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2" style="position:absolute;visibility:visible;mso-wrap-style:square" from="13607,7338"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3"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33042D" w:rsidRDefault="0033042D" w:rsidP="00A615D6">
                        <w:pPr>
                          <w:rPr>
                            <w:rFonts w:eastAsia="Times New Roman"/>
                          </w:rPr>
                        </w:pPr>
                      </w:p>
                    </w:txbxContent>
                  </v:textbox>
                </v:shape>
                <v:shape id="Text Box 25" o:spid="_x0000_s1134"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33042D" w:rsidRDefault="0033042D">
                        <w:r>
                          <w:t>Partial replan: uncommitted path is changed, committed path is not.  Harlie never stops.</w:t>
                        </w:r>
                      </w:p>
                    </w:txbxContent>
                  </v:textbox>
                </v:shape>
                <v:line id="Straight Connector 121" o:spid="_x0000_s1135"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6"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33042D" w:rsidRDefault="0033042D" w:rsidP="00A615D6">
                        <w:pPr>
                          <w:rPr>
                            <w:rFonts w:eastAsia="Times New Roman"/>
                          </w:rPr>
                        </w:pPr>
                      </w:p>
                    </w:txbxContent>
                  </v:textbox>
                </v:shape>
                <v:line id="Straight Connector 123" o:spid="_x0000_s1137"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8" style="position:absolute;flip:y;visibility:visible;mso-wrap-style:square" from="11510,18318" to="13428,1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nZgsIAAADcAAAADwAAAGRycy9kb3ducmV2LnhtbESPT2vDMAzF74N9B6PBLmV1GkoZWd1S&#10;BoWxW//tLGItMY3lYCtN9u3rwWA3iffeT0/r7eQ7daOYXGADi3kBirgO1nFj4Hzav7yCSoJssQtM&#10;Bn4owXbz+LDGyoaRD3Q7SqMyhFOFBlqRvtI61S15TPPQE2ftO0SPktfYaBtxzHDf6bIoVtqj43yh&#10;xZ7eW6qvx8Fnivu8xjgMS/nCC5Uz2Wk3jcY8P027N1BCk/yb/9IfNtcvl/D7TJ5A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nZgsIAAADcAAAADwAAAAAAAAAAAAAA&#10;AAChAgAAZHJzL2Rvd25yZXYueG1sUEsFBgAAAAAEAAQA+QAAAJADAAAAAA==&#10;" strokecolor="#c0504d [3205]" strokeweight="2pt">
                  <v:shadow on="t" color="black" opacity="24903f" origin=",.5" offset="0,.55556mm"/>
                </v:line>
                <v:roundrect id="Rounded Rectangle 125" o:spid="_x0000_s1139"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33042D" w:rsidRDefault="0033042D" w:rsidP="00A615D6">
                        <w:pPr>
                          <w:rPr>
                            <w:rFonts w:eastAsia="Times New Roman"/>
                          </w:rPr>
                        </w:pPr>
                      </w:p>
                    </w:txbxContent>
                  </v:textbox>
                </v:roundrect>
                <v:shape id="Flowchart: Summing Junction 126" o:spid="_x0000_s1140"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33042D" w:rsidRDefault="0033042D" w:rsidP="00A615D6">
                        <w:pPr>
                          <w:rPr>
                            <w:rFonts w:eastAsia="Times New Roman"/>
                          </w:rPr>
                        </w:pPr>
                      </w:p>
                    </w:txbxContent>
                  </v:textbox>
                </v:shape>
                <v:shape id="5-Point Star 127" o:spid="_x0000_s1141"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v:textbox>
                </v:shape>
                <v:shape id="Arc 128" o:spid="_x0000_s1142"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33042D" w:rsidRDefault="0033042D" w:rsidP="00A615D6">
                        <w:pPr>
                          <w:rPr>
                            <w:rFonts w:eastAsia="Times New Roman"/>
                          </w:rPr>
                        </w:pP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33042D" w:rsidRDefault="0033042D"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33042D" w:rsidRDefault="0033042D"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6860;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33042D" w:rsidRDefault="0033042D"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3294" to="8368,3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3135;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33042D" w:rsidRDefault="0033042D" w:rsidP="00A615D6">
                        <w:pPr>
                          <w:rPr>
                            <w:rFonts w:eastAsia="Times New Roman"/>
                          </w:rPr>
                        </w:pPr>
                      </w:p>
                    </w:txbxContent>
                  </v:textbox>
                </v:shape>
                <v:line id="Straight Connector 135" o:spid="_x0000_s1150" style="position:absolute;flip:x;visibility:visible;mso-wrap-style:square" from="145,34850" to="4812,36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3135" to="13486,3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3031;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33042D" w:rsidRDefault="0033042D" w:rsidP="00A615D6">
                        <w:pPr>
                          <w:rPr>
                            <w:rFonts w:eastAsia="Times New Roman"/>
                          </w:rPr>
                        </w:pPr>
                      </w:p>
                    </w:txbxContent>
                  </v:textbox>
                </v:roundrect>
                <v:line id="Straight Connector 138" o:spid="_x0000_s1153" style="position:absolute;visibility:visible;mso-wrap-style:square" from="13486,33046" to="25678,3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1700;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33042D" w:rsidRDefault="0033042D" w:rsidP="00A615D6">
                        <w:pPr>
                          <w:rPr>
                            <w:rFonts w:eastAsia="Times New Roman"/>
                          </w:rPr>
                        </w:pPr>
                      </w:p>
                    </w:txbxContent>
                  </v:textbox>
                </v:shape>
                <v:shape id="Flowchart: Summing Junction 145" o:spid="_x0000_s1155" type="#_x0000_t123" style="position:absolute;left:16617;top:43590;width:3251;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33042D" w:rsidRDefault="0033042D" w:rsidP="00A615D6">
                        <w:pPr>
                          <w:rPr>
                            <w:rFonts w:eastAsia="Times New Roman"/>
                          </w:rPr>
                        </w:pPr>
                      </w:p>
                    </w:txbxContent>
                  </v:textbox>
                </v:shape>
                <v:shape id="5-Point Star 146" o:spid="_x0000_s1156" style="position:absolute;left:23431;top:43519;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1694;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36661;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0375;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58168;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33042D" w:rsidRDefault="0033042D" w:rsidP="00A615D6">
                        <w:pPr>
                          <w:rPr>
                            <w:rFonts w:eastAsia="Times New Roman"/>
                          </w:rPr>
                        </w:pPr>
                      </w:p>
                    </w:txbxContent>
                  </v:textbox>
                </v:shape>
                <v:shape id="5-Point Star 156" o:spid="_x0000_s1161" style="position:absolute;left:22224;top:5799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33042D" w:rsidRDefault="0033042D"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33042D" w:rsidRDefault="0033042D" w:rsidP="00A615D6">
                        <w:pPr>
                          <w:rPr>
                            <w:rFonts w:eastAsia="Times New Roman"/>
                          </w:rPr>
                        </w:pPr>
                      </w:p>
                    </w:txbxContent>
                  </v:textbox>
                </v:roundrect>
                <v:roundrect id="Rounded Rectangle 160" o:spid="_x0000_s1163" style="position:absolute;left:3152;top:6112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33042D" w:rsidRDefault="0033042D" w:rsidP="00A615D6">
                        <w:pPr>
                          <w:rPr>
                            <w:rFonts w:eastAsia="Times New Roman"/>
                          </w:rPr>
                        </w:pPr>
                      </w:p>
                    </w:txbxContent>
                  </v:textbox>
                </v:roundrect>
                <v:roundrect id="Rounded Rectangle 161" o:spid="_x0000_s1164" style="position:absolute;left:3452;top:45695;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33042D" w:rsidRDefault="0033042D" w:rsidP="00A615D6">
                        <w:pPr>
                          <w:rPr>
                            <w:rFonts w:eastAsia="Times New Roman"/>
                          </w:rPr>
                        </w:pPr>
                      </w:p>
                    </w:txbxContent>
                  </v:textbox>
                </v:roundrect>
                <w10:anchorlock/>
              </v:group>
            </w:pict>
          </mc:Fallback>
        </mc:AlternateContent>
      </w:r>
    </w:p>
    <w:p w:rsidR="00291534" w:rsidRDefault="00291534" w:rsidP="00291534">
      <w:pPr>
        <w:pStyle w:val="Caption1"/>
      </w:pPr>
      <w:bookmarkStart w:id="71" w:name="_Ref324359823"/>
      <w:bookmarkStart w:id="72" w:name="_Toc324362055"/>
      <w:r>
        <w:t xml:space="preserve">Figure </w:t>
      </w:r>
      <w:r>
        <w:fldChar w:fldCharType="begin"/>
      </w:r>
      <w:r>
        <w:instrText xml:space="preserve"> SEQ Figure \* ARABIC </w:instrText>
      </w:r>
      <w:r>
        <w:fldChar w:fldCharType="separate"/>
      </w:r>
      <w:r w:rsidR="0009680C">
        <w:rPr>
          <w:noProof/>
        </w:rPr>
        <w:t>20</w:t>
      </w:r>
      <w:r>
        <w:fldChar w:fldCharType="end"/>
      </w:r>
      <w:bookmarkEnd w:id="71"/>
      <w:r>
        <w:t>: Illustration of partial and full replanning</w:t>
      </w:r>
      <w:bookmarkEnd w:id="72"/>
    </w:p>
    <w:p w:rsidR="005F612B" w:rsidRDefault="005F612B" w:rsidP="00C43F4F">
      <w:pPr>
        <w:spacing w:line="480" w:lineRule="auto"/>
        <w:ind w:firstLine="720"/>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C290F2A" wp14:editId="5E379B5B">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33042D" w:rsidRPr="006416BE" w:rsidRDefault="0033042D" w:rsidP="005F612B">
                            <w:pPr>
                              <w:pStyle w:val="Caption1"/>
                              <w:rPr>
                                <w:noProof/>
                                <w:sz w:val="24"/>
                              </w:rPr>
                            </w:pPr>
                            <w:bookmarkStart w:id="73" w:name="_Ref324360218"/>
                            <w:bookmarkStart w:id="74" w:name="_Toc324362037"/>
                            <w:r>
                              <w:t xml:space="preserve">Table </w:t>
                            </w:r>
                            <w:r>
                              <w:fldChar w:fldCharType="begin"/>
                            </w:r>
                            <w:r>
                              <w:instrText xml:space="preserve"> SEQ Table \* ARABIC </w:instrText>
                            </w:r>
                            <w:r>
                              <w:fldChar w:fldCharType="separate"/>
                            </w:r>
                            <w:r>
                              <w:rPr>
                                <w:noProof/>
                              </w:rPr>
                              <w:t>1</w:t>
                            </w:r>
                            <w:r>
                              <w:rPr>
                                <w:noProof/>
                              </w:rPr>
                              <w:fldChar w:fldCharType="end"/>
                            </w:r>
                            <w:bookmarkEnd w:id="73"/>
                            <w:r>
                              <w:t>: Conditions for full and partial replanning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33042D" w:rsidRPr="006416BE" w:rsidRDefault="0033042D" w:rsidP="005F612B">
                      <w:pPr>
                        <w:pStyle w:val="Caption1"/>
                        <w:rPr>
                          <w:noProof/>
                          <w:sz w:val="24"/>
                        </w:rPr>
                      </w:pPr>
                      <w:bookmarkStart w:id="75" w:name="_Ref324360218"/>
                      <w:bookmarkStart w:id="76" w:name="_Toc324362037"/>
                      <w:r>
                        <w:t xml:space="preserve">Table </w:t>
                      </w:r>
                      <w:r>
                        <w:fldChar w:fldCharType="begin"/>
                      </w:r>
                      <w:r>
                        <w:instrText xml:space="preserve"> SEQ Table \* ARABIC </w:instrText>
                      </w:r>
                      <w:r>
                        <w:fldChar w:fldCharType="separate"/>
                      </w:r>
                      <w:r>
                        <w:rPr>
                          <w:noProof/>
                        </w:rPr>
                        <w:t>1</w:t>
                      </w:r>
                      <w:r>
                        <w:rPr>
                          <w:noProof/>
                        </w:rPr>
                        <w:fldChar w:fldCharType="end"/>
                      </w:r>
                      <w:bookmarkEnd w:id="75"/>
                      <w:r>
                        <w:t>: Conditions for full and partial replanning</w:t>
                      </w:r>
                      <w:bookmarkEnd w:id="76"/>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64FD32B" wp14:editId="0F64DBAF">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042D" w:rsidRPr="0095394F" w:rsidRDefault="0033042D" w:rsidP="005F612B">
                            <w:pPr>
                              <w:rPr>
                                <w:u w:val="single"/>
                              </w:rPr>
                            </w:pPr>
                            <w:r w:rsidRPr="0095394F">
                              <w:rPr>
                                <w:u w:val="single"/>
                              </w:rPr>
                              <w:t>Conditions for partial replan</w:t>
                            </w:r>
                          </w:p>
                          <w:p w:rsidR="0033042D" w:rsidRDefault="0033042D" w:rsidP="005F612B">
                            <w:pPr>
                              <w:pStyle w:val="ListParagraph"/>
                              <w:numPr>
                                <w:ilvl w:val="0"/>
                                <w:numId w:val="2"/>
                              </w:numPr>
                            </w:pPr>
                            <w:r>
                              <w:t>New goal</w:t>
                            </w:r>
                          </w:p>
                          <w:p w:rsidR="0033042D" w:rsidRDefault="0033042D" w:rsidP="005F612B">
                            <w:pPr>
                              <w:pStyle w:val="ListParagraph"/>
                              <w:numPr>
                                <w:ilvl w:val="0"/>
                                <w:numId w:val="2"/>
                              </w:numPr>
                            </w:pPr>
                            <w:r>
                              <w:t>Obstacle in uncommitted path</w:t>
                            </w:r>
                          </w:p>
                          <w:p w:rsidR="0033042D" w:rsidRDefault="0033042D" w:rsidP="005F612B">
                            <w:pPr>
                              <w:pStyle w:val="ListParagraph"/>
                            </w:pPr>
                          </w:p>
                          <w:p w:rsidR="0033042D" w:rsidRPr="0095394F" w:rsidRDefault="0033042D" w:rsidP="005F612B">
                            <w:pPr>
                              <w:rPr>
                                <w:u w:val="single"/>
                              </w:rPr>
                            </w:pPr>
                            <w:r w:rsidRPr="0095394F">
                              <w:rPr>
                                <w:u w:val="single"/>
                              </w:rPr>
                              <w:t>Conditions for full replan</w:t>
                            </w:r>
                          </w:p>
                          <w:p w:rsidR="0033042D" w:rsidRDefault="0033042D" w:rsidP="005F612B">
                            <w:pPr>
                              <w:pStyle w:val="ListParagraph"/>
                              <w:numPr>
                                <w:ilvl w:val="0"/>
                                <w:numId w:val="1"/>
                              </w:numPr>
                            </w:pPr>
                            <w:r>
                              <w:t>Partial replan fails</w:t>
                            </w:r>
                          </w:p>
                          <w:p w:rsidR="0033042D" w:rsidRDefault="0033042D" w:rsidP="005F612B">
                            <w:pPr>
                              <w:pStyle w:val="ListParagraph"/>
                              <w:numPr>
                                <w:ilvl w:val="0"/>
                                <w:numId w:val="1"/>
                              </w:numPr>
                            </w:pPr>
                            <w:r>
                              <w:t>Robot currently at rest</w:t>
                            </w:r>
                          </w:p>
                          <w:p w:rsidR="0033042D" w:rsidRDefault="0033042D" w:rsidP="005F612B">
                            <w:pPr>
                              <w:pStyle w:val="ListParagraph"/>
                              <w:numPr>
                                <w:ilvl w:val="0"/>
                                <w:numId w:val="1"/>
                              </w:numPr>
                            </w:pPr>
                            <w:r>
                              <w:t>Obstacle in committed path</w:t>
                            </w:r>
                          </w:p>
                          <w:p w:rsidR="0033042D" w:rsidRDefault="0033042D"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33042D" w:rsidRPr="0095394F" w:rsidRDefault="0033042D" w:rsidP="005F612B">
                      <w:pPr>
                        <w:rPr>
                          <w:u w:val="single"/>
                        </w:rPr>
                      </w:pPr>
                      <w:r w:rsidRPr="0095394F">
                        <w:rPr>
                          <w:u w:val="single"/>
                        </w:rPr>
                        <w:t>Conditions for partial replan</w:t>
                      </w:r>
                    </w:p>
                    <w:p w:rsidR="0033042D" w:rsidRDefault="0033042D" w:rsidP="005F612B">
                      <w:pPr>
                        <w:pStyle w:val="ListParagraph"/>
                        <w:numPr>
                          <w:ilvl w:val="0"/>
                          <w:numId w:val="2"/>
                        </w:numPr>
                      </w:pPr>
                      <w:r>
                        <w:t>New goal</w:t>
                      </w:r>
                    </w:p>
                    <w:p w:rsidR="0033042D" w:rsidRDefault="0033042D" w:rsidP="005F612B">
                      <w:pPr>
                        <w:pStyle w:val="ListParagraph"/>
                        <w:numPr>
                          <w:ilvl w:val="0"/>
                          <w:numId w:val="2"/>
                        </w:numPr>
                      </w:pPr>
                      <w:r>
                        <w:t>Obstacle in uncommitted path</w:t>
                      </w:r>
                    </w:p>
                    <w:p w:rsidR="0033042D" w:rsidRDefault="0033042D" w:rsidP="005F612B">
                      <w:pPr>
                        <w:pStyle w:val="ListParagraph"/>
                      </w:pPr>
                    </w:p>
                    <w:p w:rsidR="0033042D" w:rsidRPr="0095394F" w:rsidRDefault="0033042D" w:rsidP="005F612B">
                      <w:pPr>
                        <w:rPr>
                          <w:u w:val="single"/>
                        </w:rPr>
                      </w:pPr>
                      <w:r w:rsidRPr="0095394F">
                        <w:rPr>
                          <w:u w:val="single"/>
                        </w:rPr>
                        <w:t>Conditions for full replan</w:t>
                      </w:r>
                    </w:p>
                    <w:p w:rsidR="0033042D" w:rsidRDefault="0033042D" w:rsidP="005F612B">
                      <w:pPr>
                        <w:pStyle w:val="ListParagraph"/>
                        <w:numPr>
                          <w:ilvl w:val="0"/>
                          <w:numId w:val="1"/>
                        </w:numPr>
                      </w:pPr>
                      <w:r>
                        <w:t>Partial replan fails</w:t>
                      </w:r>
                    </w:p>
                    <w:p w:rsidR="0033042D" w:rsidRDefault="0033042D" w:rsidP="005F612B">
                      <w:pPr>
                        <w:pStyle w:val="ListParagraph"/>
                        <w:numPr>
                          <w:ilvl w:val="0"/>
                          <w:numId w:val="1"/>
                        </w:numPr>
                      </w:pPr>
                      <w:r>
                        <w:t>Robot currently at rest</w:t>
                      </w:r>
                    </w:p>
                    <w:p w:rsidR="0033042D" w:rsidRDefault="0033042D" w:rsidP="005F612B">
                      <w:pPr>
                        <w:pStyle w:val="ListParagraph"/>
                        <w:numPr>
                          <w:ilvl w:val="0"/>
                          <w:numId w:val="1"/>
                        </w:numPr>
                      </w:pPr>
                      <w:r>
                        <w:t>Obstacle in committed path</w:t>
                      </w:r>
                    </w:p>
                    <w:p w:rsidR="0033042D" w:rsidRDefault="0033042D"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ins w:id="77" w:author="Bill" w:date="2012-05-03T19:29:00Z">
        <w:r w:rsidR="00DC6050">
          <w:t xml:space="preserve"> from the person tracking module</w:t>
        </w:r>
      </w:ins>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D8607F">
        <w:t xml:space="preserve">Figure </w:t>
      </w:r>
      <w:r w:rsidR="00D8607F">
        <w:rPr>
          <w:noProof/>
        </w:rPr>
        <w:t>18</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D8607F">
        <w:t xml:space="preserve">Figure </w:t>
      </w:r>
      <w:r w:rsidR="00D8607F">
        <w:rPr>
          <w:noProof/>
        </w:rPr>
        <w:t>19</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B4C91DB" wp14:editId="33844AC3">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3042D" w:rsidRDefault="0033042D"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426E6">
                              <w:pPr>
                                <w:pStyle w:val="NormalWeb"/>
                                <w:spacing w:before="0" w:beforeAutospacing="0" w:after="200" w:afterAutospacing="0" w:line="276" w:lineRule="auto"/>
                              </w:pPr>
                              <w:r>
                                <w:rPr>
                                  <w:rFonts w:ascii="Georgia" w:eastAsia="Times New Roman" w:hAnsi="Georgia"/>
                                </w:rPr>
                                <w:t>Committed</w:t>
                              </w:r>
                            </w:p>
                            <w:p w:rsidR="0033042D" w:rsidRDefault="0033042D"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426E6">
                              <w:pPr>
                                <w:pStyle w:val="NormalWeb"/>
                                <w:spacing w:before="0" w:beforeAutospacing="0" w:after="200" w:afterAutospacing="0" w:line="276" w:lineRule="auto"/>
                              </w:pPr>
                              <w:r>
                                <w:rPr>
                                  <w:rFonts w:ascii="Georgia" w:eastAsia="Times New Roman" w:hAnsi="Georgia"/>
                                </w:rPr>
                                <w:t>3: Rather than follow the previously committed path, it is less painful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4" y="399194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042D" w:rsidRDefault="0033042D"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042D" w:rsidRDefault="0033042D"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33042D" w:rsidRDefault="0033042D"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33042D" w:rsidRDefault="0033042D"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3042D" w:rsidRDefault="0033042D"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33042D" w:rsidRDefault="0033042D" w:rsidP="002426E6">
                        <w:pPr>
                          <w:pStyle w:val="NormalWeb"/>
                          <w:spacing w:before="0" w:beforeAutospacing="0" w:after="200" w:afterAutospacing="0" w:line="276" w:lineRule="auto"/>
                        </w:pPr>
                        <w:r>
                          <w:rPr>
                            <w:rFonts w:ascii="Georgia" w:eastAsia="Times New Roman" w:hAnsi="Georgia"/>
                          </w:rPr>
                          <w:t>Committed</w:t>
                        </w:r>
                      </w:p>
                      <w:p w:rsidR="0033042D" w:rsidRDefault="0033042D"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33042D" w:rsidRDefault="0033042D"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33042D" w:rsidRDefault="0033042D"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33042D" w:rsidRDefault="0033042D"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33042D" w:rsidRDefault="0033042D" w:rsidP="002426E6">
                        <w:pPr>
                          <w:pStyle w:val="NormalWeb"/>
                          <w:spacing w:before="0" w:beforeAutospacing="0" w:after="200" w:afterAutospacing="0" w:line="276" w:lineRule="auto"/>
                        </w:pPr>
                        <w:r>
                          <w:rPr>
                            <w:rFonts w:ascii="Georgia" w:eastAsia="Times New Roman" w:hAnsi="Georgia"/>
                          </w:rPr>
                          <w:t>3: Rather than follow the previously committed path, it is less painful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5-Point Star 208" o:spid="_x0000_s1187"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2426E6">
                        <w:pPr>
                          <w:rPr>
                            <w:rFonts w:eastAsia="Times New Roman"/>
                          </w:rPr>
                        </w:pPr>
                      </w:p>
                    </w:txbxContent>
                  </v:textbox>
                </v:shape>
                <v:shape id="Arc 210" o:spid="_x0000_s1188"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9"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90" style="position:absolute;left:5155;top:39919;width:5238;height:2857;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5-Point Star 214" o:spid="_x0000_s1191"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2426E6">
                        <w:pPr>
                          <w:rPr>
                            <w:rFonts w:eastAsia="Times New Roman"/>
                          </w:rPr>
                        </w:pPr>
                      </w:p>
                    </w:txbxContent>
                  </v:textbox>
                </v:shape>
                <v:shape id="Arc 215" o:spid="_x0000_s1192"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3"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4"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5"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33042D" w:rsidRDefault="0033042D"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6"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w10:anchorlock/>
              </v:group>
            </w:pict>
          </mc:Fallback>
        </mc:AlternateContent>
      </w:r>
    </w:p>
    <w:p w:rsidR="002426E6" w:rsidRDefault="002426E6" w:rsidP="002426E6">
      <w:pPr>
        <w:pStyle w:val="Caption1"/>
      </w:pPr>
      <w:bookmarkStart w:id="78" w:name="_Ref324361944"/>
      <w:bookmarkStart w:id="79" w:name="_Toc324362056"/>
      <w:r>
        <w:t xml:space="preserve">Figure </w:t>
      </w:r>
      <w:r>
        <w:fldChar w:fldCharType="begin"/>
      </w:r>
      <w:r>
        <w:instrText xml:space="preserve"> SEQ Figure \* ARABIC </w:instrText>
      </w:r>
      <w:r>
        <w:fldChar w:fldCharType="separate"/>
      </w:r>
      <w:r w:rsidR="0009680C">
        <w:rPr>
          <w:noProof/>
        </w:rPr>
        <w:t>21</w:t>
      </w:r>
      <w:r>
        <w:fldChar w:fldCharType="end"/>
      </w:r>
      <w:bookmarkEnd w:id="78"/>
      <w:r>
        <w:t xml:space="preserve">: Special condition leading to full replan: target </w:t>
      </w:r>
      <w:r w:rsidR="00D8607F">
        <w:t>moves</w:t>
      </w:r>
      <w:r>
        <w:t xml:space="preserve"> behind the robot</w:t>
      </w:r>
      <w:bookmarkEnd w:id="79"/>
    </w:p>
    <w:p w:rsidR="005F612B" w:rsidRDefault="005F612B" w:rsidP="002D31CB">
      <w:pPr>
        <w:spacing w:line="480" w:lineRule="auto"/>
        <w:rPr>
          <w:ins w:id="80" w:author="Bill" w:date="2012-05-03T19:34:00Z"/>
        </w:rPr>
      </w:pPr>
    </w:p>
    <w:p w:rsidR="009635B1" w:rsidRPr="001653C3" w:rsidDel="009635B1" w:rsidRDefault="009635B1">
      <w:pPr>
        <w:spacing w:line="480" w:lineRule="auto"/>
        <w:rPr>
          <w:del w:id="81" w:author="Bill" w:date="2012-05-03T19:34:00Z"/>
        </w:rPr>
        <w:pPrChange w:id="82" w:author="Bill" w:date="2012-05-03T19:34:00Z">
          <w:pPr>
            <w:spacing w:line="480" w:lineRule="auto"/>
            <w:ind w:firstLine="720"/>
          </w:pPr>
        </w:pPrChange>
      </w:pPr>
      <w:bookmarkStart w:id="83" w:name="_Toc324334540"/>
      <w:bookmarkStart w:id="84" w:name="_Toc324336828"/>
      <w:bookmarkStart w:id="85" w:name="_Toc324361982"/>
      <w:bookmarkStart w:id="86" w:name="_Toc324362031"/>
      <w:bookmarkEnd w:id="83"/>
      <w:bookmarkEnd w:id="84"/>
      <w:bookmarkEnd w:id="85"/>
      <w:bookmarkEnd w:id="86"/>
    </w:p>
    <w:p w:rsidR="009B0251" w:rsidRDefault="0095394F" w:rsidP="0095394F">
      <w:pPr>
        <w:pStyle w:val="Heading2"/>
      </w:pPr>
      <w:bookmarkStart w:id="87" w:name="_Toc324362032"/>
      <w:r>
        <w:t xml:space="preserve">Goal </w:t>
      </w:r>
      <w:r w:rsidR="00AF3C43">
        <w:t>G</w:t>
      </w:r>
      <w:r>
        <w:t>eneration</w:t>
      </w:r>
      <w:bookmarkEnd w:id="87"/>
    </w:p>
    <w:p w:rsidR="0095394F" w:rsidRDefault="0095394F" w:rsidP="0095394F">
      <w:pPr>
        <w:spacing w:line="480" w:lineRule="auto"/>
      </w:pPr>
      <w:r>
        <w:tab/>
        <w:t xml:space="preserve">For the purpose of person tracking, special consideration </w:t>
      </w:r>
      <w:del w:id="88" w:author="Bill" w:date="2012-05-03T19:31:00Z">
        <w:r w:rsidDel="002D4111">
          <w:delText xml:space="preserve">must </w:delText>
        </w:r>
      </w:del>
      <w:ins w:id="89" w:author="Bill" w:date="2012-05-03T19:31:00Z">
        <w:r w:rsidR="002D4111">
          <w:t xml:space="preserve">must </w:t>
        </w:r>
      </w:ins>
      <w:r>
        <w:t>be given to goal generation.  Goals are received from the person</w:t>
      </w:r>
      <w:r w:rsidR="00B70BA8">
        <w:t>-</w:t>
      </w:r>
      <w:r>
        <w:t xml:space="preserve">tracking </w:t>
      </w:r>
      <w:del w:id="90" w:author="Bill" w:date="2012-05-03T19:31:00Z">
        <w:r w:rsidDel="002D4111">
          <w:delText>module</w:delText>
        </w:r>
        <w:r w:rsidR="00212636" w:rsidDel="002D4111">
          <w:delText>’s Kalman filter (</w:delText>
        </w:r>
      </w:del>
      <w:ins w:id="91" w:author="Bill" w:date="2012-05-03T19:31:00Z">
        <w:r w:rsidR="002D4111">
          <w:t xml:space="preserve">module as </w:t>
        </w:r>
      </w:ins>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D8607F">
        <w:t xml:space="preserve">5.1 </w:t>
      </w:r>
      <w:proofErr w:type="gramEnd"/>
      <w:r w:rsidR="00212636">
        <w:fldChar w:fldCharType="end"/>
      </w:r>
      <w:del w:id="92" w:author="Bill" w:date="2012-05-03T19:32:00Z">
        <w:r w:rsidR="00212636" w:rsidDel="002D4111">
          <w:delText>)</w:delText>
        </w:r>
      </w:del>
      <w:r w:rsidR="00212636">
        <w:t xml:space="preserve">.  As-is, these goals </w:t>
      </w:r>
      <w:r>
        <w:t xml:space="preserve">are unsuitable for planning.  It would be impolite for the robot </w:t>
      </w:r>
      <w:del w:id="93" w:author="Bill" w:date="2012-05-03T19:32:00Z">
        <w:r w:rsidDel="002D4111">
          <w:delText xml:space="preserve">to attempt </w:delText>
        </w:r>
      </w:del>
      <w:r>
        <w:t xml:space="preserve">to plan directly </w:t>
      </w:r>
      <w:r w:rsidR="00575D0E">
        <w:t xml:space="preserve">to the </w:t>
      </w:r>
      <w:del w:id="94" w:author="Bill" w:date="2012-05-03T19:33:00Z">
        <w:r w:rsidR="00575D0E" w:rsidDel="009635B1">
          <w:delText>goal</w:delText>
        </w:r>
      </w:del>
      <w:ins w:id="95" w:author="Bill" w:date="2012-05-03T19:33:00Z">
        <w:r w:rsidR="009635B1">
          <w:t>target</w:t>
        </w:r>
      </w:ins>
      <w:r w:rsidR="00575D0E">
        <w:t xml:space="preserve">, because that </w:t>
      </w:r>
      <w:r>
        <w:t xml:space="preserve">space is </w:t>
      </w:r>
      <w:r>
        <w:lastRenderedPageBreak/>
        <w:t>occupied</w:t>
      </w:r>
      <w:r w:rsidR="00575D0E">
        <w:t xml:space="preserve"> by the person being tracked</w:t>
      </w:r>
      <w:r>
        <w:t>.</w:t>
      </w:r>
      <w:ins w:id="96" w:author="Bill" w:date="2012-05-03T19:31:00Z">
        <w:r w:rsidR="002D4111">
          <w:t xml:space="preserve">  Thus, goals must be generated that are offset </w:t>
        </w:r>
      </w:ins>
      <w:ins w:id="97" w:author="Bill" w:date="2012-05-03T19:32:00Z">
        <w:r w:rsidR="002D4111">
          <w:t xml:space="preserve">by some distance </w:t>
        </w:r>
      </w:ins>
      <w:ins w:id="98" w:author="Bill" w:date="2012-05-03T19:31:00Z">
        <w:r w:rsidR="002D4111">
          <w:t>from the true goal</w:t>
        </w:r>
      </w:ins>
    </w:p>
    <w:p w:rsidR="0095394F" w:rsidRDefault="0095394F" w:rsidP="0095394F">
      <w:pPr>
        <w:spacing w:line="480" w:lineRule="auto"/>
      </w:pPr>
      <w:r>
        <w:tab/>
        <w:t>This project’s solution was to generate a “constellation” of goals offset by varying angles and distances</w:t>
      </w:r>
      <w:del w:id="99" w:author="Bill" w:date="2012-05-03T19:33:00Z">
        <w:r w:rsidDel="009635B1">
          <w:delText xml:space="preserve"> from the target</w:delText>
        </w:r>
      </w:del>
      <w:r>
        <w:t xml:space="preserve">.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D8607F">
        <w:t xml:space="preserve">Figure </w:t>
      </w:r>
      <w:r w:rsidR="00D8607F">
        <w:rPr>
          <w:noProof/>
        </w:rPr>
        <w:t>20</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534EA43" wp14:editId="0A0BFADD">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100" w:name="_Ref322951239"/>
      <w:bookmarkStart w:id="101" w:name="_Toc324362057"/>
      <w:r>
        <w:t xml:space="preserve">Figure </w:t>
      </w:r>
      <w:r w:rsidR="00BB38F5">
        <w:fldChar w:fldCharType="begin"/>
      </w:r>
      <w:r w:rsidR="00BB38F5">
        <w:instrText xml:space="preserve"> SEQ Figure \* ARABIC </w:instrText>
      </w:r>
      <w:r w:rsidR="00BB38F5">
        <w:fldChar w:fldCharType="separate"/>
      </w:r>
      <w:r w:rsidR="0009680C">
        <w:rPr>
          <w:noProof/>
        </w:rPr>
        <w:t>22</w:t>
      </w:r>
      <w:r w:rsidR="00BB38F5">
        <w:rPr>
          <w:noProof/>
        </w:rPr>
        <w:fldChar w:fldCharType="end"/>
      </w:r>
      <w:bookmarkEnd w:id="100"/>
      <w:r>
        <w:t>: Goal constellation</w:t>
      </w:r>
      <w:r w:rsidR="008C29A6">
        <w:t>,</w:t>
      </w:r>
      <w:r>
        <w:t xml:space="preserve"> </w:t>
      </w:r>
      <w:del w:id="102" w:author="Bill" w:date="2012-05-03T19:32:00Z">
        <w:r w:rsidDel="002D4111">
          <w:delText xml:space="preserve">actual </w:delText>
        </w:r>
      </w:del>
      <w:ins w:id="103" w:author="Bill" w:date="2012-05-03T19:32:00Z">
        <w:r w:rsidR="002D4111">
          <w:t xml:space="preserve">true </w:t>
        </w:r>
      </w:ins>
      <w:r>
        <w:t>goal in green</w:t>
      </w:r>
      <w:r w:rsidR="008C29A6">
        <w:t xml:space="preserve"> (grid resolution 1m)</w:t>
      </w:r>
      <w:bookmarkEnd w:id="101"/>
    </w:p>
    <w:p w:rsidR="00956182" w:rsidRDefault="00956182" w:rsidP="00243D25">
      <w:pPr>
        <w:spacing w:line="480" w:lineRule="auto"/>
        <w:ind w:firstLine="720"/>
      </w:pPr>
    </w:p>
    <w:p w:rsidR="0095394F" w:rsidRDefault="00575D0E" w:rsidP="003278A0">
      <w:pPr>
        <w:spacing w:line="480" w:lineRule="auto"/>
        <w:ind w:firstLine="720"/>
      </w:pPr>
      <w:r>
        <w:lastRenderedPageBreak/>
        <w:t xml:space="preserve">Upon generating the goal constellation, each goal is checked for </w:t>
      </w:r>
      <w:r w:rsidR="00FA0B5C">
        <w:t>collision</w:t>
      </w:r>
      <w:del w:id="104" w:author="Bill" w:date="2012-05-03T19:33:00Z">
        <w:r w:rsidR="00FA0B5C" w:rsidDel="009635B1">
          <w:delText>s</w:delText>
        </w:r>
      </w:del>
      <w:r w:rsidR="00FA0B5C">
        <w:t xml:space="preserve">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r w:rsidR="00C279A1">
        <w:t xml:space="preserve">  </w:t>
      </w:r>
      <w:ins w:id="105" w:author="Bill" w:date="2012-05-03T19:34:00Z">
        <w:r w:rsidR="009635B1" w:rsidRPr="009635B1">
          <w:t xml:space="preserve">As a special case when the target is close, less than 1m away, </w:t>
        </w:r>
        <w:proofErr w:type="gramStart"/>
        <w:r w:rsidR="009635B1" w:rsidRPr="009635B1">
          <w:t>the</w:t>
        </w:r>
        <w:proofErr w:type="gramEnd"/>
        <w:r w:rsidR="009635B1" w:rsidRPr="009635B1">
          <w:t xml:space="preserve"> robot bypasses planning altogether, and simply generates a turn-in-place path segment to rotate and face the target.</w:t>
        </w:r>
      </w:ins>
      <w:del w:id="106" w:author="Bill" w:date="2012-05-03T19:34:00Z">
        <w:r w:rsidR="003278A0" w:rsidDel="009635B1">
          <w:delText>As a special case when the target is close, less than 1m away, the robot bypasses planning altogether, and simply generates a turn-in-place path segment to rotate and face the target.</w:delText>
        </w:r>
      </w:del>
    </w:p>
    <w:p w:rsidR="00AF3C43" w:rsidRDefault="00AF3C43" w:rsidP="00AF3C43">
      <w:pPr>
        <w:pStyle w:val="Heading2"/>
      </w:pPr>
      <w:bookmarkStart w:id="107" w:name="_Toc324362033"/>
      <w:r>
        <w:t>Future Work</w:t>
      </w:r>
      <w:bookmarkEnd w:id="107"/>
    </w:p>
    <w:p w:rsidR="00AF3C43" w:rsidRDefault="00F6664D" w:rsidP="00C52C5E">
      <w:pPr>
        <w:spacing w:line="480" w:lineRule="auto"/>
        <w:ind w:firstLine="864"/>
      </w:pPr>
      <w:r>
        <w:t xml:space="preserve">Although the developed path planning algorithm performs well over medium to long distances, the robot shows some weakness when tracking users at close range.  Although the SBPL algorithm produces nice, kinematically-feasible paths, it has trouble </w:t>
      </w:r>
      <w:r w:rsidR="00FC59E7">
        <w:t>planning at extremely close distances.  An example would be when the user brushes up against the robot and moves behind it.  Perhaps an alternate p</w:t>
      </w:r>
      <w:r w:rsidR="00AF3C43">
        <w:t>lanning algorithm could be employed at short ranges to make the response more fluid.</w:t>
      </w:r>
    </w:p>
    <w:p w:rsidR="002D31CB" w:rsidRDefault="002D31CB" w:rsidP="00C52C5E">
      <w:pPr>
        <w:spacing w:line="480" w:lineRule="auto"/>
        <w:ind w:firstLine="864"/>
      </w:pPr>
      <w:r>
        <w:t>Although work has been done to improve planning over short ranges such as the condition illustrated in [TODO: FIGURE] and the special condition involved in goal generation [SPECIAL GOAL GENERATION]</w:t>
      </w:r>
    </w:p>
    <w:p w:rsidR="00FC5EC7" w:rsidRDefault="00FC5EC7" w:rsidP="00193048">
      <w:pPr>
        <w:pStyle w:val="Heading1"/>
      </w:pPr>
      <w:bookmarkStart w:id="108" w:name="_Toc324362034"/>
      <w:r>
        <w:lastRenderedPageBreak/>
        <w:t>Conclusions</w:t>
      </w:r>
      <w:bookmarkEnd w:id="108"/>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ins w:id="109" w:author="Bill" w:date="2012-05-03T19:34:00Z">
        <w:r w:rsidR="009635B1">
          <w:t xml:space="preserve">and is </w:t>
        </w:r>
      </w:ins>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14190F" w:rsidRDefault="0014190F" w:rsidP="0014190F">
      <w:pPr>
        <w:pStyle w:val="Heading2"/>
      </w:pPr>
      <w:bookmarkStart w:id="110" w:name="_Toc324362035"/>
      <w:r>
        <w:t>Summary of Accomplishments</w:t>
      </w:r>
      <w:bookmarkEnd w:id="110"/>
    </w:p>
    <w:p w:rsidR="000D1839" w:rsidRDefault="000D1839" w:rsidP="00C52C5E">
      <w:pPr>
        <w:spacing w:line="480" w:lineRule="auto"/>
        <w:ind w:firstLine="720"/>
      </w:pPr>
      <w:r>
        <w:t>The performance of the Microsoft Kinect’s NiTE person-tracking software was tested, especially under conditions that would be encountered on a mobile robot.  To address some of the limitations encountered, a pan mount was constructed to rotate the Kinect and point it at the target.  Software was written to assist in transforming to world coordinates.</w:t>
      </w:r>
    </w:p>
    <w:p w:rsidR="000D1839" w:rsidRDefault="000D1839" w:rsidP="00C52C5E">
      <w:pPr>
        <w:spacing w:line="480" w:lineRule="auto"/>
        <w:ind w:firstLine="720"/>
      </w:pPr>
      <w:r>
        <w:t xml:space="preserve">Person-tracking software was built using parts of the ROS People stack.  From the People stack, a Kalman filter node, a face detector, and a LIDAR-based leg detector were reused with modification.  A Kinect-based body-detector node was built using NiTE.  Addressing a limitation of the Kinect (the inability to distinguish between users), a reliability layer was added on top of NiTE.  A </w:t>
      </w:r>
      <w:r>
        <w:lastRenderedPageBreak/>
        <w:t>fingerprint in the form of a 2D hue-saturation histogram provides the ability to distinguish between users.</w:t>
      </w:r>
    </w:p>
    <w:p w:rsidR="0033726E"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A dynamic, rolling-window algorithm was created to provide the flexibility needed to follow a moving target.</w:t>
      </w:r>
    </w:p>
    <w:p w:rsidR="0014190F" w:rsidRDefault="0014190F" w:rsidP="0014190F">
      <w:pPr>
        <w:pStyle w:val="Heading2"/>
      </w:pPr>
      <w:bookmarkStart w:id="111" w:name="_Toc324362036"/>
      <w:r>
        <w:t>Future Work</w:t>
      </w:r>
      <w:bookmarkEnd w:id="111"/>
    </w:p>
    <w:p w:rsidR="0014190F" w:rsidRPr="0014190F" w:rsidRDefault="0014190F" w:rsidP="0014190F">
      <w:pPr>
        <w:ind w:left="720"/>
      </w:pPr>
      <w:r>
        <w:t>[TODO]</w:t>
      </w:r>
    </w:p>
    <w:p w:rsidR="003278A0" w:rsidRDefault="003278A0">
      <w:r>
        <w:br w:type="page"/>
      </w:r>
    </w:p>
    <w:p w:rsidR="003278A0" w:rsidRDefault="003278A0" w:rsidP="003278A0">
      <w:pPr>
        <w:pStyle w:val="MinorHeading"/>
      </w:pPr>
      <w:r>
        <w:lastRenderedPageBreak/>
        <w:t>Works Cited</w:t>
      </w:r>
    </w:p>
    <w:p w:rsidR="00D8607F"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D8607F">
        <w:trPr>
          <w:divId w:val="1923836894"/>
          <w:tblCellSpacing w:w="15" w:type="dxa"/>
        </w:trPr>
        <w:tc>
          <w:tcPr>
            <w:tcW w:w="50" w:type="pct"/>
            <w:hideMark/>
          </w:tcPr>
          <w:p w:rsidR="00D8607F" w:rsidRDefault="00D8607F">
            <w:pPr>
              <w:pStyle w:val="Bibliography"/>
              <w:rPr>
                <w:noProof/>
              </w:rPr>
            </w:pPr>
            <w:r>
              <w:rPr>
                <w:noProof/>
              </w:rPr>
              <w:t xml:space="preserve">[1] </w:t>
            </w:r>
          </w:p>
        </w:tc>
        <w:tc>
          <w:tcPr>
            <w:tcW w:w="0" w:type="auto"/>
            <w:hideMark/>
          </w:tcPr>
          <w:p w:rsidR="00D8607F" w:rsidRDefault="00D8607F">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 </w:t>
            </w:r>
          </w:p>
        </w:tc>
        <w:tc>
          <w:tcPr>
            <w:tcW w:w="0" w:type="auto"/>
            <w:hideMark/>
          </w:tcPr>
          <w:p w:rsidR="00D8607F" w:rsidRDefault="00D8607F">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[3] </w:t>
            </w:r>
          </w:p>
        </w:tc>
        <w:tc>
          <w:tcPr>
            <w:tcW w:w="0" w:type="auto"/>
            <w:hideMark/>
          </w:tcPr>
          <w:p w:rsidR="00D8607F" w:rsidRDefault="00D8607F">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[4] </w:t>
            </w:r>
          </w:p>
        </w:tc>
        <w:tc>
          <w:tcPr>
            <w:tcW w:w="0" w:type="auto"/>
            <w:hideMark/>
          </w:tcPr>
          <w:p w:rsidR="00D8607F" w:rsidRDefault="00D8607F">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[5] </w:t>
            </w:r>
          </w:p>
        </w:tc>
        <w:tc>
          <w:tcPr>
            <w:tcW w:w="0" w:type="auto"/>
            <w:hideMark/>
          </w:tcPr>
          <w:p w:rsidR="00D8607F" w:rsidRDefault="00D8607F">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[6] </w:t>
            </w:r>
          </w:p>
        </w:tc>
        <w:tc>
          <w:tcPr>
            <w:tcW w:w="0" w:type="auto"/>
            <w:hideMark/>
          </w:tcPr>
          <w:p w:rsidR="00D8607F" w:rsidRDefault="00D8607F">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[7] </w:t>
            </w:r>
          </w:p>
        </w:tc>
        <w:tc>
          <w:tcPr>
            <w:tcW w:w="0" w:type="auto"/>
            <w:hideMark/>
          </w:tcPr>
          <w:p w:rsidR="00D8607F" w:rsidRDefault="00D8607F">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[8] </w:t>
            </w:r>
          </w:p>
        </w:tc>
        <w:tc>
          <w:tcPr>
            <w:tcW w:w="0" w:type="auto"/>
            <w:hideMark/>
          </w:tcPr>
          <w:p w:rsidR="00D8607F" w:rsidRDefault="00D8607F">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[9] </w:t>
            </w:r>
          </w:p>
        </w:tc>
        <w:tc>
          <w:tcPr>
            <w:tcW w:w="0" w:type="auto"/>
            <w:hideMark/>
          </w:tcPr>
          <w:p w:rsidR="00D8607F" w:rsidRDefault="00D8607F">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[10] </w:t>
            </w:r>
          </w:p>
        </w:tc>
        <w:tc>
          <w:tcPr>
            <w:tcW w:w="0" w:type="auto"/>
            <w:hideMark/>
          </w:tcPr>
          <w:p w:rsidR="00D8607F" w:rsidRDefault="00D8607F">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w:t>
            </w:r>
            <w:r>
              <w:rPr>
                <w:noProof/>
              </w:rPr>
              <w:lastRenderedPageBreak/>
              <w:t xml:space="preserve">3, pp. 346-359, 2008. </w:t>
            </w:r>
          </w:p>
        </w:tc>
      </w:tr>
      <w:tr w:rsidR="00D8607F">
        <w:trPr>
          <w:divId w:val="1923836894"/>
          <w:tblCellSpacing w:w="15" w:type="dxa"/>
        </w:trPr>
        <w:tc>
          <w:tcPr>
            <w:tcW w:w="50" w:type="pct"/>
            <w:hideMark/>
          </w:tcPr>
          <w:p w:rsidR="00D8607F" w:rsidRDefault="00D8607F">
            <w:pPr>
              <w:pStyle w:val="Bibliography"/>
              <w:rPr>
                <w:noProof/>
              </w:rPr>
            </w:pPr>
            <w:r>
              <w:rPr>
                <w:noProof/>
              </w:rPr>
              <w:lastRenderedPageBreak/>
              <w:t xml:space="preserve">[11] </w:t>
            </w:r>
          </w:p>
        </w:tc>
        <w:tc>
          <w:tcPr>
            <w:tcW w:w="0" w:type="auto"/>
            <w:hideMark/>
          </w:tcPr>
          <w:p w:rsidR="00D8607F" w:rsidRDefault="00D8607F">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[12] </w:t>
            </w:r>
          </w:p>
        </w:tc>
        <w:tc>
          <w:tcPr>
            <w:tcW w:w="0" w:type="auto"/>
            <w:hideMark/>
          </w:tcPr>
          <w:p w:rsidR="00D8607F" w:rsidRDefault="00D8607F">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[13] </w:t>
            </w:r>
          </w:p>
        </w:tc>
        <w:tc>
          <w:tcPr>
            <w:tcW w:w="0" w:type="auto"/>
            <w:hideMark/>
          </w:tcPr>
          <w:p w:rsidR="00D8607F" w:rsidRDefault="00D8607F">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[14] </w:t>
            </w:r>
          </w:p>
        </w:tc>
        <w:tc>
          <w:tcPr>
            <w:tcW w:w="0" w:type="auto"/>
            <w:hideMark/>
          </w:tcPr>
          <w:p w:rsidR="00D8607F" w:rsidRDefault="00D8607F">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[15] </w:t>
            </w:r>
          </w:p>
        </w:tc>
        <w:tc>
          <w:tcPr>
            <w:tcW w:w="0" w:type="auto"/>
            <w:hideMark/>
          </w:tcPr>
          <w:p w:rsidR="00D8607F" w:rsidRDefault="00D8607F">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[16] </w:t>
            </w:r>
          </w:p>
        </w:tc>
        <w:tc>
          <w:tcPr>
            <w:tcW w:w="0" w:type="auto"/>
            <w:hideMark/>
          </w:tcPr>
          <w:p w:rsidR="00D8607F" w:rsidRDefault="00D8607F">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[17] </w:t>
            </w:r>
          </w:p>
        </w:tc>
        <w:tc>
          <w:tcPr>
            <w:tcW w:w="0" w:type="auto"/>
            <w:hideMark/>
          </w:tcPr>
          <w:p w:rsidR="00D8607F" w:rsidRDefault="00D8607F">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[18] </w:t>
            </w:r>
          </w:p>
        </w:tc>
        <w:tc>
          <w:tcPr>
            <w:tcW w:w="0" w:type="auto"/>
            <w:hideMark/>
          </w:tcPr>
          <w:p w:rsidR="00D8607F" w:rsidRDefault="00D8607F">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[19] </w:t>
            </w:r>
          </w:p>
        </w:tc>
        <w:tc>
          <w:tcPr>
            <w:tcW w:w="0" w:type="auto"/>
            <w:hideMark/>
          </w:tcPr>
          <w:p w:rsidR="00D8607F" w:rsidRDefault="00D8607F">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D8607F">
        <w:trPr>
          <w:divId w:val="1923836894"/>
          <w:tblCellSpacing w:w="15" w:type="dxa"/>
        </w:trPr>
        <w:tc>
          <w:tcPr>
            <w:tcW w:w="50" w:type="pct"/>
            <w:hideMark/>
          </w:tcPr>
          <w:p w:rsidR="00D8607F" w:rsidRDefault="00D8607F">
            <w:pPr>
              <w:pStyle w:val="Bibliography"/>
              <w:rPr>
                <w:noProof/>
              </w:rPr>
            </w:pPr>
            <w:r>
              <w:rPr>
                <w:noProof/>
              </w:rPr>
              <w:lastRenderedPageBreak/>
              <w:t xml:space="preserve">[20] </w:t>
            </w:r>
          </w:p>
        </w:tc>
        <w:tc>
          <w:tcPr>
            <w:tcW w:w="0" w:type="auto"/>
            <w:hideMark/>
          </w:tcPr>
          <w:p w:rsidR="00D8607F" w:rsidRDefault="00D8607F">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[21] </w:t>
            </w:r>
          </w:p>
        </w:tc>
        <w:tc>
          <w:tcPr>
            <w:tcW w:w="0" w:type="auto"/>
            <w:hideMark/>
          </w:tcPr>
          <w:p w:rsidR="00D8607F" w:rsidRDefault="00D8607F">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[22] </w:t>
            </w:r>
          </w:p>
        </w:tc>
        <w:tc>
          <w:tcPr>
            <w:tcW w:w="0" w:type="auto"/>
            <w:hideMark/>
          </w:tcPr>
          <w:p w:rsidR="00D8607F" w:rsidRDefault="00D8607F">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[23] </w:t>
            </w:r>
          </w:p>
        </w:tc>
        <w:tc>
          <w:tcPr>
            <w:tcW w:w="0" w:type="auto"/>
            <w:hideMark/>
          </w:tcPr>
          <w:p w:rsidR="00D8607F" w:rsidRDefault="00D8607F">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[24] </w:t>
            </w:r>
          </w:p>
        </w:tc>
        <w:tc>
          <w:tcPr>
            <w:tcW w:w="0" w:type="auto"/>
            <w:hideMark/>
          </w:tcPr>
          <w:p w:rsidR="00D8607F" w:rsidRDefault="00D8607F">
            <w:pPr>
              <w:pStyle w:val="Bibliography"/>
              <w:rPr>
                <w:noProof/>
              </w:rPr>
            </w:pPr>
            <w:r>
              <w:rPr>
                <w:noProof/>
              </w:rPr>
              <w:t>OpenNI, "About OpenNI," DotNetNuke Corporation, 2011. [Online]. Available: http://www.openni.org/About.aspx. [Accessed 9 May 2012].</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[25] </w:t>
            </w:r>
          </w:p>
        </w:tc>
        <w:tc>
          <w:tcPr>
            <w:tcW w:w="0" w:type="auto"/>
            <w:hideMark/>
          </w:tcPr>
          <w:p w:rsidR="00D8607F" w:rsidRDefault="00D8607F">
            <w:pPr>
              <w:pStyle w:val="Bibliography"/>
              <w:rPr>
                <w:noProof/>
              </w:rPr>
            </w:pPr>
            <w:r>
              <w:rPr>
                <w:noProof/>
              </w:rPr>
              <w:t>PrimeSense, Ltd., "PrimeSense Natural Interraction," 2011. [Online]. Available: http://www.primesense.com/nite. [Accessed 9 May 2012].</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[26] </w:t>
            </w:r>
          </w:p>
        </w:tc>
        <w:tc>
          <w:tcPr>
            <w:tcW w:w="0" w:type="auto"/>
            <w:hideMark/>
          </w:tcPr>
          <w:p w:rsidR="00D8607F" w:rsidRDefault="00D8607F">
            <w:pPr>
              <w:pStyle w:val="Bibliography"/>
              <w:rPr>
                <w:noProof/>
              </w:rPr>
            </w:pPr>
            <w:r>
              <w:rPr>
                <w:noProof/>
              </w:rPr>
              <w:t>Robotzone, LLC., "DDP155 Base Pan," 2012. [Online]. Available: http://www.servocity.com/html/ddp155_base_pan.html. [Accessed 9 May 2012].</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[27] </w:t>
            </w:r>
          </w:p>
        </w:tc>
        <w:tc>
          <w:tcPr>
            <w:tcW w:w="0" w:type="auto"/>
            <w:hideMark/>
          </w:tcPr>
          <w:p w:rsidR="00D8607F" w:rsidRDefault="00D8607F">
            <w:pPr>
              <w:pStyle w:val="Bibliography"/>
              <w:rPr>
                <w:noProof/>
              </w:rPr>
            </w:pPr>
            <w:r>
              <w:rPr>
                <w:noProof/>
              </w:rPr>
              <w:t>Phidgets, Inc., "1066_0 PhidgetAdvancedServo 1-Motor," 2011. [Online]. Available: http://www.phidgets.com/products.php?product_id=1066_0. [Accessed 9 May 2012].</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[28] </w:t>
            </w:r>
          </w:p>
        </w:tc>
        <w:tc>
          <w:tcPr>
            <w:tcW w:w="0" w:type="auto"/>
            <w:hideMark/>
          </w:tcPr>
          <w:p w:rsidR="00D8607F" w:rsidRDefault="00D8607F">
            <w:pPr>
              <w:pStyle w:val="Bibliography"/>
              <w:rPr>
                <w:noProof/>
              </w:rPr>
            </w:pPr>
            <w:r>
              <w:rPr>
                <w:noProof/>
              </w:rPr>
              <w:t>M. Likhachev, "Search-based Planning with Motion Primitives," 2009. [Online]. Available: http://www.cs.cmu.edu/~maxim/files/tutorials/robschooltutorial_oct10.pdf. [Accessed 30 4 2012].</w:t>
            </w:r>
          </w:p>
        </w:tc>
      </w:tr>
    </w:tbl>
    <w:p w:rsidR="00D8607F" w:rsidRDefault="00D8607F">
      <w:pPr>
        <w:divId w:val="1923836894"/>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84D" w:rsidRDefault="0013084D" w:rsidP="000F6971">
      <w:pPr>
        <w:spacing w:after="0" w:line="240" w:lineRule="auto"/>
      </w:pPr>
      <w:r>
        <w:separator/>
      </w:r>
    </w:p>
  </w:endnote>
  <w:endnote w:type="continuationSeparator" w:id="0">
    <w:p w:rsidR="0013084D" w:rsidRDefault="0013084D"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33042D" w:rsidRDefault="0033042D">
        <w:pPr>
          <w:pStyle w:val="Footer"/>
          <w:jc w:val="right"/>
        </w:pPr>
        <w:r>
          <w:fldChar w:fldCharType="begin"/>
        </w:r>
        <w:r>
          <w:instrText xml:space="preserve"> PAGE   \* MERGEFORMAT </w:instrText>
        </w:r>
        <w:r>
          <w:fldChar w:fldCharType="separate"/>
        </w:r>
        <w:r w:rsidR="00076C9A">
          <w:rPr>
            <w:noProof/>
          </w:rPr>
          <w:t>36</w:t>
        </w:r>
        <w:r>
          <w:rPr>
            <w:noProof/>
          </w:rPr>
          <w:fldChar w:fldCharType="end"/>
        </w:r>
      </w:p>
    </w:sdtContent>
  </w:sdt>
  <w:p w:rsidR="0033042D" w:rsidRDefault="0033042D"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42D" w:rsidRDefault="0033042D">
    <w:pPr>
      <w:pStyle w:val="Footer"/>
      <w:jc w:val="right"/>
    </w:pPr>
  </w:p>
  <w:p w:rsidR="0033042D" w:rsidRDefault="0033042D"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84D" w:rsidRDefault="0013084D" w:rsidP="000F6971">
      <w:pPr>
        <w:spacing w:after="0" w:line="240" w:lineRule="auto"/>
      </w:pPr>
      <w:r>
        <w:separator/>
      </w:r>
    </w:p>
  </w:footnote>
  <w:footnote w:type="continuationSeparator" w:id="0">
    <w:p w:rsidR="0013084D" w:rsidRDefault="0013084D"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CEA"/>
    <w:rsid w:val="000B22A3"/>
    <w:rsid w:val="000C0ADD"/>
    <w:rsid w:val="000D1839"/>
    <w:rsid w:val="000D2A47"/>
    <w:rsid w:val="000E4935"/>
    <w:rsid w:val="000F1FC0"/>
    <w:rsid w:val="000F6971"/>
    <w:rsid w:val="00112600"/>
    <w:rsid w:val="00115579"/>
    <w:rsid w:val="0013084D"/>
    <w:rsid w:val="0014190F"/>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7A85"/>
    <w:rsid w:val="002012DB"/>
    <w:rsid w:val="00205FE5"/>
    <w:rsid w:val="00212636"/>
    <w:rsid w:val="00220923"/>
    <w:rsid w:val="00236A08"/>
    <w:rsid w:val="00236B40"/>
    <w:rsid w:val="0024185E"/>
    <w:rsid w:val="002426E6"/>
    <w:rsid w:val="00243D25"/>
    <w:rsid w:val="00262CEF"/>
    <w:rsid w:val="00265DB9"/>
    <w:rsid w:val="00266623"/>
    <w:rsid w:val="002713AF"/>
    <w:rsid w:val="00277EFC"/>
    <w:rsid w:val="00281685"/>
    <w:rsid w:val="002872CE"/>
    <w:rsid w:val="00287B9D"/>
    <w:rsid w:val="00291534"/>
    <w:rsid w:val="002A1ECB"/>
    <w:rsid w:val="002A5E26"/>
    <w:rsid w:val="002C1BDA"/>
    <w:rsid w:val="002C3A90"/>
    <w:rsid w:val="002D31CB"/>
    <w:rsid w:val="002D4111"/>
    <w:rsid w:val="002F1992"/>
    <w:rsid w:val="002F2607"/>
    <w:rsid w:val="002F4BFC"/>
    <w:rsid w:val="00300267"/>
    <w:rsid w:val="00301726"/>
    <w:rsid w:val="00304B61"/>
    <w:rsid w:val="003060D6"/>
    <w:rsid w:val="00326A3B"/>
    <w:rsid w:val="003278A0"/>
    <w:rsid w:val="0033042D"/>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85793"/>
    <w:rsid w:val="004A44C1"/>
    <w:rsid w:val="004A6112"/>
    <w:rsid w:val="004B6D29"/>
    <w:rsid w:val="004C3013"/>
    <w:rsid w:val="004C459C"/>
    <w:rsid w:val="004E4B19"/>
    <w:rsid w:val="005209F2"/>
    <w:rsid w:val="00520ED1"/>
    <w:rsid w:val="00521433"/>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5D8F"/>
    <w:rsid w:val="006432F5"/>
    <w:rsid w:val="006551D7"/>
    <w:rsid w:val="006556D0"/>
    <w:rsid w:val="00663205"/>
    <w:rsid w:val="006676D2"/>
    <w:rsid w:val="00670B5E"/>
    <w:rsid w:val="00691CA2"/>
    <w:rsid w:val="006A1743"/>
    <w:rsid w:val="006B3085"/>
    <w:rsid w:val="006C5526"/>
    <w:rsid w:val="006D67DB"/>
    <w:rsid w:val="006D75F8"/>
    <w:rsid w:val="007019C4"/>
    <w:rsid w:val="00710F25"/>
    <w:rsid w:val="007138C2"/>
    <w:rsid w:val="00714056"/>
    <w:rsid w:val="00714596"/>
    <w:rsid w:val="0071620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24AA"/>
    <w:rsid w:val="00930501"/>
    <w:rsid w:val="009348AF"/>
    <w:rsid w:val="00934B3D"/>
    <w:rsid w:val="00943DAB"/>
    <w:rsid w:val="0095394F"/>
    <w:rsid w:val="00956182"/>
    <w:rsid w:val="00960273"/>
    <w:rsid w:val="009635B1"/>
    <w:rsid w:val="0097622B"/>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15D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02F00"/>
    <w:rsid w:val="00B426CB"/>
    <w:rsid w:val="00B437E1"/>
    <w:rsid w:val="00B618B1"/>
    <w:rsid w:val="00B70BA8"/>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2542"/>
    <w:rsid w:val="00C43F4F"/>
    <w:rsid w:val="00C51337"/>
    <w:rsid w:val="00C517ED"/>
    <w:rsid w:val="00C52C5E"/>
    <w:rsid w:val="00C56240"/>
    <w:rsid w:val="00C56540"/>
    <w:rsid w:val="00C65818"/>
    <w:rsid w:val="00C6715A"/>
    <w:rsid w:val="00C679DD"/>
    <w:rsid w:val="00CA22A6"/>
    <w:rsid w:val="00CA22C5"/>
    <w:rsid w:val="00CA48DF"/>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70CFF"/>
    <w:rsid w:val="00E73285"/>
    <w:rsid w:val="00E75416"/>
    <w:rsid w:val="00E9022C"/>
    <w:rsid w:val="00E917BC"/>
    <w:rsid w:val="00EA2C8A"/>
    <w:rsid w:val="00EA43E5"/>
    <w:rsid w:val="00EB66B6"/>
    <w:rsid w:val="00ED68F9"/>
    <w:rsid w:val="00EF1EA9"/>
    <w:rsid w:val="00EF3858"/>
    <w:rsid w:val="00F01CA9"/>
    <w:rsid w:val="00F01F93"/>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0.emf"/><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7</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11</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12</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5</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29</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8</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10</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26</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25</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27</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28</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30</b:RefOrder>
  </b:Source>
</b:Sources>
</file>

<file path=customXml/itemProps1.xml><?xml version="1.0" encoding="utf-8"?>
<ds:datastoreItem xmlns:ds="http://schemas.openxmlformats.org/officeDocument/2006/customXml" ds:itemID="{2509772C-4BEF-42DA-9A5C-AB98FEF6B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56</Pages>
  <Words>9576</Words>
  <Characters>54586</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18</cp:revision>
  <dcterms:created xsi:type="dcterms:W3CDTF">2012-05-09T17:30:00Z</dcterms:created>
  <dcterms:modified xsi:type="dcterms:W3CDTF">2012-05-10T02:35:00Z</dcterms:modified>
</cp:coreProperties>
</file>