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D22E10" w:rsidP="00540AEA">
      <w:del w:id="0" w:author="Bill" w:date="2012-04-26T13:11:00Z">
        <w:r w:rsidDel="003060D6">
          <w:delText>k</w:delText>
        </w:r>
      </w:del>
      <w:r w:rsidR="00F324C7">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8"/>
          <w:footerReference w:type="first" r:id="rId9"/>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724C1A"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3147616" w:history="1">
        <w:r w:rsidR="00724C1A" w:rsidRPr="00F77739">
          <w:rPr>
            <w:rStyle w:val="Hyperlink"/>
            <w:noProof/>
          </w:rPr>
          <w:t>1</w:t>
        </w:r>
        <w:r w:rsidR="00724C1A">
          <w:rPr>
            <w:rFonts w:asciiTheme="minorHAnsi" w:hAnsiTheme="minorHAnsi"/>
            <w:noProof/>
            <w:sz w:val="22"/>
          </w:rPr>
          <w:tab/>
        </w:r>
        <w:r w:rsidR="00724C1A" w:rsidRPr="00F77739">
          <w:rPr>
            <w:rStyle w:val="Hyperlink"/>
            <w:noProof/>
          </w:rPr>
          <w:t>Introduction</w:t>
        </w:r>
        <w:r w:rsidR="00724C1A">
          <w:rPr>
            <w:noProof/>
            <w:webHidden/>
          </w:rPr>
          <w:tab/>
        </w:r>
        <w:r w:rsidR="00724C1A">
          <w:rPr>
            <w:noProof/>
            <w:webHidden/>
          </w:rPr>
          <w:fldChar w:fldCharType="begin"/>
        </w:r>
        <w:r w:rsidR="00724C1A">
          <w:rPr>
            <w:noProof/>
            <w:webHidden/>
          </w:rPr>
          <w:instrText xml:space="preserve"> PAGEREF _Toc323147616 \h </w:instrText>
        </w:r>
        <w:r w:rsidR="00724C1A">
          <w:rPr>
            <w:noProof/>
            <w:webHidden/>
          </w:rPr>
        </w:r>
        <w:r w:rsidR="00724C1A">
          <w:rPr>
            <w:noProof/>
            <w:webHidden/>
          </w:rPr>
          <w:fldChar w:fldCharType="separate"/>
        </w:r>
        <w:r w:rsidR="00724C1A">
          <w:rPr>
            <w:noProof/>
            <w:webHidden/>
          </w:rPr>
          <w:t>1</w:t>
        </w:r>
        <w:r w:rsidR="00724C1A">
          <w:rPr>
            <w:noProof/>
            <w:webHidden/>
          </w:rPr>
          <w:fldChar w:fldCharType="end"/>
        </w:r>
      </w:hyperlink>
    </w:p>
    <w:p w:rsidR="00724C1A" w:rsidRDefault="00A9149F">
      <w:pPr>
        <w:pStyle w:val="TOC1"/>
        <w:tabs>
          <w:tab w:val="left" w:pos="440"/>
          <w:tab w:val="right" w:leader="dot" w:pos="8630"/>
        </w:tabs>
        <w:rPr>
          <w:rFonts w:asciiTheme="minorHAnsi" w:hAnsiTheme="minorHAnsi"/>
          <w:noProof/>
          <w:sz w:val="22"/>
        </w:rPr>
      </w:pPr>
      <w:hyperlink w:anchor="_Toc323147617" w:history="1">
        <w:r w:rsidR="00724C1A" w:rsidRPr="00F77739">
          <w:rPr>
            <w:rStyle w:val="Hyperlink"/>
            <w:noProof/>
          </w:rPr>
          <w:t>2</w:t>
        </w:r>
        <w:r w:rsidR="00724C1A">
          <w:rPr>
            <w:rFonts w:asciiTheme="minorHAnsi" w:hAnsiTheme="minorHAnsi"/>
            <w:noProof/>
            <w:sz w:val="22"/>
          </w:rPr>
          <w:tab/>
        </w:r>
        <w:r w:rsidR="00724C1A" w:rsidRPr="00F77739">
          <w:rPr>
            <w:rStyle w:val="Hyperlink"/>
            <w:noProof/>
          </w:rPr>
          <w:t>Harlie</w:t>
        </w:r>
        <w:r w:rsidR="00724C1A">
          <w:rPr>
            <w:noProof/>
            <w:webHidden/>
          </w:rPr>
          <w:tab/>
        </w:r>
        <w:r w:rsidR="00724C1A">
          <w:rPr>
            <w:noProof/>
            <w:webHidden/>
          </w:rPr>
          <w:fldChar w:fldCharType="begin"/>
        </w:r>
        <w:r w:rsidR="00724C1A">
          <w:rPr>
            <w:noProof/>
            <w:webHidden/>
          </w:rPr>
          <w:instrText xml:space="preserve"> PAGEREF _Toc323147617 \h </w:instrText>
        </w:r>
        <w:r w:rsidR="00724C1A">
          <w:rPr>
            <w:noProof/>
            <w:webHidden/>
          </w:rPr>
        </w:r>
        <w:r w:rsidR="00724C1A">
          <w:rPr>
            <w:noProof/>
            <w:webHidden/>
          </w:rPr>
          <w:fldChar w:fldCharType="separate"/>
        </w:r>
        <w:r w:rsidR="00724C1A">
          <w:rPr>
            <w:noProof/>
            <w:webHidden/>
          </w:rPr>
          <w:t>2</w:t>
        </w:r>
        <w:r w:rsidR="00724C1A">
          <w:rPr>
            <w:noProof/>
            <w:webHidden/>
          </w:rPr>
          <w:fldChar w:fldCharType="end"/>
        </w:r>
      </w:hyperlink>
    </w:p>
    <w:p w:rsidR="00724C1A" w:rsidRDefault="00A9149F">
      <w:pPr>
        <w:pStyle w:val="TOC1"/>
        <w:tabs>
          <w:tab w:val="left" w:pos="440"/>
          <w:tab w:val="right" w:leader="dot" w:pos="8630"/>
        </w:tabs>
        <w:rPr>
          <w:rFonts w:asciiTheme="minorHAnsi" w:hAnsiTheme="minorHAnsi"/>
          <w:noProof/>
          <w:sz w:val="22"/>
        </w:rPr>
      </w:pPr>
      <w:hyperlink w:anchor="_Toc323147618" w:history="1">
        <w:r w:rsidR="00724C1A" w:rsidRPr="00F77739">
          <w:rPr>
            <w:rStyle w:val="Hyperlink"/>
            <w:noProof/>
          </w:rPr>
          <w:t>3</w:t>
        </w:r>
        <w:r w:rsidR="00724C1A">
          <w:rPr>
            <w:rFonts w:asciiTheme="minorHAnsi" w:hAnsiTheme="minorHAnsi"/>
            <w:noProof/>
            <w:sz w:val="22"/>
          </w:rPr>
          <w:tab/>
        </w:r>
        <w:r w:rsidR="00724C1A" w:rsidRPr="00F77739">
          <w:rPr>
            <w:rStyle w:val="Hyperlink"/>
            <w:noProof/>
          </w:rPr>
          <w:t>Evaluation of the Microsoft Kinect</w:t>
        </w:r>
        <w:r w:rsidR="00724C1A">
          <w:rPr>
            <w:noProof/>
            <w:webHidden/>
          </w:rPr>
          <w:tab/>
        </w:r>
        <w:r w:rsidR="00724C1A">
          <w:rPr>
            <w:noProof/>
            <w:webHidden/>
          </w:rPr>
          <w:fldChar w:fldCharType="begin"/>
        </w:r>
        <w:r w:rsidR="00724C1A">
          <w:rPr>
            <w:noProof/>
            <w:webHidden/>
          </w:rPr>
          <w:instrText xml:space="preserve"> PAGEREF _Toc323147618 \h </w:instrText>
        </w:r>
        <w:r w:rsidR="00724C1A">
          <w:rPr>
            <w:noProof/>
            <w:webHidden/>
          </w:rPr>
        </w:r>
        <w:r w:rsidR="00724C1A">
          <w:rPr>
            <w:noProof/>
            <w:webHidden/>
          </w:rPr>
          <w:fldChar w:fldCharType="separate"/>
        </w:r>
        <w:r w:rsidR="00724C1A">
          <w:rPr>
            <w:noProof/>
            <w:webHidden/>
          </w:rPr>
          <w:t>3</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19" w:history="1">
        <w:r w:rsidR="00724C1A" w:rsidRPr="00F77739">
          <w:rPr>
            <w:rStyle w:val="Hyperlink"/>
            <w:noProof/>
          </w:rPr>
          <w:t>3.1</w:t>
        </w:r>
        <w:r w:rsidR="00724C1A">
          <w:rPr>
            <w:rFonts w:asciiTheme="minorHAnsi" w:hAnsiTheme="minorHAnsi"/>
            <w:noProof/>
            <w:sz w:val="22"/>
          </w:rPr>
          <w:tab/>
        </w:r>
        <w:r w:rsidR="00724C1A" w:rsidRPr="00F77739">
          <w:rPr>
            <w:rStyle w:val="Hyperlink"/>
            <w:noProof/>
          </w:rPr>
          <w:t>Discrimination Between Users</w:t>
        </w:r>
        <w:r w:rsidR="00724C1A">
          <w:rPr>
            <w:noProof/>
            <w:webHidden/>
          </w:rPr>
          <w:tab/>
        </w:r>
        <w:r w:rsidR="00724C1A">
          <w:rPr>
            <w:noProof/>
            <w:webHidden/>
          </w:rPr>
          <w:fldChar w:fldCharType="begin"/>
        </w:r>
        <w:r w:rsidR="00724C1A">
          <w:rPr>
            <w:noProof/>
            <w:webHidden/>
          </w:rPr>
          <w:instrText xml:space="preserve"> PAGEREF _Toc323147619 \h </w:instrText>
        </w:r>
        <w:r w:rsidR="00724C1A">
          <w:rPr>
            <w:noProof/>
            <w:webHidden/>
          </w:rPr>
        </w:r>
        <w:r w:rsidR="00724C1A">
          <w:rPr>
            <w:noProof/>
            <w:webHidden/>
          </w:rPr>
          <w:fldChar w:fldCharType="separate"/>
        </w:r>
        <w:r w:rsidR="00724C1A">
          <w:rPr>
            <w:noProof/>
            <w:webHidden/>
          </w:rPr>
          <w:t>4</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20" w:history="1">
        <w:r w:rsidR="00724C1A" w:rsidRPr="00F77739">
          <w:rPr>
            <w:rStyle w:val="Hyperlink"/>
            <w:noProof/>
          </w:rPr>
          <w:t>3.2</w:t>
        </w:r>
        <w:r w:rsidR="00724C1A">
          <w:rPr>
            <w:rFonts w:asciiTheme="minorHAnsi" w:hAnsiTheme="minorHAnsi"/>
            <w:noProof/>
            <w:sz w:val="22"/>
          </w:rPr>
          <w:tab/>
        </w:r>
        <w:r w:rsidR="00724C1A" w:rsidRPr="00F77739">
          <w:rPr>
            <w:rStyle w:val="Hyperlink"/>
            <w:noProof/>
          </w:rPr>
          <w:t>Calibration of Users</w:t>
        </w:r>
        <w:r w:rsidR="00724C1A">
          <w:rPr>
            <w:noProof/>
            <w:webHidden/>
          </w:rPr>
          <w:tab/>
        </w:r>
        <w:r w:rsidR="00724C1A">
          <w:rPr>
            <w:noProof/>
            <w:webHidden/>
          </w:rPr>
          <w:fldChar w:fldCharType="begin"/>
        </w:r>
        <w:r w:rsidR="00724C1A">
          <w:rPr>
            <w:noProof/>
            <w:webHidden/>
          </w:rPr>
          <w:instrText xml:space="preserve"> PAGEREF _Toc323147620 \h </w:instrText>
        </w:r>
        <w:r w:rsidR="00724C1A">
          <w:rPr>
            <w:noProof/>
            <w:webHidden/>
          </w:rPr>
        </w:r>
        <w:r w:rsidR="00724C1A">
          <w:rPr>
            <w:noProof/>
            <w:webHidden/>
          </w:rPr>
          <w:fldChar w:fldCharType="separate"/>
        </w:r>
        <w:r w:rsidR="00724C1A">
          <w:rPr>
            <w:noProof/>
            <w:webHidden/>
          </w:rPr>
          <w:t>5</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21" w:history="1">
        <w:r w:rsidR="00724C1A" w:rsidRPr="00F77739">
          <w:rPr>
            <w:rStyle w:val="Hyperlink"/>
            <w:noProof/>
          </w:rPr>
          <w:t>3.3</w:t>
        </w:r>
        <w:r w:rsidR="00724C1A">
          <w:rPr>
            <w:rFonts w:asciiTheme="minorHAnsi" w:hAnsiTheme="minorHAnsi"/>
            <w:noProof/>
            <w:sz w:val="22"/>
          </w:rPr>
          <w:tab/>
        </w:r>
        <w:r w:rsidR="00724C1A" w:rsidRPr="00F77739">
          <w:rPr>
            <w:rStyle w:val="Hyperlink"/>
            <w:noProof/>
          </w:rPr>
          <w:t>Limited Field of View</w:t>
        </w:r>
        <w:r w:rsidR="00724C1A">
          <w:rPr>
            <w:noProof/>
            <w:webHidden/>
          </w:rPr>
          <w:tab/>
        </w:r>
        <w:r w:rsidR="00724C1A">
          <w:rPr>
            <w:noProof/>
            <w:webHidden/>
          </w:rPr>
          <w:fldChar w:fldCharType="begin"/>
        </w:r>
        <w:r w:rsidR="00724C1A">
          <w:rPr>
            <w:noProof/>
            <w:webHidden/>
          </w:rPr>
          <w:instrText xml:space="preserve"> PAGEREF _Toc323147621 \h </w:instrText>
        </w:r>
        <w:r w:rsidR="00724C1A">
          <w:rPr>
            <w:noProof/>
            <w:webHidden/>
          </w:rPr>
        </w:r>
        <w:r w:rsidR="00724C1A">
          <w:rPr>
            <w:noProof/>
            <w:webHidden/>
          </w:rPr>
          <w:fldChar w:fldCharType="separate"/>
        </w:r>
        <w:r w:rsidR="00724C1A">
          <w:rPr>
            <w:noProof/>
            <w:webHidden/>
          </w:rPr>
          <w:t>7</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22" w:history="1">
        <w:r w:rsidR="00724C1A" w:rsidRPr="00F77739">
          <w:rPr>
            <w:rStyle w:val="Hyperlink"/>
            <w:noProof/>
          </w:rPr>
          <w:t>3.4</w:t>
        </w:r>
        <w:r w:rsidR="00724C1A">
          <w:rPr>
            <w:rFonts w:asciiTheme="minorHAnsi" w:hAnsiTheme="minorHAnsi"/>
            <w:noProof/>
            <w:sz w:val="22"/>
          </w:rPr>
          <w:tab/>
        </w:r>
        <w:r w:rsidR="00724C1A" w:rsidRPr="00F77739">
          <w:rPr>
            <w:rStyle w:val="Hyperlink"/>
            <w:noProof/>
          </w:rPr>
          <w:t>Moving Base Problem</w:t>
        </w:r>
        <w:r w:rsidR="00724C1A">
          <w:rPr>
            <w:noProof/>
            <w:webHidden/>
          </w:rPr>
          <w:tab/>
        </w:r>
        <w:r w:rsidR="00724C1A">
          <w:rPr>
            <w:noProof/>
            <w:webHidden/>
          </w:rPr>
          <w:fldChar w:fldCharType="begin"/>
        </w:r>
        <w:r w:rsidR="00724C1A">
          <w:rPr>
            <w:noProof/>
            <w:webHidden/>
          </w:rPr>
          <w:instrText xml:space="preserve"> PAGEREF _Toc323147622 \h </w:instrText>
        </w:r>
        <w:r w:rsidR="00724C1A">
          <w:rPr>
            <w:noProof/>
            <w:webHidden/>
          </w:rPr>
        </w:r>
        <w:r w:rsidR="00724C1A">
          <w:rPr>
            <w:noProof/>
            <w:webHidden/>
          </w:rPr>
          <w:fldChar w:fldCharType="separate"/>
        </w:r>
        <w:r w:rsidR="00724C1A">
          <w:rPr>
            <w:noProof/>
            <w:webHidden/>
          </w:rPr>
          <w:t>10</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23" w:history="1">
        <w:r w:rsidR="00724C1A" w:rsidRPr="00F77739">
          <w:rPr>
            <w:rStyle w:val="Hyperlink"/>
            <w:noProof/>
          </w:rPr>
          <w:t>3.5</w:t>
        </w:r>
        <w:r w:rsidR="00724C1A">
          <w:rPr>
            <w:rFonts w:asciiTheme="minorHAnsi" w:hAnsiTheme="minorHAnsi"/>
            <w:noProof/>
            <w:sz w:val="22"/>
          </w:rPr>
          <w:tab/>
        </w:r>
        <w:r w:rsidR="00724C1A" w:rsidRPr="00F77739">
          <w:rPr>
            <w:rStyle w:val="Hyperlink"/>
            <w:noProof/>
          </w:rPr>
          <w:t>Summary</w:t>
        </w:r>
        <w:r w:rsidR="00724C1A">
          <w:rPr>
            <w:noProof/>
            <w:webHidden/>
          </w:rPr>
          <w:tab/>
        </w:r>
        <w:r w:rsidR="00724C1A">
          <w:rPr>
            <w:noProof/>
            <w:webHidden/>
          </w:rPr>
          <w:fldChar w:fldCharType="begin"/>
        </w:r>
        <w:r w:rsidR="00724C1A">
          <w:rPr>
            <w:noProof/>
            <w:webHidden/>
          </w:rPr>
          <w:instrText xml:space="preserve"> PAGEREF _Toc323147623 \h </w:instrText>
        </w:r>
        <w:r w:rsidR="00724C1A">
          <w:rPr>
            <w:noProof/>
            <w:webHidden/>
          </w:rPr>
        </w:r>
        <w:r w:rsidR="00724C1A">
          <w:rPr>
            <w:noProof/>
            <w:webHidden/>
          </w:rPr>
          <w:fldChar w:fldCharType="separate"/>
        </w:r>
        <w:r w:rsidR="00724C1A">
          <w:rPr>
            <w:noProof/>
            <w:webHidden/>
          </w:rPr>
          <w:t>12</w:t>
        </w:r>
        <w:r w:rsidR="00724C1A">
          <w:rPr>
            <w:noProof/>
            <w:webHidden/>
          </w:rPr>
          <w:fldChar w:fldCharType="end"/>
        </w:r>
      </w:hyperlink>
    </w:p>
    <w:p w:rsidR="00724C1A" w:rsidRDefault="00A9149F">
      <w:pPr>
        <w:pStyle w:val="TOC1"/>
        <w:tabs>
          <w:tab w:val="left" w:pos="440"/>
          <w:tab w:val="right" w:leader="dot" w:pos="8630"/>
        </w:tabs>
        <w:rPr>
          <w:rFonts w:asciiTheme="minorHAnsi" w:hAnsiTheme="minorHAnsi"/>
          <w:noProof/>
          <w:sz w:val="22"/>
        </w:rPr>
      </w:pPr>
      <w:hyperlink w:anchor="_Toc323147624" w:history="1">
        <w:r w:rsidR="00724C1A" w:rsidRPr="00F77739">
          <w:rPr>
            <w:rStyle w:val="Hyperlink"/>
            <w:noProof/>
          </w:rPr>
          <w:t>4</w:t>
        </w:r>
        <w:r w:rsidR="00724C1A">
          <w:rPr>
            <w:rFonts w:asciiTheme="minorHAnsi" w:hAnsiTheme="minorHAnsi"/>
            <w:noProof/>
            <w:sz w:val="22"/>
          </w:rPr>
          <w:tab/>
        </w:r>
        <w:r w:rsidR="00724C1A" w:rsidRPr="00F77739">
          <w:rPr>
            <w:rStyle w:val="Hyperlink"/>
            <w:noProof/>
          </w:rPr>
          <w:t>Pan Mount</w:t>
        </w:r>
        <w:r w:rsidR="00724C1A">
          <w:rPr>
            <w:noProof/>
            <w:webHidden/>
          </w:rPr>
          <w:tab/>
        </w:r>
        <w:r w:rsidR="00724C1A">
          <w:rPr>
            <w:noProof/>
            <w:webHidden/>
          </w:rPr>
          <w:fldChar w:fldCharType="begin"/>
        </w:r>
        <w:r w:rsidR="00724C1A">
          <w:rPr>
            <w:noProof/>
            <w:webHidden/>
          </w:rPr>
          <w:instrText xml:space="preserve"> PAGEREF _Toc323147624 \h </w:instrText>
        </w:r>
        <w:r w:rsidR="00724C1A">
          <w:rPr>
            <w:noProof/>
            <w:webHidden/>
          </w:rPr>
        </w:r>
        <w:r w:rsidR="00724C1A">
          <w:rPr>
            <w:noProof/>
            <w:webHidden/>
          </w:rPr>
          <w:fldChar w:fldCharType="separate"/>
        </w:r>
        <w:r w:rsidR="00724C1A">
          <w:rPr>
            <w:noProof/>
            <w:webHidden/>
          </w:rPr>
          <w:t>13</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25" w:history="1">
        <w:r w:rsidR="00724C1A" w:rsidRPr="00F77739">
          <w:rPr>
            <w:rStyle w:val="Hyperlink"/>
            <w:noProof/>
          </w:rPr>
          <w:t>4.1</w:t>
        </w:r>
        <w:r w:rsidR="00724C1A">
          <w:rPr>
            <w:rFonts w:asciiTheme="minorHAnsi" w:hAnsiTheme="minorHAnsi"/>
            <w:noProof/>
            <w:sz w:val="22"/>
          </w:rPr>
          <w:tab/>
        </w:r>
        <w:r w:rsidR="00724C1A" w:rsidRPr="00F77739">
          <w:rPr>
            <w:rStyle w:val="Hyperlink"/>
            <w:noProof/>
          </w:rPr>
          <w:t>Performance</w:t>
        </w:r>
        <w:r w:rsidR="00724C1A">
          <w:rPr>
            <w:noProof/>
            <w:webHidden/>
          </w:rPr>
          <w:tab/>
        </w:r>
        <w:r w:rsidR="00724C1A">
          <w:rPr>
            <w:noProof/>
            <w:webHidden/>
          </w:rPr>
          <w:fldChar w:fldCharType="begin"/>
        </w:r>
        <w:r w:rsidR="00724C1A">
          <w:rPr>
            <w:noProof/>
            <w:webHidden/>
          </w:rPr>
          <w:instrText xml:space="preserve"> PAGEREF _Toc323147625 \h </w:instrText>
        </w:r>
        <w:r w:rsidR="00724C1A">
          <w:rPr>
            <w:noProof/>
            <w:webHidden/>
          </w:rPr>
        </w:r>
        <w:r w:rsidR="00724C1A">
          <w:rPr>
            <w:noProof/>
            <w:webHidden/>
          </w:rPr>
          <w:fldChar w:fldCharType="separate"/>
        </w:r>
        <w:r w:rsidR="00724C1A">
          <w:rPr>
            <w:noProof/>
            <w:webHidden/>
          </w:rPr>
          <w:t>15</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26" w:history="1">
        <w:r w:rsidR="00724C1A" w:rsidRPr="00F77739">
          <w:rPr>
            <w:rStyle w:val="Hyperlink"/>
            <w:noProof/>
          </w:rPr>
          <w:t>4.2</w:t>
        </w:r>
        <w:r w:rsidR="00724C1A">
          <w:rPr>
            <w:rFonts w:asciiTheme="minorHAnsi" w:hAnsiTheme="minorHAnsi"/>
            <w:noProof/>
            <w:sz w:val="22"/>
          </w:rPr>
          <w:tab/>
        </w:r>
        <w:r w:rsidR="00724C1A" w:rsidRPr="00F77739">
          <w:rPr>
            <w:rStyle w:val="Hyperlink"/>
            <w:noProof/>
          </w:rPr>
          <w:t>Summary</w:t>
        </w:r>
        <w:r w:rsidR="00724C1A">
          <w:rPr>
            <w:noProof/>
            <w:webHidden/>
          </w:rPr>
          <w:tab/>
        </w:r>
        <w:r w:rsidR="00724C1A">
          <w:rPr>
            <w:noProof/>
            <w:webHidden/>
          </w:rPr>
          <w:fldChar w:fldCharType="begin"/>
        </w:r>
        <w:r w:rsidR="00724C1A">
          <w:rPr>
            <w:noProof/>
            <w:webHidden/>
          </w:rPr>
          <w:instrText xml:space="preserve"> PAGEREF _Toc323147626 \h </w:instrText>
        </w:r>
        <w:r w:rsidR="00724C1A">
          <w:rPr>
            <w:noProof/>
            <w:webHidden/>
          </w:rPr>
        </w:r>
        <w:r w:rsidR="00724C1A">
          <w:rPr>
            <w:noProof/>
            <w:webHidden/>
          </w:rPr>
          <w:fldChar w:fldCharType="separate"/>
        </w:r>
        <w:r w:rsidR="00724C1A">
          <w:rPr>
            <w:noProof/>
            <w:webHidden/>
          </w:rPr>
          <w:t>18</w:t>
        </w:r>
        <w:r w:rsidR="00724C1A">
          <w:rPr>
            <w:noProof/>
            <w:webHidden/>
          </w:rPr>
          <w:fldChar w:fldCharType="end"/>
        </w:r>
      </w:hyperlink>
    </w:p>
    <w:p w:rsidR="00724C1A" w:rsidRDefault="00A9149F">
      <w:pPr>
        <w:pStyle w:val="TOC1"/>
        <w:tabs>
          <w:tab w:val="left" w:pos="440"/>
          <w:tab w:val="right" w:leader="dot" w:pos="8630"/>
        </w:tabs>
        <w:rPr>
          <w:rFonts w:asciiTheme="minorHAnsi" w:hAnsiTheme="minorHAnsi"/>
          <w:noProof/>
          <w:sz w:val="22"/>
        </w:rPr>
      </w:pPr>
      <w:hyperlink w:anchor="_Toc323147627" w:history="1">
        <w:r w:rsidR="00724C1A" w:rsidRPr="00F77739">
          <w:rPr>
            <w:rStyle w:val="Hyperlink"/>
            <w:noProof/>
          </w:rPr>
          <w:t>5</w:t>
        </w:r>
        <w:r w:rsidR="00724C1A">
          <w:rPr>
            <w:rFonts w:asciiTheme="minorHAnsi" w:hAnsiTheme="minorHAnsi"/>
            <w:noProof/>
            <w:sz w:val="22"/>
          </w:rPr>
          <w:tab/>
        </w:r>
        <w:r w:rsidR="00724C1A" w:rsidRPr="00F77739">
          <w:rPr>
            <w:rStyle w:val="Hyperlink"/>
            <w:noProof/>
          </w:rPr>
          <w:t>Person Tracking</w:t>
        </w:r>
        <w:r w:rsidR="00724C1A">
          <w:rPr>
            <w:noProof/>
            <w:webHidden/>
          </w:rPr>
          <w:tab/>
        </w:r>
        <w:r w:rsidR="00724C1A">
          <w:rPr>
            <w:noProof/>
            <w:webHidden/>
          </w:rPr>
          <w:fldChar w:fldCharType="begin"/>
        </w:r>
        <w:r w:rsidR="00724C1A">
          <w:rPr>
            <w:noProof/>
            <w:webHidden/>
          </w:rPr>
          <w:instrText xml:space="preserve"> PAGEREF _Toc323147627 \h </w:instrText>
        </w:r>
        <w:r w:rsidR="00724C1A">
          <w:rPr>
            <w:noProof/>
            <w:webHidden/>
          </w:rPr>
        </w:r>
        <w:r w:rsidR="00724C1A">
          <w:rPr>
            <w:noProof/>
            <w:webHidden/>
          </w:rPr>
          <w:fldChar w:fldCharType="separate"/>
        </w:r>
        <w:r w:rsidR="00724C1A">
          <w:rPr>
            <w:noProof/>
            <w:webHidden/>
          </w:rPr>
          <w:t>20</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28" w:history="1">
        <w:r w:rsidR="00724C1A" w:rsidRPr="00F77739">
          <w:rPr>
            <w:rStyle w:val="Hyperlink"/>
            <w:noProof/>
          </w:rPr>
          <w:t>5.1</w:t>
        </w:r>
        <w:r w:rsidR="00724C1A">
          <w:rPr>
            <w:rFonts w:asciiTheme="minorHAnsi" w:hAnsiTheme="minorHAnsi"/>
            <w:noProof/>
            <w:sz w:val="22"/>
          </w:rPr>
          <w:tab/>
        </w:r>
        <w:r w:rsidR="00724C1A" w:rsidRPr="00F77739">
          <w:rPr>
            <w:rStyle w:val="Hyperlink"/>
            <w:noProof/>
          </w:rPr>
          <w:t>Face Detector Node</w:t>
        </w:r>
        <w:r w:rsidR="00724C1A">
          <w:rPr>
            <w:noProof/>
            <w:webHidden/>
          </w:rPr>
          <w:tab/>
        </w:r>
        <w:r w:rsidR="00724C1A">
          <w:rPr>
            <w:noProof/>
            <w:webHidden/>
          </w:rPr>
          <w:fldChar w:fldCharType="begin"/>
        </w:r>
        <w:r w:rsidR="00724C1A">
          <w:rPr>
            <w:noProof/>
            <w:webHidden/>
          </w:rPr>
          <w:instrText xml:space="preserve"> PAGEREF _Toc323147628 \h </w:instrText>
        </w:r>
        <w:r w:rsidR="00724C1A">
          <w:rPr>
            <w:noProof/>
            <w:webHidden/>
          </w:rPr>
        </w:r>
        <w:r w:rsidR="00724C1A">
          <w:rPr>
            <w:noProof/>
            <w:webHidden/>
          </w:rPr>
          <w:fldChar w:fldCharType="separate"/>
        </w:r>
        <w:r w:rsidR="00724C1A">
          <w:rPr>
            <w:noProof/>
            <w:webHidden/>
          </w:rPr>
          <w:t>20</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29" w:history="1">
        <w:r w:rsidR="00724C1A" w:rsidRPr="00F77739">
          <w:rPr>
            <w:rStyle w:val="Hyperlink"/>
            <w:noProof/>
          </w:rPr>
          <w:t>5.2</w:t>
        </w:r>
        <w:r w:rsidR="00724C1A">
          <w:rPr>
            <w:rFonts w:asciiTheme="minorHAnsi" w:hAnsiTheme="minorHAnsi"/>
            <w:noProof/>
            <w:sz w:val="22"/>
          </w:rPr>
          <w:tab/>
        </w:r>
        <w:r w:rsidR="00724C1A" w:rsidRPr="00F77739">
          <w:rPr>
            <w:rStyle w:val="Hyperlink"/>
            <w:noProof/>
          </w:rPr>
          <w:t>Leg Detector Node</w:t>
        </w:r>
        <w:r w:rsidR="00724C1A">
          <w:rPr>
            <w:noProof/>
            <w:webHidden/>
          </w:rPr>
          <w:tab/>
        </w:r>
        <w:r w:rsidR="00724C1A">
          <w:rPr>
            <w:noProof/>
            <w:webHidden/>
          </w:rPr>
          <w:fldChar w:fldCharType="begin"/>
        </w:r>
        <w:r w:rsidR="00724C1A">
          <w:rPr>
            <w:noProof/>
            <w:webHidden/>
          </w:rPr>
          <w:instrText xml:space="preserve"> PAGEREF _Toc323147629 \h </w:instrText>
        </w:r>
        <w:r w:rsidR="00724C1A">
          <w:rPr>
            <w:noProof/>
            <w:webHidden/>
          </w:rPr>
        </w:r>
        <w:r w:rsidR="00724C1A">
          <w:rPr>
            <w:noProof/>
            <w:webHidden/>
          </w:rPr>
          <w:fldChar w:fldCharType="separate"/>
        </w:r>
        <w:r w:rsidR="00724C1A">
          <w:rPr>
            <w:noProof/>
            <w:webHidden/>
          </w:rPr>
          <w:t>21</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30" w:history="1">
        <w:r w:rsidR="00724C1A" w:rsidRPr="00F77739">
          <w:rPr>
            <w:rStyle w:val="Hyperlink"/>
            <w:noProof/>
          </w:rPr>
          <w:t>5.3</w:t>
        </w:r>
        <w:r w:rsidR="00724C1A">
          <w:rPr>
            <w:rFonts w:asciiTheme="minorHAnsi" w:hAnsiTheme="minorHAnsi"/>
            <w:noProof/>
            <w:sz w:val="22"/>
          </w:rPr>
          <w:tab/>
        </w:r>
        <w:r w:rsidR="00724C1A" w:rsidRPr="00F77739">
          <w:rPr>
            <w:rStyle w:val="Hyperlink"/>
            <w:noProof/>
          </w:rPr>
          <w:t>Kinect Body-Detector Node</w:t>
        </w:r>
        <w:r w:rsidR="00724C1A">
          <w:rPr>
            <w:noProof/>
            <w:webHidden/>
          </w:rPr>
          <w:tab/>
        </w:r>
        <w:r w:rsidR="00724C1A">
          <w:rPr>
            <w:noProof/>
            <w:webHidden/>
          </w:rPr>
          <w:fldChar w:fldCharType="begin"/>
        </w:r>
        <w:r w:rsidR="00724C1A">
          <w:rPr>
            <w:noProof/>
            <w:webHidden/>
          </w:rPr>
          <w:instrText xml:space="preserve"> PAGEREF _Toc323147630 \h </w:instrText>
        </w:r>
        <w:r w:rsidR="00724C1A">
          <w:rPr>
            <w:noProof/>
            <w:webHidden/>
          </w:rPr>
        </w:r>
        <w:r w:rsidR="00724C1A">
          <w:rPr>
            <w:noProof/>
            <w:webHidden/>
          </w:rPr>
          <w:fldChar w:fldCharType="separate"/>
        </w:r>
        <w:r w:rsidR="00724C1A">
          <w:rPr>
            <w:noProof/>
            <w:webHidden/>
          </w:rPr>
          <w:t>22</w:t>
        </w:r>
        <w:r w:rsidR="00724C1A">
          <w:rPr>
            <w:noProof/>
            <w:webHidden/>
          </w:rPr>
          <w:fldChar w:fldCharType="end"/>
        </w:r>
      </w:hyperlink>
    </w:p>
    <w:p w:rsidR="00724C1A" w:rsidRDefault="00A9149F">
      <w:pPr>
        <w:pStyle w:val="TOC1"/>
        <w:tabs>
          <w:tab w:val="left" w:pos="440"/>
          <w:tab w:val="right" w:leader="dot" w:pos="8630"/>
        </w:tabs>
        <w:rPr>
          <w:rFonts w:asciiTheme="minorHAnsi" w:hAnsiTheme="minorHAnsi"/>
          <w:noProof/>
          <w:sz w:val="22"/>
        </w:rPr>
      </w:pPr>
      <w:hyperlink w:anchor="_Toc323147631" w:history="1">
        <w:r w:rsidR="00724C1A" w:rsidRPr="00F77739">
          <w:rPr>
            <w:rStyle w:val="Hyperlink"/>
            <w:noProof/>
          </w:rPr>
          <w:t>6</w:t>
        </w:r>
        <w:r w:rsidR="00724C1A">
          <w:rPr>
            <w:rFonts w:asciiTheme="minorHAnsi" w:hAnsiTheme="minorHAnsi"/>
            <w:noProof/>
            <w:sz w:val="22"/>
          </w:rPr>
          <w:tab/>
        </w:r>
        <w:r w:rsidR="00724C1A" w:rsidRPr="00F77739">
          <w:rPr>
            <w:rStyle w:val="Hyperlink"/>
            <w:noProof/>
          </w:rPr>
          <w:t>Planning</w:t>
        </w:r>
        <w:r w:rsidR="00724C1A">
          <w:rPr>
            <w:noProof/>
            <w:webHidden/>
          </w:rPr>
          <w:tab/>
        </w:r>
        <w:r w:rsidR="00724C1A">
          <w:rPr>
            <w:noProof/>
            <w:webHidden/>
          </w:rPr>
          <w:fldChar w:fldCharType="begin"/>
        </w:r>
        <w:r w:rsidR="00724C1A">
          <w:rPr>
            <w:noProof/>
            <w:webHidden/>
          </w:rPr>
          <w:instrText xml:space="preserve"> PAGEREF _Toc323147631 \h </w:instrText>
        </w:r>
        <w:r w:rsidR="00724C1A">
          <w:rPr>
            <w:noProof/>
            <w:webHidden/>
          </w:rPr>
        </w:r>
        <w:r w:rsidR="00724C1A">
          <w:rPr>
            <w:noProof/>
            <w:webHidden/>
          </w:rPr>
          <w:fldChar w:fldCharType="separate"/>
        </w:r>
        <w:r w:rsidR="00724C1A">
          <w:rPr>
            <w:noProof/>
            <w:webHidden/>
          </w:rPr>
          <w:t>26</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32" w:history="1">
        <w:r w:rsidR="00724C1A" w:rsidRPr="00F77739">
          <w:rPr>
            <w:rStyle w:val="Hyperlink"/>
            <w:noProof/>
          </w:rPr>
          <w:t>6.1</w:t>
        </w:r>
        <w:r w:rsidR="00724C1A">
          <w:rPr>
            <w:rFonts w:asciiTheme="minorHAnsi" w:hAnsiTheme="minorHAnsi"/>
            <w:noProof/>
            <w:sz w:val="22"/>
          </w:rPr>
          <w:tab/>
        </w:r>
        <w:r w:rsidR="00724C1A" w:rsidRPr="00F77739">
          <w:rPr>
            <w:rStyle w:val="Hyperlink"/>
            <w:noProof/>
          </w:rPr>
          <w:t>Point-point planner</w:t>
        </w:r>
        <w:r w:rsidR="00724C1A">
          <w:rPr>
            <w:noProof/>
            <w:webHidden/>
          </w:rPr>
          <w:tab/>
        </w:r>
        <w:r w:rsidR="00724C1A">
          <w:rPr>
            <w:noProof/>
            <w:webHidden/>
          </w:rPr>
          <w:fldChar w:fldCharType="begin"/>
        </w:r>
        <w:r w:rsidR="00724C1A">
          <w:rPr>
            <w:noProof/>
            <w:webHidden/>
          </w:rPr>
          <w:instrText xml:space="preserve"> PAGEREF _Toc323147632 \h </w:instrText>
        </w:r>
        <w:r w:rsidR="00724C1A">
          <w:rPr>
            <w:noProof/>
            <w:webHidden/>
          </w:rPr>
        </w:r>
        <w:r w:rsidR="00724C1A">
          <w:rPr>
            <w:noProof/>
            <w:webHidden/>
          </w:rPr>
          <w:fldChar w:fldCharType="separate"/>
        </w:r>
        <w:r w:rsidR="00724C1A">
          <w:rPr>
            <w:noProof/>
            <w:webHidden/>
          </w:rPr>
          <w:t>26</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33" w:history="1">
        <w:r w:rsidR="00724C1A" w:rsidRPr="00F77739">
          <w:rPr>
            <w:rStyle w:val="Hyperlink"/>
            <w:noProof/>
          </w:rPr>
          <w:t>6.2</w:t>
        </w:r>
        <w:r w:rsidR="00724C1A">
          <w:rPr>
            <w:rFonts w:asciiTheme="minorHAnsi" w:hAnsiTheme="minorHAnsi"/>
            <w:noProof/>
            <w:sz w:val="22"/>
          </w:rPr>
          <w:tab/>
        </w:r>
        <w:r w:rsidR="00724C1A" w:rsidRPr="00F77739">
          <w:rPr>
            <w:rStyle w:val="Hyperlink"/>
            <w:noProof/>
          </w:rPr>
          <w:t>Overall planning</w:t>
        </w:r>
        <w:r w:rsidR="00724C1A">
          <w:rPr>
            <w:noProof/>
            <w:webHidden/>
          </w:rPr>
          <w:tab/>
        </w:r>
        <w:r w:rsidR="00724C1A">
          <w:rPr>
            <w:noProof/>
            <w:webHidden/>
          </w:rPr>
          <w:fldChar w:fldCharType="begin"/>
        </w:r>
        <w:r w:rsidR="00724C1A">
          <w:rPr>
            <w:noProof/>
            <w:webHidden/>
          </w:rPr>
          <w:instrText xml:space="preserve"> PAGEREF _Toc323147633 \h </w:instrText>
        </w:r>
        <w:r w:rsidR="00724C1A">
          <w:rPr>
            <w:noProof/>
            <w:webHidden/>
          </w:rPr>
        </w:r>
        <w:r w:rsidR="00724C1A">
          <w:rPr>
            <w:noProof/>
            <w:webHidden/>
          </w:rPr>
          <w:fldChar w:fldCharType="separate"/>
        </w:r>
        <w:r w:rsidR="00724C1A">
          <w:rPr>
            <w:noProof/>
            <w:webHidden/>
          </w:rPr>
          <w:t>29</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34" w:history="1">
        <w:r w:rsidR="00724C1A" w:rsidRPr="00F77739">
          <w:rPr>
            <w:rStyle w:val="Hyperlink"/>
            <w:noProof/>
          </w:rPr>
          <w:t>6.3</w:t>
        </w:r>
        <w:r w:rsidR="00724C1A">
          <w:rPr>
            <w:rFonts w:asciiTheme="minorHAnsi" w:hAnsiTheme="minorHAnsi"/>
            <w:noProof/>
            <w:sz w:val="22"/>
          </w:rPr>
          <w:tab/>
        </w:r>
        <w:r w:rsidR="00724C1A" w:rsidRPr="00F77739">
          <w:rPr>
            <w:rStyle w:val="Hyperlink"/>
            <w:noProof/>
          </w:rPr>
          <w:t>Goal Generation</w:t>
        </w:r>
        <w:r w:rsidR="00724C1A">
          <w:rPr>
            <w:noProof/>
            <w:webHidden/>
          </w:rPr>
          <w:tab/>
        </w:r>
        <w:r w:rsidR="00724C1A">
          <w:rPr>
            <w:noProof/>
            <w:webHidden/>
          </w:rPr>
          <w:fldChar w:fldCharType="begin"/>
        </w:r>
        <w:r w:rsidR="00724C1A">
          <w:rPr>
            <w:noProof/>
            <w:webHidden/>
          </w:rPr>
          <w:instrText xml:space="preserve"> PAGEREF _Toc323147634 \h </w:instrText>
        </w:r>
        <w:r w:rsidR="00724C1A">
          <w:rPr>
            <w:noProof/>
            <w:webHidden/>
          </w:rPr>
        </w:r>
        <w:r w:rsidR="00724C1A">
          <w:rPr>
            <w:noProof/>
            <w:webHidden/>
          </w:rPr>
          <w:fldChar w:fldCharType="separate"/>
        </w:r>
        <w:r w:rsidR="00724C1A">
          <w:rPr>
            <w:noProof/>
            <w:webHidden/>
          </w:rPr>
          <w:t>31</w:t>
        </w:r>
        <w:r w:rsidR="00724C1A">
          <w:rPr>
            <w:noProof/>
            <w:webHidden/>
          </w:rPr>
          <w:fldChar w:fldCharType="end"/>
        </w:r>
      </w:hyperlink>
    </w:p>
    <w:p w:rsidR="00724C1A" w:rsidRDefault="00A9149F">
      <w:pPr>
        <w:pStyle w:val="TOC2"/>
        <w:tabs>
          <w:tab w:val="left" w:pos="880"/>
          <w:tab w:val="right" w:leader="dot" w:pos="8630"/>
        </w:tabs>
        <w:rPr>
          <w:rFonts w:asciiTheme="minorHAnsi" w:hAnsiTheme="minorHAnsi"/>
          <w:noProof/>
          <w:sz w:val="22"/>
        </w:rPr>
      </w:pPr>
      <w:hyperlink w:anchor="_Toc323147635" w:history="1">
        <w:r w:rsidR="00724C1A" w:rsidRPr="00F77739">
          <w:rPr>
            <w:rStyle w:val="Hyperlink"/>
            <w:noProof/>
          </w:rPr>
          <w:t>6.4</w:t>
        </w:r>
        <w:r w:rsidR="00724C1A">
          <w:rPr>
            <w:rFonts w:asciiTheme="minorHAnsi" w:hAnsiTheme="minorHAnsi"/>
            <w:noProof/>
            <w:sz w:val="22"/>
          </w:rPr>
          <w:tab/>
        </w:r>
        <w:r w:rsidR="00724C1A" w:rsidRPr="00F77739">
          <w:rPr>
            <w:rStyle w:val="Hyperlink"/>
            <w:noProof/>
          </w:rPr>
          <w:t>Future Work</w:t>
        </w:r>
        <w:r w:rsidR="00724C1A">
          <w:rPr>
            <w:noProof/>
            <w:webHidden/>
          </w:rPr>
          <w:tab/>
        </w:r>
        <w:r w:rsidR="00724C1A">
          <w:rPr>
            <w:noProof/>
            <w:webHidden/>
          </w:rPr>
          <w:fldChar w:fldCharType="begin"/>
        </w:r>
        <w:r w:rsidR="00724C1A">
          <w:rPr>
            <w:noProof/>
            <w:webHidden/>
          </w:rPr>
          <w:instrText xml:space="preserve"> PAGEREF _Toc323147635 \h </w:instrText>
        </w:r>
        <w:r w:rsidR="00724C1A">
          <w:rPr>
            <w:noProof/>
            <w:webHidden/>
          </w:rPr>
        </w:r>
        <w:r w:rsidR="00724C1A">
          <w:rPr>
            <w:noProof/>
            <w:webHidden/>
          </w:rPr>
          <w:fldChar w:fldCharType="separate"/>
        </w:r>
        <w:r w:rsidR="00724C1A">
          <w:rPr>
            <w:noProof/>
            <w:webHidden/>
          </w:rPr>
          <w:t>33</w:t>
        </w:r>
        <w:r w:rsidR="00724C1A">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724C1A"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0" w:anchor="_Toc323147636" w:history="1">
        <w:r w:rsidR="00724C1A" w:rsidRPr="00C41265">
          <w:rPr>
            <w:rStyle w:val="Hyperlink"/>
            <w:noProof/>
          </w:rPr>
          <w:t>Table 1: Conditions for Replanning</w:t>
        </w:r>
        <w:r w:rsidR="00724C1A">
          <w:rPr>
            <w:noProof/>
            <w:webHidden/>
          </w:rPr>
          <w:tab/>
        </w:r>
        <w:r w:rsidR="00724C1A">
          <w:rPr>
            <w:noProof/>
            <w:webHidden/>
          </w:rPr>
          <w:fldChar w:fldCharType="begin"/>
        </w:r>
        <w:r w:rsidR="00724C1A">
          <w:rPr>
            <w:noProof/>
            <w:webHidden/>
          </w:rPr>
          <w:instrText xml:space="preserve"> PAGEREF _Toc323147636 \h </w:instrText>
        </w:r>
        <w:r w:rsidR="00724C1A">
          <w:rPr>
            <w:noProof/>
            <w:webHidden/>
          </w:rPr>
        </w:r>
        <w:r w:rsidR="00724C1A">
          <w:rPr>
            <w:noProof/>
            <w:webHidden/>
          </w:rPr>
          <w:fldChar w:fldCharType="separate"/>
        </w:r>
        <w:r w:rsidR="00724C1A">
          <w:rPr>
            <w:noProof/>
            <w:webHidden/>
          </w:rPr>
          <w:t>30</w:t>
        </w:r>
        <w:r w:rsidR="00724C1A">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724C1A"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3147637" w:history="1">
        <w:r w:rsidR="00724C1A" w:rsidRPr="00F87C2E">
          <w:rPr>
            <w:rStyle w:val="Hyperlink"/>
            <w:noProof/>
          </w:rPr>
          <w:t>Figure 1: Kinect's distinctive “psi” calibration pose</w:t>
        </w:r>
        <w:r w:rsidR="00724C1A">
          <w:rPr>
            <w:noProof/>
            <w:webHidden/>
          </w:rPr>
          <w:tab/>
        </w:r>
        <w:r w:rsidR="00724C1A">
          <w:rPr>
            <w:noProof/>
            <w:webHidden/>
          </w:rPr>
          <w:fldChar w:fldCharType="begin"/>
        </w:r>
        <w:r w:rsidR="00724C1A">
          <w:rPr>
            <w:noProof/>
            <w:webHidden/>
          </w:rPr>
          <w:instrText xml:space="preserve"> PAGEREF _Toc323147637 \h </w:instrText>
        </w:r>
        <w:r w:rsidR="00724C1A">
          <w:rPr>
            <w:noProof/>
            <w:webHidden/>
          </w:rPr>
        </w:r>
        <w:r w:rsidR="00724C1A">
          <w:rPr>
            <w:noProof/>
            <w:webHidden/>
          </w:rPr>
          <w:fldChar w:fldCharType="separate"/>
        </w:r>
        <w:r w:rsidR="00724C1A">
          <w:rPr>
            <w:noProof/>
            <w:webHidden/>
          </w:rPr>
          <w:t>6</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38" w:history="1">
        <w:r w:rsidR="00724C1A" w:rsidRPr="00F87C2E">
          <w:rPr>
            <w:rStyle w:val="Hyperlink"/>
            <w:noProof/>
          </w:rPr>
          <w:t>Figure 3: Obstacle avoidance may lead to target loss due to Kinect’s limited field of view</w:t>
        </w:r>
        <w:r w:rsidR="00724C1A">
          <w:rPr>
            <w:noProof/>
            <w:webHidden/>
          </w:rPr>
          <w:tab/>
        </w:r>
        <w:r w:rsidR="00724C1A">
          <w:rPr>
            <w:noProof/>
            <w:webHidden/>
          </w:rPr>
          <w:fldChar w:fldCharType="begin"/>
        </w:r>
        <w:r w:rsidR="00724C1A">
          <w:rPr>
            <w:noProof/>
            <w:webHidden/>
          </w:rPr>
          <w:instrText xml:space="preserve"> PAGEREF _Toc323147638 \h </w:instrText>
        </w:r>
        <w:r w:rsidR="00724C1A">
          <w:rPr>
            <w:noProof/>
            <w:webHidden/>
          </w:rPr>
        </w:r>
        <w:r w:rsidR="00724C1A">
          <w:rPr>
            <w:noProof/>
            <w:webHidden/>
          </w:rPr>
          <w:fldChar w:fldCharType="separate"/>
        </w:r>
        <w:r w:rsidR="00724C1A">
          <w:rPr>
            <w:noProof/>
            <w:webHidden/>
          </w:rPr>
          <w:t>8</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39" w:history="1">
        <w:r w:rsidR="00724C1A" w:rsidRPr="00F87C2E">
          <w:rPr>
            <w:rStyle w:val="Hyperlink"/>
            <w:noProof/>
          </w:rPr>
          <w:t>Figure 2: Difficulties arise in tracking a user in contact with a chair</w:t>
        </w:r>
        <w:r w:rsidR="00724C1A">
          <w:rPr>
            <w:noProof/>
            <w:webHidden/>
          </w:rPr>
          <w:tab/>
        </w:r>
        <w:r w:rsidR="00724C1A">
          <w:rPr>
            <w:noProof/>
            <w:webHidden/>
          </w:rPr>
          <w:fldChar w:fldCharType="begin"/>
        </w:r>
        <w:r w:rsidR="00724C1A">
          <w:rPr>
            <w:noProof/>
            <w:webHidden/>
          </w:rPr>
          <w:instrText xml:space="preserve"> PAGEREF _Toc323147639 \h </w:instrText>
        </w:r>
        <w:r w:rsidR="00724C1A">
          <w:rPr>
            <w:noProof/>
            <w:webHidden/>
          </w:rPr>
        </w:r>
        <w:r w:rsidR="00724C1A">
          <w:rPr>
            <w:noProof/>
            <w:webHidden/>
          </w:rPr>
          <w:fldChar w:fldCharType="separate"/>
        </w:r>
        <w:r w:rsidR="00724C1A">
          <w:rPr>
            <w:noProof/>
            <w:webHidden/>
          </w:rPr>
          <w:t>10</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40" w:history="1">
        <w:r w:rsidR="00724C1A" w:rsidRPr="00F87C2E">
          <w:rPr>
            <w:rStyle w:val="Hyperlink"/>
            <w:noProof/>
          </w:rPr>
          <w:t>Figure 4: Tracking performance of Kinect under motion</w:t>
        </w:r>
        <w:r w:rsidR="00724C1A">
          <w:rPr>
            <w:noProof/>
            <w:webHidden/>
          </w:rPr>
          <w:tab/>
        </w:r>
        <w:r w:rsidR="00724C1A">
          <w:rPr>
            <w:noProof/>
            <w:webHidden/>
          </w:rPr>
          <w:fldChar w:fldCharType="begin"/>
        </w:r>
        <w:r w:rsidR="00724C1A">
          <w:rPr>
            <w:noProof/>
            <w:webHidden/>
          </w:rPr>
          <w:instrText xml:space="preserve"> PAGEREF _Toc323147640 \h </w:instrText>
        </w:r>
        <w:r w:rsidR="00724C1A">
          <w:rPr>
            <w:noProof/>
            <w:webHidden/>
          </w:rPr>
        </w:r>
        <w:r w:rsidR="00724C1A">
          <w:rPr>
            <w:noProof/>
            <w:webHidden/>
          </w:rPr>
          <w:fldChar w:fldCharType="separate"/>
        </w:r>
        <w:r w:rsidR="00724C1A">
          <w:rPr>
            <w:noProof/>
            <w:webHidden/>
          </w:rPr>
          <w:t>11</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41" w:history="1">
        <w:r w:rsidR="00724C1A" w:rsidRPr="00F87C2E">
          <w:rPr>
            <w:rStyle w:val="Hyperlink"/>
            <w:noProof/>
          </w:rPr>
          <w:t>Figure 5: DP155 Base Pan (left),      Phidgets 1066_0 Servo Controller (right)</w:t>
        </w:r>
        <w:r w:rsidR="00724C1A">
          <w:rPr>
            <w:noProof/>
            <w:webHidden/>
          </w:rPr>
          <w:tab/>
        </w:r>
        <w:r w:rsidR="00724C1A">
          <w:rPr>
            <w:noProof/>
            <w:webHidden/>
          </w:rPr>
          <w:fldChar w:fldCharType="begin"/>
        </w:r>
        <w:r w:rsidR="00724C1A">
          <w:rPr>
            <w:noProof/>
            <w:webHidden/>
          </w:rPr>
          <w:instrText xml:space="preserve"> PAGEREF _Toc323147641 \h </w:instrText>
        </w:r>
        <w:r w:rsidR="00724C1A">
          <w:rPr>
            <w:noProof/>
            <w:webHidden/>
          </w:rPr>
        </w:r>
        <w:r w:rsidR="00724C1A">
          <w:rPr>
            <w:noProof/>
            <w:webHidden/>
          </w:rPr>
          <w:fldChar w:fldCharType="separate"/>
        </w:r>
        <w:r w:rsidR="00724C1A">
          <w:rPr>
            <w:noProof/>
            <w:webHidden/>
          </w:rPr>
          <w:t>14</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42" w:history="1">
        <w:r w:rsidR="00724C1A" w:rsidRPr="00F87C2E">
          <w:rPr>
            <w:rStyle w:val="Hyperlink"/>
            <w:noProof/>
          </w:rPr>
          <w:t>Figure 6: Output from Phidgets 1066_0, showing position command and open-loop feedback for position and velocity</w:t>
        </w:r>
        <w:r w:rsidR="00724C1A">
          <w:rPr>
            <w:noProof/>
            <w:webHidden/>
          </w:rPr>
          <w:tab/>
        </w:r>
        <w:r w:rsidR="00724C1A">
          <w:rPr>
            <w:noProof/>
            <w:webHidden/>
          </w:rPr>
          <w:fldChar w:fldCharType="begin"/>
        </w:r>
        <w:r w:rsidR="00724C1A">
          <w:rPr>
            <w:noProof/>
            <w:webHidden/>
          </w:rPr>
          <w:instrText xml:space="preserve"> PAGEREF _Toc323147642 \h </w:instrText>
        </w:r>
        <w:r w:rsidR="00724C1A">
          <w:rPr>
            <w:noProof/>
            <w:webHidden/>
          </w:rPr>
        </w:r>
        <w:r w:rsidR="00724C1A">
          <w:rPr>
            <w:noProof/>
            <w:webHidden/>
          </w:rPr>
          <w:fldChar w:fldCharType="separate"/>
        </w:r>
        <w:r w:rsidR="00724C1A">
          <w:rPr>
            <w:noProof/>
            <w:webHidden/>
          </w:rPr>
          <w:t>15</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43" w:history="1">
        <w:r w:rsidR="00724C1A" w:rsidRPr="00F87C2E">
          <w:rPr>
            <w:rStyle w:val="Hyperlink"/>
            <w:noProof/>
          </w:rPr>
          <w:t>Figure 7: Kinect's effective FOV without (left) and with (right) pan mount</w:t>
        </w:r>
        <w:r w:rsidR="00724C1A">
          <w:rPr>
            <w:noProof/>
            <w:webHidden/>
          </w:rPr>
          <w:tab/>
        </w:r>
        <w:r w:rsidR="00724C1A">
          <w:rPr>
            <w:noProof/>
            <w:webHidden/>
          </w:rPr>
          <w:fldChar w:fldCharType="begin"/>
        </w:r>
        <w:r w:rsidR="00724C1A">
          <w:rPr>
            <w:noProof/>
            <w:webHidden/>
          </w:rPr>
          <w:instrText xml:space="preserve"> PAGEREF _Toc323147643 \h </w:instrText>
        </w:r>
        <w:r w:rsidR="00724C1A">
          <w:rPr>
            <w:noProof/>
            <w:webHidden/>
          </w:rPr>
        </w:r>
        <w:r w:rsidR="00724C1A">
          <w:rPr>
            <w:noProof/>
            <w:webHidden/>
          </w:rPr>
          <w:fldChar w:fldCharType="separate"/>
        </w:r>
        <w:r w:rsidR="00724C1A">
          <w:rPr>
            <w:noProof/>
            <w:webHidden/>
          </w:rPr>
          <w:t>16</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44" w:history="1">
        <w:r w:rsidR="00724C1A" w:rsidRPr="00F87C2E">
          <w:rPr>
            <w:rStyle w:val="Hyperlink"/>
            <w:noProof/>
          </w:rPr>
          <w:t>Figure 8: Performance of pan mount in detecting a stationary face</w:t>
        </w:r>
        <w:r w:rsidR="00724C1A">
          <w:rPr>
            <w:noProof/>
            <w:webHidden/>
          </w:rPr>
          <w:tab/>
        </w:r>
        <w:r w:rsidR="00724C1A">
          <w:rPr>
            <w:noProof/>
            <w:webHidden/>
          </w:rPr>
          <w:fldChar w:fldCharType="begin"/>
        </w:r>
        <w:r w:rsidR="00724C1A">
          <w:rPr>
            <w:noProof/>
            <w:webHidden/>
          </w:rPr>
          <w:instrText xml:space="preserve"> PAGEREF _Toc323147644 \h </w:instrText>
        </w:r>
        <w:r w:rsidR="00724C1A">
          <w:rPr>
            <w:noProof/>
            <w:webHidden/>
          </w:rPr>
        </w:r>
        <w:r w:rsidR="00724C1A">
          <w:rPr>
            <w:noProof/>
            <w:webHidden/>
          </w:rPr>
          <w:fldChar w:fldCharType="separate"/>
        </w:r>
        <w:r w:rsidR="00724C1A">
          <w:rPr>
            <w:noProof/>
            <w:webHidden/>
          </w:rPr>
          <w:t>17</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45" w:history="1">
        <w:r w:rsidR="00724C1A" w:rsidRPr="00F87C2E">
          <w:rPr>
            <w:rStyle w:val="Hyperlink"/>
            <w:noProof/>
          </w:rPr>
          <w:t>Figure 9: Tracking performance of Kinect with pan compensation</w:t>
        </w:r>
        <w:r w:rsidR="00724C1A">
          <w:rPr>
            <w:noProof/>
            <w:webHidden/>
          </w:rPr>
          <w:tab/>
        </w:r>
        <w:r w:rsidR="00724C1A">
          <w:rPr>
            <w:noProof/>
            <w:webHidden/>
          </w:rPr>
          <w:fldChar w:fldCharType="begin"/>
        </w:r>
        <w:r w:rsidR="00724C1A">
          <w:rPr>
            <w:noProof/>
            <w:webHidden/>
          </w:rPr>
          <w:instrText xml:space="preserve"> PAGEREF _Toc323147645 \h </w:instrText>
        </w:r>
        <w:r w:rsidR="00724C1A">
          <w:rPr>
            <w:noProof/>
            <w:webHidden/>
          </w:rPr>
        </w:r>
        <w:r w:rsidR="00724C1A">
          <w:rPr>
            <w:noProof/>
            <w:webHidden/>
          </w:rPr>
          <w:fldChar w:fldCharType="separate"/>
        </w:r>
        <w:r w:rsidR="00724C1A">
          <w:rPr>
            <w:noProof/>
            <w:webHidden/>
          </w:rPr>
          <w:t>18</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46" w:history="1">
        <w:r w:rsidR="00724C1A" w:rsidRPr="00F87C2E">
          <w:rPr>
            <w:rStyle w:val="Hyperlink"/>
            <w:noProof/>
          </w:rPr>
          <w:t>Figure 10: Kinect’s RGB image masked for a user, right after calibration</w:t>
        </w:r>
        <w:r w:rsidR="00724C1A">
          <w:rPr>
            <w:noProof/>
            <w:webHidden/>
          </w:rPr>
          <w:tab/>
        </w:r>
        <w:r w:rsidR="00724C1A">
          <w:rPr>
            <w:noProof/>
            <w:webHidden/>
          </w:rPr>
          <w:fldChar w:fldCharType="begin"/>
        </w:r>
        <w:r w:rsidR="00724C1A">
          <w:rPr>
            <w:noProof/>
            <w:webHidden/>
          </w:rPr>
          <w:instrText xml:space="preserve"> PAGEREF _Toc323147646 \h </w:instrText>
        </w:r>
        <w:r w:rsidR="00724C1A">
          <w:rPr>
            <w:noProof/>
            <w:webHidden/>
          </w:rPr>
        </w:r>
        <w:r w:rsidR="00724C1A">
          <w:rPr>
            <w:noProof/>
            <w:webHidden/>
          </w:rPr>
          <w:fldChar w:fldCharType="separate"/>
        </w:r>
        <w:r w:rsidR="00724C1A">
          <w:rPr>
            <w:noProof/>
            <w:webHidden/>
          </w:rPr>
          <w:t>23</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47" w:history="1">
        <w:r w:rsidR="00724C1A" w:rsidRPr="00F87C2E">
          <w:rPr>
            <w:rStyle w:val="Hyperlink"/>
            <w:noProof/>
          </w:rPr>
          <w:t>Figure 11: User's histogram in hue-saturation space: hue on horizontal axis, saturation on vertical axis, brightness proportional to histogram value.</w:t>
        </w:r>
        <w:r w:rsidR="00724C1A">
          <w:rPr>
            <w:noProof/>
            <w:webHidden/>
          </w:rPr>
          <w:tab/>
        </w:r>
        <w:r w:rsidR="00724C1A">
          <w:rPr>
            <w:noProof/>
            <w:webHidden/>
          </w:rPr>
          <w:fldChar w:fldCharType="begin"/>
        </w:r>
        <w:r w:rsidR="00724C1A">
          <w:rPr>
            <w:noProof/>
            <w:webHidden/>
          </w:rPr>
          <w:instrText xml:space="preserve"> PAGEREF _Toc323147647 \h </w:instrText>
        </w:r>
        <w:r w:rsidR="00724C1A">
          <w:rPr>
            <w:noProof/>
            <w:webHidden/>
          </w:rPr>
        </w:r>
        <w:r w:rsidR="00724C1A">
          <w:rPr>
            <w:noProof/>
            <w:webHidden/>
          </w:rPr>
          <w:fldChar w:fldCharType="separate"/>
        </w:r>
        <w:r w:rsidR="00724C1A">
          <w:rPr>
            <w:noProof/>
            <w:webHidden/>
          </w:rPr>
          <w:t>24</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48" w:history="1">
        <w:r w:rsidR="00724C1A" w:rsidRPr="00F87C2E">
          <w:rPr>
            <w:rStyle w:val="Hyperlink"/>
            <w:noProof/>
          </w:rPr>
          <w:t>Figure 12: Path produced by SBPL planner in presence of obstacles</w:t>
        </w:r>
        <w:r w:rsidR="00724C1A">
          <w:rPr>
            <w:noProof/>
            <w:webHidden/>
          </w:rPr>
          <w:tab/>
        </w:r>
        <w:r w:rsidR="00724C1A">
          <w:rPr>
            <w:noProof/>
            <w:webHidden/>
          </w:rPr>
          <w:fldChar w:fldCharType="begin"/>
        </w:r>
        <w:r w:rsidR="00724C1A">
          <w:rPr>
            <w:noProof/>
            <w:webHidden/>
          </w:rPr>
          <w:instrText xml:space="preserve"> PAGEREF _Toc323147648 \h </w:instrText>
        </w:r>
        <w:r w:rsidR="00724C1A">
          <w:rPr>
            <w:noProof/>
            <w:webHidden/>
          </w:rPr>
        </w:r>
        <w:r w:rsidR="00724C1A">
          <w:rPr>
            <w:noProof/>
            <w:webHidden/>
          </w:rPr>
          <w:fldChar w:fldCharType="separate"/>
        </w:r>
        <w:r w:rsidR="00724C1A">
          <w:rPr>
            <w:noProof/>
            <w:webHidden/>
          </w:rPr>
          <w:t>28</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49" w:history="1">
        <w:r w:rsidR="00724C1A" w:rsidRPr="00F87C2E">
          <w:rPr>
            <w:rStyle w:val="Hyperlink"/>
            <w:noProof/>
          </w:rPr>
          <w:t>Figure 13: Harlie's motion primitives</w:t>
        </w:r>
        <w:r w:rsidR="00724C1A">
          <w:rPr>
            <w:noProof/>
            <w:webHidden/>
          </w:rPr>
          <w:tab/>
        </w:r>
        <w:r w:rsidR="00724C1A">
          <w:rPr>
            <w:noProof/>
            <w:webHidden/>
          </w:rPr>
          <w:fldChar w:fldCharType="begin"/>
        </w:r>
        <w:r w:rsidR="00724C1A">
          <w:rPr>
            <w:noProof/>
            <w:webHidden/>
          </w:rPr>
          <w:instrText xml:space="preserve"> PAGEREF _Toc323147649 \h </w:instrText>
        </w:r>
        <w:r w:rsidR="00724C1A">
          <w:rPr>
            <w:noProof/>
            <w:webHidden/>
          </w:rPr>
        </w:r>
        <w:r w:rsidR="00724C1A">
          <w:rPr>
            <w:noProof/>
            <w:webHidden/>
          </w:rPr>
          <w:fldChar w:fldCharType="separate"/>
        </w:r>
        <w:r w:rsidR="00724C1A">
          <w:rPr>
            <w:noProof/>
            <w:webHidden/>
          </w:rPr>
          <w:t>29</w:t>
        </w:r>
        <w:r w:rsidR="00724C1A">
          <w:rPr>
            <w:noProof/>
            <w:webHidden/>
          </w:rPr>
          <w:fldChar w:fldCharType="end"/>
        </w:r>
      </w:hyperlink>
    </w:p>
    <w:p w:rsidR="00724C1A" w:rsidRDefault="00A9149F">
      <w:pPr>
        <w:pStyle w:val="TableofFigures"/>
        <w:tabs>
          <w:tab w:val="right" w:leader="dot" w:pos="8630"/>
        </w:tabs>
        <w:rPr>
          <w:rFonts w:asciiTheme="minorHAnsi" w:hAnsiTheme="minorHAnsi"/>
          <w:noProof/>
          <w:sz w:val="22"/>
        </w:rPr>
      </w:pPr>
      <w:hyperlink w:anchor="_Toc323147650" w:history="1">
        <w:r w:rsidR="00724C1A" w:rsidRPr="00F87C2E">
          <w:rPr>
            <w:rStyle w:val="Hyperlink"/>
            <w:noProof/>
          </w:rPr>
          <w:t>Figure 14: Goal constellation, actual goal in green (grid resolution 1m)</w:t>
        </w:r>
        <w:r w:rsidR="00724C1A">
          <w:rPr>
            <w:noProof/>
            <w:webHidden/>
          </w:rPr>
          <w:tab/>
        </w:r>
        <w:r w:rsidR="00724C1A">
          <w:rPr>
            <w:noProof/>
            <w:webHidden/>
          </w:rPr>
          <w:fldChar w:fldCharType="begin"/>
        </w:r>
        <w:r w:rsidR="00724C1A">
          <w:rPr>
            <w:noProof/>
            <w:webHidden/>
          </w:rPr>
          <w:instrText xml:space="preserve"> PAGEREF _Toc323147650 \h </w:instrText>
        </w:r>
        <w:r w:rsidR="00724C1A">
          <w:rPr>
            <w:noProof/>
            <w:webHidden/>
          </w:rPr>
        </w:r>
        <w:r w:rsidR="00724C1A">
          <w:rPr>
            <w:noProof/>
            <w:webHidden/>
          </w:rPr>
          <w:fldChar w:fldCharType="separate"/>
        </w:r>
        <w:r w:rsidR="00724C1A">
          <w:rPr>
            <w:noProof/>
            <w:webHidden/>
          </w:rPr>
          <w:t>32</w:t>
        </w:r>
        <w:r w:rsidR="00724C1A">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1" w:name="_Toc323147616"/>
      <w:r>
        <w:lastRenderedPageBreak/>
        <w:t>Introduction</w:t>
      </w:r>
      <w:bookmarkEnd w:id="1"/>
    </w:p>
    <w:p w:rsidR="00FB5F83" w:rsidRDefault="00AF35B7" w:rsidP="00523AC0">
      <w:pPr>
        <w:spacing w:line="480" w:lineRule="auto"/>
        <w:ind w:firstLine="720"/>
      </w:pPr>
      <w:r>
        <w:t>Human-machine interaction is a highly active area of res</w:t>
      </w:r>
      <w:r w:rsidR="00523AC0">
        <w:t xml:space="preserve">earch in the field of robotics.  Being able to seamlessly interact with humans opens up a whole range of possible applications </w:t>
      </w:r>
      <w:r w:rsidR="005C05ED">
        <w:t xml:space="preserve">currently seen only in </w:t>
      </w:r>
      <w:r w:rsidR="00523AC0">
        <w:t>science fiction</w:t>
      </w:r>
      <w:r w:rsidR="00FB5F83">
        <w:t>.</w:t>
      </w:r>
    </w:p>
    <w:p w:rsidR="005C05ED" w:rsidRDefault="00FB5F83" w:rsidP="005C05ED">
      <w:pPr>
        <w:spacing w:line="480" w:lineRule="auto"/>
        <w:ind w:firstLine="720"/>
      </w:pPr>
      <w:r>
        <w:t xml:space="preserve">Human-machine interaction is a vast field with huge possibilities, which must be tackled a piece at a time.  One concept fundamental to human-machine interaction is the ability to </w:t>
      </w:r>
      <w:r w:rsidR="005C05ED">
        <w:t xml:space="preserve">track and </w:t>
      </w:r>
      <w:r>
        <w:t xml:space="preserve">follow a </w:t>
      </w:r>
      <w:r w:rsidR="005C05ED">
        <w:t>certain</w:t>
      </w:r>
      <w:r>
        <w:t xml:space="preserve"> user.  </w:t>
      </w:r>
      <w:r w:rsidR="00523AC0">
        <w:t>A smart wheelchair could automatically follow a nurse through a hallway [site Chad’s thesis].  A pack robot could follow a soldier into combat.</w:t>
      </w:r>
    </w:p>
    <w:p w:rsidR="00A9149F" w:rsidRDefault="00F324C7" w:rsidP="00A9149F">
      <w:pPr>
        <w:spacing w:line="480" w:lineRule="auto"/>
        <w:ind w:firstLine="720"/>
        <w:rPr>
          <w:ins w:id="2" w:author="Bill" w:date="2012-04-26T13:56:00Z"/>
        </w:rPr>
        <w:pPrChange w:id="3" w:author="Bill" w:date="2012-04-26T13:48:00Z">
          <w:pPr>
            <w:spacing w:line="480" w:lineRule="auto"/>
            <w:ind w:firstLine="720"/>
          </w:pPr>
        </w:pPrChange>
      </w:pPr>
      <w:r>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rsidR="00F01CA9">
        <w:t xml:space="preserve">  Additionally, a method must be developed to allow the robot to plan to its target under changing conditions as the target moves.</w:t>
      </w:r>
    </w:p>
    <w:p w:rsidR="00D22590" w:rsidRDefault="00D22590" w:rsidP="00A9149F">
      <w:pPr>
        <w:spacing w:line="480" w:lineRule="auto"/>
        <w:ind w:firstLine="720"/>
        <w:rPr>
          <w:ins w:id="4" w:author="Bill" w:date="2012-04-26T13:49:00Z"/>
        </w:rPr>
        <w:pPrChange w:id="5" w:author="Bill" w:date="2012-04-26T13:48:00Z">
          <w:pPr>
            <w:spacing w:line="480" w:lineRule="auto"/>
            <w:ind w:firstLine="720"/>
          </w:pPr>
        </w:pPrChange>
      </w:pPr>
      <w:ins w:id="6" w:author="Bill" w:date="2012-04-26T13:56:00Z">
        <w:r>
          <w:t xml:space="preserve">Person tracking is a difficult problem.  Humans have wide variation in size, shape, and colors, and their appearance changes over time with changes in posture and picking up objects.  Additionally, when the robot is </w:t>
        </w:r>
      </w:ins>
      <w:ins w:id="7" w:author="Bill" w:date="2012-04-26T13:57:00Z">
        <w:r>
          <w:t xml:space="preserve">in motion, it becomes difficult to separate the target’s motion from </w:t>
        </w:r>
      </w:ins>
      <w:ins w:id="8" w:author="Bill" w:date="2012-04-26T13:58:00Z">
        <w:r>
          <w:t>background motion.</w:t>
        </w:r>
      </w:ins>
    </w:p>
    <w:p w:rsidR="00A9149F" w:rsidRDefault="00A9149F" w:rsidP="00A9149F">
      <w:pPr>
        <w:spacing w:line="480" w:lineRule="auto"/>
        <w:ind w:firstLine="720"/>
        <w:rPr>
          <w:ins w:id="9" w:author="Bill" w:date="2012-04-26T13:49:00Z"/>
        </w:rPr>
        <w:pPrChange w:id="10" w:author="Bill" w:date="2012-04-26T13:48:00Z">
          <w:pPr>
            <w:spacing w:line="480" w:lineRule="auto"/>
            <w:ind w:firstLine="720"/>
          </w:pPr>
        </w:pPrChange>
      </w:pPr>
      <w:ins w:id="11" w:author="Bill" w:date="2012-04-26T13:49:00Z">
        <w:r>
          <w:t>Most systems make assumpti</w:t>
        </w:r>
      </w:ins>
      <w:ins w:id="12" w:author="Bill" w:date="2012-04-26T13:59:00Z">
        <w:r w:rsidR="00D22590">
          <w:t>ons about the targe</w:t>
        </w:r>
      </w:ins>
    </w:p>
    <w:p w:rsidR="00A9149F" w:rsidRDefault="00A9149F" w:rsidP="00A9149F">
      <w:pPr>
        <w:spacing w:line="480" w:lineRule="auto"/>
        <w:ind w:firstLine="720"/>
        <w:rPr>
          <w:ins w:id="13" w:author="Bill" w:date="2012-04-26T13:50:00Z"/>
        </w:rPr>
        <w:pPrChange w:id="14" w:author="Bill" w:date="2012-04-26T13:48:00Z">
          <w:pPr>
            <w:spacing w:line="480" w:lineRule="auto"/>
            <w:ind w:firstLine="720"/>
          </w:pPr>
        </w:pPrChange>
      </w:pPr>
      <w:ins w:id="15" w:author="Bill" w:date="2012-04-26T13:50:00Z">
        <w:r>
          <w:t xml:space="preserve">Many systems use a probabilistic approach based on Kalman filters or particle filters.  In these systems, </w:t>
        </w:r>
      </w:ins>
      <w:ins w:id="16" w:author="Bill" w:date="2012-04-26T13:53:00Z">
        <w:r w:rsidR="00D22590">
          <w:t>the filter maintains an estimate of the user</w:t>
        </w:r>
      </w:ins>
      <w:ins w:id="17" w:author="Bill" w:date="2012-04-26T13:54:00Z">
        <w:r w:rsidR="00D22590">
          <w:t xml:space="preserve">’s </w:t>
        </w:r>
        <w:r w:rsidR="00D22590">
          <w:lastRenderedPageBreak/>
          <w:t>position and the system continuously makes measurements.  Positive measurements are associated with the tracker based on distance, and used to update the tracker</w:t>
        </w:r>
      </w:ins>
      <w:ins w:id="18" w:author="Bill" w:date="2012-04-26T13:55:00Z">
        <w:r w:rsidR="00D22590">
          <w:t>’s position.</w:t>
        </w:r>
      </w:ins>
      <w:ins w:id="19" w:author="Bill" w:date="2012-04-26T13:59:00Z">
        <w:r w:rsidR="00D22590">
          <w:t xml:space="preserve"> [get references from </w:t>
        </w:r>
        <w:r w:rsidR="00D22590" w:rsidRPr="00D22590">
          <w:t>Better Models For People Tracking</w:t>
        </w:r>
        <w:r w:rsidR="00D22590">
          <w:t>]</w:t>
        </w:r>
      </w:ins>
      <w:ins w:id="20" w:author="Bill" w:date="2012-04-26T14:00:00Z">
        <w:r w:rsidR="00D22590">
          <w:t xml:space="preserve">  A filter approach is especially useful when multiple targets have similar appearances.</w:t>
        </w:r>
      </w:ins>
    </w:p>
    <w:p w:rsidR="00A9149F" w:rsidRDefault="00A9149F" w:rsidP="00A9149F">
      <w:pPr>
        <w:spacing w:line="480" w:lineRule="auto"/>
        <w:ind w:firstLine="720"/>
        <w:rPr>
          <w:ins w:id="21" w:author="Bill" w:date="2012-04-26T14:10:00Z"/>
        </w:rPr>
        <w:pPrChange w:id="22" w:author="Bill" w:date="2012-04-26T13:48:00Z">
          <w:pPr>
            <w:spacing w:line="480" w:lineRule="auto"/>
            <w:ind w:firstLine="720"/>
          </w:pPr>
        </w:pPrChange>
      </w:pPr>
      <w:ins w:id="23" w:author="Bill" w:date="2012-04-26T13:52:00Z">
        <w:r>
          <w:t xml:space="preserve">The proposed system uses a Kalman-filter approach with several sources of information, the main one being observations of </w:t>
        </w:r>
      </w:ins>
      <w:ins w:id="24" w:author="Bill" w:date="2012-04-26T13:53:00Z">
        <w:r>
          <w:t>humans from the Microsoft Kinect sensor.</w:t>
        </w:r>
      </w:ins>
    </w:p>
    <w:p w:rsidR="005844FD" w:rsidRDefault="005844FD" w:rsidP="00A9149F">
      <w:pPr>
        <w:spacing w:line="480" w:lineRule="auto"/>
        <w:ind w:firstLine="720"/>
        <w:rPr>
          <w:ins w:id="25" w:author="Bill" w:date="2012-04-26T14:14:00Z"/>
        </w:rPr>
        <w:pPrChange w:id="26" w:author="Bill" w:date="2012-04-26T13:48:00Z">
          <w:pPr>
            <w:spacing w:line="480" w:lineRule="auto"/>
            <w:ind w:firstLine="720"/>
          </w:pPr>
        </w:pPrChange>
      </w:pPr>
      <w:ins w:id="27" w:author="Bill" w:date="2012-04-26T14:11:00Z">
        <w:r>
          <w:t xml:space="preserve">Computer vision is most often used for person tracking.  Binocular and monocular cameras are inexpensive and common on mobile robots, and vision is intuitive to us as humans.  </w:t>
        </w:r>
      </w:ins>
      <w:ins w:id="28" w:author="Bill" w:date="2012-04-26T14:12:00Z">
        <w:r>
          <w:t>A video feed provides a huge amount of information; the problem is in segmenting it and interpreting it.</w:t>
        </w:r>
      </w:ins>
    </w:p>
    <w:p w:rsidR="005844FD" w:rsidRDefault="005844FD" w:rsidP="00A9149F">
      <w:pPr>
        <w:spacing w:line="480" w:lineRule="auto"/>
        <w:ind w:firstLine="720"/>
        <w:rPr>
          <w:ins w:id="29" w:author="Bill" w:date="2012-04-26T14:12:00Z"/>
        </w:rPr>
        <w:pPrChange w:id="30" w:author="Bill" w:date="2012-04-26T13:48:00Z">
          <w:pPr>
            <w:spacing w:line="480" w:lineRule="auto"/>
            <w:ind w:firstLine="720"/>
          </w:pPr>
        </w:pPrChange>
      </w:pPr>
      <w:ins w:id="31" w:author="Bill" w:date="2012-04-26T14:14:00Z">
        <w:r>
          <w:t>Many vision systems incorporate color information, being readily accessible from cameras and intuitive to us as humans.</w:t>
        </w:r>
      </w:ins>
    </w:p>
    <w:p w:rsidR="005844FD" w:rsidRDefault="000C0ADD" w:rsidP="00A9149F">
      <w:pPr>
        <w:spacing w:line="480" w:lineRule="auto"/>
        <w:ind w:firstLine="720"/>
        <w:rPr>
          <w:ins w:id="32" w:author="Bill" w:date="2012-04-26T14:44:00Z"/>
        </w:rPr>
        <w:pPrChange w:id="33" w:author="Bill" w:date="2012-04-26T13:48:00Z">
          <w:pPr>
            <w:spacing w:line="480" w:lineRule="auto"/>
            <w:ind w:firstLine="720"/>
          </w:pPr>
        </w:pPrChange>
      </w:pPr>
      <w:ins w:id="34" w:author="Bill" w:date="2012-04-26T14:18:00Z">
        <w:r>
          <w:t>More recently, person tracking systems have used depth information from stereo cameras.</w:t>
        </w:r>
      </w:ins>
    </w:p>
    <w:p w:rsidR="006D67DB" w:rsidRDefault="006D67DB" w:rsidP="006D67DB">
      <w:pPr>
        <w:spacing w:line="480" w:lineRule="auto"/>
        <w:ind w:firstLine="720"/>
        <w:rPr>
          <w:ins w:id="35" w:author="Bill" w:date="2012-04-26T14:44:00Z"/>
        </w:rPr>
      </w:pPr>
      <w:ins w:id="36" w:author="Bill" w:date="2012-04-26T14:44:00Z">
        <w:r>
          <w:t>[</w:t>
        </w:r>
        <w:r>
          <w:t>Results from a Real-time Stereo-based Pedestrian Detection System on</w:t>
        </w:r>
      </w:ins>
    </w:p>
    <w:p w:rsidR="006D67DB" w:rsidRDefault="006D67DB" w:rsidP="006D67DB">
      <w:pPr>
        <w:spacing w:line="480" w:lineRule="auto"/>
        <w:ind w:firstLine="720"/>
        <w:rPr>
          <w:ins w:id="37" w:author="Bill" w:date="2012-04-26T14:41:00Z"/>
        </w:rPr>
        <w:pPrChange w:id="38" w:author="Bill" w:date="2012-04-26T13:48:00Z">
          <w:pPr>
            <w:spacing w:line="480" w:lineRule="auto"/>
            <w:ind w:firstLine="720"/>
          </w:pPr>
        </w:pPrChange>
      </w:pPr>
      <w:ins w:id="39" w:author="Bill" w:date="2012-04-26T14:44:00Z">
        <w:r>
          <w:t>a Moving Vehicle</w:t>
        </w:r>
        <w:r>
          <w:t>]</w:t>
        </w:r>
      </w:ins>
      <w:ins w:id="40" w:author="Bill" w:date="2012-04-26T14:45:00Z">
        <w:r>
          <w:t xml:space="preserve"> segments objects based on range from a ster</w:t>
        </w:r>
      </w:ins>
      <w:ins w:id="41" w:author="Bill" w:date="2012-04-26T14:46:00Z">
        <w:r>
          <w:t>e</w:t>
        </w:r>
      </w:ins>
      <w:ins w:id="42" w:author="Bill" w:date="2012-04-26T14:45:00Z">
        <w:r>
          <w:t xml:space="preserve">o camera, </w:t>
        </w:r>
      </w:ins>
      <w:ins w:id="43" w:author="Bill" w:date="2012-04-26T14:46:00Z">
        <w:r>
          <w:t>and uses geometric features to classify people.</w:t>
        </w:r>
      </w:ins>
      <w:bookmarkStart w:id="44" w:name="_GoBack"/>
      <w:bookmarkEnd w:id="44"/>
    </w:p>
    <w:p w:rsidR="006D67DB" w:rsidRDefault="006D67DB" w:rsidP="00A9149F">
      <w:pPr>
        <w:spacing w:line="480" w:lineRule="auto"/>
        <w:ind w:firstLine="720"/>
        <w:rPr>
          <w:ins w:id="45" w:author="Bill" w:date="2012-04-26T14:11:00Z"/>
        </w:rPr>
        <w:pPrChange w:id="46" w:author="Bill" w:date="2012-04-26T13:48:00Z">
          <w:pPr>
            <w:spacing w:line="480" w:lineRule="auto"/>
            <w:ind w:firstLine="720"/>
          </w:pPr>
        </w:pPrChange>
      </w:pPr>
      <w:ins w:id="47" w:author="Bill" w:date="2012-04-26T14:41:00Z">
        <w:r>
          <w:t>Some systems down-project range data onto a ground plane to segment clusters of pixels corresponding to upright objects.</w:t>
        </w:r>
      </w:ins>
    </w:p>
    <w:p w:rsidR="005844FD" w:rsidRDefault="005D71AF" w:rsidP="00A9149F">
      <w:pPr>
        <w:spacing w:line="480" w:lineRule="auto"/>
        <w:ind w:firstLine="720"/>
        <w:rPr>
          <w:ins w:id="48" w:author="Bill" w:date="2012-04-26T14:37:00Z"/>
        </w:rPr>
        <w:pPrChange w:id="49" w:author="Bill" w:date="2012-04-26T13:48:00Z">
          <w:pPr>
            <w:spacing w:line="480" w:lineRule="auto"/>
            <w:ind w:firstLine="720"/>
          </w:pPr>
        </w:pPrChange>
      </w:pPr>
      <w:ins w:id="50" w:author="Bill" w:date="2012-04-26T14:17:00Z">
        <w:r>
          <w:lastRenderedPageBreak/>
          <w:t>Miura and Satake [</w:t>
        </w:r>
        <w:r w:rsidRPr="005D71AF">
          <w:t>Robust stereo-based person detection and tracking for a person following robot</w:t>
        </w:r>
        <w:r>
          <w:t xml:space="preserve">] developed a system that </w:t>
        </w:r>
      </w:ins>
      <w:ins w:id="51" w:author="Bill" w:date="2012-04-26T14:18:00Z">
        <w:r>
          <w:t>performs tracking by fitting head and shoulder templates to a stereo depth image.</w:t>
        </w:r>
      </w:ins>
    </w:p>
    <w:p w:rsidR="006D67DB" w:rsidRDefault="006D67DB" w:rsidP="00A9149F">
      <w:pPr>
        <w:spacing w:line="480" w:lineRule="auto"/>
        <w:ind w:firstLine="720"/>
        <w:rPr>
          <w:ins w:id="52" w:author="Bill" w:date="2012-04-26T14:08:00Z"/>
        </w:rPr>
        <w:pPrChange w:id="53" w:author="Bill" w:date="2012-04-26T13:48:00Z">
          <w:pPr>
            <w:spacing w:line="480" w:lineRule="auto"/>
            <w:ind w:firstLine="720"/>
          </w:pPr>
        </w:pPrChange>
      </w:pPr>
      <w:ins w:id="54" w:author="Bill" w:date="2012-04-26T14:37:00Z">
        <w:r>
          <w:t>[</w:t>
        </w:r>
        <w:r w:rsidRPr="006D67DB">
          <w:t>Real-Time Multi-Person Tracking with Time-Constrained Detection</w:t>
        </w:r>
        <w:r>
          <w:t>] uses the Kinect sensor’s depth map to identify regions of interest, and a HOG detector to detect pedestrians.</w:t>
        </w:r>
      </w:ins>
    </w:p>
    <w:p w:rsidR="005844FD" w:rsidRDefault="005844FD" w:rsidP="00A9149F">
      <w:pPr>
        <w:spacing w:line="480" w:lineRule="auto"/>
        <w:ind w:firstLine="720"/>
        <w:pPrChange w:id="55" w:author="Bill" w:date="2012-04-26T13:48:00Z">
          <w:pPr>
            <w:spacing w:line="480" w:lineRule="auto"/>
            <w:ind w:firstLine="720"/>
          </w:pPr>
        </w:pPrChange>
      </w:pPr>
      <w:ins w:id="56" w:author="Bill" w:date="2012-04-26T14:08:00Z">
        <w:r>
          <w:t xml:space="preserve">LIDAR (LIght Detection And Ranging) units are becoming common on mobile robots, </w:t>
        </w:r>
      </w:ins>
      <w:ins w:id="57" w:author="Bill" w:date="2012-04-26T14:09:00Z">
        <w:r>
          <w:t>bringing the ability to get a precise 2-dimensional slice of obstacles in front of the robot.  Many approaches to person tracking have used LIDAR sensors, usually tracking peoples</w:t>
        </w:r>
      </w:ins>
      <w:ins w:id="58" w:author="Bill" w:date="2012-04-26T14:10:00Z">
        <w:r>
          <w:t>’ legs.</w:t>
        </w:r>
      </w:ins>
    </w:p>
    <w:p w:rsidR="008D1973" w:rsidRDefault="00F94ED7" w:rsidP="00F94ED7">
      <w:pPr>
        <w:pStyle w:val="Heading1"/>
      </w:pPr>
      <w:bookmarkStart w:id="59" w:name="_Toc323147617"/>
      <w:r>
        <w:lastRenderedPageBreak/>
        <w:t>Harlie</w:t>
      </w:r>
      <w:bookmarkEnd w:id="59"/>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60" w:name="_Ref322950030"/>
      <w:bookmarkStart w:id="61" w:name="_Toc323147618"/>
      <w:r>
        <w:lastRenderedPageBreak/>
        <w:t xml:space="preserve">Evaluation of </w:t>
      </w:r>
      <w:r w:rsidR="00691CA2">
        <w:t xml:space="preserve">the </w:t>
      </w:r>
      <w:r>
        <w:t xml:space="preserve">Microsoft </w:t>
      </w:r>
      <w:r w:rsidR="00115579">
        <w:t>Kinect</w:t>
      </w:r>
      <w:bookmarkEnd w:id="60"/>
      <w:bookmarkEnd w:id="61"/>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r>
        <w:rPr>
          <w:rFonts w:cs="Calibri"/>
          <w:szCs w:val="24"/>
        </w:rPr>
        <w:t xml:space="preserve">PrimeSense, the makers of the Kinect’s software, has released an open-source API called OpenNI (Open Natural Interraction) to allow developers to tap into the Kinect’s functionality.  In addition to accessing the depth and RGB camera feeds, OpenNI </w:t>
      </w:r>
      <w:r w:rsidR="00C517ED">
        <w:rPr>
          <w:rFonts w:cs="Calibri"/>
          <w:szCs w:val="24"/>
        </w:rPr>
        <w:t>prdeso</w:t>
      </w:r>
      <w:r>
        <w:rPr>
          <w:rFonts w:cs="Calibri"/>
          <w:szCs w:val="24"/>
        </w:rPr>
        <w:t xml:space="preserve">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lastRenderedPageBreak/>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the Kinect</w:t>
      </w:r>
      <w:r w:rsidR="00C517ED">
        <w:rPr>
          <w:rFonts w:cs="Calibri"/>
          <w:szCs w:val="24"/>
        </w:rPr>
        <w:t>,</w:t>
      </w:r>
      <w:r>
        <w:rPr>
          <w:rFonts w:cs="Calibri"/>
          <w:szCs w:val="24"/>
        </w:rPr>
        <w:t xml:space="preserve"> largely due to the closed-source nature of NiTE.</w:t>
      </w:r>
    </w:p>
    <w:p w:rsidR="009B5486" w:rsidRDefault="009B5486" w:rsidP="009B5486">
      <w:pPr>
        <w:pStyle w:val="Heading2"/>
      </w:pPr>
      <w:bookmarkStart w:id="62" w:name="_Ref323129706"/>
      <w:bookmarkStart w:id="63" w:name="_Toc323147619"/>
      <w:r>
        <w:t>Discrimination Between Users</w:t>
      </w:r>
      <w:bookmarkEnd w:id="62"/>
      <w:bookmarkEnd w:id="63"/>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lastRenderedPageBreak/>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724C1A">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64" w:name="_Ref322980249"/>
      <w:bookmarkStart w:id="65" w:name="_Ref322980256"/>
      <w:bookmarkStart w:id="66" w:name="_Toc323147620"/>
      <w:r>
        <w:t>Calibration</w:t>
      </w:r>
      <w:bookmarkEnd w:id="64"/>
      <w:bookmarkEnd w:id="65"/>
      <w:r w:rsidR="004E4B19">
        <w:t xml:space="preserve"> of Users</w:t>
      </w:r>
      <w:bookmarkEnd w:id="66"/>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9DCFDD7" wp14:editId="0E030570">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67" w:name="_Toc323147637"/>
      <w:r>
        <w:t xml:space="preserve">Figure </w:t>
      </w:r>
      <w:fldSimple w:instr=" SEQ Figure \* ARABIC ">
        <w:r w:rsidR="00724C1A">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67"/>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724C1A">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68" w:name="_Toc323147621"/>
      <w:r>
        <w:t>L</w:t>
      </w:r>
      <w:r w:rsidR="00115579">
        <w:t>imited Field of View</w:t>
      </w:r>
      <w:bookmarkEnd w:id="68"/>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74B77C20" wp14:editId="3E21C1A6">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69" w:name="_Toc323147638"/>
      <w:r>
        <w:t xml:space="preserve">Figure </w:t>
      </w:r>
      <w:fldSimple w:instr=" SEQ Figure \* ARABIC ">
        <w:r w:rsidR="00724C1A">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69"/>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11BE7B8" wp14:editId="46953631">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70" w:name="_Toc323147639"/>
      <w:r>
        <w:t xml:space="preserve">Figure </w:t>
      </w:r>
      <w:fldSimple w:instr=" SEQ Figure \* ARABIC ">
        <w:r w:rsidR="00724C1A">
          <w:rPr>
            <w:noProof/>
          </w:rPr>
          <w:t>3</w:t>
        </w:r>
      </w:fldSimple>
      <w:r>
        <w:t>:</w:t>
      </w:r>
      <w:r w:rsidRPr="00EA62EC">
        <w:t xml:space="preserve"> Difficulties arise in tracking a user in contact with a chair</w:t>
      </w:r>
      <w:bookmarkEnd w:id="70"/>
    </w:p>
    <w:p w:rsidR="009B5486" w:rsidRDefault="009B5486">
      <w:pPr>
        <w:spacing w:line="480" w:lineRule="auto"/>
        <w:ind w:firstLine="720"/>
      </w:pPr>
    </w:p>
    <w:p w:rsidR="007138C2" w:rsidRDefault="00A07F11" w:rsidP="00115579">
      <w:pPr>
        <w:pStyle w:val="Heading2"/>
      </w:pPr>
      <w:bookmarkStart w:id="71" w:name="_Toc323147622"/>
      <w:r>
        <w:t>M</w:t>
      </w:r>
      <w:r w:rsidR="00115579">
        <w:t>oving Base Problem</w:t>
      </w:r>
      <w:bookmarkEnd w:id="71"/>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00ED80B" wp14:editId="4482F690">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72" w:name="_Ref322513446"/>
      <w:bookmarkStart w:id="73" w:name="_Toc323147640"/>
      <w:r>
        <w:t xml:space="preserve">Figure </w:t>
      </w:r>
      <w:fldSimple w:instr=" SEQ Figure \* ARABIC ">
        <w:r w:rsidR="00724C1A">
          <w:rPr>
            <w:noProof/>
          </w:rPr>
          <w:t>4</w:t>
        </w:r>
      </w:fldSimple>
      <w:bookmarkEnd w:id="72"/>
      <w:r>
        <w:t>: Tracking performance of Kinect under motion</w:t>
      </w:r>
      <w:bookmarkEnd w:id="73"/>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74" w:name="_Toc323147623"/>
      <w:r>
        <w:t>Summary</w:t>
      </w:r>
      <w:bookmarkEnd w:id="74"/>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As discussed in chapter 5, This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75" w:name="_Toc323147624"/>
      <w:r>
        <w:lastRenderedPageBreak/>
        <w:t>Pan Mount</w:t>
      </w:r>
      <w:bookmarkEnd w:id="75"/>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cener. [INSERT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724C1A">
        <w:t xml:space="preserve">Figure </w:t>
      </w:r>
      <w:r w:rsidR="00724C1A">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F39C09C" wp14:editId="159F19C2">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13ABEF56" wp14:editId="4609712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76" w:name="_Ref322513798"/>
      <w:bookmarkStart w:id="77" w:name="_Toc323147641"/>
      <w:r>
        <w:t xml:space="preserve">Figure </w:t>
      </w:r>
      <w:fldSimple w:instr=" SEQ Figure \* ARABIC ">
        <w:r w:rsidR="00724C1A">
          <w:rPr>
            <w:noProof/>
          </w:rPr>
          <w:t>5</w:t>
        </w:r>
      </w:fldSimple>
      <w:bookmarkEnd w:id="76"/>
      <w:r>
        <w:t xml:space="preserve">: DP155 Base Pan (left), </w:t>
      </w:r>
      <w:r w:rsidR="00C679DD">
        <w:t xml:space="preserve">    </w:t>
      </w:r>
      <w:r>
        <w:t xml:space="preserve"> Phidgets 1066_0 Servo Controller (right)</w:t>
      </w:r>
      <w:bookmarkEnd w:id="77"/>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PhidgetAdvancedServo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724C1A">
        <w:t xml:space="preserve">Figure </w:t>
      </w:r>
      <w:r w:rsidR="00724C1A">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3461CB6" wp14:editId="63C859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78" w:name="_Ref323044753"/>
      <w:bookmarkStart w:id="79" w:name="_Toc323147642"/>
      <w:r>
        <w:t xml:space="preserve">Figure </w:t>
      </w:r>
      <w:fldSimple w:instr=" SEQ Figure \* ARABIC ">
        <w:r w:rsidR="00724C1A">
          <w:rPr>
            <w:noProof/>
          </w:rPr>
          <w:t>6</w:t>
        </w:r>
      </w:fldSimple>
      <w:bookmarkEnd w:id="78"/>
      <w:r>
        <w:t>: Output from Phidgets 1066_0, showing position command and open-loop feedback</w:t>
      </w:r>
      <w:r w:rsidR="00C679DD">
        <w:t xml:space="preserve"> for position and velocity</w:t>
      </w:r>
      <w:bookmarkEnd w:id="79"/>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80" w:name="_Toc323147625"/>
      <w:r>
        <w:t>Performance</w:t>
      </w:r>
      <w:bookmarkEnd w:id="80"/>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181F1045" wp14:editId="7ABFEF72">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81" w:name="_Toc323147643"/>
      <w:r>
        <w:t xml:space="preserve">Figure </w:t>
      </w:r>
      <w:fldSimple w:instr=" SEQ Figure \* ARABIC ">
        <w:r w:rsidR="00724C1A">
          <w:rPr>
            <w:noProof/>
          </w:rPr>
          <w:t>7</w:t>
        </w:r>
      </w:fldSimple>
      <w:r>
        <w:t xml:space="preserve">: Kinect's effective FOV without (left) and with (right) pan </w:t>
      </w:r>
      <w:r w:rsidR="000F6971">
        <w:t>mount</w:t>
      </w:r>
      <w:bookmarkEnd w:id="81"/>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724C1A">
        <w:t xml:space="preserve">Figure </w:t>
      </w:r>
      <w:r w:rsidR="00724C1A">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3051D416" wp14:editId="4E422A94">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82" w:name="_Ref322019798"/>
      <w:bookmarkStart w:id="83" w:name="_Toc323147644"/>
      <w:r>
        <w:t xml:space="preserve">Figure </w:t>
      </w:r>
      <w:fldSimple w:instr=" SEQ Figure \* ARABIC ">
        <w:r w:rsidR="00724C1A">
          <w:rPr>
            <w:noProof/>
          </w:rPr>
          <w:t>8</w:t>
        </w:r>
      </w:fldSimple>
      <w:bookmarkEnd w:id="82"/>
      <w:r>
        <w:t>: Performance of pan mount in detecting a stationary face</w:t>
      </w:r>
      <w:bookmarkEnd w:id="83"/>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724C1A">
        <w:t xml:space="preserve">Figure </w:t>
      </w:r>
      <w:r w:rsidR="00724C1A">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724C1A">
        <w:t xml:space="preserve">Figure </w:t>
      </w:r>
      <w:r w:rsidR="00724C1A">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B6860C2" wp14:editId="4E54C90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84" w:name="_Ref322511744"/>
      <w:bookmarkStart w:id="85" w:name="_Toc323147645"/>
      <w:r>
        <w:t xml:space="preserve">Figure </w:t>
      </w:r>
      <w:fldSimple w:instr=" SEQ Figure \* ARABIC ">
        <w:r w:rsidR="00724C1A">
          <w:rPr>
            <w:noProof/>
          </w:rPr>
          <w:t>9</w:t>
        </w:r>
      </w:fldSimple>
      <w:bookmarkEnd w:id="84"/>
      <w:r w:rsidR="00A655A3">
        <w:t>: Tracking performance of Kinect with pan compensation</w:t>
      </w:r>
      <w:bookmarkEnd w:id="85"/>
    </w:p>
    <w:p w:rsidR="009B0251" w:rsidRDefault="009B0251" w:rsidP="009B0251">
      <w:pPr>
        <w:spacing w:line="480" w:lineRule="auto"/>
        <w:rPr>
          <w:rFonts w:cs="Calibri"/>
          <w:szCs w:val="24"/>
        </w:rPr>
      </w:pPr>
    </w:p>
    <w:p w:rsidR="0005382D" w:rsidRDefault="0005382D" w:rsidP="0005382D">
      <w:pPr>
        <w:pStyle w:val="Heading2"/>
      </w:pPr>
      <w:bookmarkStart w:id="86" w:name="_Toc323147626"/>
      <w:r>
        <w:t>Summary</w:t>
      </w:r>
      <w:bookmarkEnd w:id="86"/>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724C1A">
        <w:t xml:space="preserve">Figure </w:t>
      </w:r>
      <w:r w:rsidR="00724C1A">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724C1A">
        <w:t xml:space="preserve">Figure </w:t>
      </w:r>
      <w:r w:rsidR="00724C1A">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87" w:name="_Ref323045519"/>
      <w:bookmarkStart w:id="88" w:name="_Toc323147627"/>
      <w:r>
        <w:lastRenderedPageBreak/>
        <w:t>Person Tracking</w:t>
      </w:r>
      <w:bookmarkEnd w:id="87"/>
      <w:bookmarkEnd w:id="88"/>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724C1A">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it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or 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89" w:name="_Ref323131019"/>
      <w:bookmarkStart w:id="90" w:name="_Toc323147628"/>
      <w:r>
        <w:t>Face Detector Node</w:t>
      </w:r>
      <w:bookmarkEnd w:id="89"/>
      <w:bookmarkEnd w:id="90"/>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faces.</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D36F52">
        <w:t xml:space="preserve">then </w:t>
      </w:r>
      <w:r w:rsidR="00CD361A">
        <w:t>correlates</w:t>
      </w:r>
      <w:r w:rsidR="00D36F52">
        <w:t xml:space="preserve"> </w:t>
      </w:r>
      <w:r w:rsidR="000522CB">
        <w:t>its matches</w:t>
      </w:r>
      <w:r w:rsidR="00D36F52">
        <w:t xml:space="preserve"> </w:t>
      </w:r>
      <w:r w:rsidR="00D36F52">
        <w:lastRenderedPageBreak/>
        <w:t xml:space="preserve">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CD361A"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p>
    <w:p w:rsidR="000522CB" w:rsidRDefault="000522CB" w:rsidP="00CD361A">
      <w:pPr>
        <w:spacing w:line="480" w:lineRule="auto"/>
        <w:ind w:firstLine="720"/>
      </w:pPr>
      <w:r>
        <w:t>Although the face detector is very capable, it is inherently restricted to cases in which the user is staring directly at the robot.  It also fails to detect faces at angles.  Furthermore, the face detector does not perform recognition.  It detects human faces, but does not discr</w:t>
      </w:r>
      <w:r w:rsidR="00021587">
        <w:t>iminate one face from another.</w:t>
      </w:r>
    </w:p>
    <w:p w:rsidR="00CD361A" w:rsidRDefault="00CD361A" w:rsidP="00CD361A">
      <w:pPr>
        <w:pStyle w:val="Heading2"/>
      </w:pPr>
      <w:bookmarkStart w:id="91" w:name="_Toc323147629"/>
      <w:r>
        <w:t>Leg Detector Node</w:t>
      </w:r>
      <w:bookmarkEnd w:id="91"/>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r w:rsidR="009208C7">
        <w:t>[</w:t>
      </w:r>
      <w:r w:rsidR="009208C7" w:rsidRPr="005A7D17">
        <w:rPr>
          <w:i/>
        </w:rPr>
        <w:t>Using Boosted Features for the Detection of People in 2D Range Data, Efficient People Tracking in Laser Range Data using a Multi-Hypothesis Leg-Tracker with Adaptive Occlusion Probabilities</w:t>
      </w:r>
      <w:r w:rsidR="009208C7">
        <w:t>]</w:t>
      </w:r>
      <w:r w:rsidR="00934B3D">
        <w:t>.  The leg detector performs best at close ranges where a large number of las</w:t>
      </w:r>
      <w:r w:rsidR="001805A0">
        <w:t>er returns are recorded per leg.  Its performance drops off with distance.</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 xml:space="preserve">Kinect performs poorly </w:t>
      </w:r>
      <w:r>
        <w:lastRenderedPageBreak/>
        <w:t>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92" w:name="_Ref323045443"/>
      <w:bookmarkStart w:id="93" w:name="_Toc323147630"/>
      <w:r>
        <w:t>Kinect Body-Detector Node</w:t>
      </w:r>
      <w:bookmarkEnd w:id="92"/>
      <w:bookmarkEnd w:id="93"/>
    </w:p>
    <w:p w:rsidR="00C56540" w:rsidRDefault="00B437E1" w:rsidP="00B437E1">
      <w:pPr>
        <w:spacing w:line="480" w:lineRule="auto"/>
        <w:ind w:firstLine="720"/>
      </w:pPr>
      <w:r>
        <w:t xml:space="preserve">The final source of observation </w:t>
      </w:r>
      <w:r w:rsidR="00C56540">
        <w:t xml:space="preserve">for the Kalman filter </w:t>
      </w:r>
      <w:r>
        <w:t>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  When identifying a person, color information is </w:t>
      </w:r>
      <w:r w:rsidR="00C56540">
        <w:t>an obvious first choice</w:t>
      </w:r>
      <w:r w:rsidR="008A5AD7">
        <w:t xml:space="preserve"> because of </w:t>
      </w:r>
      <w:r w:rsidR="00C56540">
        <w:t xml:space="preserve">its salience and </w:t>
      </w:r>
      <w:r w:rsidR="008A5AD7">
        <w:t>the ease of obtaining and processing it.  The hue-saturation histogram was chosen to protect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724C1A">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724C1A">
        <w:t xml:space="preserve">Figure </w:t>
      </w:r>
      <w:r w:rsidR="00724C1A">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724C1A">
        <w:t xml:space="preserve">Figure </w:t>
      </w:r>
      <w:r w:rsidR="00724C1A">
        <w:rPr>
          <w:noProof/>
        </w:rPr>
        <w:t>11</w:t>
      </w:r>
      <w:r w:rsidR="00D473DC">
        <w:fldChar w:fldCharType="end"/>
      </w:r>
      <w:r w:rsidR="00D473DC">
        <w:t>)</w:t>
      </w:r>
      <w:r w:rsidR="00E13430">
        <w:t xml:space="preserve">.  </w:t>
      </w:r>
      <w:r w:rsidR="008A5AD7">
        <w:t>For this example, o</w:t>
      </w:r>
      <w:r w:rsidR="00D473DC">
        <w:t xml:space="preserve">ne can clearly see three major </w:t>
      </w:r>
      <w:r w:rsidR="00D473DC">
        <w:lastRenderedPageBreak/>
        <w:t xml:space="preserve">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38CB31E6" wp14:editId="6646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94" w:name="_Ref322980214"/>
      <w:bookmarkStart w:id="95" w:name="_Toc323147646"/>
      <w:r>
        <w:t xml:space="preserve">Figure </w:t>
      </w:r>
      <w:fldSimple w:instr=" SEQ Figure \* ARABIC ">
        <w:r w:rsidR="00724C1A">
          <w:rPr>
            <w:noProof/>
          </w:rPr>
          <w:t>10</w:t>
        </w:r>
      </w:fldSimple>
      <w:bookmarkEnd w:id="94"/>
      <w:r>
        <w:t xml:space="preserve">: Kinect’s RGB image masked for </w:t>
      </w:r>
      <w:r w:rsidR="008A5AD7">
        <w:t>a</w:t>
      </w:r>
      <w:r>
        <w:t xml:space="preserve"> user</w:t>
      </w:r>
      <w:r w:rsidR="00C56540">
        <w:t>, right after calibration</w:t>
      </w:r>
      <w:bookmarkEnd w:id="95"/>
    </w:p>
    <w:p w:rsidR="000923B3" w:rsidRDefault="000923B3" w:rsidP="000923B3">
      <w:pPr>
        <w:pStyle w:val="NoSpacing"/>
      </w:pPr>
      <w:r>
        <w:rPr>
          <w:noProof/>
        </w:rPr>
        <w:drawing>
          <wp:inline distT="0" distB="0" distL="0" distR="0" wp14:anchorId="2B8754AD" wp14:editId="01C82E5E">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96" w:name="_Ref322980389"/>
      <w:bookmarkStart w:id="97" w:name="_Toc323147647"/>
      <w:r>
        <w:lastRenderedPageBreak/>
        <w:t xml:space="preserve">Figure </w:t>
      </w:r>
      <w:fldSimple w:instr=" SEQ Figure \* ARABIC ">
        <w:r w:rsidR="00724C1A">
          <w:rPr>
            <w:noProof/>
          </w:rPr>
          <w:t>11</w:t>
        </w:r>
      </w:fldSimple>
      <w:bookmarkEnd w:id="96"/>
      <w:r>
        <w:t>: User's histogram in hue-saturation space</w:t>
      </w:r>
      <w:r w:rsidR="00D473DC">
        <w:t>: h</w:t>
      </w:r>
      <w:r>
        <w:t xml:space="preserve">ue on horizontal axis, saturation on vertical axis, brightness </w:t>
      </w:r>
      <w:r w:rsidR="00724C1A">
        <w:t>represents</w:t>
      </w:r>
      <w:r w:rsidR="00D473DC">
        <w:t xml:space="preserve"> to</w:t>
      </w:r>
      <w:r>
        <w:t xml:space="preserve"> histogram value.</w:t>
      </w:r>
      <w:bookmarkEnd w:id="97"/>
    </w:p>
    <w:p w:rsidR="000923B3" w:rsidRDefault="000923B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724C1A">
        <w:t xml:space="preserve">Figure </w:t>
      </w:r>
      <w:r w:rsidR="00724C1A">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A9149F"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301726" w:rsidRPr="00724C1A" w:rsidRDefault="00F4648D" w:rsidP="00301726">
      <w:pPr>
        <w:spacing w:line="480" w:lineRule="auto"/>
        <w:ind w:firstLine="720"/>
      </w:pPr>
      <w:r>
        <w:lastRenderedPageBreak/>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F4648D" w:rsidRPr="00301726" w:rsidRDefault="00F4648D" w:rsidP="00F4648D">
      <w:pPr>
        <w:spacing w:line="480" w:lineRule="auto"/>
        <w:ind w:firstLine="720"/>
      </w:pPr>
    </w:p>
    <w:p w:rsidR="000320BD" w:rsidRPr="00724C1A" w:rsidRDefault="00A9149F" w:rsidP="00726CBE">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9B0251" w:rsidRDefault="00A07F11" w:rsidP="00724C1A">
      <w:pPr>
        <w:pStyle w:val="Heading1"/>
      </w:pPr>
      <w:bookmarkStart w:id="98" w:name="_Toc323147631"/>
      <w:r>
        <w:lastRenderedPageBreak/>
        <w:t>Planning</w:t>
      </w:r>
      <w:bookmarkEnd w:id="98"/>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99" w:name="_Toc323147632"/>
      <w:r>
        <w:t>Point-point planner</w:t>
      </w:r>
      <w:bookmarkEnd w:id="99"/>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This algorithm was </w:t>
      </w:r>
      <w:r w:rsidR="006556D0">
        <w:t xml:space="preserve">developed jointly by </w:t>
      </w:r>
      <w:r w:rsidR="006556D0" w:rsidRPr="006556D0">
        <w:t>developed by Maxim Likhachev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motions</w:t>
      </w:r>
      <w:r w:rsidR="00D46031">
        <w:t xml:space="preserve"> </w:t>
      </w:r>
      <w:r w:rsidR="00D46031">
        <w:lastRenderedPageBreak/>
        <w:t>of the robot</w:t>
      </w:r>
      <w:r>
        <w:t xml:space="preserve">.  </w:t>
      </w:r>
      <w:r w:rsidR="00F8651A">
        <w:t xml:space="preserve">A cost can be separately assigned to each motion primitive, </w:t>
      </w:r>
      <w:r w:rsidR="00165CE3">
        <w:t xml:space="preserve">for example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724C1A">
        <w:t xml:space="preserve">Figure </w:t>
      </w:r>
      <w:r w:rsidR="00724C1A">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724C1A">
        <w:t xml:space="preserve">Figure </w:t>
      </w:r>
      <w:r w:rsidR="00724C1A">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77A7847E" wp14:editId="7092C664">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100" w:name="_Ref322950225"/>
      <w:bookmarkStart w:id="101" w:name="_Toc323147648"/>
      <w:r>
        <w:t xml:space="preserve">Figure </w:t>
      </w:r>
      <w:fldSimple w:instr=" SEQ Figure \* ARABIC ">
        <w:r w:rsidR="00724C1A">
          <w:rPr>
            <w:noProof/>
          </w:rPr>
          <w:t>12</w:t>
        </w:r>
      </w:fldSimple>
      <w:bookmarkEnd w:id="100"/>
      <w:r w:rsidR="00165CE3">
        <w:t>: Smooth p</w:t>
      </w:r>
      <w:r>
        <w:t>ath produced by SBPL planner in presence of obstacles</w:t>
      </w:r>
      <w:bookmarkEnd w:id="101"/>
      <w:r w:rsidR="00165CE3">
        <w:t xml:space="preserve"> (grid size 1m)</w:t>
      </w:r>
    </w:p>
    <w:p w:rsidR="005A7D17" w:rsidRDefault="00266623" w:rsidP="00A23C15">
      <w:pPr>
        <w:pStyle w:val="NoSpacing"/>
      </w:pPr>
      <w:r w:rsidRPr="00266623">
        <w:lastRenderedPageBreak/>
        <w:t xml:space="preserve"> </w:t>
      </w:r>
      <w:r>
        <w:rPr>
          <w:noProof/>
        </w:rPr>
        <w:drawing>
          <wp:inline distT="0" distB="0" distL="0" distR="0" wp14:anchorId="49D1DB65" wp14:editId="12DA8F48">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102" w:name="_Ref322520674"/>
      <w:bookmarkStart w:id="103" w:name="_Toc323147649"/>
      <w:r>
        <w:t xml:space="preserve">Figure </w:t>
      </w:r>
      <w:fldSimple w:instr=" SEQ Figure \* ARABIC ">
        <w:r w:rsidR="00724C1A">
          <w:rPr>
            <w:noProof/>
          </w:rPr>
          <w:t>13</w:t>
        </w:r>
      </w:fldSimple>
      <w:bookmarkEnd w:id="102"/>
      <w:r>
        <w:t>: Harlie's motion primitives</w:t>
      </w:r>
      <w:bookmarkEnd w:id="103"/>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104" w:name="_Toc323147633"/>
      <w:r>
        <w:t>Dynamic P</w:t>
      </w:r>
      <w:r w:rsidR="00573238">
        <w:t>lanning</w:t>
      </w:r>
      <w:bookmarkEnd w:id="104"/>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65B76B9C" wp14:editId="48A83130">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9149F" w:rsidRPr="006416BE" w:rsidRDefault="00A9149F" w:rsidP="000F6971">
                            <w:pPr>
                              <w:pStyle w:val="Caption1"/>
                              <w:rPr>
                                <w:noProof/>
                                <w:sz w:val="24"/>
                              </w:rPr>
                            </w:pPr>
                            <w:bookmarkStart w:id="105" w:name="_Toc323147636"/>
                            <w:r>
                              <w:t xml:space="preserve">Table </w:t>
                            </w:r>
                            <w:fldSimple w:instr=" SEQ Table \* ARABIC ">
                              <w:r>
                                <w:rPr>
                                  <w:noProof/>
                                </w:rPr>
                                <w:t>1</w:t>
                              </w:r>
                            </w:fldSimple>
                            <w:r>
                              <w:t>: Conditions for Replanning</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AF35B7" w:rsidRPr="006416BE" w:rsidRDefault="00AF35B7" w:rsidP="000F6971">
                      <w:pPr>
                        <w:pStyle w:val="Caption1"/>
                        <w:rPr>
                          <w:noProof/>
                          <w:sz w:val="24"/>
                        </w:rPr>
                      </w:pPr>
                      <w:bookmarkStart w:id="49" w:name="_Toc323147636"/>
                      <w:r>
                        <w:t xml:space="preserve">Table </w:t>
                      </w:r>
                      <w:fldSimple w:instr=" SEQ Table \* ARABIC ">
                        <w:r>
                          <w:rPr>
                            <w:noProof/>
                          </w:rPr>
                          <w:t>1</w:t>
                        </w:r>
                      </w:fldSimple>
                      <w:r>
                        <w:t>: Conditions for Replanning</w:t>
                      </w:r>
                      <w:bookmarkEnd w:id="49"/>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773DF64" wp14:editId="334E012E">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149F" w:rsidRPr="0095394F" w:rsidRDefault="00A9149F">
                            <w:pPr>
                              <w:rPr>
                                <w:u w:val="single"/>
                              </w:rPr>
                            </w:pPr>
                            <w:r w:rsidRPr="0095394F">
                              <w:rPr>
                                <w:u w:val="single"/>
                              </w:rPr>
                              <w:t>Conditions for partial replan</w:t>
                            </w:r>
                          </w:p>
                          <w:p w:rsidR="00A9149F" w:rsidRDefault="00A9149F" w:rsidP="0095394F">
                            <w:pPr>
                              <w:pStyle w:val="ListParagraph"/>
                              <w:numPr>
                                <w:ilvl w:val="0"/>
                                <w:numId w:val="2"/>
                              </w:numPr>
                            </w:pPr>
                            <w:r>
                              <w:t>New goal</w:t>
                            </w:r>
                          </w:p>
                          <w:p w:rsidR="00A9149F" w:rsidRDefault="00A9149F" w:rsidP="0095394F">
                            <w:pPr>
                              <w:pStyle w:val="ListParagraph"/>
                              <w:numPr>
                                <w:ilvl w:val="0"/>
                                <w:numId w:val="2"/>
                              </w:numPr>
                            </w:pPr>
                            <w:r>
                              <w:t>Obstacle in uncommitted path</w:t>
                            </w:r>
                          </w:p>
                          <w:p w:rsidR="00A9149F" w:rsidRDefault="00A9149F" w:rsidP="0095394F">
                            <w:pPr>
                              <w:pStyle w:val="ListParagraph"/>
                            </w:pPr>
                          </w:p>
                          <w:p w:rsidR="00A9149F" w:rsidRPr="0095394F" w:rsidRDefault="00A9149F">
                            <w:pPr>
                              <w:rPr>
                                <w:u w:val="single"/>
                              </w:rPr>
                            </w:pPr>
                            <w:r w:rsidRPr="0095394F">
                              <w:rPr>
                                <w:u w:val="single"/>
                              </w:rPr>
                              <w:t>Conditions for full replan</w:t>
                            </w:r>
                          </w:p>
                          <w:p w:rsidR="00A9149F" w:rsidRDefault="00A9149F" w:rsidP="0095394F">
                            <w:pPr>
                              <w:pStyle w:val="ListParagraph"/>
                              <w:numPr>
                                <w:ilvl w:val="0"/>
                                <w:numId w:val="1"/>
                              </w:numPr>
                            </w:pPr>
                            <w:r>
                              <w:t>Robot currently at rest</w:t>
                            </w:r>
                          </w:p>
                          <w:p w:rsidR="00A9149F" w:rsidRDefault="00A9149F" w:rsidP="0095394F">
                            <w:pPr>
                              <w:pStyle w:val="ListParagraph"/>
                              <w:numPr>
                                <w:ilvl w:val="0"/>
                                <w:numId w:val="1"/>
                              </w:numPr>
                            </w:pPr>
                            <w:r>
                              <w:t>Partial replan fails</w:t>
                            </w:r>
                          </w:p>
                          <w:p w:rsidR="00A9149F" w:rsidRDefault="00A9149F" w:rsidP="0095394F">
                            <w:pPr>
                              <w:pStyle w:val="ListParagraph"/>
                              <w:numPr>
                                <w:ilvl w:val="0"/>
                                <w:numId w:val="1"/>
                              </w:numPr>
                            </w:pPr>
                            <w:r>
                              <w:t>Obstacle in committed path</w:t>
                            </w:r>
                          </w:p>
                          <w:p w:rsidR="00A9149F" w:rsidRDefault="00A9149F"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AF35B7" w:rsidRPr="0095394F" w:rsidRDefault="00AF35B7">
                      <w:pPr>
                        <w:rPr>
                          <w:u w:val="single"/>
                        </w:rPr>
                      </w:pPr>
                      <w:r w:rsidRPr="0095394F">
                        <w:rPr>
                          <w:u w:val="single"/>
                        </w:rPr>
                        <w:t>Conditions for partial replan</w:t>
                      </w:r>
                    </w:p>
                    <w:p w:rsidR="00AF35B7" w:rsidRDefault="00AF35B7" w:rsidP="0095394F">
                      <w:pPr>
                        <w:pStyle w:val="ListParagraph"/>
                        <w:numPr>
                          <w:ilvl w:val="0"/>
                          <w:numId w:val="2"/>
                        </w:numPr>
                      </w:pPr>
                      <w:r>
                        <w:t>New goal</w:t>
                      </w:r>
                    </w:p>
                    <w:p w:rsidR="00AF35B7" w:rsidRDefault="00AF35B7" w:rsidP="0095394F">
                      <w:pPr>
                        <w:pStyle w:val="ListParagraph"/>
                        <w:numPr>
                          <w:ilvl w:val="0"/>
                          <w:numId w:val="2"/>
                        </w:numPr>
                      </w:pPr>
                      <w:r>
                        <w:t>Obstacle in uncommitted path</w:t>
                      </w:r>
                    </w:p>
                    <w:p w:rsidR="00AF35B7" w:rsidRDefault="00AF35B7" w:rsidP="0095394F">
                      <w:pPr>
                        <w:pStyle w:val="ListParagraph"/>
                      </w:pPr>
                    </w:p>
                    <w:p w:rsidR="00AF35B7" w:rsidRPr="0095394F" w:rsidRDefault="00AF35B7">
                      <w:pPr>
                        <w:rPr>
                          <w:u w:val="single"/>
                        </w:rPr>
                      </w:pPr>
                      <w:r w:rsidRPr="0095394F">
                        <w:rPr>
                          <w:u w:val="single"/>
                        </w:rPr>
                        <w:t>Conditions for full replan</w:t>
                      </w:r>
                    </w:p>
                    <w:p w:rsidR="00AF35B7" w:rsidRDefault="00AF35B7" w:rsidP="0095394F">
                      <w:pPr>
                        <w:pStyle w:val="ListParagraph"/>
                        <w:numPr>
                          <w:ilvl w:val="0"/>
                          <w:numId w:val="1"/>
                        </w:numPr>
                      </w:pPr>
                      <w:r>
                        <w:t>Robot currently at rest</w:t>
                      </w:r>
                    </w:p>
                    <w:p w:rsidR="00AF35B7" w:rsidRDefault="00AF35B7" w:rsidP="0095394F">
                      <w:pPr>
                        <w:pStyle w:val="ListParagraph"/>
                        <w:numPr>
                          <w:ilvl w:val="0"/>
                          <w:numId w:val="1"/>
                        </w:numPr>
                      </w:pPr>
                      <w:r>
                        <w:t>Partial replan fails</w:t>
                      </w:r>
                    </w:p>
                    <w:p w:rsidR="00AF35B7" w:rsidRDefault="00AF35B7" w:rsidP="0095394F">
                      <w:pPr>
                        <w:pStyle w:val="ListParagraph"/>
                        <w:numPr>
                          <w:ilvl w:val="0"/>
                          <w:numId w:val="1"/>
                        </w:numPr>
                      </w:pPr>
                      <w:r>
                        <w:t>Obstacle in committed path</w:t>
                      </w:r>
                    </w:p>
                    <w:p w:rsidR="00AF35B7" w:rsidRDefault="00AF35B7"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95394F" w:rsidRPr="001653C3"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r w:rsidR="00FA0B5C">
        <w:t xml:space="preserve">  </w:t>
      </w:r>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106" w:name="_Toc323147634"/>
      <w:r>
        <w:t xml:space="preserve">Goal </w:t>
      </w:r>
      <w:r w:rsidR="00AF3C43">
        <w:t>G</w:t>
      </w:r>
      <w:r>
        <w:t>eneration</w:t>
      </w:r>
      <w:bookmarkEnd w:id="106"/>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r w:rsidR="00724C1A">
        <w:t>5.1</w:t>
      </w:r>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724C1A">
        <w:t xml:space="preserve">Figure </w:t>
      </w:r>
      <w:r w:rsidR="00724C1A">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107" w:name="_Ref322951239"/>
      <w:bookmarkStart w:id="108" w:name="_Toc323147650"/>
      <w:r>
        <w:t xml:space="preserve">Figure </w:t>
      </w:r>
      <w:fldSimple w:instr=" SEQ Figure \* ARABIC ">
        <w:r w:rsidR="00724C1A">
          <w:rPr>
            <w:noProof/>
          </w:rPr>
          <w:t>14</w:t>
        </w:r>
      </w:fldSimple>
      <w:bookmarkEnd w:id="107"/>
      <w:r>
        <w:t>: Goal constellation</w:t>
      </w:r>
      <w:r w:rsidR="008C29A6">
        <w:t>,</w:t>
      </w:r>
      <w:r>
        <w:t xml:space="preserve"> actual goal in green</w:t>
      </w:r>
      <w:r w:rsidR="008C29A6">
        <w:t xml:space="preserve"> (grid resolution 1m)</w:t>
      </w:r>
      <w:bookmarkEnd w:id="108"/>
    </w:p>
    <w:p w:rsidR="00956182" w:rsidRDefault="00956182" w:rsidP="00243D25">
      <w:pPr>
        <w:spacing w:line="480" w:lineRule="auto"/>
        <w:ind w:firstLine="720"/>
      </w:pPr>
    </w:p>
    <w:p w:rsidR="003278A0" w:rsidRDefault="00575D0E" w:rsidP="00243D25">
      <w:pPr>
        <w:spacing w:line="480" w:lineRule="auto"/>
        <w:ind w:firstLine="720"/>
      </w:pPr>
      <w:r>
        <w:t xml:space="preserve">Upon generating the goal constellation, each goal is checked for </w:t>
      </w:r>
      <w:r w:rsidR="00FA0B5C">
        <w:t>collisions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p>
    <w:p w:rsidR="0095394F" w:rsidRDefault="003278A0" w:rsidP="003278A0">
      <w:pPr>
        <w:spacing w:line="480" w:lineRule="auto"/>
        <w:ind w:firstLine="720"/>
      </w:pPr>
      <w:r>
        <w:lastRenderedPageBreak/>
        <w:t>As a special case when the target is close, less than 1m away, the robot bypasses planning altogether, and simply generates a turn-in-place path segment to rotate and face the target.</w:t>
      </w:r>
    </w:p>
    <w:p w:rsidR="00AF3C43" w:rsidRDefault="00AF3C43" w:rsidP="00AF3C43">
      <w:pPr>
        <w:pStyle w:val="Heading2"/>
      </w:pPr>
      <w:bookmarkStart w:id="109" w:name="_Toc323147635"/>
      <w:r>
        <w:t>Future Work</w:t>
      </w:r>
      <w:bookmarkEnd w:id="109"/>
    </w:p>
    <w:p w:rsid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p w:rsidR="003278A0" w:rsidRDefault="003278A0">
      <w:r>
        <w:br w:type="page"/>
      </w:r>
    </w:p>
    <w:p w:rsidR="003278A0" w:rsidRPr="00AF3C43" w:rsidRDefault="003278A0" w:rsidP="003278A0">
      <w:pPr>
        <w:pStyle w:val="MinorHeading"/>
      </w:pPr>
      <w:r>
        <w:lastRenderedPageBreak/>
        <w:t>Works Cited</w:t>
      </w:r>
    </w:p>
    <w:sectPr w:rsidR="003278A0"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ECB" w:rsidRDefault="00430ECB" w:rsidP="000F6971">
      <w:pPr>
        <w:spacing w:after="0" w:line="240" w:lineRule="auto"/>
      </w:pPr>
      <w:r>
        <w:separator/>
      </w:r>
    </w:p>
  </w:endnote>
  <w:endnote w:type="continuationSeparator" w:id="0">
    <w:p w:rsidR="00430ECB" w:rsidRDefault="00430ECB"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9149F" w:rsidRDefault="00A9149F">
        <w:pPr>
          <w:pStyle w:val="Footer"/>
          <w:jc w:val="right"/>
        </w:pPr>
        <w:r>
          <w:fldChar w:fldCharType="begin"/>
        </w:r>
        <w:r>
          <w:instrText xml:space="preserve"> PAGE   \* MERGEFORMAT </w:instrText>
        </w:r>
        <w:r>
          <w:fldChar w:fldCharType="separate"/>
        </w:r>
        <w:r w:rsidR="006D67DB">
          <w:rPr>
            <w:noProof/>
          </w:rPr>
          <w:t>2</w:t>
        </w:r>
        <w:r>
          <w:rPr>
            <w:noProof/>
          </w:rPr>
          <w:fldChar w:fldCharType="end"/>
        </w:r>
      </w:p>
    </w:sdtContent>
  </w:sdt>
  <w:p w:rsidR="00A9149F" w:rsidRDefault="00A9149F"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49F" w:rsidRDefault="00A9149F">
    <w:pPr>
      <w:pStyle w:val="Footer"/>
      <w:jc w:val="right"/>
    </w:pPr>
  </w:p>
  <w:p w:rsidR="00A9149F" w:rsidRDefault="00A9149F"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ECB" w:rsidRDefault="00430ECB" w:rsidP="000F6971">
      <w:pPr>
        <w:spacing w:after="0" w:line="240" w:lineRule="auto"/>
      </w:pPr>
      <w:r>
        <w:separator/>
      </w:r>
    </w:p>
  </w:footnote>
  <w:footnote w:type="continuationSeparator" w:id="0">
    <w:p w:rsidR="00430ECB" w:rsidRDefault="00430ECB"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21587"/>
    <w:rsid w:val="0002548B"/>
    <w:rsid w:val="000320BD"/>
    <w:rsid w:val="000330C7"/>
    <w:rsid w:val="00044FAA"/>
    <w:rsid w:val="000522CB"/>
    <w:rsid w:val="0005382D"/>
    <w:rsid w:val="000844BB"/>
    <w:rsid w:val="00087149"/>
    <w:rsid w:val="000923B3"/>
    <w:rsid w:val="0009323F"/>
    <w:rsid w:val="000C0ADD"/>
    <w:rsid w:val="000F6971"/>
    <w:rsid w:val="00115579"/>
    <w:rsid w:val="00144948"/>
    <w:rsid w:val="001625DD"/>
    <w:rsid w:val="001639A4"/>
    <w:rsid w:val="001653C3"/>
    <w:rsid w:val="00165CE3"/>
    <w:rsid w:val="0017223D"/>
    <w:rsid w:val="001805A0"/>
    <w:rsid w:val="0018125C"/>
    <w:rsid w:val="001852AA"/>
    <w:rsid w:val="00190309"/>
    <w:rsid w:val="001940DD"/>
    <w:rsid w:val="001B3B6D"/>
    <w:rsid w:val="001D4F8F"/>
    <w:rsid w:val="002012DB"/>
    <w:rsid w:val="00212636"/>
    <w:rsid w:val="00236B40"/>
    <w:rsid w:val="0024185E"/>
    <w:rsid w:val="00243D25"/>
    <w:rsid w:val="00266623"/>
    <w:rsid w:val="00287B9D"/>
    <w:rsid w:val="002C1BDA"/>
    <w:rsid w:val="002F1992"/>
    <w:rsid w:val="00300267"/>
    <w:rsid w:val="00301726"/>
    <w:rsid w:val="00304B61"/>
    <w:rsid w:val="003060D6"/>
    <w:rsid w:val="00326A3B"/>
    <w:rsid w:val="003278A0"/>
    <w:rsid w:val="00371F78"/>
    <w:rsid w:val="003F62D4"/>
    <w:rsid w:val="004026C5"/>
    <w:rsid w:val="00416EEF"/>
    <w:rsid w:val="00430ECB"/>
    <w:rsid w:val="004A44C1"/>
    <w:rsid w:val="004C3013"/>
    <w:rsid w:val="004C459C"/>
    <w:rsid w:val="004E4B19"/>
    <w:rsid w:val="00523AC0"/>
    <w:rsid w:val="00540AEA"/>
    <w:rsid w:val="005479D3"/>
    <w:rsid w:val="00573238"/>
    <w:rsid w:val="00575D0E"/>
    <w:rsid w:val="005844FD"/>
    <w:rsid w:val="005858FB"/>
    <w:rsid w:val="00592D14"/>
    <w:rsid w:val="005A7D17"/>
    <w:rsid w:val="005B1D8B"/>
    <w:rsid w:val="005C05ED"/>
    <w:rsid w:val="005D45C2"/>
    <w:rsid w:val="005D71AF"/>
    <w:rsid w:val="005F74E0"/>
    <w:rsid w:val="00610DD8"/>
    <w:rsid w:val="006432F5"/>
    <w:rsid w:val="006556D0"/>
    <w:rsid w:val="00691CA2"/>
    <w:rsid w:val="006D67DB"/>
    <w:rsid w:val="007019C4"/>
    <w:rsid w:val="007138C2"/>
    <w:rsid w:val="00714596"/>
    <w:rsid w:val="00724C1A"/>
    <w:rsid w:val="00726CBE"/>
    <w:rsid w:val="00733B86"/>
    <w:rsid w:val="00735B7C"/>
    <w:rsid w:val="00737F59"/>
    <w:rsid w:val="00750DAF"/>
    <w:rsid w:val="007546AF"/>
    <w:rsid w:val="007722EA"/>
    <w:rsid w:val="0077556F"/>
    <w:rsid w:val="007B5EC1"/>
    <w:rsid w:val="007C11F5"/>
    <w:rsid w:val="007E7C2A"/>
    <w:rsid w:val="007F1955"/>
    <w:rsid w:val="007F319B"/>
    <w:rsid w:val="007F5E7A"/>
    <w:rsid w:val="00810CA6"/>
    <w:rsid w:val="00822E1C"/>
    <w:rsid w:val="00825EC4"/>
    <w:rsid w:val="00830530"/>
    <w:rsid w:val="00841EDF"/>
    <w:rsid w:val="008621F7"/>
    <w:rsid w:val="008A5AD7"/>
    <w:rsid w:val="008B310C"/>
    <w:rsid w:val="008C29A6"/>
    <w:rsid w:val="008D1973"/>
    <w:rsid w:val="00903499"/>
    <w:rsid w:val="009145F0"/>
    <w:rsid w:val="009208C7"/>
    <w:rsid w:val="00934B3D"/>
    <w:rsid w:val="0095394F"/>
    <w:rsid w:val="00956182"/>
    <w:rsid w:val="009B0251"/>
    <w:rsid w:val="009B5486"/>
    <w:rsid w:val="009B71CC"/>
    <w:rsid w:val="009C137C"/>
    <w:rsid w:val="009D5B4A"/>
    <w:rsid w:val="009F249C"/>
    <w:rsid w:val="00A02D08"/>
    <w:rsid w:val="00A07F11"/>
    <w:rsid w:val="00A23C15"/>
    <w:rsid w:val="00A4281A"/>
    <w:rsid w:val="00A574EB"/>
    <w:rsid w:val="00A655A3"/>
    <w:rsid w:val="00A9149F"/>
    <w:rsid w:val="00AA203C"/>
    <w:rsid w:val="00AE267A"/>
    <w:rsid w:val="00AE3349"/>
    <w:rsid w:val="00AF1B00"/>
    <w:rsid w:val="00AF35B7"/>
    <w:rsid w:val="00AF3C43"/>
    <w:rsid w:val="00B437E1"/>
    <w:rsid w:val="00B618B1"/>
    <w:rsid w:val="00B979F9"/>
    <w:rsid w:val="00BC00C4"/>
    <w:rsid w:val="00BD2662"/>
    <w:rsid w:val="00BD5B74"/>
    <w:rsid w:val="00BE05DB"/>
    <w:rsid w:val="00C240F1"/>
    <w:rsid w:val="00C25EB1"/>
    <w:rsid w:val="00C2731F"/>
    <w:rsid w:val="00C32542"/>
    <w:rsid w:val="00C43F4F"/>
    <w:rsid w:val="00C517ED"/>
    <w:rsid w:val="00C56540"/>
    <w:rsid w:val="00C65818"/>
    <w:rsid w:val="00C679DD"/>
    <w:rsid w:val="00CA22A6"/>
    <w:rsid w:val="00CB0BB1"/>
    <w:rsid w:val="00CC7B62"/>
    <w:rsid w:val="00CD27EC"/>
    <w:rsid w:val="00CD361A"/>
    <w:rsid w:val="00CD5161"/>
    <w:rsid w:val="00D069EB"/>
    <w:rsid w:val="00D1117B"/>
    <w:rsid w:val="00D22590"/>
    <w:rsid w:val="00D22E10"/>
    <w:rsid w:val="00D36F52"/>
    <w:rsid w:val="00D46031"/>
    <w:rsid w:val="00D473DC"/>
    <w:rsid w:val="00D57445"/>
    <w:rsid w:val="00D84068"/>
    <w:rsid w:val="00D91C5E"/>
    <w:rsid w:val="00D944A5"/>
    <w:rsid w:val="00DD788F"/>
    <w:rsid w:val="00DE6500"/>
    <w:rsid w:val="00DE6503"/>
    <w:rsid w:val="00E13430"/>
    <w:rsid w:val="00E70CFF"/>
    <w:rsid w:val="00E73285"/>
    <w:rsid w:val="00E75416"/>
    <w:rsid w:val="00EA2C8A"/>
    <w:rsid w:val="00ED68F9"/>
    <w:rsid w:val="00EF3858"/>
    <w:rsid w:val="00F01CA9"/>
    <w:rsid w:val="00F324C7"/>
    <w:rsid w:val="00F445CD"/>
    <w:rsid w:val="00F4648D"/>
    <w:rsid w:val="00F46792"/>
    <w:rsid w:val="00F6072C"/>
    <w:rsid w:val="00F8651A"/>
    <w:rsid w:val="00F91C31"/>
    <w:rsid w:val="00F94ED7"/>
    <w:rsid w:val="00F96D1D"/>
    <w:rsid w:val="00FA0B5C"/>
    <w:rsid w:val="00FB5F83"/>
    <w:rsid w:val="00FD4F07"/>
    <w:rsid w:val="00FD5A7F"/>
    <w:rsid w:val="00FE05A2"/>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hyperlink" Target="file:///C:\Users\Bill\Documents\_School\_Spring%202012\thesis\Document\Bill_Kulp_Thesis_2012_04_25.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371</TotalTime>
  <Pages>43</Pages>
  <Words>6057</Words>
  <Characters>34531</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34</cp:revision>
  <dcterms:created xsi:type="dcterms:W3CDTF">2012-04-25T19:33:00Z</dcterms:created>
  <dcterms:modified xsi:type="dcterms:W3CDTF">2012-04-26T18:46:00Z</dcterms:modified>
</cp:coreProperties>
</file>