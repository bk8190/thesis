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1114EC" w:rsidP="00540AEA">
      <w:ins w:id="0" w:author="Bill" w:date="2012-06-05T18:39:00Z">
        <w:r>
          <w:rPr>
            <w:noProof/>
          </w:rPr>
          <w:drawing>
            <wp:inline distT="0" distB="0" distL="0" distR="0">
              <wp:extent cx="5477510" cy="3813175"/>
              <wp:effectExtent l="0" t="0" r="8890" b="0"/>
              <wp:docPr id="239" name="Picture 239"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thesis\data\planning\full_trials\2\trial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7510" cy="3813175"/>
                      </a:xfrm>
                      <a:prstGeom prst="rect">
                        <a:avLst/>
                      </a:prstGeom>
                      <a:noFill/>
                      <a:ln>
                        <a:noFill/>
                      </a:ln>
                    </pic:spPr>
                  </pic:pic>
                </a:graphicData>
              </a:graphic>
            </wp:inline>
          </w:drawing>
        </w:r>
      </w:ins>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10"/>
          <w:footerReference w:type="first" r:id="rId11"/>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513728" w:rsidRDefault="000F6971">
      <w:pPr>
        <w:pStyle w:val="TOC1"/>
        <w:tabs>
          <w:tab w:val="left" w:pos="440"/>
          <w:tab w:val="right" w:leader="dot" w:pos="8630"/>
        </w:tabs>
        <w:rPr>
          <w:ins w:id="1" w:author="Bill" w:date="2012-06-04T07:27:00Z"/>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ins w:id="2" w:author="Bill" w:date="2012-06-04T07:27:00Z">
        <w:r w:rsidR="00513728" w:rsidRPr="0084626E">
          <w:rPr>
            <w:rStyle w:val="Hyperlink"/>
            <w:noProof/>
          </w:rPr>
          <w:fldChar w:fldCharType="begin"/>
        </w:r>
        <w:r w:rsidR="00513728" w:rsidRPr="0084626E">
          <w:rPr>
            <w:rStyle w:val="Hyperlink"/>
            <w:noProof/>
          </w:rPr>
          <w:instrText xml:space="preserve"> </w:instrText>
        </w:r>
        <w:r w:rsidR="00513728">
          <w:rPr>
            <w:noProof/>
          </w:rPr>
          <w:instrText>HYPERLINK \l "_Toc326558164"</w:instrText>
        </w:r>
        <w:r w:rsidR="00513728" w:rsidRPr="0084626E">
          <w:rPr>
            <w:rStyle w:val="Hyperlink"/>
            <w:noProof/>
          </w:rPr>
          <w:instrText xml:space="preserve"> </w:instrText>
        </w:r>
        <w:r w:rsidR="00513728" w:rsidRPr="0084626E">
          <w:rPr>
            <w:rStyle w:val="Hyperlink"/>
            <w:noProof/>
          </w:rPr>
          <w:fldChar w:fldCharType="separate"/>
        </w:r>
        <w:r w:rsidR="00513728" w:rsidRPr="0084626E">
          <w:rPr>
            <w:rStyle w:val="Hyperlink"/>
            <w:noProof/>
          </w:rPr>
          <w:t>1</w:t>
        </w:r>
        <w:r w:rsidR="00513728">
          <w:rPr>
            <w:rFonts w:asciiTheme="minorHAnsi" w:hAnsiTheme="minorHAnsi"/>
            <w:noProof/>
            <w:sz w:val="22"/>
          </w:rPr>
          <w:tab/>
        </w:r>
        <w:r w:rsidR="00513728" w:rsidRPr="0084626E">
          <w:rPr>
            <w:rStyle w:val="Hyperlink"/>
            <w:noProof/>
          </w:rPr>
          <w:t>Introduction and Background</w:t>
        </w:r>
        <w:r w:rsidR="00513728">
          <w:rPr>
            <w:noProof/>
            <w:webHidden/>
          </w:rPr>
          <w:tab/>
        </w:r>
        <w:r w:rsidR="00513728">
          <w:rPr>
            <w:noProof/>
            <w:webHidden/>
          </w:rPr>
          <w:fldChar w:fldCharType="begin"/>
        </w:r>
        <w:r w:rsidR="00513728">
          <w:rPr>
            <w:noProof/>
            <w:webHidden/>
          </w:rPr>
          <w:instrText xml:space="preserve"> PAGEREF _Toc326558164 \h </w:instrText>
        </w:r>
      </w:ins>
      <w:r w:rsidR="00513728">
        <w:rPr>
          <w:noProof/>
          <w:webHidden/>
        </w:rPr>
      </w:r>
      <w:r w:rsidR="00513728">
        <w:rPr>
          <w:noProof/>
          <w:webHidden/>
        </w:rPr>
        <w:fldChar w:fldCharType="separate"/>
      </w:r>
      <w:ins w:id="3" w:author="Bill" w:date="2012-06-04T07:27:00Z">
        <w:r w:rsidR="00513728">
          <w:rPr>
            <w:noProof/>
            <w:webHidden/>
          </w:rPr>
          <w:t>1</w:t>
        </w:r>
        <w:r w:rsidR="00513728">
          <w:rPr>
            <w:noProof/>
            <w:webHidden/>
          </w:rPr>
          <w:fldChar w:fldCharType="end"/>
        </w:r>
        <w:r w:rsidR="00513728" w:rsidRPr="0084626E">
          <w:rPr>
            <w:rStyle w:val="Hyperlink"/>
            <w:noProof/>
          </w:rPr>
          <w:fldChar w:fldCharType="end"/>
        </w:r>
      </w:ins>
    </w:p>
    <w:p w:rsidR="00513728" w:rsidRDefault="00513728">
      <w:pPr>
        <w:pStyle w:val="TOC2"/>
        <w:tabs>
          <w:tab w:val="left" w:pos="880"/>
          <w:tab w:val="right" w:leader="dot" w:pos="8630"/>
        </w:tabs>
        <w:rPr>
          <w:ins w:id="4" w:author="Bill" w:date="2012-06-04T07:27:00Z"/>
          <w:rFonts w:asciiTheme="minorHAnsi" w:hAnsiTheme="minorHAnsi"/>
          <w:noProof/>
          <w:sz w:val="22"/>
        </w:rPr>
      </w:pPr>
      <w:ins w:id="5"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"_Toc326558165"</w:instrText>
        </w:r>
        <w:r w:rsidRPr="0084626E">
          <w:rPr>
            <w:rStyle w:val="Hyperlink"/>
            <w:noProof/>
          </w:rPr>
          <w:instrText xml:space="preserve"> </w:instrText>
        </w:r>
        <w:r w:rsidRPr="0084626E">
          <w:rPr>
            <w:rStyle w:val="Hyperlink"/>
            <w:noProof/>
          </w:rPr>
          <w:fldChar w:fldCharType="separate"/>
        </w:r>
        <w:r w:rsidRPr="0084626E">
          <w:rPr>
            <w:rStyle w:val="Hyperlink"/>
            <w:noProof/>
          </w:rPr>
          <w:t>1.1</w:t>
        </w:r>
        <w:r>
          <w:rPr>
            <w:rFonts w:asciiTheme="minorHAnsi" w:hAnsiTheme="minorHAnsi"/>
            <w:noProof/>
            <w:sz w:val="22"/>
          </w:rPr>
          <w:tab/>
        </w:r>
        <w:r w:rsidRPr="0084626E">
          <w:rPr>
            <w:rStyle w:val="Hyperlink"/>
            <w:noProof/>
          </w:rPr>
          <w:t>Computer Vision</w:t>
        </w:r>
        <w:r>
          <w:rPr>
            <w:noProof/>
            <w:webHidden/>
          </w:rPr>
          <w:tab/>
        </w:r>
        <w:r>
          <w:rPr>
            <w:noProof/>
            <w:webHidden/>
          </w:rPr>
          <w:fldChar w:fldCharType="begin"/>
        </w:r>
        <w:r>
          <w:rPr>
            <w:noProof/>
            <w:webHidden/>
          </w:rPr>
          <w:instrText xml:space="preserve"> PAGEREF _Toc326558165 \h </w:instrText>
        </w:r>
      </w:ins>
      <w:r>
        <w:rPr>
          <w:noProof/>
          <w:webHidden/>
        </w:rPr>
      </w:r>
      <w:r>
        <w:rPr>
          <w:noProof/>
          <w:webHidden/>
        </w:rPr>
        <w:fldChar w:fldCharType="separate"/>
      </w:r>
      <w:ins w:id="6" w:author="Bill" w:date="2012-06-04T07:27:00Z">
        <w:r>
          <w:rPr>
            <w:noProof/>
            <w:webHidden/>
          </w:rPr>
          <w:t>1</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7" w:author="Bill" w:date="2012-06-04T07:27:00Z"/>
          <w:rFonts w:asciiTheme="minorHAnsi" w:hAnsiTheme="minorHAnsi"/>
          <w:noProof/>
          <w:sz w:val="22"/>
        </w:rPr>
      </w:pPr>
      <w:ins w:id="8"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"_Toc326558166"</w:instrText>
        </w:r>
        <w:r w:rsidRPr="0084626E">
          <w:rPr>
            <w:rStyle w:val="Hyperlink"/>
            <w:noProof/>
          </w:rPr>
          <w:instrText xml:space="preserve"> </w:instrText>
        </w:r>
        <w:r w:rsidRPr="0084626E">
          <w:rPr>
            <w:rStyle w:val="Hyperlink"/>
            <w:noProof/>
          </w:rPr>
          <w:fldChar w:fldCharType="separate"/>
        </w:r>
        <w:r w:rsidRPr="0084626E">
          <w:rPr>
            <w:rStyle w:val="Hyperlink"/>
            <w:noProof/>
          </w:rPr>
          <w:t>1.2</w:t>
        </w:r>
        <w:r>
          <w:rPr>
            <w:rFonts w:asciiTheme="minorHAnsi" w:hAnsiTheme="minorHAnsi"/>
            <w:noProof/>
            <w:sz w:val="22"/>
          </w:rPr>
          <w:tab/>
        </w:r>
        <w:r w:rsidRPr="0084626E">
          <w:rPr>
            <w:rStyle w:val="Hyperlink"/>
            <w:noProof/>
          </w:rPr>
          <w:t>Other sensors</w:t>
        </w:r>
        <w:r>
          <w:rPr>
            <w:noProof/>
            <w:webHidden/>
          </w:rPr>
          <w:tab/>
        </w:r>
        <w:r>
          <w:rPr>
            <w:noProof/>
            <w:webHidden/>
          </w:rPr>
          <w:fldChar w:fldCharType="begin"/>
        </w:r>
        <w:r>
          <w:rPr>
            <w:noProof/>
            <w:webHidden/>
          </w:rPr>
          <w:instrText xml:space="preserve"> PAGEREF _Toc326558166 \h </w:instrText>
        </w:r>
      </w:ins>
      <w:r>
        <w:rPr>
          <w:noProof/>
          <w:webHidden/>
        </w:rPr>
      </w:r>
      <w:r>
        <w:rPr>
          <w:noProof/>
          <w:webHidden/>
        </w:rPr>
        <w:fldChar w:fldCharType="separate"/>
      </w:r>
      <w:ins w:id="9" w:author="Bill" w:date="2012-06-04T07:27:00Z">
        <w:r>
          <w:rPr>
            <w:noProof/>
            <w:webHidden/>
          </w:rPr>
          <w:t>5</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10" w:author="Bill" w:date="2012-06-04T07:27:00Z"/>
          <w:rFonts w:asciiTheme="minorHAnsi" w:hAnsiTheme="minorHAnsi"/>
          <w:noProof/>
          <w:sz w:val="22"/>
        </w:rPr>
      </w:pPr>
      <w:ins w:id="11"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"_Toc326558167"</w:instrText>
        </w:r>
        <w:r w:rsidRPr="0084626E">
          <w:rPr>
            <w:rStyle w:val="Hyperlink"/>
            <w:noProof/>
          </w:rPr>
          <w:instrText xml:space="preserve"> </w:instrText>
        </w:r>
        <w:r w:rsidRPr="0084626E">
          <w:rPr>
            <w:rStyle w:val="Hyperlink"/>
            <w:noProof/>
          </w:rPr>
          <w:fldChar w:fldCharType="separate"/>
        </w:r>
        <w:r w:rsidRPr="0084626E">
          <w:rPr>
            <w:rStyle w:val="Hyperlink"/>
            <w:noProof/>
          </w:rPr>
          <w:t>1.3</w:t>
        </w:r>
        <w:r>
          <w:rPr>
            <w:rFonts w:asciiTheme="minorHAnsi" w:hAnsiTheme="minorHAnsi"/>
            <w:noProof/>
            <w:sz w:val="22"/>
          </w:rPr>
          <w:tab/>
        </w:r>
        <w:r w:rsidRPr="0084626E">
          <w:rPr>
            <w:rStyle w:val="Hyperlink"/>
            <w:noProof/>
          </w:rPr>
          <w:t>Sensor fusion</w:t>
        </w:r>
        <w:r>
          <w:rPr>
            <w:noProof/>
            <w:webHidden/>
          </w:rPr>
          <w:tab/>
        </w:r>
        <w:r>
          <w:rPr>
            <w:noProof/>
            <w:webHidden/>
          </w:rPr>
          <w:fldChar w:fldCharType="begin"/>
        </w:r>
        <w:r>
          <w:rPr>
            <w:noProof/>
            <w:webHidden/>
          </w:rPr>
          <w:instrText xml:space="preserve"> PAGEREF _Toc326558167 \h </w:instrText>
        </w:r>
      </w:ins>
      <w:r>
        <w:rPr>
          <w:noProof/>
          <w:webHidden/>
        </w:rPr>
      </w:r>
      <w:r>
        <w:rPr>
          <w:noProof/>
          <w:webHidden/>
        </w:rPr>
        <w:fldChar w:fldCharType="separate"/>
      </w:r>
      <w:ins w:id="12" w:author="Bill" w:date="2012-06-04T07:27:00Z">
        <w:r>
          <w:rPr>
            <w:noProof/>
            <w:webHidden/>
          </w:rPr>
          <w:t>6</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13" w:author="Bill" w:date="2012-06-04T07:27:00Z"/>
          <w:rFonts w:asciiTheme="minorHAnsi" w:hAnsiTheme="minorHAnsi"/>
          <w:noProof/>
          <w:sz w:val="22"/>
        </w:rPr>
      </w:pPr>
      <w:ins w:id="14"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"_Toc326558168"</w:instrText>
        </w:r>
        <w:r w:rsidRPr="0084626E">
          <w:rPr>
            <w:rStyle w:val="Hyperlink"/>
            <w:noProof/>
          </w:rPr>
          <w:instrText xml:space="preserve"> </w:instrText>
        </w:r>
        <w:r w:rsidRPr="0084626E">
          <w:rPr>
            <w:rStyle w:val="Hyperlink"/>
            <w:noProof/>
          </w:rPr>
          <w:fldChar w:fldCharType="separate"/>
        </w:r>
        <w:r w:rsidRPr="0084626E">
          <w:rPr>
            <w:rStyle w:val="Hyperlink"/>
            <w:noProof/>
          </w:rPr>
          <w:t>1.4</w:t>
        </w:r>
        <w:r>
          <w:rPr>
            <w:rFonts w:asciiTheme="minorHAnsi" w:hAnsiTheme="minorHAnsi"/>
            <w:noProof/>
            <w:sz w:val="22"/>
          </w:rPr>
          <w:tab/>
        </w:r>
        <w:r w:rsidRPr="0084626E">
          <w:rPr>
            <w:rStyle w:val="Hyperlink"/>
            <w:noProof/>
          </w:rPr>
          <w:t>Planning</w:t>
        </w:r>
        <w:r>
          <w:rPr>
            <w:noProof/>
            <w:webHidden/>
          </w:rPr>
          <w:tab/>
        </w:r>
        <w:r>
          <w:rPr>
            <w:noProof/>
            <w:webHidden/>
          </w:rPr>
          <w:fldChar w:fldCharType="begin"/>
        </w:r>
        <w:r>
          <w:rPr>
            <w:noProof/>
            <w:webHidden/>
          </w:rPr>
          <w:instrText xml:space="preserve"> PAGEREF _Toc326558168 \h </w:instrText>
        </w:r>
      </w:ins>
      <w:r>
        <w:rPr>
          <w:noProof/>
          <w:webHidden/>
        </w:rPr>
      </w:r>
      <w:r>
        <w:rPr>
          <w:noProof/>
          <w:webHidden/>
        </w:rPr>
        <w:fldChar w:fldCharType="separate"/>
      </w:r>
      <w:ins w:id="15" w:author="Bill" w:date="2012-06-04T07:27:00Z">
        <w:r>
          <w:rPr>
            <w:noProof/>
            <w:webHidden/>
          </w:rPr>
          <w:t>7</w:t>
        </w:r>
        <w:r>
          <w:rPr>
            <w:noProof/>
            <w:webHidden/>
          </w:rPr>
          <w:fldChar w:fldCharType="end"/>
        </w:r>
        <w:r w:rsidRPr="0084626E">
          <w:rPr>
            <w:rStyle w:val="Hyperlink"/>
            <w:noProof/>
          </w:rPr>
          <w:fldChar w:fldCharType="end"/>
        </w:r>
      </w:ins>
    </w:p>
    <w:p w:rsidR="00513728" w:rsidRDefault="00513728">
      <w:pPr>
        <w:pStyle w:val="TOC1"/>
        <w:tabs>
          <w:tab w:val="left" w:pos="440"/>
          <w:tab w:val="right" w:leader="dot" w:pos="8630"/>
        </w:tabs>
        <w:rPr>
          <w:ins w:id="16" w:author="Bill" w:date="2012-06-04T07:27:00Z"/>
          <w:rFonts w:asciiTheme="minorHAnsi" w:hAnsiTheme="minorHAnsi"/>
          <w:noProof/>
          <w:sz w:val="22"/>
        </w:rPr>
      </w:pPr>
      <w:ins w:id="17"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"_Toc326558169"</w:instrText>
        </w:r>
        <w:r w:rsidRPr="0084626E">
          <w:rPr>
            <w:rStyle w:val="Hyperlink"/>
            <w:noProof/>
          </w:rPr>
          <w:instrText xml:space="preserve"> </w:instrText>
        </w:r>
        <w:r w:rsidRPr="0084626E">
          <w:rPr>
            <w:rStyle w:val="Hyperlink"/>
            <w:noProof/>
          </w:rPr>
          <w:fldChar w:fldCharType="separate"/>
        </w:r>
        <w:r w:rsidRPr="0084626E">
          <w:rPr>
            <w:rStyle w:val="Hyperlink"/>
            <w:noProof/>
          </w:rPr>
          <w:t>2</w:t>
        </w:r>
        <w:r>
          <w:rPr>
            <w:rFonts w:asciiTheme="minorHAnsi" w:hAnsiTheme="minorHAnsi"/>
            <w:noProof/>
            <w:sz w:val="22"/>
          </w:rPr>
          <w:tab/>
        </w:r>
        <w:r w:rsidRPr="0084626E">
          <w:rPr>
            <w:rStyle w:val="Hyperlink"/>
            <w:noProof/>
          </w:rPr>
          <w:t>Experimental Mobile-Robot System: Harlie</w:t>
        </w:r>
        <w:r>
          <w:rPr>
            <w:noProof/>
            <w:webHidden/>
          </w:rPr>
          <w:tab/>
        </w:r>
        <w:r>
          <w:rPr>
            <w:noProof/>
            <w:webHidden/>
          </w:rPr>
          <w:fldChar w:fldCharType="begin"/>
        </w:r>
        <w:r>
          <w:rPr>
            <w:noProof/>
            <w:webHidden/>
          </w:rPr>
          <w:instrText xml:space="preserve"> PAGEREF _Toc326558169 \h </w:instrText>
        </w:r>
      </w:ins>
      <w:r>
        <w:rPr>
          <w:noProof/>
          <w:webHidden/>
        </w:rPr>
      </w:r>
      <w:r>
        <w:rPr>
          <w:noProof/>
          <w:webHidden/>
        </w:rPr>
        <w:fldChar w:fldCharType="separate"/>
      </w:r>
      <w:ins w:id="18" w:author="Bill" w:date="2012-06-04T07:27:00Z">
        <w:r>
          <w:rPr>
            <w:noProof/>
            <w:webHidden/>
          </w:rPr>
          <w:t>10</w:t>
        </w:r>
        <w:r>
          <w:rPr>
            <w:noProof/>
            <w:webHidden/>
          </w:rPr>
          <w:fldChar w:fldCharType="end"/>
        </w:r>
        <w:r w:rsidRPr="0084626E">
          <w:rPr>
            <w:rStyle w:val="Hyperlink"/>
            <w:noProof/>
          </w:rPr>
          <w:fldChar w:fldCharType="end"/>
        </w:r>
      </w:ins>
    </w:p>
    <w:p w:rsidR="00513728" w:rsidRDefault="00513728">
      <w:pPr>
        <w:pStyle w:val="TOC1"/>
        <w:tabs>
          <w:tab w:val="left" w:pos="440"/>
          <w:tab w:val="right" w:leader="dot" w:pos="8630"/>
        </w:tabs>
        <w:rPr>
          <w:ins w:id="19" w:author="Bill" w:date="2012-06-04T07:27:00Z"/>
          <w:rFonts w:asciiTheme="minorHAnsi" w:hAnsiTheme="minorHAnsi"/>
          <w:noProof/>
          <w:sz w:val="22"/>
        </w:rPr>
      </w:pPr>
      <w:ins w:id="20"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"_Toc326558170"</w:instrText>
        </w:r>
        <w:r w:rsidRPr="0084626E">
          <w:rPr>
            <w:rStyle w:val="Hyperlink"/>
            <w:noProof/>
          </w:rPr>
          <w:instrText xml:space="preserve"> </w:instrText>
        </w:r>
        <w:r w:rsidRPr="0084626E">
          <w:rPr>
            <w:rStyle w:val="Hyperlink"/>
            <w:noProof/>
          </w:rPr>
          <w:fldChar w:fldCharType="separate"/>
        </w:r>
        <w:r w:rsidRPr="0084626E">
          <w:rPr>
            <w:rStyle w:val="Hyperlink"/>
            <w:noProof/>
          </w:rPr>
          <w:t>3</w:t>
        </w:r>
        <w:r>
          <w:rPr>
            <w:rFonts w:asciiTheme="minorHAnsi" w:hAnsiTheme="minorHAnsi"/>
            <w:noProof/>
            <w:sz w:val="22"/>
          </w:rPr>
          <w:tab/>
        </w:r>
        <w:r w:rsidRPr="0084626E">
          <w:rPr>
            <w:rStyle w:val="Hyperlink"/>
            <w:noProof/>
          </w:rPr>
          <w:t>Evaluation of the Microsoft Kinect</w:t>
        </w:r>
        <w:r>
          <w:rPr>
            <w:noProof/>
            <w:webHidden/>
          </w:rPr>
          <w:tab/>
        </w:r>
        <w:r>
          <w:rPr>
            <w:noProof/>
            <w:webHidden/>
          </w:rPr>
          <w:fldChar w:fldCharType="begin"/>
        </w:r>
        <w:r>
          <w:rPr>
            <w:noProof/>
            <w:webHidden/>
          </w:rPr>
          <w:instrText xml:space="preserve"> PAGEREF _Toc326558170 \h </w:instrText>
        </w:r>
      </w:ins>
      <w:r>
        <w:rPr>
          <w:noProof/>
          <w:webHidden/>
        </w:rPr>
      </w:r>
      <w:r>
        <w:rPr>
          <w:noProof/>
          <w:webHidden/>
        </w:rPr>
        <w:fldChar w:fldCharType="separate"/>
      </w:r>
      <w:ins w:id="21" w:author="Bill" w:date="2012-06-04T07:27:00Z">
        <w:r>
          <w:rPr>
            <w:noProof/>
            <w:webHidden/>
          </w:rPr>
          <w:t>14</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22" w:author="Bill" w:date="2012-06-04T07:27:00Z"/>
          <w:rFonts w:asciiTheme="minorHAnsi" w:hAnsiTheme="minorHAnsi"/>
          <w:noProof/>
          <w:sz w:val="22"/>
        </w:rPr>
      </w:pPr>
      <w:ins w:id="23"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"_Toc326558171"</w:instrText>
        </w:r>
        <w:r w:rsidRPr="0084626E">
          <w:rPr>
            <w:rStyle w:val="Hyperlink"/>
            <w:noProof/>
          </w:rPr>
          <w:instrText xml:space="preserve"> </w:instrText>
        </w:r>
        <w:r w:rsidRPr="0084626E">
          <w:rPr>
            <w:rStyle w:val="Hyperlink"/>
            <w:noProof/>
          </w:rPr>
          <w:fldChar w:fldCharType="separate"/>
        </w:r>
        <w:r w:rsidRPr="0084626E">
          <w:rPr>
            <w:rStyle w:val="Hyperlink"/>
            <w:noProof/>
          </w:rPr>
          <w:t>3.1</w:t>
        </w:r>
        <w:r>
          <w:rPr>
            <w:rFonts w:asciiTheme="minorHAnsi" w:hAnsiTheme="minorHAnsi"/>
            <w:noProof/>
            <w:sz w:val="22"/>
          </w:rPr>
          <w:tab/>
        </w:r>
        <w:r w:rsidRPr="0084626E">
          <w:rPr>
            <w:rStyle w:val="Hyperlink"/>
            <w:noProof/>
          </w:rPr>
          <w:t>Calibration of Users</w:t>
        </w:r>
        <w:r>
          <w:rPr>
            <w:noProof/>
            <w:webHidden/>
          </w:rPr>
          <w:tab/>
        </w:r>
        <w:r>
          <w:rPr>
            <w:noProof/>
            <w:webHidden/>
          </w:rPr>
          <w:fldChar w:fldCharType="begin"/>
        </w:r>
        <w:r>
          <w:rPr>
            <w:noProof/>
            <w:webHidden/>
          </w:rPr>
          <w:instrText xml:space="preserve"> PAGEREF _Toc326558171 \h </w:instrText>
        </w:r>
      </w:ins>
      <w:r>
        <w:rPr>
          <w:noProof/>
          <w:webHidden/>
        </w:rPr>
      </w:r>
      <w:r>
        <w:rPr>
          <w:noProof/>
          <w:webHidden/>
        </w:rPr>
        <w:fldChar w:fldCharType="separate"/>
      </w:r>
      <w:ins w:id="24" w:author="Bill" w:date="2012-06-04T07:27:00Z">
        <w:r>
          <w:rPr>
            <w:noProof/>
            <w:webHidden/>
          </w:rPr>
          <w:t>16</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25" w:author="Bill" w:date="2012-06-04T07:27:00Z"/>
          <w:rFonts w:asciiTheme="minorHAnsi" w:hAnsiTheme="minorHAnsi"/>
          <w:noProof/>
          <w:sz w:val="22"/>
        </w:rPr>
      </w:pPr>
      <w:ins w:id="26"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"_Toc326558172"</w:instrText>
        </w:r>
        <w:r w:rsidRPr="0084626E">
          <w:rPr>
            <w:rStyle w:val="Hyperlink"/>
            <w:noProof/>
          </w:rPr>
          <w:instrText xml:space="preserve"> </w:instrText>
        </w:r>
        <w:r w:rsidRPr="0084626E">
          <w:rPr>
            <w:rStyle w:val="Hyperlink"/>
            <w:noProof/>
          </w:rPr>
          <w:fldChar w:fldCharType="separate"/>
        </w:r>
        <w:r w:rsidRPr="0084626E">
          <w:rPr>
            <w:rStyle w:val="Hyperlink"/>
            <w:noProof/>
          </w:rPr>
          <w:t>3.2</w:t>
        </w:r>
        <w:r>
          <w:rPr>
            <w:rFonts w:asciiTheme="minorHAnsi" w:hAnsiTheme="minorHAnsi"/>
            <w:noProof/>
            <w:sz w:val="22"/>
          </w:rPr>
          <w:tab/>
        </w:r>
        <w:r w:rsidRPr="0084626E">
          <w:rPr>
            <w:rStyle w:val="Hyperlink"/>
            <w:noProof/>
          </w:rPr>
          <w:t>Discrimination Between Users</w:t>
        </w:r>
        <w:r>
          <w:rPr>
            <w:noProof/>
            <w:webHidden/>
          </w:rPr>
          <w:tab/>
        </w:r>
        <w:r>
          <w:rPr>
            <w:noProof/>
            <w:webHidden/>
          </w:rPr>
          <w:fldChar w:fldCharType="begin"/>
        </w:r>
        <w:r>
          <w:rPr>
            <w:noProof/>
            <w:webHidden/>
          </w:rPr>
          <w:instrText xml:space="preserve"> PAGEREF _Toc326558172 \h </w:instrText>
        </w:r>
      </w:ins>
      <w:r>
        <w:rPr>
          <w:noProof/>
          <w:webHidden/>
        </w:rPr>
      </w:r>
      <w:r>
        <w:rPr>
          <w:noProof/>
          <w:webHidden/>
        </w:rPr>
        <w:fldChar w:fldCharType="separate"/>
      </w:r>
      <w:ins w:id="27" w:author="Bill" w:date="2012-06-04T07:27:00Z">
        <w:r>
          <w:rPr>
            <w:noProof/>
            <w:webHidden/>
          </w:rPr>
          <w:t>17</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28" w:author="Bill" w:date="2012-06-04T07:27:00Z"/>
          <w:rFonts w:asciiTheme="minorHAnsi" w:hAnsiTheme="minorHAnsi"/>
          <w:noProof/>
          <w:sz w:val="22"/>
        </w:rPr>
      </w:pPr>
      <w:ins w:id="29"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"_Toc326558173"</w:instrText>
        </w:r>
        <w:r w:rsidRPr="0084626E">
          <w:rPr>
            <w:rStyle w:val="Hyperlink"/>
            <w:noProof/>
          </w:rPr>
          <w:instrText xml:space="preserve"> </w:instrText>
        </w:r>
        <w:r w:rsidRPr="0084626E">
          <w:rPr>
            <w:rStyle w:val="Hyperlink"/>
            <w:noProof/>
          </w:rPr>
          <w:fldChar w:fldCharType="separate"/>
        </w:r>
        <w:r w:rsidRPr="0084626E">
          <w:rPr>
            <w:rStyle w:val="Hyperlink"/>
            <w:noProof/>
          </w:rPr>
          <w:t>3.3</w:t>
        </w:r>
        <w:r>
          <w:rPr>
            <w:rFonts w:asciiTheme="minorHAnsi" w:hAnsiTheme="minorHAnsi"/>
            <w:noProof/>
            <w:sz w:val="22"/>
          </w:rPr>
          <w:tab/>
        </w:r>
        <w:r w:rsidRPr="0084626E">
          <w:rPr>
            <w:rStyle w:val="Hyperlink"/>
            <w:noProof/>
          </w:rPr>
          <w:t>Limited Field of View</w:t>
        </w:r>
        <w:r>
          <w:rPr>
            <w:noProof/>
            <w:webHidden/>
          </w:rPr>
          <w:tab/>
        </w:r>
        <w:r>
          <w:rPr>
            <w:noProof/>
            <w:webHidden/>
          </w:rPr>
          <w:fldChar w:fldCharType="begin"/>
        </w:r>
        <w:r>
          <w:rPr>
            <w:noProof/>
            <w:webHidden/>
          </w:rPr>
          <w:instrText xml:space="preserve"> PAGEREF _Toc326558173 \h </w:instrText>
        </w:r>
      </w:ins>
      <w:r>
        <w:rPr>
          <w:noProof/>
          <w:webHidden/>
        </w:rPr>
      </w:r>
      <w:r>
        <w:rPr>
          <w:noProof/>
          <w:webHidden/>
        </w:rPr>
        <w:fldChar w:fldCharType="separate"/>
      </w:r>
      <w:ins w:id="30" w:author="Bill" w:date="2012-06-04T07:27:00Z">
        <w:r>
          <w:rPr>
            <w:noProof/>
            <w:webHidden/>
          </w:rPr>
          <w:t>18</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31" w:author="Bill" w:date="2012-06-04T07:27:00Z"/>
          <w:rFonts w:asciiTheme="minorHAnsi" w:hAnsiTheme="minorHAnsi"/>
          <w:noProof/>
          <w:sz w:val="22"/>
        </w:rPr>
      </w:pPr>
      <w:ins w:id="32"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"_Toc326558174"</w:instrText>
        </w:r>
        <w:r w:rsidRPr="0084626E">
          <w:rPr>
            <w:rStyle w:val="Hyperlink"/>
            <w:noProof/>
          </w:rPr>
          <w:instrText xml:space="preserve"> </w:instrText>
        </w:r>
        <w:r w:rsidRPr="0084626E">
          <w:rPr>
            <w:rStyle w:val="Hyperlink"/>
            <w:noProof/>
          </w:rPr>
          <w:fldChar w:fldCharType="separate"/>
        </w:r>
        <w:r w:rsidRPr="0084626E">
          <w:rPr>
            <w:rStyle w:val="Hyperlink"/>
            <w:noProof/>
          </w:rPr>
          <w:t>3.4</w:t>
        </w:r>
        <w:r>
          <w:rPr>
            <w:rFonts w:asciiTheme="minorHAnsi" w:hAnsiTheme="minorHAnsi"/>
            <w:noProof/>
            <w:sz w:val="22"/>
          </w:rPr>
          <w:tab/>
        </w:r>
        <w:r w:rsidRPr="0084626E">
          <w:rPr>
            <w:rStyle w:val="Hyperlink"/>
            <w:noProof/>
          </w:rPr>
          <w:t>Moving Base Problem</w:t>
        </w:r>
        <w:r>
          <w:rPr>
            <w:noProof/>
            <w:webHidden/>
          </w:rPr>
          <w:tab/>
        </w:r>
        <w:r>
          <w:rPr>
            <w:noProof/>
            <w:webHidden/>
          </w:rPr>
          <w:fldChar w:fldCharType="begin"/>
        </w:r>
        <w:r>
          <w:rPr>
            <w:noProof/>
            <w:webHidden/>
          </w:rPr>
          <w:instrText xml:space="preserve"> PAGEREF _Toc326558174 \h </w:instrText>
        </w:r>
      </w:ins>
      <w:r>
        <w:rPr>
          <w:noProof/>
          <w:webHidden/>
        </w:rPr>
      </w:r>
      <w:r>
        <w:rPr>
          <w:noProof/>
          <w:webHidden/>
        </w:rPr>
        <w:fldChar w:fldCharType="separate"/>
      </w:r>
      <w:ins w:id="33" w:author="Bill" w:date="2012-06-04T07:27:00Z">
        <w:r>
          <w:rPr>
            <w:noProof/>
            <w:webHidden/>
          </w:rPr>
          <w:t>20</w:t>
        </w:r>
        <w:r>
          <w:rPr>
            <w:noProof/>
            <w:webHidden/>
          </w:rPr>
          <w:fldChar w:fldCharType="end"/>
        </w:r>
        <w:r w:rsidRPr="0084626E">
          <w:rPr>
            <w:rStyle w:val="Hyperlink"/>
            <w:noProof/>
          </w:rPr>
          <w:fldChar w:fldCharType="end"/>
        </w:r>
      </w:ins>
    </w:p>
    <w:p w:rsidR="00513728" w:rsidRDefault="00513728">
      <w:pPr>
        <w:pStyle w:val="TOC1"/>
        <w:tabs>
          <w:tab w:val="left" w:pos="440"/>
          <w:tab w:val="right" w:leader="dot" w:pos="8630"/>
        </w:tabs>
        <w:rPr>
          <w:ins w:id="34" w:author="Bill" w:date="2012-06-04T07:27:00Z"/>
          <w:rFonts w:asciiTheme="minorHAnsi" w:hAnsiTheme="minorHAnsi"/>
          <w:noProof/>
          <w:sz w:val="22"/>
        </w:rPr>
      </w:pPr>
      <w:ins w:id="35"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"_Toc326558175"</w:instrText>
        </w:r>
        <w:r w:rsidRPr="0084626E">
          <w:rPr>
            <w:rStyle w:val="Hyperlink"/>
            <w:noProof/>
          </w:rPr>
          <w:instrText xml:space="preserve"> </w:instrText>
        </w:r>
        <w:r w:rsidRPr="0084626E">
          <w:rPr>
            <w:rStyle w:val="Hyperlink"/>
            <w:noProof/>
          </w:rPr>
          <w:fldChar w:fldCharType="separate"/>
        </w:r>
        <w:r w:rsidRPr="0084626E">
          <w:rPr>
            <w:rStyle w:val="Hyperlink"/>
            <w:noProof/>
          </w:rPr>
          <w:t>4</w:t>
        </w:r>
        <w:r>
          <w:rPr>
            <w:rFonts w:asciiTheme="minorHAnsi" w:hAnsiTheme="minorHAnsi"/>
            <w:noProof/>
            <w:sz w:val="22"/>
          </w:rPr>
          <w:tab/>
        </w:r>
        <w:r w:rsidRPr="0084626E">
          <w:rPr>
            <w:rStyle w:val="Hyperlink"/>
            <w:noProof/>
          </w:rPr>
          <w:t>Pan Mount</w:t>
        </w:r>
        <w:r>
          <w:rPr>
            <w:noProof/>
            <w:webHidden/>
          </w:rPr>
          <w:tab/>
        </w:r>
        <w:r>
          <w:rPr>
            <w:noProof/>
            <w:webHidden/>
          </w:rPr>
          <w:fldChar w:fldCharType="begin"/>
        </w:r>
        <w:r>
          <w:rPr>
            <w:noProof/>
            <w:webHidden/>
          </w:rPr>
          <w:instrText xml:space="preserve"> PAGEREF _Toc326558175 \h </w:instrText>
        </w:r>
      </w:ins>
      <w:r>
        <w:rPr>
          <w:noProof/>
          <w:webHidden/>
        </w:rPr>
      </w:r>
      <w:r>
        <w:rPr>
          <w:noProof/>
          <w:webHidden/>
        </w:rPr>
        <w:fldChar w:fldCharType="separate"/>
      </w:r>
      <w:ins w:id="36" w:author="Bill" w:date="2012-06-04T07:27:00Z">
        <w:r>
          <w:rPr>
            <w:noProof/>
            <w:webHidden/>
          </w:rPr>
          <w:t>24</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37" w:author="Bill" w:date="2012-06-04T07:27:00Z"/>
          <w:rFonts w:asciiTheme="minorHAnsi" w:hAnsiTheme="minorHAnsi"/>
          <w:noProof/>
          <w:sz w:val="22"/>
        </w:rPr>
      </w:pPr>
      <w:ins w:id="38"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"_Toc326558176"</w:instrText>
        </w:r>
        <w:r w:rsidRPr="0084626E">
          <w:rPr>
            <w:rStyle w:val="Hyperlink"/>
            <w:noProof/>
          </w:rPr>
          <w:instrText xml:space="preserve"> </w:instrText>
        </w:r>
        <w:r w:rsidRPr="0084626E">
          <w:rPr>
            <w:rStyle w:val="Hyperlink"/>
            <w:noProof/>
          </w:rPr>
          <w:fldChar w:fldCharType="separate"/>
        </w:r>
        <w:r w:rsidRPr="0084626E">
          <w:rPr>
            <w:rStyle w:val="Hyperlink"/>
            <w:noProof/>
          </w:rPr>
          <w:t>4.1</w:t>
        </w:r>
        <w:r>
          <w:rPr>
            <w:rFonts w:asciiTheme="minorHAnsi" w:hAnsiTheme="minorHAnsi"/>
            <w:noProof/>
            <w:sz w:val="22"/>
          </w:rPr>
          <w:tab/>
        </w:r>
        <w:r w:rsidRPr="0084626E">
          <w:rPr>
            <w:rStyle w:val="Hyperlink"/>
            <w:noProof/>
          </w:rPr>
          <w:t>Hardware</w:t>
        </w:r>
        <w:r>
          <w:rPr>
            <w:noProof/>
            <w:webHidden/>
          </w:rPr>
          <w:tab/>
        </w:r>
        <w:r>
          <w:rPr>
            <w:noProof/>
            <w:webHidden/>
          </w:rPr>
          <w:fldChar w:fldCharType="begin"/>
        </w:r>
        <w:r>
          <w:rPr>
            <w:noProof/>
            <w:webHidden/>
          </w:rPr>
          <w:instrText xml:space="preserve"> PAGEREF _Toc326558176 \h </w:instrText>
        </w:r>
      </w:ins>
      <w:r>
        <w:rPr>
          <w:noProof/>
          <w:webHidden/>
        </w:rPr>
      </w:r>
      <w:r>
        <w:rPr>
          <w:noProof/>
          <w:webHidden/>
        </w:rPr>
        <w:fldChar w:fldCharType="separate"/>
      </w:r>
      <w:ins w:id="39" w:author="Bill" w:date="2012-06-04T07:27:00Z">
        <w:r>
          <w:rPr>
            <w:noProof/>
            <w:webHidden/>
          </w:rPr>
          <w:t>24</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40" w:author="Bill" w:date="2012-06-04T07:27:00Z"/>
          <w:rFonts w:asciiTheme="minorHAnsi" w:hAnsiTheme="minorHAnsi"/>
          <w:noProof/>
          <w:sz w:val="22"/>
        </w:rPr>
      </w:pPr>
      <w:ins w:id="41"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"_Toc326558177"</w:instrText>
        </w:r>
        <w:r w:rsidRPr="0084626E">
          <w:rPr>
            <w:rStyle w:val="Hyperlink"/>
            <w:noProof/>
          </w:rPr>
          <w:instrText xml:space="preserve"> </w:instrText>
        </w:r>
        <w:r w:rsidRPr="0084626E">
          <w:rPr>
            <w:rStyle w:val="Hyperlink"/>
            <w:noProof/>
          </w:rPr>
          <w:fldChar w:fldCharType="separate"/>
        </w:r>
        <w:r w:rsidRPr="0084626E">
          <w:rPr>
            <w:rStyle w:val="Hyperlink"/>
            <w:noProof/>
          </w:rPr>
          <w:t>4.2</w:t>
        </w:r>
        <w:r>
          <w:rPr>
            <w:rFonts w:asciiTheme="minorHAnsi" w:hAnsiTheme="minorHAnsi"/>
            <w:noProof/>
            <w:sz w:val="22"/>
          </w:rPr>
          <w:tab/>
        </w:r>
        <w:r w:rsidRPr="0084626E">
          <w:rPr>
            <w:rStyle w:val="Hyperlink"/>
            <w:noProof/>
          </w:rPr>
          <w:t>Performance</w:t>
        </w:r>
        <w:r>
          <w:rPr>
            <w:noProof/>
            <w:webHidden/>
          </w:rPr>
          <w:tab/>
        </w:r>
        <w:r>
          <w:rPr>
            <w:noProof/>
            <w:webHidden/>
          </w:rPr>
          <w:fldChar w:fldCharType="begin"/>
        </w:r>
        <w:r>
          <w:rPr>
            <w:noProof/>
            <w:webHidden/>
          </w:rPr>
          <w:instrText xml:space="preserve"> PAGEREF _Toc326558177 \h </w:instrText>
        </w:r>
      </w:ins>
      <w:r>
        <w:rPr>
          <w:noProof/>
          <w:webHidden/>
        </w:rPr>
      </w:r>
      <w:r>
        <w:rPr>
          <w:noProof/>
          <w:webHidden/>
        </w:rPr>
        <w:fldChar w:fldCharType="separate"/>
      </w:r>
      <w:ins w:id="42" w:author="Bill" w:date="2012-06-04T07:27:00Z">
        <w:r>
          <w:rPr>
            <w:noProof/>
            <w:webHidden/>
          </w:rPr>
          <w:t>26</w:t>
        </w:r>
        <w:r>
          <w:rPr>
            <w:noProof/>
            <w:webHidden/>
          </w:rPr>
          <w:fldChar w:fldCharType="end"/>
        </w:r>
        <w:r w:rsidRPr="0084626E">
          <w:rPr>
            <w:rStyle w:val="Hyperlink"/>
            <w:noProof/>
          </w:rPr>
          <w:fldChar w:fldCharType="end"/>
        </w:r>
      </w:ins>
    </w:p>
    <w:p w:rsidR="00513728" w:rsidRDefault="00513728">
      <w:pPr>
        <w:pStyle w:val="TOC1"/>
        <w:tabs>
          <w:tab w:val="left" w:pos="440"/>
          <w:tab w:val="right" w:leader="dot" w:pos="8630"/>
        </w:tabs>
        <w:rPr>
          <w:ins w:id="43" w:author="Bill" w:date="2012-06-04T07:27:00Z"/>
          <w:rFonts w:asciiTheme="minorHAnsi" w:hAnsiTheme="minorHAnsi"/>
          <w:noProof/>
          <w:sz w:val="22"/>
        </w:rPr>
      </w:pPr>
      <w:ins w:id="44"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"_Toc326558178"</w:instrText>
        </w:r>
        <w:r w:rsidRPr="0084626E">
          <w:rPr>
            <w:rStyle w:val="Hyperlink"/>
            <w:noProof/>
          </w:rPr>
          <w:instrText xml:space="preserve"> </w:instrText>
        </w:r>
        <w:r w:rsidRPr="0084626E">
          <w:rPr>
            <w:rStyle w:val="Hyperlink"/>
            <w:noProof/>
          </w:rPr>
          <w:fldChar w:fldCharType="separate"/>
        </w:r>
        <w:r w:rsidRPr="0084626E">
          <w:rPr>
            <w:rStyle w:val="Hyperlink"/>
            <w:noProof/>
          </w:rPr>
          <w:t>5</w:t>
        </w:r>
        <w:r>
          <w:rPr>
            <w:rFonts w:asciiTheme="minorHAnsi" w:hAnsiTheme="minorHAnsi"/>
            <w:noProof/>
            <w:sz w:val="22"/>
          </w:rPr>
          <w:tab/>
        </w:r>
        <w:r w:rsidRPr="0084626E">
          <w:rPr>
            <w:rStyle w:val="Hyperlink"/>
            <w:noProof/>
          </w:rPr>
          <w:t>Person Tracking</w:t>
        </w:r>
        <w:r>
          <w:rPr>
            <w:noProof/>
            <w:webHidden/>
          </w:rPr>
          <w:tab/>
        </w:r>
        <w:r>
          <w:rPr>
            <w:noProof/>
            <w:webHidden/>
          </w:rPr>
          <w:fldChar w:fldCharType="begin"/>
        </w:r>
        <w:r>
          <w:rPr>
            <w:noProof/>
            <w:webHidden/>
          </w:rPr>
          <w:instrText xml:space="preserve"> PAGEREF _Toc326558178 \h </w:instrText>
        </w:r>
      </w:ins>
      <w:r>
        <w:rPr>
          <w:noProof/>
          <w:webHidden/>
        </w:rPr>
      </w:r>
      <w:r>
        <w:rPr>
          <w:noProof/>
          <w:webHidden/>
        </w:rPr>
        <w:fldChar w:fldCharType="separate"/>
      </w:r>
      <w:ins w:id="45" w:author="Bill" w:date="2012-06-04T07:27:00Z">
        <w:r>
          <w:rPr>
            <w:noProof/>
            <w:webHidden/>
          </w:rPr>
          <w:t>31</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46" w:author="Bill" w:date="2012-06-04T07:27:00Z"/>
          <w:rFonts w:asciiTheme="minorHAnsi" w:hAnsiTheme="minorHAnsi"/>
          <w:noProof/>
          <w:sz w:val="22"/>
        </w:rPr>
      </w:pPr>
      <w:ins w:id="47"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"_Toc326558179"</w:instrText>
        </w:r>
        <w:r w:rsidRPr="0084626E">
          <w:rPr>
            <w:rStyle w:val="Hyperlink"/>
            <w:noProof/>
          </w:rPr>
          <w:instrText xml:space="preserve"> </w:instrText>
        </w:r>
        <w:r w:rsidRPr="0084626E">
          <w:rPr>
            <w:rStyle w:val="Hyperlink"/>
            <w:noProof/>
          </w:rPr>
          <w:fldChar w:fldCharType="separate"/>
        </w:r>
        <w:r w:rsidRPr="0084626E">
          <w:rPr>
            <w:rStyle w:val="Hyperlink"/>
            <w:noProof/>
          </w:rPr>
          <w:t>5.1</w:t>
        </w:r>
        <w:r>
          <w:rPr>
            <w:rFonts w:asciiTheme="minorHAnsi" w:hAnsiTheme="minorHAnsi"/>
            <w:noProof/>
            <w:sz w:val="22"/>
          </w:rPr>
          <w:tab/>
        </w:r>
        <w:r w:rsidRPr="0084626E">
          <w:rPr>
            <w:rStyle w:val="Hyperlink"/>
            <w:noProof/>
          </w:rPr>
          <w:t>Face Detector Node</w:t>
        </w:r>
        <w:r>
          <w:rPr>
            <w:noProof/>
            <w:webHidden/>
          </w:rPr>
          <w:tab/>
        </w:r>
        <w:r>
          <w:rPr>
            <w:noProof/>
            <w:webHidden/>
          </w:rPr>
          <w:fldChar w:fldCharType="begin"/>
        </w:r>
        <w:r>
          <w:rPr>
            <w:noProof/>
            <w:webHidden/>
          </w:rPr>
          <w:instrText xml:space="preserve"> PAGEREF _Toc326558179 \h </w:instrText>
        </w:r>
      </w:ins>
      <w:r>
        <w:rPr>
          <w:noProof/>
          <w:webHidden/>
        </w:rPr>
      </w:r>
      <w:r>
        <w:rPr>
          <w:noProof/>
          <w:webHidden/>
        </w:rPr>
        <w:fldChar w:fldCharType="separate"/>
      </w:r>
      <w:ins w:id="48" w:author="Bill" w:date="2012-06-04T07:27:00Z">
        <w:r>
          <w:rPr>
            <w:noProof/>
            <w:webHidden/>
          </w:rPr>
          <w:t>32</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49" w:author="Bill" w:date="2012-06-04T07:27:00Z"/>
          <w:rFonts w:asciiTheme="minorHAnsi" w:hAnsiTheme="minorHAnsi"/>
          <w:noProof/>
          <w:sz w:val="22"/>
        </w:rPr>
      </w:pPr>
      <w:ins w:id="50"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"_Toc326558180"</w:instrText>
        </w:r>
        <w:r w:rsidRPr="0084626E">
          <w:rPr>
            <w:rStyle w:val="Hyperlink"/>
            <w:noProof/>
          </w:rPr>
          <w:instrText xml:space="preserve"> </w:instrText>
        </w:r>
        <w:r w:rsidRPr="0084626E">
          <w:rPr>
            <w:rStyle w:val="Hyperlink"/>
            <w:noProof/>
          </w:rPr>
          <w:fldChar w:fldCharType="separate"/>
        </w:r>
        <w:r w:rsidRPr="0084626E">
          <w:rPr>
            <w:rStyle w:val="Hyperlink"/>
            <w:noProof/>
          </w:rPr>
          <w:t>5.2</w:t>
        </w:r>
        <w:r>
          <w:rPr>
            <w:rFonts w:asciiTheme="minorHAnsi" w:hAnsiTheme="minorHAnsi"/>
            <w:noProof/>
            <w:sz w:val="22"/>
          </w:rPr>
          <w:tab/>
        </w:r>
        <w:r w:rsidRPr="0084626E">
          <w:rPr>
            <w:rStyle w:val="Hyperlink"/>
            <w:noProof/>
          </w:rPr>
          <w:t>Leg Detector Node</w:t>
        </w:r>
        <w:r>
          <w:rPr>
            <w:noProof/>
            <w:webHidden/>
          </w:rPr>
          <w:tab/>
        </w:r>
        <w:r>
          <w:rPr>
            <w:noProof/>
            <w:webHidden/>
          </w:rPr>
          <w:fldChar w:fldCharType="begin"/>
        </w:r>
        <w:r>
          <w:rPr>
            <w:noProof/>
            <w:webHidden/>
          </w:rPr>
          <w:instrText xml:space="preserve"> PAGEREF _Toc326558180 \h </w:instrText>
        </w:r>
      </w:ins>
      <w:r>
        <w:rPr>
          <w:noProof/>
          <w:webHidden/>
        </w:rPr>
      </w:r>
      <w:r>
        <w:rPr>
          <w:noProof/>
          <w:webHidden/>
        </w:rPr>
        <w:fldChar w:fldCharType="separate"/>
      </w:r>
      <w:ins w:id="51" w:author="Bill" w:date="2012-06-04T07:27:00Z">
        <w:r>
          <w:rPr>
            <w:noProof/>
            <w:webHidden/>
          </w:rPr>
          <w:t>33</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52" w:author="Bill" w:date="2012-06-04T07:27:00Z"/>
          <w:rFonts w:asciiTheme="minorHAnsi" w:hAnsiTheme="minorHAnsi"/>
          <w:noProof/>
          <w:sz w:val="22"/>
        </w:rPr>
      </w:pPr>
      <w:ins w:id="53"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"_Toc326558181"</w:instrText>
        </w:r>
        <w:r w:rsidRPr="0084626E">
          <w:rPr>
            <w:rStyle w:val="Hyperlink"/>
            <w:noProof/>
          </w:rPr>
          <w:instrText xml:space="preserve"> </w:instrText>
        </w:r>
        <w:r w:rsidRPr="0084626E">
          <w:rPr>
            <w:rStyle w:val="Hyperlink"/>
            <w:noProof/>
          </w:rPr>
          <w:fldChar w:fldCharType="separate"/>
        </w:r>
        <w:r w:rsidRPr="0084626E">
          <w:rPr>
            <w:rStyle w:val="Hyperlink"/>
            <w:noProof/>
          </w:rPr>
          <w:t>5.3</w:t>
        </w:r>
        <w:r>
          <w:rPr>
            <w:rFonts w:asciiTheme="minorHAnsi" w:hAnsiTheme="minorHAnsi"/>
            <w:noProof/>
            <w:sz w:val="22"/>
          </w:rPr>
          <w:tab/>
        </w:r>
        <w:r w:rsidRPr="0084626E">
          <w:rPr>
            <w:rStyle w:val="Hyperlink"/>
            <w:noProof/>
          </w:rPr>
          <w:t>Kinect Person Detector Node</w:t>
        </w:r>
        <w:r>
          <w:rPr>
            <w:noProof/>
            <w:webHidden/>
          </w:rPr>
          <w:tab/>
        </w:r>
        <w:r>
          <w:rPr>
            <w:noProof/>
            <w:webHidden/>
          </w:rPr>
          <w:fldChar w:fldCharType="begin"/>
        </w:r>
        <w:r>
          <w:rPr>
            <w:noProof/>
            <w:webHidden/>
          </w:rPr>
          <w:instrText xml:space="preserve"> PAGEREF _Toc326558181 \h </w:instrText>
        </w:r>
      </w:ins>
      <w:r>
        <w:rPr>
          <w:noProof/>
          <w:webHidden/>
        </w:rPr>
      </w:r>
      <w:r>
        <w:rPr>
          <w:noProof/>
          <w:webHidden/>
        </w:rPr>
        <w:fldChar w:fldCharType="separate"/>
      </w:r>
      <w:ins w:id="54" w:author="Bill" w:date="2012-06-04T07:27:00Z">
        <w:r>
          <w:rPr>
            <w:noProof/>
            <w:webHidden/>
          </w:rPr>
          <w:t>33</w:t>
        </w:r>
        <w:r>
          <w:rPr>
            <w:noProof/>
            <w:webHidden/>
          </w:rPr>
          <w:fldChar w:fldCharType="end"/>
        </w:r>
        <w:r w:rsidRPr="0084626E">
          <w:rPr>
            <w:rStyle w:val="Hyperlink"/>
            <w:noProof/>
          </w:rPr>
          <w:fldChar w:fldCharType="end"/>
        </w:r>
      </w:ins>
    </w:p>
    <w:p w:rsidR="00513728" w:rsidRDefault="00513728">
      <w:pPr>
        <w:pStyle w:val="TOC1"/>
        <w:tabs>
          <w:tab w:val="left" w:pos="440"/>
          <w:tab w:val="right" w:leader="dot" w:pos="8630"/>
        </w:tabs>
        <w:rPr>
          <w:ins w:id="55" w:author="Bill" w:date="2012-06-04T07:27:00Z"/>
          <w:rFonts w:asciiTheme="minorHAnsi" w:hAnsiTheme="minorHAnsi"/>
          <w:noProof/>
          <w:sz w:val="22"/>
        </w:rPr>
      </w:pPr>
      <w:ins w:id="56"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"_Toc326558182"</w:instrText>
        </w:r>
        <w:r w:rsidRPr="0084626E">
          <w:rPr>
            <w:rStyle w:val="Hyperlink"/>
            <w:noProof/>
          </w:rPr>
          <w:instrText xml:space="preserve"> </w:instrText>
        </w:r>
        <w:r w:rsidRPr="0084626E">
          <w:rPr>
            <w:rStyle w:val="Hyperlink"/>
            <w:noProof/>
          </w:rPr>
          <w:fldChar w:fldCharType="separate"/>
        </w:r>
        <w:r w:rsidRPr="0084626E">
          <w:rPr>
            <w:rStyle w:val="Hyperlink"/>
            <w:noProof/>
          </w:rPr>
          <w:t>6</w:t>
        </w:r>
        <w:r>
          <w:rPr>
            <w:rFonts w:asciiTheme="minorHAnsi" w:hAnsiTheme="minorHAnsi"/>
            <w:noProof/>
            <w:sz w:val="22"/>
          </w:rPr>
          <w:tab/>
        </w:r>
        <w:r w:rsidRPr="0084626E">
          <w:rPr>
            <w:rStyle w:val="Hyperlink"/>
            <w:noProof/>
          </w:rPr>
          <w:t>Planning</w:t>
        </w:r>
        <w:r>
          <w:rPr>
            <w:noProof/>
            <w:webHidden/>
          </w:rPr>
          <w:tab/>
        </w:r>
        <w:r>
          <w:rPr>
            <w:noProof/>
            <w:webHidden/>
          </w:rPr>
          <w:fldChar w:fldCharType="begin"/>
        </w:r>
        <w:r>
          <w:rPr>
            <w:noProof/>
            <w:webHidden/>
          </w:rPr>
          <w:instrText xml:space="preserve"> PAGEREF _Toc326558182 \h </w:instrText>
        </w:r>
      </w:ins>
      <w:r>
        <w:rPr>
          <w:noProof/>
          <w:webHidden/>
        </w:rPr>
      </w:r>
      <w:r>
        <w:rPr>
          <w:noProof/>
          <w:webHidden/>
        </w:rPr>
        <w:fldChar w:fldCharType="separate"/>
      </w:r>
      <w:ins w:id="57" w:author="Bill" w:date="2012-06-04T07:27:00Z">
        <w:r>
          <w:rPr>
            <w:noProof/>
            <w:webHidden/>
          </w:rPr>
          <w:t>39</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58" w:author="Bill" w:date="2012-06-04T07:27:00Z"/>
          <w:rFonts w:asciiTheme="minorHAnsi" w:hAnsiTheme="minorHAnsi"/>
          <w:noProof/>
          <w:sz w:val="22"/>
        </w:rPr>
      </w:pPr>
      <w:ins w:id="59"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"_Toc326558183"</w:instrText>
        </w:r>
        <w:r w:rsidRPr="0084626E">
          <w:rPr>
            <w:rStyle w:val="Hyperlink"/>
            <w:noProof/>
          </w:rPr>
          <w:instrText xml:space="preserve"> </w:instrText>
        </w:r>
        <w:r w:rsidRPr="0084626E">
          <w:rPr>
            <w:rStyle w:val="Hyperlink"/>
            <w:noProof/>
          </w:rPr>
          <w:fldChar w:fldCharType="separate"/>
        </w:r>
        <w:r w:rsidRPr="0084626E">
          <w:rPr>
            <w:rStyle w:val="Hyperlink"/>
            <w:noProof/>
          </w:rPr>
          <w:t>6.1</w:t>
        </w:r>
        <w:r>
          <w:rPr>
            <w:rFonts w:asciiTheme="minorHAnsi" w:hAnsiTheme="minorHAnsi"/>
            <w:noProof/>
            <w:sz w:val="22"/>
          </w:rPr>
          <w:tab/>
        </w:r>
        <w:r w:rsidRPr="0084626E">
          <w:rPr>
            <w:rStyle w:val="Hyperlink"/>
            <w:noProof/>
          </w:rPr>
          <w:t>Point-to-point planner</w:t>
        </w:r>
        <w:r>
          <w:rPr>
            <w:noProof/>
            <w:webHidden/>
          </w:rPr>
          <w:tab/>
        </w:r>
        <w:r>
          <w:rPr>
            <w:noProof/>
            <w:webHidden/>
          </w:rPr>
          <w:fldChar w:fldCharType="begin"/>
        </w:r>
        <w:r>
          <w:rPr>
            <w:noProof/>
            <w:webHidden/>
          </w:rPr>
          <w:instrText xml:space="preserve"> PAGEREF _Toc326558183 \h </w:instrText>
        </w:r>
      </w:ins>
      <w:r>
        <w:rPr>
          <w:noProof/>
          <w:webHidden/>
        </w:rPr>
      </w:r>
      <w:r>
        <w:rPr>
          <w:noProof/>
          <w:webHidden/>
        </w:rPr>
        <w:fldChar w:fldCharType="separate"/>
      </w:r>
      <w:ins w:id="60" w:author="Bill" w:date="2012-06-04T07:27:00Z">
        <w:r>
          <w:rPr>
            <w:noProof/>
            <w:webHidden/>
          </w:rPr>
          <w:t>40</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61" w:author="Bill" w:date="2012-06-04T07:27:00Z"/>
          <w:rFonts w:asciiTheme="minorHAnsi" w:hAnsiTheme="minorHAnsi"/>
          <w:noProof/>
          <w:sz w:val="22"/>
        </w:rPr>
      </w:pPr>
      <w:ins w:id="62"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"_Toc326558184"</w:instrText>
        </w:r>
        <w:r w:rsidRPr="0084626E">
          <w:rPr>
            <w:rStyle w:val="Hyperlink"/>
            <w:noProof/>
          </w:rPr>
          <w:instrText xml:space="preserve"> </w:instrText>
        </w:r>
        <w:r w:rsidRPr="0084626E">
          <w:rPr>
            <w:rStyle w:val="Hyperlink"/>
            <w:noProof/>
          </w:rPr>
          <w:fldChar w:fldCharType="separate"/>
        </w:r>
        <w:r w:rsidRPr="0084626E">
          <w:rPr>
            <w:rStyle w:val="Hyperlink"/>
            <w:noProof/>
          </w:rPr>
          <w:t>6.2</w:t>
        </w:r>
        <w:r>
          <w:rPr>
            <w:rFonts w:asciiTheme="minorHAnsi" w:hAnsiTheme="minorHAnsi"/>
            <w:noProof/>
            <w:sz w:val="22"/>
          </w:rPr>
          <w:tab/>
        </w:r>
        <w:r w:rsidRPr="0084626E">
          <w:rPr>
            <w:rStyle w:val="Hyperlink"/>
            <w:noProof/>
          </w:rPr>
          <w:t>Dynamic Planning</w:t>
        </w:r>
        <w:r>
          <w:rPr>
            <w:noProof/>
            <w:webHidden/>
          </w:rPr>
          <w:tab/>
        </w:r>
        <w:r>
          <w:rPr>
            <w:noProof/>
            <w:webHidden/>
          </w:rPr>
          <w:fldChar w:fldCharType="begin"/>
        </w:r>
        <w:r>
          <w:rPr>
            <w:noProof/>
            <w:webHidden/>
          </w:rPr>
          <w:instrText xml:space="preserve"> PAGEREF _Toc326558184 \h </w:instrText>
        </w:r>
      </w:ins>
      <w:r>
        <w:rPr>
          <w:noProof/>
          <w:webHidden/>
        </w:rPr>
      </w:r>
      <w:r>
        <w:rPr>
          <w:noProof/>
          <w:webHidden/>
        </w:rPr>
        <w:fldChar w:fldCharType="separate"/>
      </w:r>
      <w:ins w:id="63" w:author="Bill" w:date="2012-06-04T07:27:00Z">
        <w:r>
          <w:rPr>
            <w:noProof/>
            <w:webHidden/>
          </w:rPr>
          <w:t>43</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64" w:author="Bill" w:date="2012-06-04T07:27:00Z"/>
          <w:rFonts w:asciiTheme="minorHAnsi" w:hAnsiTheme="minorHAnsi"/>
          <w:noProof/>
          <w:sz w:val="22"/>
        </w:rPr>
      </w:pPr>
      <w:ins w:id="65"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"_Toc326558185"</w:instrText>
        </w:r>
        <w:r w:rsidRPr="0084626E">
          <w:rPr>
            <w:rStyle w:val="Hyperlink"/>
            <w:noProof/>
          </w:rPr>
          <w:instrText xml:space="preserve"> </w:instrText>
        </w:r>
        <w:r w:rsidRPr="0084626E">
          <w:rPr>
            <w:rStyle w:val="Hyperlink"/>
            <w:noProof/>
          </w:rPr>
          <w:fldChar w:fldCharType="separate"/>
        </w:r>
        <w:r w:rsidRPr="0084626E">
          <w:rPr>
            <w:rStyle w:val="Hyperlink"/>
            <w:noProof/>
          </w:rPr>
          <w:t>6.3</w:t>
        </w:r>
        <w:r>
          <w:rPr>
            <w:rFonts w:asciiTheme="minorHAnsi" w:hAnsiTheme="minorHAnsi"/>
            <w:noProof/>
            <w:sz w:val="22"/>
          </w:rPr>
          <w:tab/>
        </w:r>
        <w:r w:rsidRPr="0084626E">
          <w:rPr>
            <w:rStyle w:val="Hyperlink"/>
            <w:noProof/>
          </w:rPr>
          <w:t>Goal Generation</w:t>
        </w:r>
        <w:r>
          <w:rPr>
            <w:noProof/>
            <w:webHidden/>
          </w:rPr>
          <w:tab/>
        </w:r>
        <w:r>
          <w:rPr>
            <w:noProof/>
            <w:webHidden/>
          </w:rPr>
          <w:fldChar w:fldCharType="begin"/>
        </w:r>
        <w:r>
          <w:rPr>
            <w:noProof/>
            <w:webHidden/>
          </w:rPr>
          <w:instrText xml:space="preserve"> PAGEREF _Toc326558185 \h </w:instrText>
        </w:r>
      </w:ins>
      <w:r>
        <w:rPr>
          <w:noProof/>
          <w:webHidden/>
        </w:rPr>
      </w:r>
      <w:r>
        <w:rPr>
          <w:noProof/>
          <w:webHidden/>
        </w:rPr>
        <w:fldChar w:fldCharType="separate"/>
      </w:r>
      <w:ins w:id="66" w:author="Bill" w:date="2012-06-04T07:27:00Z">
        <w:r>
          <w:rPr>
            <w:noProof/>
            <w:webHidden/>
          </w:rPr>
          <w:t>49</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67" w:author="Bill" w:date="2012-06-04T07:27:00Z"/>
          <w:rFonts w:asciiTheme="minorHAnsi" w:hAnsiTheme="minorHAnsi"/>
          <w:noProof/>
          <w:sz w:val="22"/>
        </w:rPr>
      </w:pPr>
      <w:ins w:id="68"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"_Toc326558186"</w:instrText>
        </w:r>
        <w:r w:rsidRPr="0084626E">
          <w:rPr>
            <w:rStyle w:val="Hyperlink"/>
            <w:noProof/>
          </w:rPr>
          <w:instrText xml:space="preserve"> </w:instrText>
        </w:r>
        <w:r w:rsidRPr="0084626E">
          <w:rPr>
            <w:rStyle w:val="Hyperlink"/>
            <w:noProof/>
          </w:rPr>
          <w:fldChar w:fldCharType="separate"/>
        </w:r>
        <w:r w:rsidRPr="0084626E">
          <w:rPr>
            <w:rStyle w:val="Hyperlink"/>
            <w:noProof/>
          </w:rPr>
          <w:t>6.4</w:t>
        </w:r>
        <w:r>
          <w:rPr>
            <w:rFonts w:asciiTheme="minorHAnsi" w:hAnsiTheme="minorHAnsi"/>
            <w:noProof/>
            <w:sz w:val="22"/>
          </w:rPr>
          <w:tab/>
        </w:r>
        <w:r w:rsidRPr="0084626E">
          <w:rPr>
            <w:rStyle w:val="Hyperlink"/>
            <w:noProof/>
          </w:rPr>
          <w:t>Benchmarks</w:t>
        </w:r>
        <w:r>
          <w:rPr>
            <w:noProof/>
            <w:webHidden/>
          </w:rPr>
          <w:tab/>
        </w:r>
        <w:r>
          <w:rPr>
            <w:noProof/>
            <w:webHidden/>
          </w:rPr>
          <w:fldChar w:fldCharType="begin"/>
        </w:r>
        <w:r>
          <w:rPr>
            <w:noProof/>
            <w:webHidden/>
          </w:rPr>
          <w:instrText xml:space="preserve"> PAGEREF _Toc326558186 \h </w:instrText>
        </w:r>
      </w:ins>
      <w:r>
        <w:rPr>
          <w:noProof/>
          <w:webHidden/>
        </w:rPr>
      </w:r>
      <w:r>
        <w:rPr>
          <w:noProof/>
          <w:webHidden/>
        </w:rPr>
        <w:fldChar w:fldCharType="separate"/>
      </w:r>
      <w:ins w:id="69" w:author="Bill" w:date="2012-06-04T07:27:00Z">
        <w:r>
          <w:rPr>
            <w:noProof/>
            <w:webHidden/>
          </w:rPr>
          <w:t>50</w:t>
        </w:r>
        <w:r>
          <w:rPr>
            <w:noProof/>
            <w:webHidden/>
          </w:rPr>
          <w:fldChar w:fldCharType="end"/>
        </w:r>
        <w:r w:rsidRPr="0084626E">
          <w:rPr>
            <w:rStyle w:val="Hyperlink"/>
            <w:noProof/>
          </w:rPr>
          <w:fldChar w:fldCharType="end"/>
        </w:r>
      </w:ins>
    </w:p>
    <w:p w:rsidR="00513728" w:rsidRDefault="00513728">
      <w:pPr>
        <w:pStyle w:val="TOC1"/>
        <w:tabs>
          <w:tab w:val="left" w:pos="440"/>
          <w:tab w:val="right" w:leader="dot" w:pos="8630"/>
        </w:tabs>
        <w:rPr>
          <w:ins w:id="70" w:author="Bill" w:date="2012-06-04T07:27:00Z"/>
          <w:rFonts w:asciiTheme="minorHAnsi" w:hAnsiTheme="minorHAnsi"/>
          <w:noProof/>
          <w:sz w:val="22"/>
        </w:rPr>
      </w:pPr>
      <w:ins w:id="71"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"_Toc326558187"</w:instrText>
        </w:r>
        <w:r w:rsidRPr="0084626E">
          <w:rPr>
            <w:rStyle w:val="Hyperlink"/>
            <w:noProof/>
          </w:rPr>
          <w:instrText xml:space="preserve"> </w:instrText>
        </w:r>
        <w:r w:rsidRPr="0084626E">
          <w:rPr>
            <w:rStyle w:val="Hyperlink"/>
            <w:noProof/>
          </w:rPr>
          <w:fldChar w:fldCharType="separate"/>
        </w:r>
        <w:r w:rsidRPr="0084626E">
          <w:rPr>
            <w:rStyle w:val="Hyperlink"/>
            <w:noProof/>
          </w:rPr>
          <w:t>7</w:t>
        </w:r>
        <w:r>
          <w:rPr>
            <w:rFonts w:asciiTheme="minorHAnsi" w:hAnsiTheme="minorHAnsi"/>
            <w:noProof/>
            <w:sz w:val="22"/>
          </w:rPr>
          <w:tab/>
        </w:r>
        <w:r w:rsidRPr="0084626E">
          <w:rPr>
            <w:rStyle w:val="Hyperlink"/>
            <w:noProof/>
          </w:rPr>
          <w:t>Conclusions</w:t>
        </w:r>
        <w:r>
          <w:rPr>
            <w:noProof/>
            <w:webHidden/>
          </w:rPr>
          <w:tab/>
        </w:r>
        <w:r>
          <w:rPr>
            <w:noProof/>
            <w:webHidden/>
          </w:rPr>
          <w:fldChar w:fldCharType="begin"/>
        </w:r>
        <w:r>
          <w:rPr>
            <w:noProof/>
            <w:webHidden/>
          </w:rPr>
          <w:instrText xml:space="preserve"> PAGEREF _Toc326558187 \h </w:instrText>
        </w:r>
      </w:ins>
      <w:r>
        <w:rPr>
          <w:noProof/>
          <w:webHidden/>
        </w:rPr>
      </w:r>
      <w:r>
        <w:rPr>
          <w:noProof/>
          <w:webHidden/>
        </w:rPr>
        <w:fldChar w:fldCharType="separate"/>
      </w:r>
      <w:ins w:id="72" w:author="Bill" w:date="2012-06-04T07:27:00Z">
        <w:r>
          <w:rPr>
            <w:noProof/>
            <w:webHidden/>
          </w:rPr>
          <w:t>56</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73" w:author="Bill" w:date="2012-06-04T07:27:00Z"/>
          <w:rFonts w:asciiTheme="minorHAnsi" w:hAnsiTheme="minorHAnsi"/>
          <w:noProof/>
          <w:sz w:val="22"/>
        </w:rPr>
      </w:pPr>
      <w:ins w:id="74"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"_Toc326558188"</w:instrText>
        </w:r>
        <w:r w:rsidRPr="0084626E">
          <w:rPr>
            <w:rStyle w:val="Hyperlink"/>
            <w:noProof/>
          </w:rPr>
          <w:instrText xml:space="preserve"> </w:instrText>
        </w:r>
        <w:r w:rsidRPr="0084626E">
          <w:rPr>
            <w:rStyle w:val="Hyperlink"/>
            <w:noProof/>
          </w:rPr>
          <w:fldChar w:fldCharType="separate"/>
        </w:r>
        <w:r w:rsidRPr="0084626E">
          <w:rPr>
            <w:rStyle w:val="Hyperlink"/>
            <w:noProof/>
          </w:rPr>
          <w:t>7.1</w:t>
        </w:r>
        <w:r>
          <w:rPr>
            <w:rFonts w:asciiTheme="minorHAnsi" w:hAnsiTheme="minorHAnsi"/>
            <w:noProof/>
            <w:sz w:val="22"/>
          </w:rPr>
          <w:tab/>
        </w:r>
        <w:r w:rsidRPr="0084626E">
          <w:rPr>
            <w:rStyle w:val="Hyperlink"/>
            <w:noProof/>
          </w:rPr>
          <w:t>Summary of Accomplishments</w:t>
        </w:r>
        <w:r>
          <w:rPr>
            <w:noProof/>
            <w:webHidden/>
          </w:rPr>
          <w:tab/>
        </w:r>
        <w:r>
          <w:rPr>
            <w:noProof/>
            <w:webHidden/>
          </w:rPr>
          <w:fldChar w:fldCharType="begin"/>
        </w:r>
        <w:r>
          <w:rPr>
            <w:noProof/>
            <w:webHidden/>
          </w:rPr>
          <w:instrText xml:space="preserve"> PAGEREF _Toc326558188 \h </w:instrText>
        </w:r>
      </w:ins>
      <w:r>
        <w:rPr>
          <w:noProof/>
          <w:webHidden/>
        </w:rPr>
      </w:r>
      <w:r>
        <w:rPr>
          <w:noProof/>
          <w:webHidden/>
        </w:rPr>
        <w:fldChar w:fldCharType="separate"/>
      </w:r>
      <w:ins w:id="75" w:author="Bill" w:date="2012-06-04T07:27:00Z">
        <w:r>
          <w:rPr>
            <w:noProof/>
            <w:webHidden/>
          </w:rPr>
          <w:t>56</w:t>
        </w:r>
        <w:r>
          <w:rPr>
            <w:noProof/>
            <w:webHidden/>
          </w:rPr>
          <w:fldChar w:fldCharType="end"/>
        </w:r>
        <w:r w:rsidRPr="0084626E">
          <w:rPr>
            <w:rStyle w:val="Hyperlink"/>
            <w:noProof/>
          </w:rPr>
          <w:fldChar w:fldCharType="end"/>
        </w:r>
      </w:ins>
    </w:p>
    <w:p w:rsidR="00513728" w:rsidRDefault="00513728">
      <w:pPr>
        <w:pStyle w:val="TOC2"/>
        <w:tabs>
          <w:tab w:val="left" w:pos="880"/>
          <w:tab w:val="right" w:leader="dot" w:pos="8630"/>
        </w:tabs>
        <w:rPr>
          <w:ins w:id="76" w:author="Bill" w:date="2012-06-04T07:27:00Z"/>
          <w:rFonts w:asciiTheme="minorHAnsi" w:hAnsiTheme="minorHAnsi"/>
          <w:noProof/>
          <w:sz w:val="22"/>
        </w:rPr>
      </w:pPr>
      <w:ins w:id="77" w:author="Bill" w:date="2012-06-04T07:27:00Z">
        <w:r w:rsidRPr="0084626E">
          <w:rPr>
            <w:rStyle w:val="Hyperlink"/>
            <w:noProof/>
          </w:rPr>
          <w:fldChar w:fldCharType="begin"/>
        </w:r>
        <w:r w:rsidRPr="0084626E">
          <w:rPr>
            <w:rStyle w:val="Hyperlink"/>
            <w:noProof/>
          </w:rPr>
          <w:instrText xml:space="preserve"> </w:instrText>
        </w:r>
        <w:r>
          <w:rPr>
            <w:noProof/>
          </w:rPr>
          <w:instrText>HYPERLINK \l "_Toc326558189"</w:instrText>
        </w:r>
        <w:r w:rsidRPr="0084626E">
          <w:rPr>
            <w:rStyle w:val="Hyperlink"/>
            <w:noProof/>
          </w:rPr>
          <w:instrText xml:space="preserve"> </w:instrText>
        </w:r>
        <w:r w:rsidRPr="0084626E">
          <w:rPr>
            <w:rStyle w:val="Hyperlink"/>
            <w:noProof/>
          </w:rPr>
          <w:fldChar w:fldCharType="separate"/>
        </w:r>
        <w:r w:rsidRPr="0084626E">
          <w:rPr>
            <w:rStyle w:val="Hyperlink"/>
            <w:noProof/>
          </w:rPr>
          <w:t>7.2</w:t>
        </w:r>
        <w:r>
          <w:rPr>
            <w:rFonts w:asciiTheme="minorHAnsi" w:hAnsiTheme="minorHAnsi"/>
            <w:noProof/>
            <w:sz w:val="22"/>
          </w:rPr>
          <w:tab/>
        </w:r>
        <w:r w:rsidRPr="0084626E">
          <w:rPr>
            <w:rStyle w:val="Hyperlink"/>
            <w:noProof/>
          </w:rPr>
          <w:t>Future Work</w:t>
        </w:r>
        <w:r>
          <w:rPr>
            <w:noProof/>
            <w:webHidden/>
          </w:rPr>
          <w:tab/>
        </w:r>
        <w:r>
          <w:rPr>
            <w:noProof/>
            <w:webHidden/>
          </w:rPr>
          <w:fldChar w:fldCharType="begin"/>
        </w:r>
        <w:r>
          <w:rPr>
            <w:noProof/>
            <w:webHidden/>
          </w:rPr>
          <w:instrText xml:space="preserve"> PAGEREF _Toc326558189 \h </w:instrText>
        </w:r>
      </w:ins>
      <w:r>
        <w:rPr>
          <w:noProof/>
          <w:webHidden/>
        </w:rPr>
      </w:r>
      <w:r>
        <w:rPr>
          <w:noProof/>
          <w:webHidden/>
        </w:rPr>
        <w:fldChar w:fldCharType="separate"/>
      </w:r>
      <w:ins w:id="78" w:author="Bill" w:date="2012-06-04T07:27:00Z">
        <w:r>
          <w:rPr>
            <w:noProof/>
            <w:webHidden/>
          </w:rPr>
          <w:t>58</w:t>
        </w:r>
        <w:r>
          <w:rPr>
            <w:noProof/>
            <w:webHidden/>
          </w:rPr>
          <w:fldChar w:fldCharType="end"/>
        </w:r>
        <w:r w:rsidRPr="0084626E">
          <w:rPr>
            <w:rStyle w:val="Hyperlink"/>
            <w:noProof/>
          </w:rPr>
          <w:fldChar w:fldCharType="end"/>
        </w:r>
      </w:ins>
    </w:p>
    <w:p w:rsidR="00807468" w:rsidDel="00513728" w:rsidRDefault="00807468">
      <w:pPr>
        <w:pStyle w:val="TOC1"/>
        <w:tabs>
          <w:tab w:val="left" w:pos="440"/>
          <w:tab w:val="right" w:leader="dot" w:pos="8630"/>
        </w:tabs>
        <w:rPr>
          <w:del w:id="79" w:author="Bill" w:date="2012-06-04T07:27:00Z"/>
          <w:rFonts w:asciiTheme="minorHAnsi" w:hAnsiTheme="minorHAnsi"/>
          <w:noProof/>
          <w:sz w:val="22"/>
        </w:rPr>
      </w:pPr>
      <w:del w:id="80" w:author="Bill" w:date="2012-06-04T07:27:00Z">
        <w:r w:rsidRPr="00513728" w:rsidDel="00513728">
          <w:rPr>
            <w:rPrChange w:id="81" w:author="Bill" w:date="2012-06-04T07:27:00Z">
              <w:rPr>
                <w:rStyle w:val="Hyperlink"/>
                <w:noProof/>
              </w:rPr>
            </w:rPrChange>
          </w:rPr>
          <w:delText>1</w:delText>
        </w:r>
        <w:r w:rsidDel="00513728">
          <w:rPr>
            <w:rFonts w:asciiTheme="minorHAnsi" w:hAnsiTheme="minorHAnsi"/>
            <w:noProof/>
            <w:sz w:val="22"/>
          </w:rPr>
          <w:tab/>
        </w:r>
        <w:r w:rsidRPr="00513728" w:rsidDel="00513728">
          <w:rPr>
            <w:rPrChange w:id="82" w:author="Bill" w:date="2012-06-04T07:27:00Z">
              <w:rPr>
                <w:rStyle w:val="Hyperlink"/>
                <w:noProof/>
              </w:rPr>
            </w:rPrChange>
          </w:rPr>
          <w:delText>Introduction and Background</w:delText>
        </w:r>
        <w:r w:rsidDel="00513728">
          <w:rPr>
            <w:noProof/>
            <w:webHidden/>
          </w:rPr>
          <w:tab/>
          <w:delText>1</w:delText>
        </w:r>
      </w:del>
    </w:p>
    <w:p w:rsidR="00807468" w:rsidDel="00513728" w:rsidRDefault="00807468">
      <w:pPr>
        <w:pStyle w:val="TOC2"/>
        <w:tabs>
          <w:tab w:val="left" w:pos="880"/>
          <w:tab w:val="right" w:leader="dot" w:pos="8630"/>
        </w:tabs>
        <w:rPr>
          <w:del w:id="83" w:author="Bill" w:date="2012-06-04T07:27:00Z"/>
          <w:rFonts w:asciiTheme="minorHAnsi" w:hAnsiTheme="minorHAnsi"/>
          <w:noProof/>
          <w:sz w:val="22"/>
        </w:rPr>
      </w:pPr>
      <w:del w:id="84" w:author="Bill" w:date="2012-06-04T07:27:00Z">
        <w:r w:rsidRPr="00513728" w:rsidDel="00513728">
          <w:rPr>
            <w:rPrChange w:id="85" w:author="Bill" w:date="2012-06-04T07:27:00Z">
              <w:rPr>
                <w:rStyle w:val="Hyperlink"/>
                <w:noProof/>
              </w:rPr>
            </w:rPrChange>
          </w:rPr>
          <w:delText>1.1</w:delText>
        </w:r>
        <w:r w:rsidDel="00513728">
          <w:rPr>
            <w:rFonts w:asciiTheme="minorHAnsi" w:hAnsiTheme="minorHAnsi"/>
            <w:noProof/>
            <w:sz w:val="22"/>
          </w:rPr>
          <w:tab/>
        </w:r>
        <w:r w:rsidRPr="00513728" w:rsidDel="00513728">
          <w:rPr>
            <w:rPrChange w:id="86" w:author="Bill" w:date="2012-06-04T07:27:00Z">
              <w:rPr>
                <w:rStyle w:val="Hyperlink"/>
                <w:noProof/>
              </w:rPr>
            </w:rPrChange>
          </w:rPr>
          <w:delText>Computer Vision</w:delText>
        </w:r>
        <w:r w:rsidDel="00513728">
          <w:rPr>
            <w:noProof/>
            <w:webHidden/>
          </w:rPr>
          <w:tab/>
          <w:delText>1</w:delText>
        </w:r>
      </w:del>
    </w:p>
    <w:p w:rsidR="00807468" w:rsidDel="00513728" w:rsidRDefault="00807468">
      <w:pPr>
        <w:pStyle w:val="TOC2"/>
        <w:tabs>
          <w:tab w:val="left" w:pos="880"/>
          <w:tab w:val="right" w:leader="dot" w:pos="8630"/>
        </w:tabs>
        <w:rPr>
          <w:del w:id="87" w:author="Bill" w:date="2012-06-04T07:27:00Z"/>
          <w:rFonts w:asciiTheme="minorHAnsi" w:hAnsiTheme="minorHAnsi"/>
          <w:noProof/>
          <w:sz w:val="22"/>
        </w:rPr>
      </w:pPr>
      <w:del w:id="88" w:author="Bill" w:date="2012-06-04T07:27:00Z">
        <w:r w:rsidRPr="00513728" w:rsidDel="00513728">
          <w:rPr>
            <w:rPrChange w:id="89" w:author="Bill" w:date="2012-06-04T07:27:00Z">
              <w:rPr>
                <w:rStyle w:val="Hyperlink"/>
                <w:noProof/>
              </w:rPr>
            </w:rPrChange>
          </w:rPr>
          <w:delText>1.2</w:delText>
        </w:r>
        <w:r w:rsidDel="00513728">
          <w:rPr>
            <w:rFonts w:asciiTheme="minorHAnsi" w:hAnsiTheme="minorHAnsi"/>
            <w:noProof/>
            <w:sz w:val="22"/>
          </w:rPr>
          <w:tab/>
        </w:r>
        <w:r w:rsidRPr="00513728" w:rsidDel="00513728">
          <w:rPr>
            <w:rPrChange w:id="90" w:author="Bill" w:date="2012-06-04T07:27:00Z">
              <w:rPr>
                <w:rStyle w:val="Hyperlink"/>
                <w:noProof/>
              </w:rPr>
            </w:rPrChange>
          </w:rPr>
          <w:delText>Other sensors</w:delText>
        </w:r>
        <w:r w:rsidDel="00513728">
          <w:rPr>
            <w:noProof/>
            <w:webHidden/>
          </w:rPr>
          <w:tab/>
          <w:delText>5</w:delText>
        </w:r>
      </w:del>
    </w:p>
    <w:p w:rsidR="00807468" w:rsidDel="00513728" w:rsidRDefault="00807468">
      <w:pPr>
        <w:pStyle w:val="TOC2"/>
        <w:tabs>
          <w:tab w:val="left" w:pos="880"/>
          <w:tab w:val="right" w:leader="dot" w:pos="8630"/>
        </w:tabs>
        <w:rPr>
          <w:del w:id="91" w:author="Bill" w:date="2012-06-04T07:27:00Z"/>
          <w:rFonts w:asciiTheme="minorHAnsi" w:hAnsiTheme="minorHAnsi"/>
          <w:noProof/>
          <w:sz w:val="22"/>
        </w:rPr>
      </w:pPr>
      <w:del w:id="92" w:author="Bill" w:date="2012-06-04T07:27:00Z">
        <w:r w:rsidRPr="00513728" w:rsidDel="00513728">
          <w:rPr>
            <w:rPrChange w:id="93" w:author="Bill" w:date="2012-06-04T07:27:00Z">
              <w:rPr>
                <w:rStyle w:val="Hyperlink"/>
                <w:noProof/>
              </w:rPr>
            </w:rPrChange>
          </w:rPr>
          <w:delText>1.3</w:delText>
        </w:r>
        <w:r w:rsidDel="00513728">
          <w:rPr>
            <w:rFonts w:asciiTheme="minorHAnsi" w:hAnsiTheme="minorHAnsi"/>
            <w:noProof/>
            <w:sz w:val="22"/>
          </w:rPr>
          <w:tab/>
        </w:r>
        <w:r w:rsidRPr="00513728" w:rsidDel="00513728">
          <w:rPr>
            <w:rPrChange w:id="94" w:author="Bill" w:date="2012-06-04T07:27:00Z">
              <w:rPr>
                <w:rStyle w:val="Hyperlink"/>
                <w:noProof/>
              </w:rPr>
            </w:rPrChange>
          </w:rPr>
          <w:delText>Sensor fusion</w:delText>
        </w:r>
        <w:r w:rsidDel="00513728">
          <w:rPr>
            <w:noProof/>
            <w:webHidden/>
          </w:rPr>
          <w:tab/>
          <w:delText>6</w:delText>
        </w:r>
      </w:del>
    </w:p>
    <w:p w:rsidR="00807468" w:rsidDel="00513728" w:rsidRDefault="00807468">
      <w:pPr>
        <w:pStyle w:val="TOC2"/>
        <w:tabs>
          <w:tab w:val="left" w:pos="880"/>
          <w:tab w:val="right" w:leader="dot" w:pos="8630"/>
        </w:tabs>
        <w:rPr>
          <w:del w:id="95" w:author="Bill" w:date="2012-06-04T07:27:00Z"/>
          <w:rFonts w:asciiTheme="minorHAnsi" w:hAnsiTheme="minorHAnsi"/>
          <w:noProof/>
          <w:sz w:val="22"/>
        </w:rPr>
      </w:pPr>
      <w:del w:id="96" w:author="Bill" w:date="2012-06-04T07:27:00Z">
        <w:r w:rsidRPr="00513728" w:rsidDel="00513728">
          <w:rPr>
            <w:rPrChange w:id="97" w:author="Bill" w:date="2012-06-04T07:27:00Z">
              <w:rPr>
                <w:rStyle w:val="Hyperlink"/>
                <w:noProof/>
              </w:rPr>
            </w:rPrChange>
          </w:rPr>
          <w:delText>1.4</w:delText>
        </w:r>
        <w:r w:rsidDel="00513728">
          <w:rPr>
            <w:rFonts w:asciiTheme="minorHAnsi" w:hAnsiTheme="minorHAnsi"/>
            <w:noProof/>
            <w:sz w:val="22"/>
          </w:rPr>
          <w:tab/>
        </w:r>
        <w:r w:rsidRPr="00513728" w:rsidDel="00513728">
          <w:rPr>
            <w:rPrChange w:id="98" w:author="Bill" w:date="2012-06-04T07:27:00Z">
              <w:rPr>
                <w:rStyle w:val="Hyperlink"/>
                <w:noProof/>
              </w:rPr>
            </w:rPrChange>
          </w:rPr>
          <w:delText>Planning</w:delText>
        </w:r>
        <w:r w:rsidDel="00513728">
          <w:rPr>
            <w:noProof/>
            <w:webHidden/>
          </w:rPr>
          <w:tab/>
          <w:delText>7</w:delText>
        </w:r>
      </w:del>
    </w:p>
    <w:p w:rsidR="00807468" w:rsidDel="00513728" w:rsidRDefault="00807468">
      <w:pPr>
        <w:pStyle w:val="TOC1"/>
        <w:tabs>
          <w:tab w:val="left" w:pos="440"/>
          <w:tab w:val="right" w:leader="dot" w:pos="8630"/>
        </w:tabs>
        <w:rPr>
          <w:del w:id="99" w:author="Bill" w:date="2012-06-04T07:27:00Z"/>
          <w:rFonts w:asciiTheme="minorHAnsi" w:hAnsiTheme="minorHAnsi"/>
          <w:noProof/>
          <w:sz w:val="22"/>
        </w:rPr>
      </w:pPr>
      <w:del w:id="100" w:author="Bill" w:date="2012-06-04T07:27:00Z">
        <w:r w:rsidRPr="00513728" w:rsidDel="00513728">
          <w:rPr>
            <w:rPrChange w:id="101" w:author="Bill" w:date="2012-06-04T07:27:00Z">
              <w:rPr>
                <w:rStyle w:val="Hyperlink"/>
                <w:noProof/>
              </w:rPr>
            </w:rPrChange>
          </w:rPr>
          <w:delText>2</w:delText>
        </w:r>
        <w:r w:rsidDel="00513728">
          <w:rPr>
            <w:rFonts w:asciiTheme="minorHAnsi" w:hAnsiTheme="minorHAnsi"/>
            <w:noProof/>
            <w:sz w:val="22"/>
          </w:rPr>
          <w:tab/>
        </w:r>
        <w:r w:rsidRPr="00513728" w:rsidDel="00513728">
          <w:rPr>
            <w:rPrChange w:id="102" w:author="Bill" w:date="2012-06-04T07:27:00Z">
              <w:rPr>
                <w:rStyle w:val="Hyperlink"/>
                <w:noProof/>
              </w:rPr>
            </w:rPrChange>
          </w:rPr>
          <w:delText>Harlie</w:delText>
        </w:r>
        <w:r w:rsidDel="00513728">
          <w:rPr>
            <w:noProof/>
            <w:webHidden/>
          </w:rPr>
          <w:tab/>
          <w:delText>10</w:delText>
        </w:r>
      </w:del>
    </w:p>
    <w:p w:rsidR="00807468" w:rsidDel="00513728" w:rsidRDefault="00807468">
      <w:pPr>
        <w:pStyle w:val="TOC2"/>
        <w:tabs>
          <w:tab w:val="left" w:pos="880"/>
          <w:tab w:val="right" w:leader="dot" w:pos="8630"/>
        </w:tabs>
        <w:rPr>
          <w:del w:id="103" w:author="Bill" w:date="2012-06-04T07:27:00Z"/>
          <w:rFonts w:asciiTheme="minorHAnsi" w:hAnsiTheme="minorHAnsi"/>
          <w:noProof/>
          <w:sz w:val="22"/>
        </w:rPr>
      </w:pPr>
      <w:del w:id="104" w:author="Bill" w:date="2012-06-04T07:27:00Z">
        <w:r w:rsidRPr="00513728" w:rsidDel="00513728">
          <w:rPr>
            <w:rPrChange w:id="105" w:author="Bill" w:date="2012-06-04T07:27:00Z">
              <w:rPr>
                <w:rStyle w:val="Hyperlink"/>
                <w:noProof/>
              </w:rPr>
            </w:rPrChange>
          </w:rPr>
          <w:delText>2.1</w:delText>
        </w:r>
        <w:r w:rsidDel="00513728">
          <w:rPr>
            <w:rFonts w:asciiTheme="minorHAnsi" w:hAnsiTheme="minorHAnsi"/>
            <w:noProof/>
            <w:sz w:val="22"/>
          </w:rPr>
          <w:tab/>
        </w:r>
        <w:r w:rsidRPr="00513728" w:rsidDel="00513728">
          <w:rPr>
            <w:rPrChange w:id="106" w:author="Bill" w:date="2012-06-04T07:27:00Z">
              <w:rPr>
                <w:rStyle w:val="Hyperlink"/>
                <w:noProof/>
              </w:rPr>
            </w:rPrChange>
          </w:rPr>
          <w:delText>Software Architecture</w:delText>
        </w:r>
        <w:r w:rsidDel="00513728">
          <w:rPr>
            <w:noProof/>
            <w:webHidden/>
          </w:rPr>
          <w:tab/>
          <w:delText>11</w:delText>
        </w:r>
      </w:del>
    </w:p>
    <w:p w:rsidR="00807468" w:rsidDel="00513728" w:rsidRDefault="00807468">
      <w:pPr>
        <w:pStyle w:val="TOC1"/>
        <w:tabs>
          <w:tab w:val="left" w:pos="440"/>
          <w:tab w:val="right" w:leader="dot" w:pos="8630"/>
        </w:tabs>
        <w:rPr>
          <w:del w:id="107" w:author="Bill" w:date="2012-06-04T07:27:00Z"/>
          <w:rFonts w:asciiTheme="minorHAnsi" w:hAnsiTheme="minorHAnsi"/>
          <w:noProof/>
          <w:sz w:val="22"/>
        </w:rPr>
      </w:pPr>
      <w:del w:id="108" w:author="Bill" w:date="2012-06-04T07:27:00Z">
        <w:r w:rsidRPr="00513728" w:rsidDel="00513728">
          <w:rPr>
            <w:rPrChange w:id="109" w:author="Bill" w:date="2012-06-04T07:27:00Z">
              <w:rPr>
                <w:rStyle w:val="Hyperlink"/>
                <w:noProof/>
              </w:rPr>
            </w:rPrChange>
          </w:rPr>
          <w:delText>3</w:delText>
        </w:r>
        <w:r w:rsidDel="00513728">
          <w:rPr>
            <w:rFonts w:asciiTheme="minorHAnsi" w:hAnsiTheme="minorHAnsi"/>
            <w:noProof/>
            <w:sz w:val="22"/>
          </w:rPr>
          <w:tab/>
        </w:r>
        <w:r w:rsidRPr="00513728" w:rsidDel="00513728">
          <w:rPr>
            <w:rPrChange w:id="110" w:author="Bill" w:date="2012-06-04T07:27:00Z">
              <w:rPr>
                <w:rStyle w:val="Hyperlink"/>
                <w:noProof/>
              </w:rPr>
            </w:rPrChange>
          </w:rPr>
          <w:delText>Evaluation of the Microsoft Kinect</w:delText>
        </w:r>
        <w:r w:rsidDel="00513728">
          <w:rPr>
            <w:noProof/>
            <w:webHidden/>
          </w:rPr>
          <w:tab/>
          <w:delText>14</w:delText>
        </w:r>
      </w:del>
    </w:p>
    <w:p w:rsidR="00807468" w:rsidDel="00513728" w:rsidRDefault="00807468">
      <w:pPr>
        <w:pStyle w:val="TOC2"/>
        <w:tabs>
          <w:tab w:val="left" w:pos="880"/>
          <w:tab w:val="right" w:leader="dot" w:pos="8630"/>
        </w:tabs>
        <w:rPr>
          <w:del w:id="111" w:author="Bill" w:date="2012-06-04T07:27:00Z"/>
          <w:rFonts w:asciiTheme="minorHAnsi" w:hAnsiTheme="minorHAnsi"/>
          <w:noProof/>
          <w:sz w:val="22"/>
        </w:rPr>
      </w:pPr>
      <w:del w:id="112" w:author="Bill" w:date="2012-06-04T07:27:00Z">
        <w:r w:rsidRPr="00513728" w:rsidDel="00513728">
          <w:rPr>
            <w:rPrChange w:id="113" w:author="Bill" w:date="2012-06-04T07:27:00Z">
              <w:rPr>
                <w:rStyle w:val="Hyperlink"/>
                <w:noProof/>
              </w:rPr>
            </w:rPrChange>
          </w:rPr>
          <w:delText>3.1</w:delText>
        </w:r>
        <w:r w:rsidDel="00513728">
          <w:rPr>
            <w:rFonts w:asciiTheme="minorHAnsi" w:hAnsiTheme="minorHAnsi"/>
            <w:noProof/>
            <w:sz w:val="22"/>
          </w:rPr>
          <w:tab/>
        </w:r>
        <w:r w:rsidRPr="00513728" w:rsidDel="00513728">
          <w:rPr>
            <w:rPrChange w:id="114" w:author="Bill" w:date="2012-06-04T07:27:00Z">
              <w:rPr>
                <w:rStyle w:val="Hyperlink"/>
                <w:noProof/>
              </w:rPr>
            </w:rPrChange>
          </w:rPr>
          <w:delText>Calibration of Users</w:delText>
        </w:r>
        <w:r w:rsidDel="00513728">
          <w:rPr>
            <w:noProof/>
            <w:webHidden/>
          </w:rPr>
          <w:tab/>
          <w:delText>16</w:delText>
        </w:r>
      </w:del>
    </w:p>
    <w:p w:rsidR="00807468" w:rsidDel="00513728" w:rsidRDefault="00807468">
      <w:pPr>
        <w:pStyle w:val="TOC2"/>
        <w:tabs>
          <w:tab w:val="left" w:pos="880"/>
          <w:tab w:val="right" w:leader="dot" w:pos="8630"/>
        </w:tabs>
        <w:rPr>
          <w:del w:id="115" w:author="Bill" w:date="2012-06-04T07:27:00Z"/>
          <w:rFonts w:asciiTheme="minorHAnsi" w:hAnsiTheme="minorHAnsi"/>
          <w:noProof/>
          <w:sz w:val="22"/>
        </w:rPr>
      </w:pPr>
      <w:del w:id="116" w:author="Bill" w:date="2012-06-04T07:27:00Z">
        <w:r w:rsidRPr="00513728" w:rsidDel="00513728">
          <w:rPr>
            <w:rPrChange w:id="117" w:author="Bill" w:date="2012-06-04T07:27:00Z">
              <w:rPr>
                <w:rStyle w:val="Hyperlink"/>
                <w:noProof/>
              </w:rPr>
            </w:rPrChange>
          </w:rPr>
          <w:delText>3.2</w:delText>
        </w:r>
        <w:r w:rsidDel="00513728">
          <w:rPr>
            <w:rFonts w:asciiTheme="minorHAnsi" w:hAnsiTheme="minorHAnsi"/>
            <w:noProof/>
            <w:sz w:val="22"/>
          </w:rPr>
          <w:tab/>
        </w:r>
        <w:r w:rsidRPr="00513728" w:rsidDel="00513728">
          <w:rPr>
            <w:rPrChange w:id="118" w:author="Bill" w:date="2012-06-04T07:27:00Z">
              <w:rPr>
                <w:rStyle w:val="Hyperlink"/>
                <w:noProof/>
              </w:rPr>
            </w:rPrChange>
          </w:rPr>
          <w:delText>Discrimination Between Users</w:delText>
        </w:r>
        <w:r w:rsidDel="00513728">
          <w:rPr>
            <w:noProof/>
            <w:webHidden/>
          </w:rPr>
          <w:tab/>
          <w:delText>17</w:delText>
        </w:r>
      </w:del>
    </w:p>
    <w:p w:rsidR="00807468" w:rsidDel="00513728" w:rsidRDefault="00807468">
      <w:pPr>
        <w:pStyle w:val="TOC2"/>
        <w:tabs>
          <w:tab w:val="left" w:pos="880"/>
          <w:tab w:val="right" w:leader="dot" w:pos="8630"/>
        </w:tabs>
        <w:rPr>
          <w:del w:id="119" w:author="Bill" w:date="2012-06-04T07:27:00Z"/>
          <w:rFonts w:asciiTheme="minorHAnsi" w:hAnsiTheme="minorHAnsi"/>
          <w:noProof/>
          <w:sz w:val="22"/>
        </w:rPr>
      </w:pPr>
      <w:del w:id="120" w:author="Bill" w:date="2012-06-04T07:27:00Z">
        <w:r w:rsidRPr="00513728" w:rsidDel="00513728">
          <w:rPr>
            <w:rPrChange w:id="121" w:author="Bill" w:date="2012-06-04T07:27:00Z">
              <w:rPr>
                <w:rStyle w:val="Hyperlink"/>
                <w:noProof/>
              </w:rPr>
            </w:rPrChange>
          </w:rPr>
          <w:delText>3.3</w:delText>
        </w:r>
        <w:r w:rsidDel="00513728">
          <w:rPr>
            <w:rFonts w:asciiTheme="minorHAnsi" w:hAnsiTheme="minorHAnsi"/>
            <w:noProof/>
            <w:sz w:val="22"/>
          </w:rPr>
          <w:tab/>
        </w:r>
        <w:r w:rsidRPr="00513728" w:rsidDel="00513728">
          <w:rPr>
            <w:rPrChange w:id="122" w:author="Bill" w:date="2012-06-04T07:27:00Z">
              <w:rPr>
                <w:rStyle w:val="Hyperlink"/>
                <w:noProof/>
              </w:rPr>
            </w:rPrChange>
          </w:rPr>
          <w:delText>Limited Field of View</w:delText>
        </w:r>
        <w:r w:rsidDel="00513728">
          <w:rPr>
            <w:noProof/>
            <w:webHidden/>
          </w:rPr>
          <w:tab/>
          <w:delText>18</w:delText>
        </w:r>
      </w:del>
    </w:p>
    <w:p w:rsidR="00807468" w:rsidDel="00513728" w:rsidRDefault="00807468">
      <w:pPr>
        <w:pStyle w:val="TOC2"/>
        <w:tabs>
          <w:tab w:val="left" w:pos="880"/>
          <w:tab w:val="right" w:leader="dot" w:pos="8630"/>
        </w:tabs>
        <w:rPr>
          <w:del w:id="123" w:author="Bill" w:date="2012-06-04T07:27:00Z"/>
          <w:rFonts w:asciiTheme="minorHAnsi" w:hAnsiTheme="minorHAnsi"/>
          <w:noProof/>
          <w:sz w:val="22"/>
        </w:rPr>
      </w:pPr>
      <w:del w:id="124" w:author="Bill" w:date="2012-06-04T07:27:00Z">
        <w:r w:rsidRPr="00513728" w:rsidDel="00513728">
          <w:rPr>
            <w:rPrChange w:id="125" w:author="Bill" w:date="2012-06-04T07:27:00Z">
              <w:rPr>
                <w:rStyle w:val="Hyperlink"/>
                <w:noProof/>
              </w:rPr>
            </w:rPrChange>
          </w:rPr>
          <w:delText>3.4</w:delText>
        </w:r>
        <w:r w:rsidDel="00513728">
          <w:rPr>
            <w:rFonts w:asciiTheme="minorHAnsi" w:hAnsiTheme="minorHAnsi"/>
            <w:noProof/>
            <w:sz w:val="22"/>
          </w:rPr>
          <w:tab/>
        </w:r>
        <w:r w:rsidRPr="00513728" w:rsidDel="00513728">
          <w:rPr>
            <w:rPrChange w:id="126" w:author="Bill" w:date="2012-06-04T07:27:00Z">
              <w:rPr>
                <w:rStyle w:val="Hyperlink"/>
                <w:noProof/>
              </w:rPr>
            </w:rPrChange>
          </w:rPr>
          <w:delText>Moving Base Problem</w:delText>
        </w:r>
        <w:r w:rsidDel="00513728">
          <w:rPr>
            <w:noProof/>
            <w:webHidden/>
          </w:rPr>
          <w:tab/>
          <w:delText>20</w:delText>
        </w:r>
      </w:del>
    </w:p>
    <w:p w:rsidR="00807468" w:rsidDel="00513728" w:rsidRDefault="00807468">
      <w:pPr>
        <w:pStyle w:val="TOC1"/>
        <w:tabs>
          <w:tab w:val="left" w:pos="440"/>
          <w:tab w:val="right" w:leader="dot" w:pos="8630"/>
        </w:tabs>
        <w:rPr>
          <w:del w:id="127" w:author="Bill" w:date="2012-06-04T07:27:00Z"/>
          <w:rFonts w:asciiTheme="minorHAnsi" w:hAnsiTheme="minorHAnsi"/>
          <w:noProof/>
          <w:sz w:val="22"/>
        </w:rPr>
      </w:pPr>
      <w:del w:id="128" w:author="Bill" w:date="2012-06-04T07:27:00Z">
        <w:r w:rsidRPr="00513728" w:rsidDel="00513728">
          <w:rPr>
            <w:rPrChange w:id="129" w:author="Bill" w:date="2012-06-04T07:27:00Z">
              <w:rPr>
                <w:rStyle w:val="Hyperlink"/>
                <w:noProof/>
              </w:rPr>
            </w:rPrChange>
          </w:rPr>
          <w:delText>4</w:delText>
        </w:r>
        <w:r w:rsidDel="00513728">
          <w:rPr>
            <w:rFonts w:asciiTheme="minorHAnsi" w:hAnsiTheme="minorHAnsi"/>
            <w:noProof/>
            <w:sz w:val="22"/>
          </w:rPr>
          <w:tab/>
        </w:r>
        <w:r w:rsidRPr="00513728" w:rsidDel="00513728">
          <w:rPr>
            <w:rPrChange w:id="130" w:author="Bill" w:date="2012-06-04T07:27:00Z">
              <w:rPr>
                <w:rStyle w:val="Hyperlink"/>
                <w:noProof/>
              </w:rPr>
            </w:rPrChange>
          </w:rPr>
          <w:delText>Pan Mount</w:delText>
        </w:r>
        <w:r w:rsidDel="00513728">
          <w:rPr>
            <w:noProof/>
            <w:webHidden/>
          </w:rPr>
          <w:tab/>
          <w:delText>24</w:delText>
        </w:r>
      </w:del>
    </w:p>
    <w:p w:rsidR="00807468" w:rsidDel="00513728" w:rsidRDefault="00807468">
      <w:pPr>
        <w:pStyle w:val="TOC2"/>
        <w:tabs>
          <w:tab w:val="left" w:pos="880"/>
          <w:tab w:val="right" w:leader="dot" w:pos="8630"/>
        </w:tabs>
        <w:rPr>
          <w:del w:id="131" w:author="Bill" w:date="2012-06-04T07:27:00Z"/>
          <w:rFonts w:asciiTheme="minorHAnsi" w:hAnsiTheme="minorHAnsi"/>
          <w:noProof/>
          <w:sz w:val="22"/>
        </w:rPr>
      </w:pPr>
      <w:del w:id="132" w:author="Bill" w:date="2012-06-04T07:27:00Z">
        <w:r w:rsidRPr="00513728" w:rsidDel="00513728">
          <w:rPr>
            <w:rPrChange w:id="133" w:author="Bill" w:date="2012-06-04T07:27:00Z">
              <w:rPr>
                <w:rStyle w:val="Hyperlink"/>
                <w:noProof/>
              </w:rPr>
            </w:rPrChange>
          </w:rPr>
          <w:delText>4.1</w:delText>
        </w:r>
        <w:r w:rsidDel="00513728">
          <w:rPr>
            <w:rFonts w:asciiTheme="minorHAnsi" w:hAnsiTheme="minorHAnsi"/>
            <w:noProof/>
            <w:sz w:val="22"/>
          </w:rPr>
          <w:tab/>
        </w:r>
        <w:r w:rsidRPr="00513728" w:rsidDel="00513728">
          <w:rPr>
            <w:rPrChange w:id="134" w:author="Bill" w:date="2012-06-04T07:27:00Z">
              <w:rPr>
                <w:rStyle w:val="Hyperlink"/>
                <w:noProof/>
              </w:rPr>
            </w:rPrChange>
          </w:rPr>
          <w:delText>Performance</w:delText>
        </w:r>
        <w:r w:rsidDel="00513728">
          <w:rPr>
            <w:noProof/>
            <w:webHidden/>
          </w:rPr>
          <w:tab/>
          <w:delText>26</w:delText>
        </w:r>
      </w:del>
    </w:p>
    <w:p w:rsidR="00807468" w:rsidDel="00513728" w:rsidRDefault="00807468">
      <w:pPr>
        <w:pStyle w:val="TOC1"/>
        <w:tabs>
          <w:tab w:val="left" w:pos="440"/>
          <w:tab w:val="right" w:leader="dot" w:pos="8630"/>
        </w:tabs>
        <w:rPr>
          <w:del w:id="135" w:author="Bill" w:date="2012-06-04T07:27:00Z"/>
          <w:rFonts w:asciiTheme="minorHAnsi" w:hAnsiTheme="minorHAnsi"/>
          <w:noProof/>
          <w:sz w:val="22"/>
        </w:rPr>
      </w:pPr>
      <w:del w:id="136" w:author="Bill" w:date="2012-06-04T07:27:00Z">
        <w:r w:rsidRPr="00513728" w:rsidDel="00513728">
          <w:rPr>
            <w:rPrChange w:id="137" w:author="Bill" w:date="2012-06-04T07:27:00Z">
              <w:rPr>
                <w:rStyle w:val="Hyperlink"/>
                <w:noProof/>
              </w:rPr>
            </w:rPrChange>
          </w:rPr>
          <w:delText>5</w:delText>
        </w:r>
        <w:r w:rsidDel="00513728">
          <w:rPr>
            <w:rFonts w:asciiTheme="minorHAnsi" w:hAnsiTheme="minorHAnsi"/>
            <w:noProof/>
            <w:sz w:val="22"/>
          </w:rPr>
          <w:tab/>
        </w:r>
        <w:r w:rsidRPr="00513728" w:rsidDel="00513728">
          <w:rPr>
            <w:rPrChange w:id="138" w:author="Bill" w:date="2012-06-04T07:27:00Z">
              <w:rPr>
                <w:rStyle w:val="Hyperlink"/>
                <w:noProof/>
              </w:rPr>
            </w:rPrChange>
          </w:rPr>
          <w:delText>Person Tracking</w:delText>
        </w:r>
        <w:r w:rsidDel="00513728">
          <w:rPr>
            <w:noProof/>
            <w:webHidden/>
          </w:rPr>
          <w:tab/>
          <w:delText>31</w:delText>
        </w:r>
      </w:del>
    </w:p>
    <w:p w:rsidR="00807468" w:rsidDel="00513728" w:rsidRDefault="00807468">
      <w:pPr>
        <w:pStyle w:val="TOC2"/>
        <w:tabs>
          <w:tab w:val="left" w:pos="880"/>
          <w:tab w:val="right" w:leader="dot" w:pos="8630"/>
        </w:tabs>
        <w:rPr>
          <w:del w:id="139" w:author="Bill" w:date="2012-06-04T07:27:00Z"/>
          <w:rFonts w:asciiTheme="minorHAnsi" w:hAnsiTheme="minorHAnsi"/>
          <w:noProof/>
          <w:sz w:val="22"/>
        </w:rPr>
      </w:pPr>
      <w:del w:id="140" w:author="Bill" w:date="2012-06-04T07:27:00Z">
        <w:r w:rsidRPr="00513728" w:rsidDel="00513728">
          <w:rPr>
            <w:rPrChange w:id="141" w:author="Bill" w:date="2012-06-04T07:27:00Z">
              <w:rPr>
                <w:rStyle w:val="Hyperlink"/>
                <w:noProof/>
              </w:rPr>
            </w:rPrChange>
          </w:rPr>
          <w:delText>5.1</w:delText>
        </w:r>
        <w:r w:rsidDel="00513728">
          <w:rPr>
            <w:rFonts w:asciiTheme="minorHAnsi" w:hAnsiTheme="minorHAnsi"/>
            <w:noProof/>
            <w:sz w:val="22"/>
          </w:rPr>
          <w:tab/>
        </w:r>
        <w:r w:rsidRPr="00513728" w:rsidDel="00513728">
          <w:rPr>
            <w:rPrChange w:id="142" w:author="Bill" w:date="2012-06-04T07:27:00Z">
              <w:rPr>
                <w:rStyle w:val="Hyperlink"/>
                <w:noProof/>
              </w:rPr>
            </w:rPrChange>
          </w:rPr>
          <w:delText>Face Detector Node</w:delText>
        </w:r>
        <w:r w:rsidDel="00513728">
          <w:rPr>
            <w:noProof/>
            <w:webHidden/>
          </w:rPr>
          <w:tab/>
          <w:delText>32</w:delText>
        </w:r>
      </w:del>
    </w:p>
    <w:p w:rsidR="00807468" w:rsidDel="00513728" w:rsidRDefault="00807468">
      <w:pPr>
        <w:pStyle w:val="TOC2"/>
        <w:tabs>
          <w:tab w:val="left" w:pos="880"/>
          <w:tab w:val="right" w:leader="dot" w:pos="8630"/>
        </w:tabs>
        <w:rPr>
          <w:del w:id="143" w:author="Bill" w:date="2012-06-04T07:27:00Z"/>
          <w:rFonts w:asciiTheme="minorHAnsi" w:hAnsiTheme="minorHAnsi"/>
          <w:noProof/>
          <w:sz w:val="22"/>
        </w:rPr>
      </w:pPr>
      <w:del w:id="144" w:author="Bill" w:date="2012-06-04T07:27:00Z">
        <w:r w:rsidRPr="00513728" w:rsidDel="00513728">
          <w:rPr>
            <w:rPrChange w:id="145" w:author="Bill" w:date="2012-06-04T07:27:00Z">
              <w:rPr>
                <w:rStyle w:val="Hyperlink"/>
                <w:noProof/>
              </w:rPr>
            </w:rPrChange>
          </w:rPr>
          <w:delText>5.2</w:delText>
        </w:r>
        <w:r w:rsidDel="00513728">
          <w:rPr>
            <w:rFonts w:asciiTheme="minorHAnsi" w:hAnsiTheme="minorHAnsi"/>
            <w:noProof/>
            <w:sz w:val="22"/>
          </w:rPr>
          <w:tab/>
        </w:r>
        <w:r w:rsidRPr="00513728" w:rsidDel="00513728">
          <w:rPr>
            <w:rPrChange w:id="146" w:author="Bill" w:date="2012-06-04T07:27:00Z">
              <w:rPr>
                <w:rStyle w:val="Hyperlink"/>
                <w:noProof/>
              </w:rPr>
            </w:rPrChange>
          </w:rPr>
          <w:delText>Leg Detector Node</w:delText>
        </w:r>
        <w:r w:rsidDel="00513728">
          <w:rPr>
            <w:noProof/>
            <w:webHidden/>
          </w:rPr>
          <w:tab/>
          <w:delText>33</w:delText>
        </w:r>
      </w:del>
    </w:p>
    <w:p w:rsidR="00807468" w:rsidDel="00513728" w:rsidRDefault="00807468">
      <w:pPr>
        <w:pStyle w:val="TOC2"/>
        <w:tabs>
          <w:tab w:val="left" w:pos="880"/>
          <w:tab w:val="right" w:leader="dot" w:pos="8630"/>
        </w:tabs>
        <w:rPr>
          <w:del w:id="147" w:author="Bill" w:date="2012-06-04T07:27:00Z"/>
          <w:rFonts w:asciiTheme="minorHAnsi" w:hAnsiTheme="minorHAnsi"/>
          <w:noProof/>
          <w:sz w:val="22"/>
        </w:rPr>
      </w:pPr>
      <w:del w:id="148" w:author="Bill" w:date="2012-06-04T07:27:00Z">
        <w:r w:rsidRPr="00513728" w:rsidDel="00513728">
          <w:rPr>
            <w:rPrChange w:id="149" w:author="Bill" w:date="2012-06-04T07:27:00Z">
              <w:rPr>
                <w:rStyle w:val="Hyperlink"/>
                <w:noProof/>
              </w:rPr>
            </w:rPrChange>
          </w:rPr>
          <w:delText>5.3</w:delText>
        </w:r>
        <w:r w:rsidDel="00513728">
          <w:rPr>
            <w:rFonts w:asciiTheme="minorHAnsi" w:hAnsiTheme="minorHAnsi"/>
            <w:noProof/>
            <w:sz w:val="22"/>
          </w:rPr>
          <w:tab/>
        </w:r>
        <w:r w:rsidRPr="00513728" w:rsidDel="00513728">
          <w:rPr>
            <w:rPrChange w:id="150" w:author="Bill" w:date="2012-06-04T07:27:00Z">
              <w:rPr>
                <w:rStyle w:val="Hyperlink"/>
                <w:noProof/>
              </w:rPr>
            </w:rPrChange>
          </w:rPr>
          <w:delText>Kinect Person Detector Node</w:delText>
        </w:r>
        <w:r w:rsidDel="00513728">
          <w:rPr>
            <w:noProof/>
            <w:webHidden/>
          </w:rPr>
          <w:tab/>
          <w:delText>33</w:delText>
        </w:r>
      </w:del>
    </w:p>
    <w:p w:rsidR="00807468" w:rsidDel="00513728" w:rsidRDefault="00807468">
      <w:pPr>
        <w:pStyle w:val="TOC1"/>
        <w:tabs>
          <w:tab w:val="left" w:pos="440"/>
          <w:tab w:val="right" w:leader="dot" w:pos="8630"/>
        </w:tabs>
        <w:rPr>
          <w:del w:id="151" w:author="Bill" w:date="2012-06-04T07:27:00Z"/>
          <w:rFonts w:asciiTheme="minorHAnsi" w:hAnsiTheme="minorHAnsi"/>
          <w:noProof/>
          <w:sz w:val="22"/>
        </w:rPr>
      </w:pPr>
      <w:del w:id="152" w:author="Bill" w:date="2012-06-04T07:27:00Z">
        <w:r w:rsidRPr="00513728" w:rsidDel="00513728">
          <w:rPr>
            <w:rPrChange w:id="153" w:author="Bill" w:date="2012-06-04T07:27:00Z">
              <w:rPr>
                <w:rStyle w:val="Hyperlink"/>
                <w:noProof/>
              </w:rPr>
            </w:rPrChange>
          </w:rPr>
          <w:delText>6</w:delText>
        </w:r>
        <w:r w:rsidDel="00513728">
          <w:rPr>
            <w:rFonts w:asciiTheme="minorHAnsi" w:hAnsiTheme="minorHAnsi"/>
            <w:noProof/>
            <w:sz w:val="22"/>
          </w:rPr>
          <w:tab/>
        </w:r>
        <w:r w:rsidRPr="00513728" w:rsidDel="00513728">
          <w:rPr>
            <w:rPrChange w:id="154" w:author="Bill" w:date="2012-06-04T07:27:00Z">
              <w:rPr>
                <w:rStyle w:val="Hyperlink"/>
                <w:noProof/>
              </w:rPr>
            </w:rPrChange>
          </w:rPr>
          <w:delText>Planning</w:delText>
        </w:r>
        <w:r w:rsidDel="00513728">
          <w:rPr>
            <w:noProof/>
            <w:webHidden/>
          </w:rPr>
          <w:tab/>
          <w:delText>39</w:delText>
        </w:r>
      </w:del>
    </w:p>
    <w:p w:rsidR="00807468" w:rsidDel="00513728" w:rsidRDefault="00807468">
      <w:pPr>
        <w:pStyle w:val="TOC2"/>
        <w:tabs>
          <w:tab w:val="left" w:pos="880"/>
          <w:tab w:val="right" w:leader="dot" w:pos="8630"/>
        </w:tabs>
        <w:rPr>
          <w:del w:id="155" w:author="Bill" w:date="2012-06-04T07:27:00Z"/>
          <w:rFonts w:asciiTheme="minorHAnsi" w:hAnsiTheme="minorHAnsi"/>
          <w:noProof/>
          <w:sz w:val="22"/>
        </w:rPr>
      </w:pPr>
      <w:del w:id="156" w:author="Bill" w:date="2012-06-04T07:27:00Z">
        <w:r w:rsidRPr="00513728" w:rsidDel="00513728">
          <w:rPr>
            <w:rPrChange w:id="157" w:author="Bill" w:date="2012-06-04T07:27:00Z">
              <w:rPr>
                <w:rStyle w:val="Hyperlink"/>
                <w:noProof/>
              </w:rPr>
            </w:rPrChange>
          </w:rPr>
          <w:delText>6.1</w:delText>
        </w:r>
        <w:r w:rsidDel="00513728">
          <w:rPr>
            <w:rFonts w:asciiTheme="minorHAnsi" w:hAnsiTheme="minorHAnsi"/>
            <w:noProof/>
            <w:sz w:val="22"/>
          </w:rPr>
          <w:tab/>
        </w:r>
        <w:r w:rsidRPr="00513728" w:rsidDel="00513728">
          <w:rPr>
            <w:rPrChange w:id="158" w:author="Bill" w:date="2012-06-04T07:27:00Z">
              <w:rPr>
                <w:rStyle w:val="Hyperlink"/>
                <w:noProof/>
              </w:rPr>
            </w:rPrChange>
          </w:rPr>
          <w:delText>Point-to-point planner</w:delText>
        </w:r>
        <w:r w:rsidDel="00513728">
          <w:rPr>
            <w:noProof/>
            <w:webHidden/>
          </w:rPr>
          <w:tab/>
          <w:delText>40</w:delText>
        </w:r>
      </w:del>
    </w:p>
    <w:p w:rsidR="00807468" w:rsidDel="00513728" w:rsidRDefault="00807468">
      <w:pPr>
        <w:pStyle w:val="TOC2"/>
        <w:tabs>
          <w:tab w:val="left" w:pos="880"/>
          <w:tab w:val="right" w:leader="dot" w:pos="8630"/>
        </w:tabs>
        <w:rPr>
          <w:del w:id="159" w:author="Bill" w:date="2012-06-04T07:27:00Z"/>
          <w:rFonts w:asciiTheme="minorHAnsi" w:hAnsiTheme="minorHAnsi"/>
          <w:noProof/>
          <w:sz w:val="22"/>
        </w:rPr>
      </w:pPr>
      <w:del w:id="160" w:author="Bill" w:date="2012-06-04T07:27:00Z">
        <w:r w:rsidRPr="00513728" w:rsidDel="00513728">
          <w:rPr>
            <w:rPrChange w:id="161" w:author="Bill" w:date="2012-06-04T07:27:00Z">
              <w:rPr>
                <w:rStyle w:val="Hyperlink"/>
                <w:noProof/>
              </w:rPr>
            </w:rPrChange>
          </w:rPr>
          <w:delText>6.2</w:delText>
        </w:r>
        <w:r w:rsidDel="00513728">
          <w:rPr>
            <w:rFonts w:asciiTheme="minorHAnsi" w:hAnsiTheme="minorHAnsi"/>
            <w:noProof/>
            <w:sz w:val="22"/>
          </w:rPr>
          <w:tab/>
        </w:r>
        <w:r w:rsidRPr="00513728" w:rsidDel="00513728">
          <w:rPr>
            <w:rPrChange w:id="162" w:author="Bill" w:date="2012-06-04T07:27:00Z">
              <w:rPr>
                <w:rStyle w:val="Hyperlink"/>
                <w:noProof/>
              </w:rPr>
            </w:rPrChange>
          </w:rPr>
          <w:delText>Dynamic Planning</w:delText>
        </w:r>
        <w:r w:rsidDel="00513728">
          <w:rPr>
            <w:noProof/>
            <w:webHidden/>
          </w:rPr>
          <w:tab/>
          <w:delText>43</w:delText>
        </w:r>
      </w:del>
    </w:p>
    <w:p w:rsidR="00807468" w:rsidDel="00513728" w:rsidRDefault="00807468">
      <w:pPr>
        <w:pStyle w:val="TOC2"/>
        <w:tabs>
          <w:tab w:val="left" w:pos="880"/>
          <w:tab w:val="right" w:leader="dot" w:pos="8630"/>
        </w:tabs>
        <w:rPr>
          <w:del w:id="163" w:author="Bill" w:date="2012-06-04T07:27:00Z"/>
          <w:rFonts w:asciiTheme="minorHAnsi" w:hAnsiTheme="minorHAnsi"/>
          <w:noProof/>
          <w:sz w:val="22"/>
        </w:rPr>
      </w:pPr>
      <w:del w:id="164" w:author="Bill" w:date="2012-06-04T07:27:00Z">
        <w:r w:rsidRPr="00513728" w:rsidDel="00513728">
          <w:rPr>
            <w:rPrChange w:id="165" w:author="Bill" w:date="2012-06-04T07:27:00Z">
              <w:rPr>
                <w:rStyle w:val="Hyperlink"/>
                <w:noProof/>
              </w:rPr>
            </w:rPrChange>
          </w:rPr>
          <w:delText>6.3</w:delText>
        </w:r>
        <w:r w:rsidDel="00513728">
          <w:rPr>
            <w:rFonts w:asciiTheme="minorHAnsi" w:hAnsiTheme="minorHAnsi"/>
            <w:noProof/>
            <w:sz w:val="22"/>
          </w:rPr>
          <w:tab/>
        </w:r>
        <w:r w:rsidRPr="00513728" w:rsidDel="00513728">
          <w:rPr>
            <w:rPrChange w:id="166" w:author="Bill" w:date="2012-06-04T07:27:00Z">
              <w:rPr>
                <w:rStyle w:val="Hyperlink"/>
                <w:noProof/>
              </w:rPr>
            </w:rPrChange>
          </w:rPr>
          <w:delText>Goal Generation</w:delText>
        </w:r>
        <w:r w:rsidDel="00513728">
          <w:rPr>
            <w:noProof/>
            <w:webHidden/>
          </w:rPr>
          <w:tab/>
          <w:delText>49</w:delText>
        </w:r>
      </w:del>
    </w:p>
    <w:p w:rsidR="00807468" w:rsidDel="00513728" w:rsidRDefault="00807468">
      <w:pPr>
        <w:pStyle w:val="TOC2"/>
        <w:tabs>
          <w:tab w:val="left" w:pos="880"/>
          <w:tab w:val="right" w:leader="dot" w:pos="8630"/>
        </w:tabs>
        <w:rPr>
          <w:del w:id="167" w:author="Bill" w:date="2012-06-04T07:27:00Z"/>
          <w:rFonts w:asciiTheme="minorHAnsi" w:hAnsiTheme="minorHAnsi"/>
          <w:noProof/>
          <w:sz w:val="22"/>
        </w:rPr>
      </w:pPr>
      <w:del w:id="168" w:author="Bill" w:date="2012-06-04T07:27:00Z">
        <w:r w:rsidRPr="00513728" w:rsidDel="00513728">
          <w:rPr>
            <w:rPrChange w:id="169" w:author="Bill" w:date="2012-06-04T07:27:00Z">
              <w:rPr>
                <w:rStyle w:val="Hyperlink"/>
                <w:noProof/>
              </w:rPr>
            </w:rPrChange>
          </w:rPr>
          <w:delText>6.4</w:delText>
        </w:r>
        <w:r w:rsidDel="00513728">
          <w:rPr>
            <w:rFonts w:asciiTheme="minorHAnsi" w:hAnsiTheme="minorHAnsi"/>
            <w:noProof/>
            <w:sz w:val="22"/>
          </w:rPr>
          <w:tab/>
        </w:r>
        <w:r w:rsidRPr="00513728" w:rsidDel="00513728">
          <w:rPr>
            <w:rPrChange w:id="170" w:author="Bill" w:date="2012-06-04T07:27:00Z">
              <w:rPr>
                <w:rStyle w:val="Hyperlink"/>
                <w:noProof/>
              </w:rPr>
            </w:rPrChange>
          </w:rPr>
          <w:delText>Benchmarks</w:delText>
        </w:r>
        <w:r w:rsidDel="00513728">
          <w:rPr>
            <w:noProof/>
            <w:webHidden/>
          </w:rPr>
          <w:tab/>
          <w:delText>50</w:delText>
        </w:r>
      </w:del>
    </w:p>
    <w:p w:rsidR="00807468" w:rsidDel="00513728" w:rsidRDefault="00807468">
      <w:pPr>
        <w:pStyle w:val="TOC1"/>
        <w:tabs>
          <w:tab w:val="left" w:pos="440"/>
          <w:tab w:val="right" w:leader="dot" w:pos="8630"/>
        </w:tabs>
        <w:rPr>
          <w:del w:id="171" w:author="Bill" w:date="2012-06-04T07:27:00Z"/>
          <w:rFonts w:asciiTheme="minorHAnsi" w:hAnsiTheme="minorHAnsi"/>
          <w:noProof/>
          <w:sz w:val="22"/>
        </w:rPr>
      </w:pPr>
      <w:del w:id="172" w:author="Bill" w:date="2012-06-04T07:27:00Z">
        <w:r w:rsidRPr="00513728" w:rsidDel="00513728">
          <w:rPr>
            <w:rPrChange w:id="173" w:author="Bill" w:date="2012-06-04T07:27:00Z">
              <w:rPr>
                <w:rStyle w:val="Hyperlink"/>
                <w:noProof/>
              </w:rPr>
            </w:rPrChange>
          </w:rPr>
          <w:delText>7</w:delText>
        </w:r>
        <w:r w:rsidDel="00513728">
          <w:rPr>
            <w:rFonts w:asciiTheme="minorHAnsi" w:hAnsiTheme="minorHAnsi"/>
            <w:noProof/>
            <w:sz w:val="22"/>
          </w:rPr>
          <w:tab/>
        </w:r>
        <w:r w:rsidRPr="00513728" w:rsidDel="00513728">
          <w:rPr>
            <w:rPrChange w:id="174" w:author="Bill" w:date="2012-06-04T07:27:00Z">
              <w:rPr>
                <w:rStyle w:val="Hyperlink"/>
                <w:noProof/>
              </w:rPr>
            </w:rPrChange>
          </w:rPr>
          <w:delText>Conclusions</w:delText>
        </w:r>
        <w:r w:rsidDel="00513728">
          <w:rPr>
            <w:noProof/>
            <w:webHidden/>
          </w:rPr>
          <w:tab/>
          <w:delText>56</w:delText>
        </w:r>
      </w:del>
    </w:p>
    <w:p w:rsidR="00807468" w:rsidDel="00513728" w:rsidRDefault="00807468">
      <w:pPr>
        <w:pStyle w:val="TOC2"/>
        <w:tabs>
          <w:tab w:val="left" w:pos="880"/>
          <w:tab w:val="right" w:leader="dot" w:pos="8630"/>
        </w:tabs>
        <w:rPr>
          <w:del w:id="175" w:author="Bill" w:date="2012-06-04T07:27:00Z"/>
          <w:rFonts w:asciiTheme="minorHAnsi" w:hAnsiTheme="minorHAnsi"/>
          <w:noProof/>
          <w:sz w:val="22"/>
        </w:rPr>
      </w:pPr>
      <w:del w:id="176" w:author="Bill" w:date="2012-06-04T07:27:00Z">
        <w:r w:rsidRPr="00513728" w:rsidDel="00513728">
          <w:rPr>
            <w:rPrChange w:id="177" w:author="Bill" w:date="2012-06-04T07:27:00Z">
              <w:rPr>
                <w:rStyle w:val="Hyperlink"/>
                <w:noProof/>
              </w:rPr>
            </w:rPrChange>
          </w:rPr>
          <w:delText>7.1</w:delText>
        </w:r>
        <w:r w:rsidDel="00513728">
          <w:rPr>
            <w:rFonts w:asciiTheme="minorHAnsi" w:hAnsiTheme="minorHAnsi"/>
            <w:noProof/>
            <w:sz w:val="22"/>
          </w:rPr>
          <w:tab/>
        </w:r>
        <w:r w:rsidRPr="00513728" w:rsidDel="00513728">
          <w:rPr>
            <w:rPrChange w:id="178" w:author="Bill" w:date="2012-06-04T07:27:00Z">
              <w:rPr>
                <w:rStyle w:val="Hyperlink"/>
                <w:noProof/>
              </w:rPr>
            </w:rPrChange>
          </w:rPr>
          <w:delText>Summary of Accomplishments</w:delText>
        </w:r>
        <w:r w:rsidDel="00513728">
          <w:rPr>
            <w:noProof/>
            <w:webHidden/>
          </w:rPr>
          <w:tab/>
          <w:delText>56</w:delText>
        </w:r>
      </w:del>
    </w:p>
    <w:p w:rsidR="00807468" w:rsidDel="00513728" w:rsidRDefault="00807468">
      <w:pPr>
        <w:pStyle w:val="TOC2"/>
        <w:tabs>
          <w:tab w:val="left" w:pos="880"/>
          <w:tab w:val="right" w:leader="dot" w:pos="8630"/>
        </w:tabs>
        <w:rPr>
          <w:del w:id="179" w:author="Bill" w:date="2012-06-04T07:27:00Z"/>
          <w:rFonts w:asciiTheme="minorHAnsi" w:hAnsiTheme="minorHAnsi"/>
          <w:noProof/>
          <w:sz w:val="22"/>
        </w:rPr>
      </w:pPr>
      <w:del w:id="180" w:author="Bill" w:date="2012-06-04T07:27:00Z">
        <w:r w:rsidRPr="00513728" w:rsidDel="00513728">
          <w:rPr>
            <w:rPrChange w:id="181" w:author="Bill" w:date="2012-06-04T07:27:00Z">
              <w:rPr>
                <w:rStyle w:val="Hyperlink"/>
                <w:noProof/>
              </w:rPr>
            </w:rPrChange>
          </w:rPr>
          <w:delText>7.2</w:delText>
        </w:r>
        <w:r w:rsidDel="00513728">
          <w:rPr>
            <w:rFonts w:asciiTheme="minorHAnsi" w:hAnsiTheme="minorHAnsi"/>
            <w:noProof/>
            <w:sz w:val="22"/>
          </w:rPr>
          <w:tab/>
        </w:r>
        <w:r w:rsidRPr="00513728" w:rsidDel="00513728">
          <w:rPr>
            <w:rPrChange w:id="182" w:author="Bill" w:date="2012-06-04T07:27:00Z">
              <w:rPr>
                <w:rStyle w:val="Hyperlink"/>
                <w:noProof/>
              </w:rPr>
            </w:rPrChange>
          </w:rPr>
          <w:delText>Future Work</w:delText>
        </w:r>
        <w:r w:rsidDel="00513728">
          <w:rPr>
            <w:noProof/>
            <w:webHidden/>
          </w:rPr>
          <w:tab/>
          <w:delText>58</w:delText>
        </w:r>
      </w:del>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513728" w:rsidRDefault="000F6971">
      <w:pPr>
        <w:pStyle w:val="TableofFigures"/>
        <w:tabs>
          <w:tab w:val="right" w:leader="dot" w:pos="8630"/>
        </w:tabs>
        <w:rPr>
          <w:ins w:id="183" w:author="Bill" w:date="2012-06-04T07:27:00Z"/>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ins w:id="184" w:author="Bill" w:date="2012-06-04T07:27:00Z">
        <w:r w:rsidR="00513728" w:rsidRPr="00581D25">
          <w:rPr>
            <w:rStyle w:val="Hyperlink"/>
            <w:noProof/>
          </w:rPr>
          <w:fldChar w:fldCharType="begin"/>
        </w:r>
        <w:r w:rsidR="00513728" w:rsidRPr="00581D25">
          <w:rPr>
            <w:rStyle w:val="Hyperlink"/>
            <w:noProof/>
          </w:rPr>
          <w:instrText xml:space="preserve"> </w:instrText>
        </w:r>
        <w:r w:rsidR="00513728">
          <w:rPr>
            <w:noProof/>
          </w:rPr>
          <w:instrText>HYPERLINK "C:\\Users\\Bill\\Documents\\_School\\thesis\\Document\\Bill_Kulp_Thesis_2012_6_4.docx" \l "_Toc326558190"</w:instrText>
        </w:r>
        <w:r w:rsidR="00513728" w:rsidRPr="00581D25">
          <w:rPr>
            <w:rStyle w:val="Hyperlink"/>
            <w:noProof/>
          </w:rPr>
          <w:instrText xml:space="preserve"> </w:instrText>
        </w:r>
        <w:r w:rsidR="00513728" w:rsidRPr="00581D25">
          <w:rPr>
            <w:rStyle w:val="Hyperlink"/>
            <w:noProof/>
          </w:rPr>
          <w:fldChar w:fldCharType="separate"/>
        </w:r>
        <w:r w:rsidR="00513728" w:rsidRPr="00581D25">
          <w:rPr>
            <w:rStyle w:val="Hyperlink"/>
            <w:noProof/>
          </w:rPr>
          <w:t>Table 1: Conditions for full and partial replanning</w:t>
        </w:r>
        <w:r w:rsidR="00513728">
          <w:rPr>
            <w:noProof/>
            <w:webHidden/>
          </w:rPr>
          <w:tab/>
        </w:r>
        <w:r w:rsidR="00513728">
          <w:rPr>
            <w:noProof/>
            <w:webHidden/>
          </w:rPr>
          <w:fldChar w:fldCharType="begin"/>
        </w:r>
        <w:r w:rsidR="00513728">
          <w:rPr>
            <w:noProof/>
            <w:webHidden/>
          </w:rPr>
          <w:instrText xml:space="preserve"> PAGEREF _Toc326558190 \h </w:instrText>
        </w:r>
      </w:ins>
      <w:r w:rsidR="00513728">
        <w:rPr>
          <w:noProof/>
          <w:webHidden/>
        </w:rPr>
      </w:r>
      <w:r w:rsidR="00513728">
        <w:rPr>
          <w:noProof/>
          <w:webHidden/>
        </w:rPr>
        <w:fldChar w:fldCharType="separate"/>
      </w:r>
      <w:ins w:id="185" w:author="Bill" w:date="2012-06-04T07:27:00Z">
        <w:r w:rsidR="00513728">
          <w:rPr>
            <w:noProof/>
            <w:webHidden/>
          </w:rPr>
          <w:t>48</w:t>
        </w:r>
        <w:r w:rsidR="00513728">
          <w:rPr>
            <w:noProof/>
            <w:webHidden/>
          </w:rPr>
          <w:fldChar w:fldCharType="end"/>
        </w:r>
        <w:r w:rsidR="00513728" w:rsidRPr="00581D25">
          <w:rPr>
            <w:rStyle w:val="Hyperlink"/>
            <w:noProof/>
          </w:rPr>
          <w:fldChar w:fldCharType="end"/>
        </w:r>
      </w:ins>
    </w:p>
    <w:p w:rsidR="00807468" w:rsidDel="00513728" w:rsidRDefault="00807468">
      <w:pPr>
        <w:pStyle w:val="TableofFigures"/>
        <w:tabs>
          <w:tab w:val="right" w:leader="dot" w:pos="8630"/>
        </w:tabs>
        <w:rPr>
          <w:del w:id="186" w:author="Bill" w:date="2012-06-04T07:27:00Z"/>
          <w:rFonts w:asciiTheme="minorHAnsi" w:hAnsiTheme="minorHAnsi"/>
          <w:noProof/>
          <w:sz w:val="22"/>
        </w:rPr>
      </w:pPr>
      <w:del w:id="187" w:author="Bill" w:date="2012-06-04T07:27:00Z">
        <w:r w:rsidRPr="00513728" w:rsidDel="00513728">
          <w:rPr>
            <w:rPrChange w:id="188" w:author="Bill" w:date="2012-06-04T07:27:00Z">
              <w:rPr>
                <w:rStyle w:val="Hyperlink"/>
                <w:noProof/>
              </w:rPr>
            </w:rPrChange>
          </w:rPr>
          <w:delText>Table 1: Conditions for full and partial replanning</w:delText>
        </w:r>
        <w:r w:rsidDel="00513728">
          <w:rPr>
            <w:noProof/>
            <w:webHidden/>
          </w:rPr>
          <w:tab/>
          <w:delText>48</w:delText>
        </w:r>
      </w:del>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513728" w:rsidRDefault="000F6971">
      <w:pPr>
        <w:pStyle w:val="TableofFigures"/>
        <w:tabs>
          <w:tab w:val="right" w:leader="dot" w:pos="8630"/>
        </w:tabs>
        <w:rPr>
          <w:ins w:id="189" w:author="Bill" w:date="2012-06-04T07:27:00Z"/>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ins w:id="190" w:author="Bill" w:date="2012-06-04T07:27:00Z">
        <w:r w:rsidR="00513728" w:rsidRPr="00C93131">
          <w:rPr>
            <w:rStyle w:val="Hyperlink"/>
            <w:noProof/>
          </w:rPr>
          <w:fldChar w:fldCharType="begin"/>
        </w:r>
        <w:r w:rsidR="00513728" w:rsidRPr="00C93131">
          <w:rPr>
            <w:rStyle w:val="Hyperlink"/>
            <w:noProof/>
          </w:rPr>
          <w:instrText xml:space="preserve"> </w:instrText>
        </w:r>
        <w:r w:rsidR="00513728">
          <w:rPr>
            <w:noProof/>
          </w:rPr>
          <w:instrText>HYPERLINK \l "_Toc326558191"</w:instrText>
        </w:r>
        <w:r w:rsidR="00513728" w:rsidRPr="00C93131">
          <w:rPr>
            <w:rStyle w:val="Hyperlink"/>
            <w:noProof/>
          </w:rPr>
          <w:instrText xml:space="preserve"> </w:instrText>
        </w:r>
        <w:r w:rsidR="00513728" w:rsidRPr="00C93131">
          <w:rPr>
            <w:rStyle w:val="Hyperlink"/>
            <w:noProof/>
          </w:rPr>
          <w:fldChar w:fldCharType="separate"/>
        </w:r>
        <w:r w:rsidR="00513728" w:rsidRPr="00C93131">
          <w:rPr>
            <w:rStyle w:val="Hyperlink"/>
            <w:noProof/>
          </w:rPr>
          <w:t>Figure 1: Harlie, the mobile robot</w:t>
        </w:r>
        <w:r w:rsidR="00513728">
          <w:rPr>
            <w:noProof/>
            <w:webHidden/>
          </w:rPr>
          <w:tab/>
        </w:r>
        <w:r w:rsidR="00513728">
          <w:rPr>
            <w:noProof/>
            <w:webHidden/>
          </w:rPr>
          <w:fldChar w:fldCharType="begin"/>
        </w:r>
        <w:r w:rsidR="00513728">
          <w:rPr>
            <w:noProof/>
            <w:webHidden/>
          </w:rPr>
          <w:instrText xml:space="preserve"> PAGEREF _Toc326558191 \h </w:instrText>
        </w:r>
      </w:ins>
      <w:r w:rsidR="00513728">
        <w:rPr>
          <w:noProof/>
          <w:webHidden/>
        </w:rPr>
      </w:r>
      <w:r w:rsidR="00513728">
        <w:rPr>
          <w:noProof/>
          <w:webHidden/>
        </w:rPr>
        <w:fldChar w:fldCharType="separate"/>
      </w:r>
      <w:ins w:id="191" w:author="Bill" w:date="2012-06-04T07:27:00Z">
        <w:r w:rsidR="00513728">
          <w:rPr>
            <w:noProof/>
            <w:webHidden/>
          </w:rPr>
          <w:t>10</w:t>
        </w:r>
        <w:r w:rsidR="00513728">
          <w:rPr>
            <w:noProof/>
            <w:webHidden/>
          </w:rPr>
          <w:fldChar w:fldCharType="end"/>
        </w:r>
        <w:r w:rsidR="00513728" w:rsidRPr="00C93131">
          <w:rPr>
            <w:rStyle w:val="Hyperlink"/>
            <w:noProof/>
          </w:rPr>
          <w:fldChar w:fldCharType="end"/>
        </w:r>
      </w:ins>
    </w:p>
    <w:p w:rsidR="00513728" w:rsidRDefault="00513728">
      <w:pPr>
        <w:pStyle w:val="TableofFigures"/>
        <w:tabs>
          <w:tab w:val="right" w:leader="dot" w:pos="8630"/>
        </w:tabs>
        <w:rPr>
          <w:ins w:id="192" w:author="Bill" w:date="2012-06-04T07:27:00Z"/>
          <w:rFonts w:asciiTheme="minorHAnsi" w:hAnsiTheme="minorHAnsi"/>
          <w:noProof/>
          <w:sz w:val="22"/>
        </w:rPr>
      </w:pPr>
      <w:ins w:id="193"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"_Toc326558192"</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 Overall software architecture</w:t>
        </w:r>
        <w:r>
          <w:rPr>
            <w:noProof/>
            <w:webHidden/>
          </w:rPr>
          <w:tab/>
        </w:r>
        <w:r>
          <w:rPr>
            <w:noProof/>
            <w:webHidden/>
          </w:rPr>
          <w:fldChar w:fldCharType="begin"/>
        </w:r>
        <w:r>
          <w:rPr>
            <w:noProof/>
            <w:webHidden/>
          </w:rPr>
          <w:instrText xml:space="preserve"> PAGEREF _Toc326558192 \h </w:instrText>
        </w:r>
      </w:ins>
      <w:r>
        <w:rPr>
          <w:noProof/>
          <w:webHidden/>
        </w:rPr>
      </w:r>
      <w:r>
        <w:rPr>
          <w:noProof/>
          <w:webHidden/>
        </w:rPr>
        <w:fldChar w:fldCharType="separate"/>
      </w:r>
      <w:ins w:id="194" w:author="Bill" w:date="2012-06-04T07:27:00Z">
        <w:r>
          <w:rPr>
            <w:noProof/>
            <w:webHidden/>
          </w:rPr>
          <w:t>13</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195" w:author="Bill" w:date="2012-06-04T07:27:00Z"/>
          <w:rFonts w:asciiTheme="minorHAnsi" w:hAnsiTheme="minorHAnsi"/>
          <w:noProof/>
          <w:sz w:val="22"/>
        </w:rPr>
      </w:pPr>
      <w:ins w:id="196"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"_Toc326558193"</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3: Kinect's distinctive “psi” calibration pose</w:t>
        </w:r>
        <w:r>
          <w:rPr>
            <w:noProof/>
            <w:webHidden/>
          </w:rPr>
          <w:tab/>
        </w:r>
        <w:r>
          <w:rPr>
            <w:noProof/>
            <w:webHidden/>
          </w:rPr>
          <w:fldChar w:fldCharType="begin"/>
        </w:r>
        <w:r>
          <w:rPr>
            <w:noProof/>
            <w:webHidden/>
          </w:rPr>
          <w:instrText xml:space="preserve"> PAGEREF _Toc326558193 \h </w:instrText>
        </w:r>
      </w:ins>
      <w:r>
        <w:rPr>
          <w:noProof/>
          <w:webHidden/>
        </w:rPr>
      </w:r>
      <w:r>
        <w:rPr>
          <w:noProof/>
          <w:webHidden/>
        </w:rPr>
        <w:fldChar w:fldCharType="separate"/>
      </w:r>
      <w:ins w:id="197" w:author="Bill" w:date="2012-06-04T07:27:00Z">
        <w:r>
          <w:rPr>
            <w:noProof/>
            <w:webHidden/>
          </w:rPr>
          <w:t>16</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198" w:author="Bill" w:date="2012-06-04T07:27:00Z"/>
          <w:rFonts w:asciiTheme="minorHAnsi" w:hAnsiTheme="minorHAnsi"/>
          <w:noProof/>
          <w:sz w:val="22"/>
        </w:rPr>
      </w:pPr>
      <w:ins w:id="199"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"_Toc326558194"</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_Toc326558194 \h </w:instrText>
        </w:r>
      </w:ins>
      <w:r>
        <w:rPr>
          <w:noProof/>
          <w:webHidden/>
        </w:rPr>
      </w:r>
      <w:r>
        <w:rPr>
          <w:noProof/>
          <w:webHidden/>
        </w:rPr>
        <w:fldChar w:fldCharType="separate"/>
      </w:r>
      <w:ins w:id="200" w:author="Bill" w:date="2012-06-04T07:27:00Z">
        <w:r>
          <w:rPr>
            <w:noProof/>
            <w:webHidden/>
          </w:rPr>
          <w:t>19</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01" w:author="Bill" w:date="2012-06-04T07:27:00Z"/>
          <w:rFonts w:asciiTheme="minorHAnsi" w:hAnsiTheme="minorHAnsi"/>
          <w:noProof/>
          <w:sz w:val="22"/>
        </w:rPr>
      </w:pPr>
      <w:ins w:id="202"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"_Toc326558195"</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_Toc326558195 \h </w:instrText>
        </w:r>
      </w:ins>
      <w:r>
        <w:rPr>
          <w:noProof/>
          <w:webHidden/>
        </w:rPr>
      </w:r>
      <w:r>
        <w:rPr>
          <w:noProof/>
          <w:webHidden/>
        </w:rPr>
        <w:fldChar w:fldCharType="separate"/>
      </w:r>
      <w:ins w:id="203" w:author="Bill" w:date="2012-06-04T07:27:00Z">
        <w:r>
          <w:rPr>
            <w:noProof/>
            <w:webHidden/>
          </w:rPr>
          <w:t>20</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04" w:author="Bill" w:date="2012-06-04T07:27:00Z"/>
          <w:rFonts w:asciiTheme="minorHAnsi" w:hAnsiTheme="minorHAnsi"/>
          <w:noProof/>
          <w:sz w:val="22"/>
        </w:rPr>
      </w:pPr>
      <w:ins w:id="205"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"_Toc326558196"</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_Toc326558196 \h </w:instrText>
        </w:r>
      </w:ins>
      <w:r>
        <w:rPr>
          <w:noProof/>
          <w:webHidden/>
        </w:rPr>
      </w:r>
      <w:r>
        <w:rPr>
          <w:noProof/>
          <w:webHidden/>
        </w:rPr>
        <w:fldChar w:fldCharType="separate"/>
      </w:r>
      <w:ins w:id="206" w:author="Bill" w:date="2012-06-04T07:27:00Z">
        <w:r>
          <w:rPr>
            <w:noProof/>
            <w:webHidden/>
          </w:rPr>
          <w:t>22</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07" w:author="Bill" w:date="2012-06-04T07:27:00Z"/>
          <w:rFonts w:asciiTheme="minorHAnsi" w:hAnsiTheme="minorHAnsi"/>
          <w:noProof/>
          <w:sz w:val="22"/>
        </w:rPr>
      </w:pPr>
      <w:ins w:id="208"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"_Toc326558197"</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_Toc326558197 \h </w:instrText>
        </w:r>
      </w:ins>
      <w:r>
        <w:rPr>
          <w:noProof/>
          <w:webHidden/>
        </w:rPr>
      </w:r>
      <w:r>
        <w:rPr>
          <w:noProof/>
          <w:webHidden/>
        </w:rPr>
        <w:fldChar w:fldCharType="separate"/>
      </w:r>
      <w:ins w:id="209" w:author="Bill" w:date="2012-06-04T07:27:00Z">
        <w:r>
          <w:rPr>
            <w:noProof/>
            <w:webHidden/>
          </w:rPr>
          <w:t>25</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10" w:author="Bill" w:date="2012-06-04T07:27:00Z"/>
          <w:rFonts w:asciiTheme="minorHAnsi" w:hAnsiTheme="minorHAnsi"/>
          <w:noProof/>
          <w:sz w:val="22"/>
        </w:rPr>
      </w:pPr>
      <w:ins w:id="211"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"_Toc326558198"</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_Toc326558198 \h </w:instrText>
        </w:r>
      </w:ins>
      <w:r>
        <w:rPr>
          <w:noProof/>
          <w:webHidden/>
        </w:rPr>
      </w:r>
      <w:r>
        <w:rPr>
          <w:noProof/>
          <w:webHidden/>
        </w:rPr>
        <w:fldChar w:fldCharType="separate"/>
      </w:r>
      <w:ins w:id="212" w:author="Bill" w:date="2012-06-04T07:27:00Z">
        <w:r>
          <w:rPr>
            <w:noProof/>
            <w:webHidden/>
          </w:rPr>
          <w:t>26</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13" w:author="Bill" w:date="2012-06-04T07:27:00Z"/>
          <w:rFonts w:asciiTheme="minorHAnsi" w:hAnsiTheme="minorHAnsi"/>
          <w:noProof/>
          <w:sz w:val="22"/>
        </w:rPr>
      </w:pPr>
      <w:ins w:id="214"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"_Toc326558199"</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_Toc326558199 \h </w:instrText>
        </w:r>
      </w:ins>
      <w:r>
        <w:rPr>
          <w:noProof/>
          <w:webHidden/>
        </w:rPr>
      </w:r>
      <w:r>
        <w:rPr>
          <w:noProof/>
          <w:webHidden/>
        </w:rPr>
        <w:fldChar w:fldCharType="separate"/>
      </w:r>
      <w:ins w:id="215" w:author="Bill" w:date="2012-06-04T07:27:00Z">
        <w:r>
          <w:rPr>
            <w:noProof/>
            <w:webHidden/>
          </w:rPr>
          <w:t>27</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16" w:author="Bill" w:date="2012-06-04T07:27:00Z"/>
          <w:rFonts w:asciiTheme="minorHAnsi" w:hAnsiTheme="minorHAnsi"/>
          <w:noProof/>
          <w:sz w:val="22"/>
        </w:rPr>
      </w:pPr>
      <w:ins w:id="217"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"_Toc326558200"</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_Toc326558200 \h </w:instrText>
        </w:r>
      </w:ins>
      <w:r>
        <w:rPr>
          <w:noProof/>
          <w:webHidden/>
        </w:rPr>
      </w:r>
      <w:r>
        <w:rPr>
          <w:noProof/>
          <w:webHidden/>
        </w:rPr>
        <w:fldChar w:fldCharType="separate"/>
      </w:r>
      <w:ins w:id="218" w:author="Bill" w:date="2012-06-04T07:27:00Z">
        <w:r>
          <w:rPr>
            <w:noProof/>
            <w:webHidden/>
          </w:rPr>
          <w:t>28</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19" w:author="Bill" w:date="2012-06-04T07:27:00Z"/>
          <w:rFonts w:asciiTheme="minorHAnsi" w:hAnsiTheme="minorHAnsi"/>
          <w:noProof/>
          <w:sz w:val="22"/>
        </w:rPr>
      </w:pPr>
      <w:ins w:id="220"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"_Toc326558201"</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_Toc326558201 \h </w:instrText>
        </w:r>
      </w:ins>
      <w:r>
        <w:rPr>
          <w:noProof/>
          <w:webHidden/>
        </w:rPr>
      </w:r>
      <w:r>
        <w:rPr>
          <w:noProof/>
          <w:webHidden/>
        </w:rPr>
        <w:fldChar w:fldCharType="separate"/>
      </w:r>
      <w:ins w:id="221" w:author="Bill" w:date="2012-06-04T07:27:00Z">
        <w:r>
          <w:rPr>
            <w:noProof/>
            <w:webHidden/>
          </w:rPr>
          <w:t>29</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22" w:author="Bill" w:date="2012-06-04T07:27:00Z"/>
          <w:rFonts w:asciiTheme="minorHAnsi" w:hAnsiTheme="minorHAnsi"/>
          <w:noProof/>
          <w:sz w:val="22"/>
        </w:rPr>
      </w:pPr>
      <w:ins w:id="223"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"_Toc326558202"</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12: Person-tracking architecture</w:t>
        </w:r>
        <w:r>
          <w:rPr>
            <w:noProof/>
            <w:webHidden/>
          </w:rPr>
          <w:tab/>
        </w:r>
        <w:r>
          <w:rPr>
            <w:noProof/>
            <w:webHidden/>
          </w:rPr>
          <w:fldChar w:fldCharType="begin"/>
        </w:r>
        <w:r>
          <w:rPr>
            <w:noProof/>
            <w:webHidden/>
          </w:rPr>
          <w:instrText xml:space="preserve"> PAGEREF _Toc326558202 \h </w:instrText>
        </w:r>
      </w:ins>
      <w:r>
        <w:rPr>
          <w:noProof/>
          <w:webHidden/>
        </w:rPr>
      </w:r>
      <w:r>
        <w:rPr>
          <w:noProof/>
          <w:webHidden/>
        </w:rPr>
        <w:fldChar w:fldCharType="separate"/>
      </w:r>
      <w:ins w:id="224" w:author="Bill" w:date="2012-06-04T07:27:00Z">
        <w:r>
          <w:rPr>
            <w:noProof/>
            <w:webHidden/>
          </w:rPr>
          <w:t>31</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25" w:author="Bill" w:date="2012-06-04T07:27:00Z"/>
          <w:rFonts w:asciiTheme="minorHAnsi" w:hAnsiTheme="minorHAnsi"/>
          <w:noProof/>
          <w:sz w:val="22"/>
        </w:rPr>
      </w:pPr>
      <w:ins w:id="226"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"_Toc326558203"</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13: Kinect’s RGB image masked for a user, taken after calibration</w:t>
        </w:r>
        <w:r>
          <w:rPr>
            <w:noProof/>
            <w:webHidden/>
          </w:rPr>
          <w:tab/>
        </w:r>
        <w:r>
          <w:rPr>
            <w:noProof/>
            <w:webHidden/>
          </w:rPr>
          <w:fldChar w:fldCharType="begin"/>
        </w:r>
        <w:r>
          <w:rPr>
            <w:noProof/>
            <w:webHidden/>
          </w:rPr>
          <w:instrText xml:space="preserve"> PAGEREF _Toc326558203 \h </w:instrText>
        </w:r>
      </w:ins>
      <w:r>
        <w:rPr>
          <w:noProof/>
          <w:webHidden/>
        </w:rPr>
      </w:r>
      <w:r>
        <w:rPr>
          <w:noProof/>
          <w:webHidden/>
        </w:rPr>
        <w:fldChar w:fldCharType="separate"/>
      </w:r>
      <w:ins w:id="227" w:author="Bill" w:date="2012-06-04T07:27:00Z">
        <w:r>
          <w:rPr>
            <w:noProof/>
            <w:webHidden/>
          </w:rPr>
          <w:t>35</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28" w:author="Bill" w:date="2012-06-04T07:27:00Z"/>
          <w:rFonts w:asciiTheme="minorHAnsi" w:hAnsiTheme="minorHAnsi"/>
          <w:noProof/>
          <w:sz w:val="22"/>
        </w:rPr>
      </w:pPr>
      <w:ins w:id="229"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"_Toc326558204"</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_Toc326558204 \h </w:instrText>
        </w:r>
      </w:ins>
      <w:r>
        <w:rPr>
          <w:noProof/>
          <w:webHidden/>
        </w:rPr>
      </w:r>
      <w:r>
        <w:rPr>
          <w:noProof/>
          <w:webHidden/>
        </w:rPr>
        <w:fldChar w:fldCharType="separate"/>
      </w:r>
      <w:ins w:id="230" w:author="Bill" w:date="2012-06-04T07:27:00Z">
        <w:r>
          <w:rPr>
            <w:noProof/>
            <w:webHidden/>
          </w:rPr>
          <w:t>35</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31" w:author="Bill" w:date="2012-06-04T07:27:00Z"/>
          <w:rFonts w:asciiTheme="minorHAnsi" w:hAnsiTheme="minorHAnsi"/>
          <w:noProof/>
          <w:sz w:val="22"/>
        </w:rPr>
      </w:pPr>
      <w:ins w:id="232"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"_Toc326558205"</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_Toc326558205 \h </w:instrText>
        </w:r>
      </w:ins>
      <w:r>
        <w:rPr>
          <w:noProof/>
          <w:webHidden/>
        </w:rPr>
      </w:r>
      <w:r>
        <w:rPr>
          <w:noProof/>
          <w:webHidden/>
        </w:rPr>
        <w:fldChar w:fldCharType="separate"/>
      </w:r>
      <w:ins w:id="233" w:author="Bill" w:date="2012-06-04T07:27:00Z">
        <w:r>
          <w:rPr>
            <w:noProof/>
            <w:webHidden/>
          </w:rPr>
          <w:t>35</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34" w:author="Bill" w:date="2012-06-04T07:27:00Z"/>
          <w:rFonts w:asciiTheme="minorHAnsi" w:hAnsiTheme="minorHAnsi"/>
          <w:noProof/>
          <w:sz w:val="22"/>
        </w:rPr>
      </w:pPr>
      <w:ins w:id="235"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"_Toc326558206"</w:instrText>
        </w:r>
        <w:r w:rsidRPr="00C93131">
          <w:rPr>
            <w:rStyle w:val="Hyperlink"/>
            <w:noProof/>
          </w:rPr>
          <w:instrText xml:space="preserve"> </w:instrText>
        </w:r>
        <w:r w:rsidRPr="00C93131">
          <w:rPr>
            <w:rStyle w:val="Hyperlink"/>
            <w:noProof/>
          </w:rPr>
          <w:fldChar w:fldCharType="separate"/>
        </w:r>
        <w:r w:rsidRPr="00C93131">
          <w:rPr>
            <w:rStyle w:val="Hyperlink"/>
            <w:noProof/>
          </w:rPr>
          <w:t xml:space="preserve">Figure 16: Correlation over time of user's hue-saturation histogram with </w:t>
        </w:r>
        <m:oMath>
          <m:r>
            <m:rPr>
              <m:sty m:val="p"/>
            </m:rPr>
            <w:rPr>
              <w:rStyle w:val="Hyperlink"/>
              <w:rFonts w:ascii="Cambria Math" w:hAnsi="Cambria Math"/>
              <w:noProof/>
            </w:rPr>
            <m:t>Htrack</m:t>
          </m:r>
        </m:oMath>
        <w:r w:rsidRPr="00C93131">
          <w:rPr>
            <w:rStyle w:val="Hyperlink"/>
            <w:noProof/>
          </w:rPr>
          <w:t xml:space="preserve">  (red) and </w:t>
        </w:r>
        <m:oMath>
          <m:r>
            <m:rPr>
              <m:sty m:val="p"/>
            </m:rPr>
            <w:rPr>
              <w:rStyle w:val="Hyperlink"/>
              <w:rFonts w:ascii="Cambria Math" w:hAnsi="Cambria Math"/>
              <w:noProof/>
            </w:rPr>
            <m:t>Hcal</m:t>
          </m:r>
        </m:oMath>
        <w:r w:rsidRPr="00C93131">
          <w:rPr>
            <w:rStyle w:val="Hyperlink"/>
            <w:noProof/>
          </w:rPr>
          <w:t xml:space="preserve">  (blue)</w:t>
        </w:r>
        <w:r>
          <w:rPr>
            <w:noProof/>
            <w:webHidden/>
          </w:rPr>
          <w:tab/>
        </w:r>
        <w:r>
          <w:rPr>
            <w:noProof/>
            <w:webHidden/>
          </w:rPr>
          <w:fldChar w:fldCharType="begin"/>
        </w:r>
        <w:r>
          <w:rPr>
            <w:noProof/>
            <w:webHidden/>
          </w:rPr>
          <w:instrText xml:space="preserve"> PAGEREF _Toc326558206 \h </w:instrText>
        </w:r>
      </w:ins>
      <w:r>
        <w:rPr>
          <w:noProof/>
          <w:webHidden/>
        </w:rPr>
      </w:r>
      <w:r>
        <w:rPr>
          <w:noProof/>
          <w:webHidden/>
        </w:rPr>
        <w:fldChar w:fldCharType="separate"/>
      </w:r>
      <w:ins w:id="236" w:author="Bill" w:date="2012-06-04T07:27:00Z">
        <w:r>
          <w:rPr>
            <w:noProof/>
            <w:webHidden/>
          </w:rPr>
          <w:t>38</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37" w:author="Bill" w:date="2012-06-04T07:27:00Z"/>
          <w:rFonts w:asciiTheme="minorHAnsi" w:hAnsiTheme="minorHAnsi"/>
          <w:noProof/>
          <w:sz w:val="22"/>
        </w:rPr>
      </w:pPr>
      <w:ins w:id="238"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"_Toc326558207"</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17: Planning module architecture</w:t>
        </w:r>
        <w:r>
          <w:rPr>
            <w:noProof/>
            <w:webHidden/>
          </w:rPr>
          <w:tab/>
        </w:r>
        <w:r>
          <w:rPr>
            <w:noProof/>
            <w:webHidden/>
          </w:rPr>
          <w:fldChar w:fldCharType="begin"/>
        </w:r>
        <w:r>
          <w:rPr>
            <w:noProof/>
            <w:webHidden/>
          </w:rPr>
          <w:instrText xml:space="preserve"> PAGEREF _Toc326558207 \h </w:instrText>
        </w:r>
      </w:ins>
      <w:r>
        <w:rPr>
          <w:noProof/>
          <w:webHidden/>
        </w:rPr>
      </w:r>
      <w:r>
        <w:rPr>
          <w:noProof/>
          <w:webHidden/>
        </w:rPr>
        <w:fldChar w:fldCharType="separate"/>
      </w:r>
      <w:ins w:id="239" w:author="Bill" w:date="2012-06-04T07:27:00Z">
        <w:r>
          <w:rPr>
            <w:noProof/>
            <w:webHidden/>
          </w:rPr>
          <w:t>40</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40" w:author="Bill" w:date="2012-06-04T07:27:00Z"/>
          <w:rFonts w:asciiTheme="minorHAnsi" w:hAnsiTheme="minorHAnsi"/>
          <w:noProof/>
          <w:sz w:val="22"/>
        </w:rPr>
      </w:pPr>
      <w:ins w:id="241"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"_Toc326558208"</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_Toc326558208 \h </w:instrText>
        </w:r>
      </w:ins>
      <w:r>
        <w:rPr>
          <w:noProof/>
          <w:webHidden/>
        </w:rPr>
      </w:r>
      <w:r>
        <w:rPr>
          <w:noProof/>
          <w:webHidden/>
        </w:rPr>
        <w:fldChar w:fldCharType="separate"/>
      </w:r>
      <w:ins w:id="242" w:author="Bill" w:date="2012-06-04T07:27:00Z">
        <w:r>
          <w:rPr>
            <w:noProof/>
            <w:webHidden/>
          </w:rPr>
          <w:t>41</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43" w:author="Bill" w:date="2012-06-04T07:27:00Z"/>
          <w:rFonts w:asciiTheme="minorHAnsi" w:hAnsiTheme="minorHAnsi"/>
          <w:noProof/>
          <w:sz w:val="22"/>
        </w:rPr>
      </w:pPr>
      <w:ins w:id="244"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"_Toc326558209"</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_Toc326558209 \h </w:instrText>
        </w:r>
      </w:ins>
      <w:r>
        <w:rPr>
          <w:noProof/>
          <w:webHidden/>
        </w:rPr>
      </w:r>
      <w:r>
        <w:rPr>
          <w:noProof/>
          <w:webHidden/>
        </w:rPr>
        <w:fldChar w:fldCharType="separate"/>
      </w:r>
      <w:ins w:id="245" w:author="Bill" w:date="2012-06-04T07:27:00Z">
        <w:r>
          <w:rPr>
            <w:noProof/>
            <w:webHidden/>
          </w:rPr>
          <w:t>42</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46" w:author="Bill" w:date="2012-06-04T07:27:00Z"/>
          <w:rFonts w:asciiTheme="minorHAnsi" w:hAnsiTheme="minorHAnsi"/>
          <w:noProof/>
          <w:sz w:val="22"/>
        </w:rPr>
      </w:pPr>
      <w:ins w:id="247"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"_Toc326558210"</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20: Illustration of rolling-window approach</w:t>
        </w:r>
        <w:r>
          <w:rPr>
            <w:noProof/>
            <w:webHidden/>
          </w:rPr>
          <w:tab/>
        </w:r>
        <w:r>
          <w:rPr>
            <w:noProof/>
            <w:webHidden/>
          </w:rPr>
          <w:fldChar w:fldCharType="begin"/>
        </w:r>
        <w:r>
          <w:rPr>
            <w:noProof/>
            <w:webHidden/>
          </w:rPr>
          <w:instrText xml:space="preserve"> PAGEREF _Toc326558210 \h </w:instrText>
        </w:r>
      </w:ins>
      <w:r>
        <w:rPr>
          <w:noProof/>
          <w:webHidden/>
        </w:rPr>
      </w:r>
      <w:r>
        <w:rPr>
          <w:noProof/>
          <w:webHidden/>
        </w:rPr>
        <w:fldChar w:fldCharType="separate"/>
      </w:r>
      <w:ins w:id="248" w:author="Bill" w:date="2012-06-04T07:27:00Z">
        <w:r>
          <w:rPr>
            <w:noProof/>
            <w:webHidden/>
          </w:rPr>
          <w:t>44</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49" w:author="Bill" w:date="2012-06-04T07:27:00Z"/>
          <w:rFonts w:asciiTheme="minorHAnsi" w:hAnsiTheme="minorHAnsi"/>
          <w:noProof/>
          <w:sz w:val="22"/>
        </w:rPr>
      </w:pPr>
      <w:ins w:id="250"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"_Toc326558211"</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_Toc326558211 \h </w:instrText>
        </w:r>
      </w:ins>
      <w:r>
        <w:rPr>
          <w:noProof/>
          <w:webHidden/>
        </w:rPr>
      </w:r>
      <w:r>
        <w:rPr>
          <w:noProof/>
          <w:webHidden/>
        </w:rPr>
        <w:fldChar w:fldCharType="separate"/>
      </w:r>
      <w:ins w:id="251" w:author="Bill" w:date="2012-06-04T07:27:00Z">
        <w:r>
          <w:rPr>
            <w:noProof/>
            <w:webHidden/>
          </w:rPr>
          <w:t>47</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52" w:author="Bill" w:date="2012-06-04T07:27:00Z"/>
          <w:rFonts w:asciiTheme="minorHAnsi" w:hAnsiTheme="minorHAnsi"/>
          <w:noProof/>
          <w:sz w:val="22"/>
        </w:rPr>
      </w:pPr>
      <w:ins w:id="253"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"_Toc326558212"</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_Toc326558212 \h </w:instrText>
        </w:r>
      </w:ins>
      <w:r>
        <w:rPr>
          <w:noProof/>
          <w:webHidden/>
        </w:rPr>
      </w:r>
      <w:r>
        <w:rPr>
          <w:noProof/>
          <w:webHidden/>
        </w:rPr>
        <w:fldChar w:fldCharType="separate"/>
      </w:r>
      <w:ins w:id="254" w:author="Bill" w:date="2012-06-04T07:27:00Z">
        <w:r>
          <w:rPr>
            <w:noProof/>
            <w:webHidden/>
          </w:rPr>
          <w:t>49</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55" w:author="Bill" w:date="2012-06-04T07:27:00Z"/>
          <w:rFonts w:asciiTheme="minorHAnsi" w:hAnsiTheme="minorHAnsi"/>
          <w:noProof/>
          <w:sz w:val="22"/>
        </w:rPr>
      </w:pPr>
      <w:ins w:id="256"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"_Toc326558213"</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_Toc326558213 \h </w:instrText>
        </w:r>
      </w:ins>
      <w:r>
        <w:rPr>
          <w:noProof/>
          <w:webHidden/>
        </w:rPr>
      </w:r>
      <w:r>
        <w:rPr>
          <w:noProof/>
          <w:webHidden/>
        </w:rPr>
        <w:fldChar w:fldCharType="separate"/>
      </w:r>
      <w:ins w:id="257" w:author="Bill" w:date="2012-06-04T07:27:00Z">
        <w:r>
          <w:rPr>
            <w:noProof/>
            <w:webHidden/>
          </w:rPr>
          <w:t>50</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58" w:author="Bill" w:date="2012-06-04T07:27:00Z"/>
          <w:rFonts w:asciiTheme="minorHAnsi" w:hAnsiTheme="minorHAnsi"/>
          <w:noProof/>
          <w:sz w:val="22"/>
        </w:rPr>
      </w:pPr>
      <w:ins w:id="259"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"_Toc326558214"</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_Toc326558214 \h </w:instrText>
        </w:r>
      </w:ins>
      <w:r>
        <w:rPr>
          <w:noProof/>
          <w:webHidden/>
        </w:rPr>
      </w:r>
      <w:r>
        <w:rPr>
          <w:noProof/>
          <w:webHidden/>
        </w:rPr>
        <w:fldChar w:fldCharType="separate"/>
      </w:r>
      <w:ins w:id="260" w:author="Bill" w:date="2012-06-04T07:27:00Z">
        <w:r>
          <w:rPr>
            <w:noProof/>
            <w:webHidden/>
          </w:rPr>
          <w:t>51</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61" w:author="Bill" w:date="2012-06-04T07:27:00Z"/>
          <w:rFonts w:asciiTheme="minorHAnsi" w:hAnsiTheme="minorHAnsi"/>
          <w:noProof/>
          <w:sz w:val="22"/>
        </w:rPr>
      </w:pPr>
      <w:ins w:id="262"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"_Toc326558215"</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_Toc326558215 \h </w:instrText>
        </w:r>
      </w:ins>
      <w:r>
        <w:rPr>
          <w:noProof/>
          <w:webHidden/>
        </w:rPr>
      </w:r>
      <w:r>
        <w:rPr>
          <w:noProof/>
          <w:webHidden/>
        </w:rPr>
        <w:fldChar w:fldCharType="separate"/>
      </w:r>
      <w:ins w:id="263" w:author="Bill" w:date="2012-06-04T07:27:00Z">
        <w:r>
          <w:rPr>
            <w:noProof/>
            <w:webHidden/>
          </w:rPr>
          <w:t>53</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64" w:author="Bill" w:date="2012-06-04T07:27:00Z"/>
          <w:rFonts w:asciiTheme="minorHAnsi" w:hAnsiTheme="minorHAnsi"/>
          <w:noProof/>
          <w:sz w:val="22"/>
        </w:rPr>
      </w:pPr>
      <w:ins w:id="265"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"_Toc326558216"</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_Toc326558216 \h </w:instrText>
        </w:r>
      </w:ins>
      <w:r>
        <w:rPr>
          <w:noProof/>
          <w:webHidden/>
        </w:rPr>
      </w:r>
      <w:r>
        <w:rPr>
          <w:noProof/>
          <w:webHidden/>
        </w:rPr>
        <w:fldChar w:fldCharType="separate"/>
      </w:r>
      <w:ins w:id="266" w:author="Bill" w:date="2012-06-04T07:27:00Z">
        <w:r>
          <w:rPr>
            <w:noProof/>
            <w:webHidden/>
          </w:rPr>
          <w:t>53</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67" w:author="Bill" w:date="2012-06-04T07:27:00Z"/>
          <w:rFonts w:asciiTheme="minorHAnsi" w:hAnsiTheme="minorHAnsi"/>
          <w:noProof/>
          <w:sz w:val="22"/>
        </w:rPr>
      </w:pPr>
      <w:ins w:id="268" w:author="Bill" w:date="2012-06-04T07:27:00Z">
        <w:r w:rsidRPr="00C93131">
          <w:rPr>
            <w:rStyle w:val="Hyperlink"/>
            <w:noProof/>
          </w:rPr>
          <w:fldChar w:fldCharType="begin"/>
        </w:r>
        <w:r w:rsidRPr="00C93131">
          <w:rPr>
            <w:rStyle w:val="Hyperlink"/>
            <w:noProof/>
          </w:rPr>
          <w:instrText xml:space="preserve"> </w:instrText>
        </w:r>
        <w:r>
          <w:rPr>
            <w:noProof/>
          </w:rPr>
          <w:instrText>HYPERLINK \l "_Toc326558217"</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_Toc326558217 \h </w:instrText>
        </w:r>
      </w:ins>
      <w:r>
        <w:rPr>
          <w:noProof/>
          <w:webHidden/>
        </w:rPr>
      </w:r>
      <w:r>
        <w:rPr>
          <w:noProof/>
          <w:webHidden/>
        </w:rPr>
        <w:fldChar w:fldCharType="separate"/>
      </w:r>
      <w:ins w:id="269" w:author="Bill" w:date="2012-06-04T07:27:00Z">
        <w:r>
          <w:rPr>
            <w:noProof/>
            <w:webHidden/>
          </w:rPr>
          <w:t>55</w:t>
        </w:r>
        <w:r>
          <w:rPr>
            <w:noProof/>
            <w:webHidden/>
          </w:rPr>
          <w:fldChar w:fldCharType="end"/>
        </w:r>
        <w:r w:rsidRPr="00C93131">
          <w:rPr>
            <w:rStyle w:val="Hyperlink"/>
            <w:noProof/>
          </w:rPr>
          <w:fldChar w:fldCharType="end"/>
        </w:r>
      </w:ins>
    </w:p>
    <w:p w:rsidR="00513728" w:rsidRDefault="00513728">
      <w:pPr>
        <w:pStyle w:val="TableofFigures"/>
        <w:tabs>
          <w:tab w:val="right" w:leader="dot" w:pos="8630"/>
        </w:tabs>
        <w:rPr>
          <w:ins w:id="270" w:author="Bill" w:date="2012-06-04T07:27:00Z"/>
          <w:rFonts w:asciiTheme="minorHAnsi" w:hAnsiTheme="minorHAnsi"/>
          <w:noProof/>
          <w:sz w:val="22"/>
        </w:rPr>
      </w:pPr>
      <w:ins w:id="271" w:author="Bill" w:date="2012-06-04T07:27:00Z">
        <w:r w:rsidRPr="00C93131">
          <w:rPr>
            <w:rStyle w:val="Hyperlink"/>
            <w:noProof/>
          </w:rPr>
          <w:lastRenderedPageBreak/>
          <w:fldChar w:fldCharType="begin"/>
        </w:r>
        <w:r w:rsidRPr="00C93131">
          <w:rPr>
            <w:rStyle w:val="Hyperlink"/>
            <w:noProof/>
          </w:rPr>
          <w:instrText xml:space="preserve"> </w:instrText>
        </w:r>
        <w:r>
          <w:rPr>
            <w:noProof/>
          </w:rPr>
          <w:instrText>HYPERLINK \l "_Toc326558218"</w:instrText>
        </w:r>
        <w:r w:rsidRPr="00C93131">
          <w:rPr>
            <w:rStyle w:val="Hyperlink"/>
            <w:noProof/>
          </w:rPr>
          <w:instrText xml:space="preserve"> </w:instrText>
        </w:r>
        <w:r w:rsidRPr="00C93131">
          <w:rPr>
            <w:rStyle w:val="Hyperlink"/>
            <w:noProof/>
          </w:rPr>
          <w:fldChar w:fldCharType="separate"/>
        </w:r>
        <w:r w:rsidRPr="00C93131">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_Toc326558218 \h </w:instrText>
        </w:r>
      </w:ins>
      <w:r>
        <w:rPr>
          <w:noProof/>
          <w:webHidden/>
        </w:rPr>
      </w:r>
      <w:r>
        <w:rPr>
          <w:noProof/>
          <w:webHidden/>
        </w:rPr>
        <w:fldChar w:fldCharType="separate"/>
      </w:r>
      <w:ins w:id="272" w:author="Bill" w:date="2012-06-04T07:27:00Z">
        <w:r>
          <w:rPr>
            <w:noProof/>
            <w:webHidden/>
          </w:rPr>
          <w:t>55</w:t>
        </w:r>
        <w:r>
          <w:rPr>
            <w:noProof/>
            <w:webHidden/>
          </w:rPr>
          <w:fldChar w:fldCharType="end"/>
        </w:r>
        <w:r w:rsidRPr="00C93131">
          <w:rPr>
            <w:rStyle w:val="Hyperlink"/>
            <w:noProof/>
          </w:rPr>
          <w:fldChar w:fldCharType="end"/>
        </w:r>
      </w:ins>
    </w:p>
    <w:p w:rsidR="00807468" w:rsidDel="00513728" w:rsidRDefault="00807468">
      <w:pPr>
        <w:pStyle w:val="TableofFigures"/>
        <w:tabs>
          <w:tab w:val="right" w:leader="dot" w:pos="8630"/>
        </w:tabs>
        <w:rPr>
          <w:del w:id="273" w:author="Bill" w:date="2012-06-04T07:27:00Z"/>
          <w:rFonts w:asciiTheme="minorHAnsi" w:hAnsiTheme="minorHAnsi"/>
          <w:noProof/>
          <w:sz w:val="22"/>
        </w:rPr>
      </w:pPr>
      <w:del w:id="274" w:author="Bill" w:date="2012-06-04T07:27:00Z">
        <w:r w:rsidRPr="00513728" w:rsidDel="00513728">
          <w:rPr>
            <w:rPrChange w:id="275" w:author="Bill" w:date="2012-06-04T07:27:00Z">
              <w:rPr>
                <w:rStyle w:val="Hyperlink"/>
                <w:noProof/>
              </w:rPr>
            </w:rPrChange>
          </w:rPr>
          <w:delText>Figure 1: Harlie, the mobile robot</w:delText>
        </w:r>
        <w:r w:rsidDel="00513728">
          <w:rPr>
            <w:noProof/>
            <w:webHidden/>
          </w:rPr>
          <w:tab/>
          <w:delText>10</w:delText>
        </w:r>
      </w:del>
    </w:p>
    <w:p w:rsidR="00807468" w:rsidDel="00513728" w:rsidRDefault="00807468">
      <w:pPr>
        <w:pStyle w:val="TableofFigures"/>
        <w:tabs>
          <w:tab w:val="right" w:leader="dot" w:pos="8630"/>
        </w:tabs>
        <w:rPr>
          <w:del w:id="276" w:author="Bill" w:date="2012-06-04T07:27:00Z"/>
          <w:rFonts w:asciiTheme="minorHAnsi" w:hAnsiTheme="minorHAnsi"/>
          <w:noProof/>
          <w:sz w:val="22"/>
        </w:rPr>
      </w:pPr>
      <w:del w:id="277" w:author="Bill" w:date="2012-06-04T07:27:00Z">
        <w:r w:rsidRPr="00513728" w:rsidDel="00513728">
          <w:rPr>
            <w:rPrChange w:id="278" w:author="Bill" w:date="2012-06-04T07:27:00Z">
              <w:rPr>
                <w:rStyle w:val="Hyperlink"/>
                <w:noProof/>
              </w:rPr>
            </w:rPrChange>
          </w:rPr>
          <w:delText>Figure 2: Overall software architecture</w:delText>
        </w:r>
        <w:r w:rsidDel="00513728">
          <w:rPr>
            <w:noProof/>
            <w:webHidden/>
          </w:rPr>
          <w:tab/>
          <w:delText>13</w:delText>
        </w:r>
      </w:del>
    </w:p>
    <w:p w:rsidR="00807468" w:rsidDel="00513728" w:rsidRDefault="00807468">
      <w:pPr>
        <w:pStyle w:val="TableofFigures"/>
        <w:tabs>
          <w:tab w:val="right" w:leader="dot" w:pos="8630"/>
        </w:tabs>
        <w:rPr>
          <w:del w:id="279" w:author="Bill" w:date="2012-06-04T07:27:00Z"/>
          <w:rFonts w:asciiTheme="minorHAnsi" w:hAnsiTheme="minorHAnsi"/>
          <w:noProof/>
          <w:sz w:val="22"/>
        </w:rPr>
      </w:pPr>
      <w:del w:id="280" w:author="Bill" w:date="2012-06-04T07:27:00Z">
        <w:r w:rsidRPr="00513728" w:rsidDel="00513728">
          <w:rPr>
            <w:rPrChange w:id="281" w:author="Bill" w:date="2012-06-04T07:27:00Z">
              <w:rPr>
                <w:rStyle w:val="Hyperlink"/>
                <w:noProof/>
              </w:rPr>
            </w:rPrChange>
          </w:rPr>
          <w:delText>Figure 3: Kinect's distinctive “psi” calibration pose</w:delText>
        </w:r>
        <w:r w:rsidDel="00513728">
          <w:rPr>
            <w:noProof/>
            <w:webHidden/>
          </w:rPr>
          <w:tab/>
          <w:delText>16</w:delText>
        </w:r>
      </w:del>
    </w:p>
    <w:p w:rsidR="00807468" w:rsidDel="00513728" w:rsidRDefault="00807468">
      <w:pPr>
        <w:pStyle w:val="TableofFigures"/>
        <w:tabs>
          <w:tab w:val="right" w:leader="dot" w:pos="8630"/>
        </w:tabs>
        <w:rPr>
          <w:del w:id="282" w:author="Bill" w:date="2012-06-04T07:27:00Z"/>
          <w:rFonts w:asciiTheme="minorHAnsi" w:hAnsiTheme="minorHAnsi"/>
          <w:noProof/>
          <w:sz w:val="22"/>
        </w:rPr>
      </w:pPr>
      <w:del w:id="283" w:author="Bill" w:date="2012-06-04T07:27:00Z">
        <w:r w:rsidRPr="00513728" w:rsidDel="00513728">
          <w:rPr>
            <w:rPrChange w:id="284" w:author="Bill" w:date="2012-06-04T07:27:00Z">
              <w:rPr>
                <w:rStyle w:val="Hyperlink"/>
                <w:noProof/>
              </w:rPr>
            </w:rPrChange>
          </w:rPr>
          <w:delText>Figure 4: Obstacle avoidance may lead to target loss due to Kinect’s limited field of view</w:delText>
        </w:r>
        <w:r w:rsidDel="00513728">
          <w:rPr>
            <w:noProof/>
            <w:webHidden/>
          </w:rPr>
          <w:tab/>
          <w:delText>19</w:delText>
        </w:r>
      </w:del>
    </w:p>
    <w:p w:rsidR="00807468" w:rsidDel="00513728" w:rsidRDefault="00807468">
      <w:pPr>
        <w:pStyle w:val="TableofFigures"/>
        <w:tabs>
          <w:tab w:val="right" w:leader="dot" w:pos="8630"/>
        </w:tabs>
        <w:rPr>
          <w:del w:id="285" w:author="Bill" w:date="2012-06-04T07:27:00Z"/>
          <w:rFonts w:asciiTheme="minorHAnsi" w:hAnsiTheme="minorHAnsi"/>
          <w:noProof/>
          <w:sz w:val="22"/>
        </w:rPr>
      </w:pPr>
      <w:del w:id="286" w:author="Bill" w:date="2012-06-04T07:27:00Z">
        <w:r w:rsidRPr="00513728" w:rsidDel="00513728">
          <w:rPr>
            <w:rPrChange w:id="287" w:author="Bill" w:date="2012-06-04T07:27:00Z">
              <w:rPr>
                <w:rStyle w:val="Hyperlink"/>
                <w:noProof/>
              </w:rPr>
            </w:rPrChange>
          </w:rPr>
          <w:delText>Figure 5: Difficulties arise in tracking a user in contact with a chair</w:delText>
        </w:r>
        <w:r w:rsidDel="00513728">
          <w:rPr>
            <w:noProof/>
            <w:webHidden/>
          </w:rPr>
          <w:tab/>
          <w:delText>20</w:delText>
        </w:r>
      </w:del>
    </w:p>
    <w:p w:rsidR="00807468" w:rsidDel="00513728" w:rsidRDefault="00807468">
      <w:pPr>
        <w:pStyle w:val="TableofFigures"/>
        <w:tabs>
          <w:tab w:val="right" w:leader="dot" w:pos="8630"/>
        </w:tabs>
        <w:rPr>
          <w:del w:id="288" w:author="Bill" w:date="2012-06-04T07:27:00Z"/>
          <w:rFonts w:asciiTheme="minorHAnsi" w:hAnsiTheme="minorHAnsi"/>
          <w:noProof/>
          <w:sz w:val="22"/>
        </w:rPr>
      </w:pPr>
      <w:del w:id="289" w:author="Bill" w:date="2012-06-04T07:27:00Z">
        <w:r w:rsidRPr="00513728" w:rsidDel="00513728">
          <w:rPr>
            <w:rPrChange w:id="290" w:author="Bill" w:date="2012-06-04T07:27:00Z">
              <w:rPr>
                <w:rStyle w:val="Hyperlink"/>
                <w:noProof/>
              </w:rPr>
            </w:rPrChange>
          </w:rPr>
          <w:delText>Figure 6: Tracking performance of Kinect under motion</w:delText>
        </w:r>
        <w:r w:rsidDel="00513728">
          <w:rPr>
            <w:noProof/>
            <w:webHidden/>
          </w:rPr>
          <w:tab/>
          <w:delText>22</w:delText>
        </w:r>
      </w:del>
    </w:p>
    <w:p w:rsidR="00807468" w:rsidDel="00513728" w:rsidRDefault="00807468">
      <w:pPr>
        <w:pStyle w:val="TableofFigures"/>
        <w:tabs>
          <w:tab w:val="right" w:leader="dot" w:pos="8630"/>
        </w:tabs>
        <w:rPr>
          <w:del w:id="291" w:author="Bill" w:date="2012-06-04T07:27:00Z"/>
          <w:rFonts w:asciiTheme="minorHAnsi" w:hAnsiTheme="minorHAnsi"/>
          <w:noProof/>
          <w:sz w:val="22"/>
        </w:rPr>
      </w:pPr>
      <w:del w:id="292" w:author="Bill" w:date="2012-06-04T07:27:00Z">
        <w:r w:rsidRPr="00513728" w:rsidDel="00513728">
          <w:rPr>
            <w:rPrChange w:id="293" w:author="Bill" w:date="2012-06-04T07:27:00Z">
              <w:rPr>
                <w:rStyle w:val="Hyperlink"/>
                <w:noProof/>
              </w:rPr>
            </w:rPrChange>
          </w:rPr>
          <w:delText>Figure 7: DP155 Base Pan (left),      Phidgets 1066_0 Servo Controller (right)</w:delText>
        </w:r>
        <w:r w:rsidDel="00513728">
          <w:rPr>
            <w:noProof/>
            <w:webHidden/>
          </w:rPr>
          <w:tab/>
          <w:delText>25</w:delText>
        </w:r>
      </w:del>
    </w:p>
    <w:p w:rsidR="00807468" w:rsidDel="00513728" w:rsidRDefault="00807468">
      <w:pPr>
        <w:pStyle w:val="TableofFigures"/>
        <w:tabs>
          <w:tab w:val="right" w:leader="dot" w:pos="8630"/>
        </w:tabs>
        <w:rPr>
          <w:del w:id="294" w:author="Bill" w:date="2012-06-04T07:27:00Z"/>
          <w:rFonts w:asciiTheme="minorHAnsi" w:hAnsiTheme="minorHAnsi"/>
          <w:noProof/>
          <w:sz w:val="22"/>
        </w:rPr>
      </w:pPr>
      <w:del w:id="295" w:author="Bill" w:date="2012-06-04T07:27:00Z">
        <w:r w:rsidRPr="00513728" w:rsidDel="00513728">
          <w:rPr>
            <w:rPrChange w:id="296" w:author="Bill" w:date="2012-06-04T07:27:00Z">
              <w:rPr>
                <w:rStyle w:val="Hyperlink"/>
                <w:noProof/>
              </w:rPr>
            </w:rPrChange>
          </w:rPr>
          <w:delText>Figure 8: Output from Phidgets 1066_0, showing commanded position and open-loop feedback for position and velocity</w:delText>
        </w:r>
        <w:r w:rsidDel="00513728">
          <w:rPr>
            <w:noProof/>
            <w:webHidden/>
          </w:rPr>
          <w:tab/>
          <w:delText>26</w:delText>
        </w:r>
      </w:del>
    </w:p>
    <w:p w:rsidR="00807468" w:rsidDel="00513728" w:rsidRDefault="00807468">
      <w:pPr>
        <w:pStyle w:val="TableofFigures"/>
        <w:tabs>
          <w:tab w:val="right" w:leader="dot" w:pos="8630"/>
        </w:tabs>
        <w:rPr>
          <w:del w:id="297" w:author="Bill" w:date="2012-06-04T07:27:00Z"/>
          <w:rFonts w:asciiTheme="minorHAnsi" w:hAnsiTheme="minorHAnsi"/>
          <w:noProof/>
          <w:sz w:val="22"/>
        </w:rPr>
      </w:pPr>
      <w:del w:id="298" w:author="Bill" w:date="2012-06-04T07:27:00Z">
        <w:r w:rsidRPr="00513728" w:rsidDel="00513728">
          <w:rPr>
            <w:rPrChange w:id="299" w:author="Bill" w:date="2012-06-04T07:27:00Z">
              <w:rPr>
                <w:rStyle w:val="Hyperlink"/>
                <w:noProof/>
              </w:rPr>
            </w:rPrChange>
          </w:rPr>
          <w:delText>Figure 9: Kinect's effective FOV without (left) and with (right) pan mount</w:delText>
        </w:r>
        <w:r w:rsidDel="00513728">
          <w:rPr>
            <w:noProof/>
            <w:webHidden/>
          </w:rPr>
          <w:tab/>
          <w:delText>26</w:delText>
        </w:r>
      </w:del>
    </w:p>
    <w:p w:rsidR="00807468" w:rsidDel="00513728" w:rsidRDefault="00807468">
      <w:pPr>
        <w:pStyle w:val="TableofFigures"/>
        <w:tabs>
          <w:tab w:val="right" w:leader="dot" w:pos="8630"/>
        </w:tabs>
        <w:rPr>
          <w:del w:id="300" w:author="Bill" w:date="2012-06-04T07:27:00Z"/>
          <w:rFonts w:asciiTheme="minorHAnsi" w:hAnsiTheme="minorHAnsi"/>
          <w:noProof/>
          <w:sz w:val="22"/>
        </w:rPr>
      </w:pPr>
      <w:del w:id="301" w:author="Bill" w:date="2012-06-04T07:27:00Z">
        <w:r w:rsidRPr="00513728" w:rsidDel="00513728">
          <w:rPr>
            <w:rPrChange w:id="302" w:author="Bill" w:date="2012-06-04T07:27:00Z">
              <w:rPr>
                <w:rStyle w:val="Hyperlink"/>
                <w:noProof/>
              </w:rPr>
            </w:rPrChange>
          </w:rPr>
          <w:delText>Figure 10: World coordinates of detected face while pan mount is under motion.  True position is at (0,145).  Discrepancy is due to errors in the pan mount’s ability to accurately report its angular position and publish an accurate transform to world coordinates.</w:delText>
        </w:r>
        <w:r w:rsidDel="00513728">
          <w:rPr>
            <w:noProof/>
            <w:webHidden/>
          </w:rPr>
          <w:tab/>
          <w:delText>28</w:delText>
        </w:r>
      </w:del>
    </w:p>
    <w:p w:rsidR="00807468" w:rsidDel="00513728" w:rsidRDefault="00807468">
      <w:pPr>
        <w:pStyle w:val="TableofFigures"/>
        <w:tabs>
          <w:tab w:val="right" w:leader="dot" w:pos="8630"/>
        </w:tabs>
        <w:rPr>
          <w:del w:id="303" w:author="Bill" w:date="2012-06-04T07:27:00Z"/>
          <w:rFonts w:asciiTheme="minorHAnsi" w:hAnsiTheme="minorHAnsi"/>
          <w:noProof/>
          <w:sz w:val="22"/>
        </w:rPr>
      </w:pPr>
      <w:del w:id="304" w:author="Bill" w:date="2012-06-04T07:27:00Z">
        <w:r w:rsidRPr="00513728" w:rsidDel="00513728">
          <w:rPr>
            <w:rPrChange w:id="305" w:author="Bill" w:date="2012-06-04T07:27:00Z">
              <w:rPr>
                <w:rStyle w:val="Hyperlink"/>
                <w:noProof/>
              </w:rPr>
            </w:rPrChange>
          </w:rPr>
          <w:delText>Figure 11: Tracking performance of Kinect with pan compensation</w:delText>
        </w:r>
        <w:r w:rsidDel="00513728">
          <w:rPr>
            <w:noProof/>
            <w:webHidden/>
          </w:rPr>
          <w:tab/>
          <w:delText>29</w:delText>
        </w:r>
      </w:del>
    </w:p>
    <w:p w:rsidR="00807468" w:rsidDel="00513728" w:rsidRDefault="00807468">
      <w:pPr>
        <w:pStyle w:val="TableofFigures"/>
        <w:tabs>
          <w:tab w:val="right" w:leader="dot" w:pos="8630"/>
        </w:tabs>
        <w:rPr>
          <w:del w:id="306" w:author="Bill" w:date="2012-06-04T07:27:00Z"/>
          <w:rFonts w:asciiTheme="minorHAnsi" w:hAnsiTheme="minorHAnsi"/>
          <w:noProof/>
          <w:sz w:val="22"/>
        </w:rPr>
      </w:pPr>
      <w:del w:id="307" w:author="Bill" w:date="2012-06-04T07:27:00Z">
        <w:r w:rsidRPr="00513728" w:rsidDel="00513728">
          <w:rPr>
            <w:rPrChange w:id="308" w:author="Bill" w:date="2012-06-04T07:27:00Z">
              <w:rPr>
                <w:rStyle w:val="Hyperlink"/>
                <w:noProof/>
              </w:rPr>
            </w:rPrChange>
          </w:rPr>
          <w:delText>Figure 12: Person-tracking architecture</w:delText>
        </w:r>
        <w:r w:rsidDel="00513728">
          <w:rPr>
            <w:noProof/>
            <w:webHidden/>
          </w:rPr>
          <w:tab/>
          <w:delText>31</w:delText>
        </w:r>
      </w:del>
    </w:p>
    <w:p w:rsidR="00807468" w:rsidDel="00513728" w:rsidRDefault="00807468">
      <w:pPr>
        <w:pStyle w:val="TableofFigures"/>
        <w:tabs>
          <w:tab w:val="right" w:leader="dot" w:pos="8630"/>
        </w:tabs>
        <w:rPr>
          <w:del w:id="309" w:author="Bill" w:date="2012-06-04T07:27:00Z"/>
          <w:rFonts w:asciiTheme="minorHAnsi" w:hAnsiTheme="minorHAnsi"/>
          <w:noProof/>
          <w:sz w:val="22"/>
        </w:rPr>
      </w:pPr>
      <w:del w:id="310" w:author="Bill" w:date="2012-06-04T07:27:00Z">
        <w:r w:rsidRPr="00513728" w:rsidDel="00513728">
          <w:rPr>
            <w:rPrChange w:id="311" w:author="Bill" w:date="2012-06-04T07:27:00Z">
              <w:rPr>
                <w:rStyle w:val="Hyperlink"/>
                <w:noProof/>
              </w:rPr>
            </w:rPrChange>
          </w:rPr>
          <w:delText>Figure 13: Kinect’s RGB image masked for a user, taken after calibration</w:delText>
        </w:r>
        <w:r w:rsidDel="00513728">
          <w:rPr>
            <w:noProof/>
            <w:webHidden/>
          </w:rPr>
          <w:tab/>
          <w:delText>35</w:delText>
        </w:r>
      </w:del>
    </w:p>
    <w:p w:rsidR="00807468" w:rsidDel="00513728" w:rsidRDefault="00807468">
      <w:pPr>
        <w:pStyle w:val="TableofFigures"/>
        <w:tabs>
          <w:tab w:val="right" w:leader="dot" w:pos="8630"/>
        </w:tabs>
        <w:rPr>
          <w:del w:id="312" w:author="Bill" w:date="2012-06-04T07:27:00Z"/>
          <w:rFonts w:asciiTheme="minorHAnsi" w:hAnsiTheme="minorHAnsi"/>
          <w:noProof/>
          <w:sz w:val="22"/>
        </w:rPr>
      </w:pPr>
      <w:del w:id="313" w:author="Bill" w:date="2012-06-04T07:27:00Z">
        <w:r w:rsidRPr="00513728" w:rsidDel="00513728">
          <w:rPr>
            <w:rPrChange w:id="314" w:author="Bill" w:date="2012-06-04T07:27:00Z">
              <w:rPr>
                <w:rStyle w:val="Hyperlink"/>
                <w:noProof/>
              </w:rPr>
            </w:rPrChange>
          </w:rPr>
          <w:delText>Figure 14: Histogram computed from Figure 13: hue on horizontal axis, saturation on vertical axis, brightness represents to histogram value.</w:delText>
        </w:r>
        <w:r w:rsidDel="00513728">
          <w:rPr>
            <w:noProof/>
            <w:webHidden/>
          </w:rPr>
          <w:tab/>
          <w:delText>35</w:delText>
        </w:r>
      </w:del>
    </w:p>
    <w:p w:rsidR="00807468" w:rsidDel="00513728" w:rsidRDefault="00807468">
      <w:pPr>
        <w:pStyle w:val="TableofFigures"/>
        <w:tabs>
          <w:tab w:val="right" w:leader="dot" w:pos="8630"/>
        </w:tabs>
        <w:rPr>
          <w:del w:id="315" w:author="Bill" w:date="2012-06-04T07:27:00Z"/>
          <w:rFonts w:asciiTheme="minorHAnsi" w:hAnsiTheme="minorHAnsi"/>
          <w:noProof/>
          <w:sz w:val="22"/>
        </w:rPr>
      </w:pPr>
      <w:del w:id="316" w:author="Bill" w:date="2012-06-04T07:27:00Z">
        <w:r w:rsidRPr="00513728" w:rsidDel="00513728">
          <w:rPr>
            <w:rPrChange w:id="317" w:author="Bill" w:date="2012-06-04T07:27:00Z">
              <w:rPr>
                <w:rStyle w:val="Hyperlink"/>
                <w:noProof/>
              </w:rPr>
            </w:rPrChange>
          </w:rPr>
          <w:delText>Figure 15: Alternate view of Figure 14 as 3D surface plot</w:delText>
        </w:r>
        <w:r w:rsidDel="00513728">
          <w:rPr>
            <w:noProof/>
            <w:webHidden/>
          </w:rPr>
          <w:tab/>
          <w:delText>35</w:delText>
        </w:r>
      </w:del>
    </w:p>
    <w:p w:rsidR="00807468" w:rsidDel="00513728" w:rsidRDefault="00807468">
      <w:pPr>
        <w:pStyle w:val="TableofFigures"/>
        <w:tabs>
          <w:tab w:val="right" w:leader="dot" w:pos="8630"/>
        </w:tabs>
        <w:rPr>
          <w:del w:id="318" w:author="Bill" w:date="2012-06-04T07:27:00Z"/>
          <w:rFonts w:asciiTheme="minorHAnsi" w:hAnsiTheme="minorHAnsi"/>
          <w:noProof/>
          <w:sz w:val="22"/>
        </w:rPr>
      </w:pPr>
      <w:del w:id="319" w:author="Bill" w:date="2012-06-04T07:27:00Z">
        <w:r w:rsidRPr="00513728" w:rsidDel="00513728">
          <w:rPr>
            <w:rPrChange w:id="320" w:author="Bill" w:date="2012-06-04T07:27:00Z">
              <w:rPr>
                <w:rStyle w:val="Hyperlink"/>
                <w:noProof/>
              </w:rPr>
            </w:rPrChange>
          </w:rPr>
          <w:delText xml:space="preserve">Figure 16: Correlation over time of user's hue-saturation histogram with </w:delText>
        </w:r>
        <m:oMath>
          <m:r>
            <m:rPr>
              <m:sty m:val="p"/>
            </m:rPr>
            <w:rPr>
              <w:rPrChange w:id="321" w:author="Bill" w:date="2012-06-04T07:27:00Z">
                <w:rPr>
                  <w:rStyle w:val="Hyperlink"/>
                  <w:rFonts w:ascii="Cambria Math" w:hAnsi="Cambria Math"/>
                  <w:noProof/>
                </w:rPr>
              </w:rPrChange>
            </w:rPr>
            <m:t>Htrack</m:t>
          </m:r>
        </m:oMath>
        <w:r w:rsidRPr="00513728" w:rsidDel="00513728">
          <w:rPr>
            <w:rPrChange w:id="322" w:author="Bill" w:date="2012-06-04T07:27:00Z">
              <w:rPr>
                <w:rStyle w:val="Hyperlink"/>
                <w:noProof/>
              </w:rPr>
            </w:rPrChange>
          </w:rPr>
          <w:delText xml:space="preserve">  (red) and </w:delText>
        </w:r>
        <m:oMath>
          <m:r>
            <m:rPr>
              <m:sty m:val="p"/>
            </m:rPr>
            <w:rPr>
              <w:rPrChange w:id="323" w:author="Bill" w:date="2012-06-04T07:27:00Z">
                <w:rPr>
                  <w:rStyle w:val="Hyperlink"/>
                  <w:rFonts w:ascii="Cambria Math" w:hAnsi="Cambria Math"/>
                  <w:noProof/>
                </w:rPr>
              </w:rPrChange>
            </w:rPr>
            <m:t>Hcal</m:t>
          </m:r>
        </m:oMath>
        <w:r w:rsidRPr="00513728" w:rsidDel="00513728">
          <w:rPr>
            <w:rPrChange w:id="324" w:author="Bill" w:date="2012-06-04T07:27:00Z">
              <w:rPr>
                <w:rStyle w:val="Hyperlink"/>
                <w:noProof/>
              </w:rPr>
            </w:rPrChange>
          </w:rPr>
          <w:delText xml:space="preserve">  (blue)</w:delText>
        </w:r>
        <w:r w:rsidDel="00513728">
          <w:rPr>
            <w:noProof/>
            <w:webHidden/>
          </w:rPr>
          <w:tab/>
          <w:delText>38</w:delText>
        </w:r>
      </w:del>
    </w:p>
    <w:p w:rsidR="00807468" w:rsidDel="00513728" w:rsidRDefault="00807468">
      <w:pPr>
        <w:pStyle w:val="TableofFigures"/>
        <w:tabs>
          <w:tab w:val="right" w:leader="dot" w:pos="8630"/>
        </w:tabs>
        <w:rPr>
          <w:del w:id="325" w:author="Bill" w:date="2012-06-04T07:27:00Z"/>
          <w:rFonts w:asciiTheme="minorHAnsi" w:hAnsiTheme="minorHAnsi"/>
          <w:noProof/>
          <w:sz w:val="22"/>
        </w:rPr>
      </w:pPr>
      <w:del w:id="326" w:author="Bill" w:date="2012-06-04T07:27:00Z">
        <w:r w:rsidRPr="00513728" w:rsidDel="00513728">
          <w:rPr>
            <w:rPrChange w:id="327" w:author="Bill" w:date="2012-06-04T07:27:00Z">
              <w:rPr>
                <w:rStyle w:val="Hyperlink"/>
                <w:noProof/>
              </w:rPr>
            </w:rPrChange>
          </w:rPr>
          <w:delText>Figure 17: Planning module architecture</w:delText>
        </w:r>
        <w:r w:rsidDel="00513728">
          <w:rPr>
            <w:noProof/>
            <w:webHidden/>
          </w:rPr>
          <w:tab/>
          <w:delText>40</w:delText>
        </w:r>
      </w:del>
    </w:p>
    <w:p w:rsidR="00807468" w:rsidDel="00513728" w:rsidRDefault="00807468">
      <w:pPr>
        <w:pStyle w:val="TableofFigures"/>
        <w:tabs>
          <w:tab w:val="right" w:leader="dot" w:pos="8630"/>
        </w:tabs>
        <w:rPr>
          <w:del w:id="328" w:author="Bill" w:date="2012-06-04T07:27:00Z"/>
          <w:rFonts w:asciiTheme="minorHAnsi" w:hAnsiTheme="minorHAnsi"/>
          <w:noProof/>
          <w:sz w:val="22"/>
        </w:rPr>
      </w:pPr>
      <w:del w:id="329" w:author="Bill" w:date="2012-06-04T07:27:00Z">
        <w:r w:rsidRPr="00513728" w:rsidDel="00513728">
          <w:rPr>
            <w:rPrChange w:id="330" w:author="Bill" w:date="2012-06-04T07:27:00Z">
              <w:rPr>
                <w:rStyle w:val="Hyperlink"/>
                <w:noProof/>
              </w:rPr>
            </w:rPrChange>
          </w:rPr>
          <w:delText>Figure 18: Smooth path produced by SBPL planner in presence of obstacles (grid size 1m)</w:delText>
        </w:r>
        <w:r w:rsidDel="00513728">
          <w:rPr>
            <w:noProof/>
            <w:webHidden/>
          </w:rPr>
          <w:tab/>
          <w:delText>41</w:delText>
        </w:r>
      </w:del>
    </w:p>
    <w:p w:rsidR="00807468" w:rsidDel="00513728" w:rsidRDefault="00807468">
      <w:pPr>
        <w:pStyle w:val="TableofFigures"/>
        <w:tabs>
          <w:tab w:val="right" w:leader="dot" w:pos="8630"/>
        </w:tabs>
        <w:rPr>
          <w:del w:id="331" w:author="Bill" w:date="2012-06-04T07:27:00Z"/>
          <w:rFonts w:asciiTheme="minorHAnsi" w:hAnsiTheme="minorHAnsi"/>
          <w:noProof/>
          <w:sz w:val="22"/>
        </w:rPr>
      </w:pPr>
      <w:del w:id="332" w:author="Bill" w:date="2012-06-04T07:27:00Z">
        <w:r w:rsidRPr="00513728" w:rsidDel="00513728">
          <w:rPr>
            <w:rPrChange w:id="333" w:author="Bill" w:date="2012-06-04T07:27:00Z">
              <w:rPr>
                <w:rStyle w:val="Hyperlink"/>
                <w:noProof/>
              </w:rPr>
            </w:rPrChange>
          </w:rPr>
          <w:delText>Figure 19: Harlie's motion primitives (spin-in-place moves not shown)</w:delText>
        </w:r>
        <w:r w:rsidDel="00513728">
          <w:rPr>
            <w:noProof/>
            <w:webHidden/>
          </w:rPr>
          <w:tab/>
          <w:delText>42</w:delText>
        </w:r>
      </w:del>
    </w:p>
    <w:p w:rsidR="00807468" w:rsidDel="00513728" w:rsidRDefault="00807468">
      <w:pPr>
        <w:pStyle w:val="TableofFigures"/>
        <w:tabs>
          <w:tab w:val="right" w:leader="dot" w:pos="8630"/>
        </w:tabs>
        <w:rPr>
          <w:del w:id="334" w:author="Bill" w:date="2012-06-04T07:27:00Z"/>
          <w:rFonts w:asciiTheme="minorHAnsi" w:hAnsiTheme="minorHAnsi"/>
          <w:noProof/>
          <w:sz w:val="22"/>
        </w:rPr>
      </w:pPr>
      <w:del w:id="335" w:author="Bill" w:date="2012-06-04T07:27:00Z">
        <w:r w:rsidRPr="00513728" w:rsidDel="00513728">
          <w:rPr>
            <w:rPrChange w:id="336" w:author="Bill" w:date="2012-06-04T07:27:00Z">
              <w:rPr>
                <w:rStyle w:val="Hyperlink"/>
                <w:noProof/>
              </w:rPr>
            </w:rPrChange>
          </w:rPr>
          <w:delText>Figure 20: Illustration of rolling-window approach</w:delText>
        </w:r>
        <w:r w:rsidDel="00513728">
          <w:rPr>
            <w:noProof/>
            <w:webHidden/>
          </w:rPr>
          <w:tab/>
          <w:delText>44</w:delText>
        </w:r>
      </w:del>
    </w:p>
    <w:p w:rsidR="00807468" w:rsidDel="00513728" w:rsidRDefault="00807468">
      <w:pPr>
        <w:pStyle w:val="TableofFigures"/>
        <w:tabs>
          <w:tab w:val="right" w:leader="dot" w:pos="8630"/>
        </w:tabs>
        <w:rPr>
          <w:del w:id="337" w:author="Bill" w:date="2012-06-04T07:27:00Z"/>
          <w:rFonts w:asciiTheme="minorHAnsi" w:hAnsiTheme="minorHAnsi"/>
          <w:noProof/>
          <w:sz w:val="22"/>
        </w:rPr>
      </w:pPr>
      <w:del w:id="338" w:author="Bill" w:date="2012-06-04T07:27:00Z">
        <w:r w:rsidRPr="00513728" w:rsidDel="00513728">
          <w:rPr>
            <w:rPrChange w:id="339" w:author="Bill" w:date="2012-06-04T07:27:00Z">
              <w:rPr>
                <w:rStyle w:val="Hyperlink"/>
                <w:noProof/>
              </w:rPr>
            </w:rPrChange>
          </w:rPr>
          <w:delText>Figure 21: Illustration of partial and full replanning</w:delText>
        </w:r>
        <w:r w:rsidDel="00513728">
          <w:rPr>
            <w:noProof/>
            <w:webHidden/>
          </w:rPr>
          <w:tab/>
          <w:delText>47</w:delText>
        </w:r>
      </w:del>
    </w:p>
    <w:p w:rsidR="00807468" w:rsidDel="00513728" w:rsidRDefault="00807468">
      <w:pPr>
        <w:pStyle w:val="TableofFigures"/>
        <w:tabs>
          <w:tab w:val="right" w:leader="dot" w:pos="8630"/>
        </w:tabs>
        <w:rPr>
          <w:del w:id="340" w:author="Bill" w:date="2012-06-04T07:27:00Z"/>
          <w:rFonts w:asciiTheme="minorHAnsi" w:hAnsiTheme="minorHAnsi"/>
          <w:noProof/>
          <w:sz w:val="22"/>
        </w:rPr>
      </w:pPr>
      <w:del w:id="341" w:author="Bill" w:date="2012-06-04T07:27:00Z">
        <w:r w:rsidRPr="00513728" w:rsidDel="00513728">
          <w:rPr>
            <w:rPrChange w:id="342" w:author="Bill" w:date="2012-06-04T07:27:00Z">
              <w:rPr>
                <w:rStyle w:val="Hyperlink"/>
                <w:noProof/>
              </w:rPr>
            </w:rPrChange>
          </w:rPr>
          <w:delText>Figure 22: Special condition leading to full replan: target moves behind the robot</w:delText>
        </w:r>
        <w:r w:rsidDel="00513728">
          <w:rPr>
            <w:noProof/>
            <w:webHidden/>
          </w:rPr>
          <w:tab/>
          <w:delText>49</w:delText>
        </w:r>
      </w:del>
    </w:p>
    <w:p w:rsidR="00807468" w:rsidDel="00513728" w:rsidRDefault="00807468">
      <w:pPr>
        <w:pStyle w:val="TableofFigures"/>
        <w:tabs>
          <w:tab w:val="right" w:leader="dot" w:pos="8630"/>
        </w:tabs>
        <w:rPr>
          <w:del w:id="343" w:author="Bill" w:date="2012-06-04T07:27:00Z"/>
          <w:rFonts w:asciiTheme="minorHAnsi" w:hAnsiTheme="minorHAnsi"/>
          <w:noProof/>
          <w:sz w:val="22"/>
        </w:rPr>
      </w:pPr>
      <w:del w:id="344" w:author="Bill" w:date="2012-06-04T07:27:00Z">
        <w:r w:rsidRPr="00513728" w:rsidDel="00513728">
          <w:rPr>
            <w:rPrChange w:id="345" w:author="Bill" w:date="2012-06-04T07:27:00Z">
              <w:rPr>
                <w:rStyle w:val="Hyperlink"/>
                <w:noProof/>
              </w:rPr>
            </w:rPrChange>
          </w:rPr>
          <w:delText>Figure 23: Goal constellation, true goal in green (grid resolution 1m)</w:delText>
        </w:r>
        <w:r w:rsidDel="00513728">
          <w:rPr>
            <w:noProof/>
            <w:webHidden/>
          </w:rPr>
          <w:tab/>
          <w:delText>50</w:delText>
        </w:r>
      </w:del>
    </w:p>
    <w:p w:rsidR="00807468" w:rsidDel="00513728" w:rsidRDefault="00807468">
      <w:pPr>
        <w:pStyle w:val="TableofFigures"/>
        <w:tabs>
          <w:tab w:val="right" w:leader="dot" w:pos="8630"/>
        </w:tabs>
        <w:rPr>
          <w:del w:id="346" w:author="Bill" w:date="2012-06-04T07:27:00Z"/>
          <w:rFonts w:asciiTheme="minorHAnsi" w:hAnsiTheme="minorHAnsi"/>
          <w:noProof/>
          <w:sz w:val="22"/>
        </w:rPr>
      </w:pPr>
      <w:del w:id="347" w:author="Bill" w:date="2012-06-04T07:27:00Z">
        <w:r w:rsidRPr="00513728" w:rsidDel="00513728">
          <w:rPr>
            <w:rPrChange w:id="348" w:author="Bill" w:date="2012-06-04T07:27:00Z">
              <w:rPr>
                <w:rStyle w:val="Hyperlink"/>
                <w:noProof/>
              </w:rPr>
            </w:rPrChange>
          </w:rPr>
          <w:delText>Figure 24: Planning benchmark in obstruction-free setting</w:delText>
        </w:r>
        <w:r w:rsidDel="00513728">
          <w:rPr>
            <w:noProof/>
            <w:webHidden/>
          </w:rPr>
          <w:tab/>
          <w:delText>51</w:delText>
        </w:r>
      </w:del>
    </w:p>
    <w:p w:rsidR="00807468" w:rsidDel="00513728" w:rsidRDefault="00807468">
      <w:pPr>
        <w:pStyle w:val="TableofFigures"/>
        <w:tabs>
          <w:tab w:val="right" w:leader="dot" w:pos="8630"/>
        </w:tabs>
        <w:rPr>
          <w:del w:id="349" w:author="Bill" w:date="2012-06-04T07:27:00Z"/>
          <w:rFonts w:asciiTheme="minorHAnsi" w:hAnsiTheme="minorHAnsi"/>
          <w:noProof/>
          <w:sz w:val="22"/>
        </w:rPr>
      </w:pPr>
      <w:del w:id="350" w:author="Bill" w:date="2012-06-04T07:27:00Z">
        <w:r w:rsidRPr="00513728" w:rsidDel="00513728">
          <w:rPr>
            <w:rPrChange w:id="351" w:author="Bill" w:date="2012-06-04T07:27:00Z">
              <w:rPr>
                <w:rStyle w:val="Hyperlink"/>
                <w:noProof/>
              </w:rPr>
            </w:rPrChange>
          </w:rPr>
          <w:delText>Figure 25: Path taken by Harlie to avoid box (grid size 1m.)  Note that only front face of box is visible.</w:delText>
        </w:r>
        <w:r w:rsidDel="00513728">
          <w:rPr>
            <w:noProof/>
            <w:webHidden/>
          </w:rPr>
          <w:tab/>
          <w:delText>53</w:delText>
        </w:r>
      </w:del>
    </w:p>
    <w:p w:rsidR="00807468" w:rsidDel="00513728" w:rsidRDefault="00807468">
      <w:pPr>
        <w:pStyle w:val="TableofFigures"/>
        <w:tabs>
          <w:tab w:val="right" w:leader="dot" w:pos="8630"/>
        </w:tabs>
        <w:rPr>
          <w:del w:id="352" w:author="Bill" w:date="2012-06-04T07:27:00Z"/>
          <w:rFonts w:asciiTheme="minorHAnsi" w:hAnsiTheme="minorHAnsi"/>
          <w:noProof/>
          <w:sz w:val="22"/>
        </w:rPr>
      </w:pPr>
      <w:del w:id="353" w:author="Bill" w:date="2012-06-04T07:27:00Z">
        <w:r w:rsidRPr="00513728" w:rsidDel="00513728">
          <w:rPr>
            <w:rPrChange w:id="354" w:author="Bill" w:date="2012-06-04T07:27:00Z">
              <w:rPr>
                <w:rStyle w:val="Hyperlink"/>
                <w:noProof/>
              </w:rPr>
            </w:rPrChange>
          </w:rPr>
          <w:delText>Figure 26: Planning benchmark in dynamic replanning scenario</w:delText>
        </w:r>
        <w:r w:rsidDel="00513728">
          <w:rPr>
            <w:noProof/>
            <w:webHidden/>
          </w:rPr>
          <w:tab/>
          <w:delText>53</w:delText>
        </w:r>
      </w:del>
    </w:p>
    <w:p w:rsidR="00807468" w:rsidDel="00513728" w:rsidRDefault="00807468">
      <w:pPr>
        <w:pStyle w:val="TableofFigures"/>
        <w:tabs>
          <w:tab w:val="right" w:leader="dot" w:pos="8630"/>
        </w:tabs>
        <w:rPr>
          <w:del w:id="355" w:author="Bill" w:date="2012-06-04T07:27:00Z"/>
          <w:rFonts w:asciiTheme="minorHAnsi" w:hAnsiTheme="minorHAnsi"/>
          <w:noProof/>
          <w:sz w:val="22"/>
        </w:rPr>
      </w:pPr>
      <w:del w:id="356" w:author="Bill" w:date="2012-06-04T07:27:00Z">
        <w:r w:rsidRPr="00513728" w:rsidDel="00513728">
          <w:rPr>
            <w:rPrChange w:id="357" w:author="Bill" w:date="2012-06-04T07:27:00Z">
              <w:rPr>
                <w:rStyle w:val="Hyperlink"/>
                <w:noProof/>
              </w:rPr>
            </w:rPrChange>
          </w:rPr>
          <w:delText>Figure 27: Path taken by Harlie (blue) and path taken by target person (green).  Arrows indicate direction.  Grid size 1m, red indicates obstacles.</w:delText>
        </w:r>
        <w:r w:rsidDel="00513728">
          <w:rPr>
            <w:noProof/>
            <w:webHidden/>
          </w:rPr>
          <w:tab/>
          <w:delText>55</w:delText>
        </w:r>
      </w:del>
    </w:p>
    <w:p w:rsidR="00807468" w:rsidDel="00513728" w:rsidRDefault="00807468">
      <w:pPr>
        <w:pStyle w:val="TableofFigures"/>
        <w:tabs>
          <w:tab w:val="right" w:leader="dot" w:pos="8630"/>
        </w:tabs>
        <w:rPr>
          <w:del w:id="358" w:author="Bill" w:date="2012-06-04T07:27:00Z"/>
          <w:rFonts w:asciiTheme="minorHAnsi" w:hAnsiTheme="minorHAnsi"/>
          <w:noProof/>
          <w:sz w:val="22"/>
        </w:rPr>
      </w:pPr>
      <w:del w:id="359" w:author="Bill" w:date="2012-06-04T07:27:00Z">
        <w:r w:rsidRPr="00513728" w:rsidDel="00513728">
          <w:rPr>
            <w:rPrChange w:id="360" w:author="Bill" w:date="2012-06-04T07:27:00Z">
              <w:rPr>
                <w:rStyle w:val="Hyperlink"/>
                <w:noProof/>
              </w:rPr>
            </w:rPrChange>
          </w:rPr>
          <w:delText>Figure 28: Path taken by Harlie (blue) and path taken by target person (green).  Arrows indicate direction.  Grid size 1m, red indicates obstacles.</w:delText>
        </w:r>
        <w:r w:rsidDel="00513728">
          <w:rPr>
            <w:noProof/>
            <w:webHidden/>
          </w:rPr>
          <w:tab/>
          <w:delText>55</w:delText>
        </w:r>
      </w:del>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361" w:name="_Toc326558164"/>
      <w:r>
        <w:lastRenderedPageBreak/>
        <w:t>Introduction</w:t>
      </w:r>
      <w:r w:rsidR="00236A08">
        <w:t xml:space="preserve"> and Background</w:t>
      </w:r>
      <w:bookmarkEnd w:id="361"/>
    </w:p>
    <w:p w:rsidR="007C75C2" w:rsidRDefault="00AF35B7" w:rsidP="007C75C2">
      <w:pPr>
        <w:spacing w:line="480" w:lineRule="auto"/>
        <w:ind w:firstLine="720"/>
        <w:rPr>
          <w:ins w:id="362" w:author="Bill" w:date="2012-06-04T07:01:00Z"/>
        </w:rPr>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ins w:id="363" w:author="Bill" w:date="2012-06-04T07:27:00Z">
            <w:r w:rsidR="00513728">
              <w:rPr>
                <w:noProof/>
              </w:rPr>
              <w:t xml:space="preserve"> </w:t>
            </w:r>
            <w:r w:rsidR="00513728" w:rsidRPr="00513728">
              <w:rPr>
                <w:noProof/>
                <w:rPrChange w:id="364" w:author="Bill" w:date="2012-06-04T07:27:00Z">
                  <w:rPr>
                    <w:rFonts w:eastAsia="Times New Roman"/>
                  </w:rPr>
                </w:rPrChange>
              </w:rPr>
              <w:t>[1]</w:t>
            </w:r>
          </w:ins>
          <w:del w:id="365" w:author="Bill" w:date="2012-06-04T07:27:00Z">
            <w:r w:rsidR="00807468" w:rsidDel="00513728">
              <w:rPr>
                <w:noProof/>
              </w:rPr>
              <w:delText xml:space="preserve"> </w:delText>
            </w:r>
            <w:r w:rsidR="00807468" w:rsidRPr="00807468" w:rsidDel="00513728">
              <w:rPr>
                <w:noProof/>
              </w:rPr>
              <w:delText>[1]</w:delText>
            </w:r>
          </w:del>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ins w:id="366" w:author="Bill" w:date="2012-06-04T07:01:00Z">
        <w:r w:rsidR="007C75C2">
          <w:t>guiding a group of people through a museum would face</w:t>
        </w:r>
      </w:ins>
      <w:ins w:id="367" w:author="Bill" w:date="2012-06-04T07:02:00Z">
        <w:r w:rsidR="007C75C2">
          <w:t xml:space="preserve"> </w:t>
        </w:r>
      </w:ins>
      <w:del w:id="368" w:author="Bill" w:date="2012-06-04T07:01:00Z">
        <w:r w:rsidR="00825C2A" w:rsidDel="007C75C2">
          <w:delText xml:space="preserve">could intelligently </w:delText>
        </w:r>
        <w:r w:rsidR="006D25BD" w:rsidDel="007C75C2">
          <w:delText>interact with a group of people and</w:delText>
        </w:r>
        <w:r w:rsidR="00746BC6" w:rsidDel="007C75C2">
          <w:delText xml:space="preserve">, although acting as a person guide instead of people follower, </w:delText>
        </w:r>
      </w:del>
      <w:del w:id="369" w:author="Bill" w:date="2012-06-04T07:02:00Z">
        <w:r w:rsidR="00746BC6" w:rsidDel="007C75C2">
          <w:delText xml:space="preserve">has </w:delText>
        </w:r>
      </w:del>
      <w:r w:rsidR="00746BC6">
        <w:t>similar challenges in maintaining recognition and navigating safely in the presence of obstacles and people.</w:t>
      </w:r>
    </w:p>
    <w:p w:rsidR="00D971A3" w:rsidRDefault="00746BC6" w:rsidP="007C75C2">
      <w:pPr>
        <w:spacing w:line="480" w:lineRule="auto"/>
        <w:ind w:firstLine="720"/>
      </w:pPr>
      <w:del w:id="370" w:author="Bill" w:date="2012-06-04T07:01:00Z">
        <w:r w:rsidDel="007C75C2">
          <w:delText xml:space="preserve"> </w:delText>
        </w:r>
        <w:r w:rsidR="006D25BD" w:rsidDel="007C75C2">
          <w:delText xml:space="preserve"> </w:delText>
        </w:r>
      </w:del>
      <w:r w:rsidR="00735B7C" w:rsidRPr="00735B7C">
        <w:t xml:space="preserve">Although person tracking comes naturally to humans, it is a </w:t>
      </w:r>
      <w:r w:rsidR="00E917BC">
        <w:t xml:space="preserve">highly </w:t>
      </w:r>
      <w:r w:rsidR="00735B7C"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371" w:name="_Toc326558165"/>
      <w:r>
        <w:t>Computer Vision</w:t>
      </w:r>
      <w:bookmarkEnd w:id="371"/>
    </w:p>
    <w:p w:rsidR="00520ED1" w:rsidRDefault="006D25BD" w:rsidP="00281685">
      <w:pPr>
        <w:spacing w:line="480" w:lineRule="auto"/>
        <w:ind w:firstLine="720"/>
      </w:pPr>
      <w:r>
        <w:lastRenderedPageBreak/>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ins w:id="372" w:author="Wyatt" w:date="2012-06-03T14:11:00Z">
        <w:r w:rsidR="00746BC6">
          <w:t xml:space="preserve">a few of </w:t>
        </w:r>
      </w:ins>
      <w:r w:rsidR="00583590">
        <w:t>the most popular approaches</w:t>
      </w:r>
      <w:ins w:id="373" w:author="Wyatt" w:date="2012-06-03T14:11:00Z">
        <w:r w:rsidR="00746BC6">
          <w:t>, specifically for people tracking</w:t>
        </w:r>
      </w:ins>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ins w:id="374" w:author="Bill" w:date="2012-06-04T07:27:00Z">
            <w:r w:rsidR="00513728" w:rsidRPr="00513728">
              <w:rPr>
                <w:noProof/>
                <w:rPrChange w:id="375" w:author="Bill" w:date="2012-06-04T07:27:00Z">
                  <w:rPr>
                    <w:rFonts w:eastAsia="Times New Roman"/>
                  </w:rPr>
                </w:rPrChange>
              </w:rPr>
              <w:t>[2]</w:t>
            </w:r>
          </w:ins>
          <w:del w:id="376" w:author="Bill" w:date="2012-06-04T07:27:00Z">
            <w:r w:rsidR="00807468" w:rsidRPr="00807468" w:rsidDel="00513728">
              <w:rPr>
                <w:noProof/>
              </w:rPr>
              <w:delText>[2]</w:delText>
            </w:r>
          </w:del>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ins w:id="377" w:author="Bill" w:date="2012-06-04T07:27:00Z">
            <w:r w:rsidR="00513728" w:rsidRPr="00513728">
              <w:rPr>
                <w:noProof/>
                <w:rPrChange w:id="378" w:author="Bill" w:date="2012-06-04T07:27:00Z">
                  <w:rPr>
                    <w:rFonts w:eastAsia="Times New Roman"/>
                  </w:rPr>
                </w:rPrChange>
              </w:rPr>
              <w:t>[3]</w:t>
            </w:r>
          </w:ins>
          <w:del w:id="379" w:author="Bill" w:date="2012-06-04T07:27:00Z">
            <w:r w:rsidR="00807468" w:rsidRPr="00807468" w:rsidDel="00513728">
              <w:rPr>
                <w:noProof/>
              </w:rPr>
              <w:delText>[3]</w:delText>
            </w:r>
          </w:del>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ins w:id="380" w:author="Bill" w:date="2012-06-04T07:27:00Z">
            <w:r w:rsidR="00513728" w:rsidRPr="00513728">
              <w:rPr>
                <w:noProof/>
                <w:rPrChange w:id="381" w:author="Bill" w:date="2012-06-04T07:27:00Z">
                  <w:rPr>
                    <w:rFonts w:eastAsia="Times New Roman"/>
                  </w:rPr>
                </w:rPrChange>
              </w:rPr>
              <w:t>[4]</w:t>
            </w:r>
          </w:ins>
          <w:del w:id="382" w:author="Bill" w:date="2012-06-04T07:27:00Z">
            <w:r w:rsidR="00807468" w:rsidRPr="00807468" w:rsidDel="00513728">
              <w:rPr>
                <w:noProof/>
              </w:rPr>
              <w:delText>[4]</w:delText>
            </w:r>
          </w:del>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w:t>
      </w:r>
      <w:del w:id="383" w:author="Wyatt" w:date="2012-06-03T14:14:00Z">
        <w:r w:rsidR="003D17C6" w:rsidRPr="004115E1" w:rsidDel="00746BC6">
          <w:rPr>
            <w:i/>
          </w:rPr>
          <w:delText>.</w:delText>
        </w:r>
      </w:del>
      <w:r w:rsidR="003D17C6" w:rsidRPr="004115E1">
        <w:rPr>
          <w:i/>
        </w:rPr>
        <w:t xml:space="preserve">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ins w:id="384" w:author="Bill" w:date="2012-06-04T07:27:00Z">
            <w:r w:rsidR="00513728" w:rsidRPr="00513728">
              <w:rPr>
                <w:noProof/>
                <w:rPrChange w:id="385" w:author="Bill" w:date="2012-06-04T07:27:00Z">
                  <w:rPr>
                    <w:rFonts w:eastAsia="Times New Roman"/>
                  </w:rPr>
                </w:rPrChange>
              </w:rPr>
              <w:t>[5]</w:t>
            </w:r>
          </w:ins>
          <w:del w:id="386" w:author="Bill" w:date="2012-06-04T07:27:00Z">
            <w:r w:rsidR="00807468" w:rsidRPr="00807468" w:rsidDel="00513728">
              <w:rPr>
                <w:noProof/>
              </w:rPr>
              <w:delText>[5]</w:delText>
            </w:r>
          </w:del>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ins w:id="387" w:author="Bill" w:date="2012-06-04T07:27:00Z">
            <w:r w:rsidR="00513728" w:rsidRPr="00513728">
              <w:rPr>
                <w:noProof/>
                <w:rPrChange w:id="388" w:author="Bill" w:date="2012-06-04T07:27:00Z">
                  <w:rPr>
                    <w:rFonts w:eastAsia="Times New Roman"/>
                  </w:rPr>
                </w:rPrChange>
              </w:rPr>
              <w:t>[6]</w:t>
            </w:r>
          </w:ins>
          <w:del w:id="389" w:author="Bill" w:date="2012-06-04T07:27:00Z">
            <w:r w:rsidR="00807468" w:rsidRPr="00807468" w:rsidDel="00513728">
              <w:rPr>
                <w:noProof/>
              </w:rPr>
              <w:delText>[6]</w:delText>
            </w:r>
          </w:del>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ins w:id="390" w:author="Bill" w:date="2012-06-04T07:27:00Z">
            <w:r w:rsidR="00513728" w:rsidRPr="00513728">
              <w:rPr>
                <w:noProof/>
                <w:rPrChange w:id="391" w:author="Bill" w:date="2012-06-04T07:27:00Z">
                  <w:rPr>
                    <w:rFonts w:eastAsia="Times New Roman"/>
                  </w:rPr>
                </w:rPrChange>
              </w:rPr>
              <w:t>[7]</w:t>
            </w:r>
          </w:ins>
          <w:del w:id="392" w:author="Bill" w:date="2012-06-04T07:27:00Z">
            <w:r w:rsidR="00807468" w:rsidRPr="00807468" w:rsidDel="00513728">
              <w:rPr>
                <w:noProof/>
              </w:rPr>
              <w:delText>[7]</w:delText>
            </w:r>
          </w:del>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ins w:id="393" w:author="Bill" w:date="2012-06-04T07:27:00Z">
            <w:r w:rsidR="00513728" w:rsidRPr="00513728">
              <w:rPr>
                <w:noProof/>
                <w:rPrChange w:id="394" w:author="Bill" w:date="2012-06-04T07:27:00Z">
                  <w:rPr>
                    <w:rFonts w:eastAsia="Times New Roman"/>
                  </w:rPr>
                </w:rPrChange>
              </w:rPr>
              <w:t>[8]</w:t>
            </w:r>
          </w:ins>
          <w:del w:id="395" w:author="Bill" w:date="2012-06-04T07:27:00Z">
            <w:r w:rsidR="00807468" w:rsidRPr="00807468" w:rsidDel="00513728">
              <w:rPr>
                <w:noProof/>
              </w:rPr>
              <w:delText>[8]</w:delText>
            </w:r>
          </w:del>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ins w:id="396" w:author="Bill" w:date="2012-06-04T07:27:00Z">
            <w:r w:rsidR="00513728" w:rsidRPr="00513728">
              <w:rPr>
                <w:noProof/>
                <w:rPrChange w:id="397" w:author="Bill" w:date="2012-06-04T07:27:00Z">
                  <w:rPr>
                    <w:rFonts w:eastAsia="Times New Roman"/>
                  </w:rPr>
                </w:rPrChange>
              </w:rPr>
              <w:t>[9]</w:t>
            </w:r>
          </w:ins>
          <w:del w:id="398" w:author="Bill" w:date="2012-06-04T07:27:00Z">
            <w:r w:rsidR="00807468" w:rsidRPr="00807468" w:rsidDel="00513728">
              <w:rPr>
                <w:noProof/>
              </w:rPr>
              <w:delText>[9]</w:delText>
            </w:r>
          </w:del>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ins w:id="399" w:author="Bill" w:date="2012-06-04T07:27:00Z">
            <w:r w:rsidR="00513728">
              <w:rPr>
                <w:noProof/>
              </w:rPr>
              <w:t xml:space="preserve"> </w:t>
            </w:r>
            <w:r w:rsidR="00513728" w:rsidRPr="00513728">
              <w:rPr>
                <w:noProof/>
                <w:rPrChange w:id="400" w:author="Bill" w:date="2012-06-04T07:27:00Z">
                  <w:rPr>
                    <w:rFonts w:eastAsia="Times New Roman"/>
                  </w:rPr>
                </w:rPrChange>
              </w:rPr>
              <w:t>[10]</w:t>
            </w:r>
          </w:ins>
          <w:del w:id="401" w:author="Bill" w:date="2012-06-04T07:27:00Z">
            <w:r w:rsidR="00807468" w:rsidDel="00513728">
              <w:rPr>
                <w:noProof/>
              </w:rPr>
              <w:delText xml:space="preserve"> </w:delText>
            </w:r>
            <w:r w:rsidR="00807468" w:rsidRPr="00807468" w:rsidDel="00513728">
              <w:rPr>
                <w:noProof/>
              </w:rPr>
              <w:delText>[10]</w:delText>
            </w:r>
          </w:del>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ins w:id="402" w:author="Bill" w:date="2012-06-04T07:27:00Z">
            <w:r w:rsidR="00513728" w:rsidRPr="00513728">
              <w:rPr>
                <w:noProof/>
                <w:rPrChange w:id="403" w:author="Bill" w:date="2012-06-04T07:27:00Z">
                  <w:rPr>
                    <w:rFonts w:eastAsia="Times New Roman"/>
                  </w:rPr>
                </w:rPrChange>
              </w:rPr>
              <w:t>[11]</w:t>
            </w:r>
          </w:ins>
          <w:del w:id="404" w:author="Bill" w:date="2012-06-04T07:27:00Z">
            <w:r w:rsidR="00807468" w:rsidRPr="00807468" w:rsidDel="00513728">
              <w:rPr>
                <w:noProof/>
              </w:rPr>
              <w:delText>[11]</w:delText>
            </w:r>
          </w:del>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ins w:id="405" w:author="Bill" w:date="2012-06-04T07:27:00Z">
            <w:r w:rsidR="00513728" w:rsidRPr="00513728">
              <w:rPr>
                <w:noProof/>
                <w:rPrChange w:id="406" w:author="Bill" w:date="2012-06-04T07:27:00Z">
                  <w:rPr>
                    <w:rFonts w:eastAsia="Times New Roman"/>
                  </w:rPr>
                </w:rPrChange>
              </w:rPr>
              <w:t>[12]</w:t>
            </w:r>
          </w:ins>
          <w:del w:id="407" w:author="Bill" w:date="2012-06-04T07:27:00Z">
            <w:r w:rsidR="00807468" w:rsidRPr="00807468" w:rsidDel="00513728">
              <w:rPr>
                <w:noProof/>
              </w:rPr>
              <w:delText>[12]</w:delText>
            </w:r>
          </w:del>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ins w:id="408" w:author="Bill" w:date="2012-06-04T07:27:00Z">
            <w:r w:rsidR="00513728" w:rsidRPr="00513728">
              <w:rPr>
                <w:noProof/>
                <w:rPrChange w:id="409" w:author="Bill" w:date="2012-06-04T07:27:00Z">
                  <w:rPr>
                    <w:rFonts w:eastAsia="Times New Roman"/>
                  </w:rPr>
                </w:rPrChange>
              </w:rPr>
              <w:t>[7]</w:t>
            </w:r>
          </w:ins>
          <w:del w:id="410" w:author="Bill" w:date="2012-06-04T07:27:00Z">
            <w:r w:rsidR="00807468" w:rsidRPr="00807468" w:rsidDel="00513728">
              <w:rPr>
                <w:noProof/>
              </w:rPr>
              <w:delText>[7]</w:delText>
            </w:r>
          </w:del>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r w:rsidR="00CA22C5" w:rsidRPr="004115E1">
        <w:rPr>
          <w:i/>
        </w:rPr>
        <w:t>et</w:t>
      </w:r>
      <w:del w:id="411" w:author="Wyatt" w:date="2012-06-03T14:22:00Z">
        <w:r w:rsidR="00CA22C5" w:rsidRPr="004115E1" w:rsidDel="00997A6D">
          <w:rPr>
            <w:i/>
          </w:rPr>
          <w:delText>.</w:delText>
        </w:r>
      </w:del>
      <w:r w:rsidR="00CA22C5" w:rsidRPr="004115E1">
        <w:rPr>
          <w:i/>
        </w:rPr>
        <w:t xml:space="preserve">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ins w:id="412" w:author="Bill" w:date="2012-06-04T07:27:00Z">
            <w:r w:rsidR="00513728" w:rsidRPr="00513728">
              <w:rPr>
                <w:noProof/>
                <w:rPrChange w:id="413" w:author="Bill" w:date="2012-06-04T07:27:00Z">
                  <w:rPr>
                    <w:rFonts w:eastAsia="Times New Roman"/>
                  </w:rPr>
                </w:rPrChange>
              </w:rPr>
              <w:t>[13]</w:t>
            </w:r>
          </w:ins>
          <w:del w:id="414" w:author="Bill" w:date="2012-06-04T07:27:00Z">
            <w:r w:rsidR="00807468" w:rsidRPr="00807468" w:rsidDel="00513728">
              <w:rPr>
                <w:noProof/>
              </w:rPr>
              <w:delText>[13]</w:delText>
            </w:r>
          </w:del>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ins w:id="415" w:author="Bill" w:date="2012-06-04T07:27:00Z">
            <w:r w:rsidR="00513728" w:rsidRPr="00513728">
              <w:rPr>
                <w:noProof/>
                <w:rPrChange w:id="416" w:author="Bill" w:date="2012-06-04T07:27:00Z">
                  <w:rPr>
                    <w:rFonts w:eastAsia="Times New Roman"/>
                  </w:rPr>
                </w:rPrChange>
              </w:rPr>
              <w:t>[7]</w:t>
            </w:r>
          </w:ins>
          <w:del w:id="417" w:author="Bill" w:date="2012-06-04T07:27:00Z">
            <w:r w:rsidR="00807468" w:rsidRPr="00807468" w:rsidDel="00513728">
              <w:rPr>
                <w:noProof/>
              </w:rPr>
              <w:delText>[7]</w:delText>
            </w:r>
          </w:del>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w:t>
      </w:r>
      <w:del w:id="418" w:author="Bill" w:date="2012-06-04T07:32:00Z">
        <w:r w:rsidR="00520ED1" w:rsidDel="00513728">
          <w:delText>.</w:delText>
        </w:r>
      </w:del>
      <w:r w:rsidR="00520ED1">
        <w:t xml:space="preserve"> al. </w:t>
      </w:r>
      <w:sdt>
        <w:sdtPr>
          <w:id w:val="774827365"/>
          <w:citation/>
        </w:sdtPr>
        <w:sdtContent>
          <w:r w:rsidR="007D19ED">
            <w:fldChar w:fldCharType="begin"/>
          </w:r>
          <w:r w:rsidR="007D19ED">
            <w:instrText xml:space="preserve"> CITATION Kob06 \l 1033 </w:instrText>
          </w:r>
          <w:r w:rsidR="007D19ED">
            <w:fldChar w:fldCharType="separate"/>
          </w:r>
          <w:ins w:id="419" w:author="Bill" w:date="2012-06-04T07:27:00Z">
            <w:r w:rsidR="00513728" w:rsidRPr="00513728">
              <w:rPr>
                <w:noProof/>
                <w:rPrChange w:id="420" w:author="Bill" w:date="2012-06-04T07:27:00Z">
                  <w:rPr>
                    <w:rFonts w:eastAsia="Times New Roman"/>
                  </w:rPr>
                </w:rPrChange>
              </w:rPr>
              <w:t>[6]</w:t>
            </w:r>
          </w:ins>
          <w:del w:id="421" w:author="Bill" w:date="2012-06-04T07:27:00Z">
            <w:r w:rsidR="00807468" w:rsidRPr="00807468" w:rsidDel="00513728">
              <w:rPr>
                <w:noProof/>
              </w:rPr>
              <w:delText>[6]</w:delText>
            </w:r>
          </w:del>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w:t>
      </w:r>
      <w:del w:id="422" w:author="Wyatt" w:date="2012-06-03T14:23:00Z">
        <w:r w:rsidRPr="004115E1" w:rsidDel="00997A6D">
          <w:rPr>
            <w:i/>
          </w:rPr>
          <w:delText>.</w:delText>
        </w:r>
      </w:del>
      <w:r w:rsidRPr="004115E1">
        <w:rPr>
          <w:i/>
        </w:rPr>
        <w:t xml:space="preserve">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ins w:id="423" w:author="Bill" w:date="2012-06-04T07:27:00Z">
            <w:r w:rsidR="00513728" w:rsidRPr="00513728">
              <w:rPr>
                <w:noProof/>
                <w:rPrChange w:id="424" w:author="Bill" w:date="2012-06-04T07:27:00Z">
                  <w:rPr>
                    <w:rFonts w:eastAsia="Times New Roman"/>
                  </w:rPr>
                </w:rPrChange>
              </w:rPr>
              <w:t>[14]</w:t>
            </w:r>
          </w:ins>
          <w:del w:id="425" w:author="Bill" w:date="2012-06-04T07:27:00Z">
            <w:r w:rsidR="00807468" w:rsidRPr="00807468" w:rsidDel="00513728">
              <w:rPr>
                <w:noProof/>
              </w:rPr>
              <w:delText>[14]</w:delText>
            </w:r>
          </w:del>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ins w:id="426" w:author="Bill" w:date="2012-06-04T07:27:00Z">
            <w:r w:rsidR="00513728" w:rsidRPr="00513728">
              <w:rPr>
                <w:noProof/>
                <w:rPrChange w:id="427" w:author="Bill" w:date="2012-06-04T07:27:00Z">
                  <w:rPr>
                    <w:rFonts w:eastAsia="Times New Roman"/>
                  </w:rPr>
                </w:rPrChange>
              </w:rPr>
              <w:t>[15]</w:t>
            </w:r>
          </w:ins>
          <w:del w:id="428" w:author="Bill" w:date="2012-06-04T07:27:00Z">
            <w:r w:rsidR="00807468" w:rsidRPr="00807468" w:rsidDel="00513728">
              <w:rPr>
                <w:noProof/>
              </w:rPr>
              <w:delText>[15]</w:delText>
            </w:r>
          </w:del>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ins w:id="429" w:author="Bill" w:date="2012-06-04T07:27:00Z">
            <w:r w:rsidR="00513728" w:rsidRPr="00513728">
              <w:rPr>
                <w:noProof/>
                <w:rPrChange w:id="430" w:author="Bill" w:date="2012-06-04T07:27:00Z">
                  <w:rPr>
                    <w:rFonts w:eastAsia="Times New Roman"/>
                  </w:rPr>
                </w:rPrChange>
              </w:rPr>
              <w:t>[16]</w:t>
            </w:r>
          </w:ins>
          <w:del w:id="431" w:author="Bill" w:date="2012-06-04T07:27:00Z">
            <w:r w:rsidR="00807468" w:rsidRPr="00807468" w:rsidDel="00513728">
              <w:rPr>
                <w:noProof/>
              </w:rPr>
              <w:delText>[16]</w:delText>
            </w:r>
          </w:del>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ins w:id="432" w:author="Bill" w:date="2012-06-04T07:27:00Z">
            <w:r w:rsidR="00513728" w:rsidRPr="00513728">
              <w:rPr>
                <w:noProof/>
                <w:rPrChange w:id="433" w:author="Bill" w:date="2012-06-04T07:27:00Z">
                  <w:rPr>
                    <w:rFonts w:eastAsia="Times New Roman"/>
                  </w:rPr>
                </w:rPrChange>
              </w:rPr>
              <w:t>[17]</w:t>
            </w:r>
          </w:ins>
          <w:del w:id="434" w:author="Bill" w:date="2012-06-04T07:27:00Z">
            <w:r w:rsidR="00807468" w:rsidRPr="00807468" w:rsidDel="00513728">
              <w:rPr>
                <w:noProof/>
              </w:rPr>
              <w:delText>[17]</w:delText>
            </w:r>
          </w:del>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w:t>
      </w:r>
      <w:ins w:id="435" w:author="Wyatt" w:date="2012-06-03T14:25:00Z">
        <w:r w:rsidR="00997A6D">
          <w:t>—using structured light--</w:t>
        </w:r>
      </w:ins>
      <w:r w:rsidR="00E412C2">
        <w:t xml:space="preserve"> </w:t>
      </w:r>
      <w:sdt>
        <w:sdtPr>
          <w:id w:val="-1042280787"/>
          <w:citation/>
        </w:sdtPr>
        <w:sdtContent>
          <w:r w:rsidR="00E412C2">
            <w:fldChar w:fldCharType="begin"/>
          </w:r>
          <w:r w:rsidR="00E412C2">
            <w:instrText xml:space="preserve"> CITATION Gil11 \l 1033 </w:instrText>
          </w:r>
          <w:r w:rsidR="00E412C2">
            <w:fldChar w:fldCharType="separate"/>
          </w:r>
          <w:ins w:id="436" w:author="Bill" w:date="2012-06-04T07:27:00Z">
            <w:r w:rsidR="00513728" w:rsidRPr="00513728">
              <w:rPr>
                <w:noProof/>
                <w:rPrChange w:id="437" w:author="Bill" w:date="2012-06-04T07:27:00Z">
                  <w:rPr>
                    <w:rFonts w:eastAsia="Times New Roman"/>
                  </w:rPr>
                </w:rPrChange>
              </w:rPr>
              <w:t>[18]</w:t>
            </w:r>
          </w:ins>
          <w:del w:id="438" w:author="Bill" w:date="2012-06-04T07:27:00Z">
            <w:r w:rsidR="00807468" w:rsidRPr="00807468" w:rsidDel="00513728">
              <w:rPr>
                <w:noProof/>
              </w:rPr>
              <w:delText>[18]</w:delText>
            </w:r>
          </w:del>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ins w:id="439" w:author="Bill" w:date="2012-06-04T07:27:00Z">
            <w:r w:rsidR="00513728" w:rsidRPr="00513728">
              <w:rPr>
                <w:noProof/>
                <w:rPrChange w:id="440" w:author="Bill" w:date="2012-06-04T07:27:00Z">
                  <w:rPr>
                    <w:rFonts w:eastAsia="Times New Roman"/>
                  </w:rPr>
                </w:rPrChange>
              </w:rPr>
              <w:t>[19]</w:t>
            </w:r>
          </w:ins>
          <w:del w:id="441" w:author="Bill" w:date="2012-06-04T07:27:00Z">
            <w:r w:rsidR="00807468" w:rsidRPr="00807468" w:rsidDel="00513728">
              <w:rPr>
                <w:noProof/>
              </w:rPr>
              <w:delText>[19]</w:delText>
            </w:r>
          </w:del>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ins w:id="442" w:author="Bill" w:date="2012-06-04T07:27:00Z">
            <w:r w:rsidR="00513728" w:rsidRPr="00513728">
              <w:rPr>
                <w:noProof/>
                <w:rPrChange w:id="443" w:author="Bill" w:date="2012-06-04T07:27:00Z">
                  <w:rPr>
                    <w:rFonts w:eastAsia="Times New Roman"/>
                  </w:rPr>
                </w:rPrChange>
              </w:rPr>
              <w:t>[20]</w:t>
            </w:r>
          </w:ins>
          <w:del w:id="444" w:author="Bill" w:date="2012-06-04T07:27:00Z">
            <w:r w:rsidR="00807468" w:rsidRPr="00807468" w:rsidDel="00513728">
              <w:rPr>
                <w:noProof/>
              </w:rPr>
              <w:delText>[20]</w:delText>
            </w:r>
          </w:del>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445" w:name="_Toc326558166"/>
      <w:r>
        <w:t>Other sensors</w:t>
      </w:r>
      <w:bookmarkEnd w:id="445"/>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ins w:id="446" w:author="Bill" w:date="2012-06-04T07:27:00Z">
            <w:r w:rsidR="00513728" w:rsidRPr="00513728">
              <w:rPr>
                <w:noProof/>
                <w:rPrChange w:id="447" w:author="Bill" w:date="2012-06-04T07:27:00Z">
                  <w:rPr>
                    <w:rFonts w:eastAsia="Times New Roman"/>
                  </w:rPr>
                </w:rPrChange>
              </w:rPr>
              <w:t>[2]</w:t>
            </w:r>
          </w:ins>
          <w:del w:id="448" w:author="Bill" w:date="2012-06-04T07:27:00Z">
            <w:r w:rsidR="00807468" w:rsidRPr="00807468" w:rsidDel="00513728">
              <w:rPr>
                <w:noProof/>
              </w:rPr>
              <w:delText>[2]</w:delText>
            </w:r>
          </w:del>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w:t>
      </w:r>
      <w:r w:rsidR="004303D8">
        <w:lastRenderedPageBreak/>
        <w:t xml:space="preserve">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del w:id="449" w:author="Wyatt" w:date="2012-06-03T14:28:00Z">
        <w:r w:rsidR="00C67364" w:rsidDel="00624326">
          <w:delText xml:space="preserve">used </w:delText>
        </w:r>
      </w:del>
      <w:ins w:id="450" w:author="Wyatt" w:date="2012-06-03T14:28:00Z">
        <w:r w:rsidR="00624326">
          <w:t xml:space="preserve">developed for </w:t>
        </w:r>
      </w:ins>
      <w:del w:id="451" w:author="Wyatt" w:date="2012-06-03T14:28:00Z">
        <w:r w:rsidR="00C67364" w:rsidDel="00624326">
          <w:delText>from</w:delText>
        </w:r>
        <w:r w:rsidR="00083B1E" w:rsidDel="00624326">
          <w:delText xml:space="preserve"> </w:delText>
        </w:r>
      </w:del>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ins w:id="452" w:author="Bill" w:date="2012-06-04T07:27:00Z">
            <w:r w:rsidR="00513728" w:rsidRPr="00513728">
              <w:rPr>
                <w:noProof/>
                <w:rPrChange w:id="453" w:author="Bill" w:date="2012-06-04T07:27:00Z">
                  <w:rPr>
                    <w:rFonts w:eastAsia="Times New Roman"/>
                  </w:rPr>
                </w:rPrChange>
              </w:rPr>
              <w:t>[1]</w:t>
            </w:r>
          </w:ins>
          <w:del w:id="454" w:author="Bill" w:date="2012-06-04T07:27:00Z">
            <w:r w:rsidR="00807468" w:rsidRPr="00807468" w:rsidDel="00513728">
              <w:rPr>
                <w:noProof/>
              </w:rPr>
              <w:delText>[1]</w:delText>
            </w:r>
          </w:del>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ins w:id="455" w:author="Bill" w:date="2012-06-04T07:27:00Z">
            <w:r w:rsidR="00513728" w:rsidRPr="00513728">
              <w:rPr>
                <w:noProof/>
                <w:rPrChange w:id="456" w:author="Bill" w:date="2012-06-04T07:27:00Z">
                  <w:rPr>
                    <w:rFonts w:eastAsia="Times New Roman"/>
                  </w:rPr>
                </w:rPrChange>
              </w:rPr>
              <w:t>[21]</w:t>
            </w:r>
          </w:ins>
          <w:del w:id="457" w:author="Bill" w:date="2012-06-04T07:27:00Z">
            <w:r w:rsidR="00807468" w:rsidRPr="00807468" w:rsidDel="00513728">
              <w:rPr>
                <w:noProof/>
              </w:rPr>
              <w:delText>[21]</w:delText>
            </w:r>
          </w:del>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ins w:id="458" w:author="Bill" w:date="2012-06-04T07:27:00Z">
            <w:r w:rsidR="00513728" w:rsidRPr="00513728">
              <w:rPr>
                <w:noProof/>
                <w:rPrChange w:id="459" w:author="Bill" w:date="2012-06-04T07:27:00Z">
                  <w:rPr>
                    <w:rFonts w:eastAsia="Times New Roman"/>
                  </w:rPr>
                </w:rPrChange>
              </w:rPr>
              <w:t>[21]</w:t>
            </w:r>
          </w:ins>
          <w:del w:id="460" w:author="Bill" w:date="2012-06-04T07:27:00Z">
            <w:r w:rsidR="00807468" w:rsidRPr="00807468" w:rsidDel="00513728">
              <w:rPr>
                <w:noProof/>
              </w:rPr>
              <w:delText>[21]</w:delText>
            </w:r>
          </w:del>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ins w:id="461" w:author="Bill" w:date="2012-06-04T07:27:00Z">
            <w:r w:rsidR="00513728" w:rsidRPr="00513728">
              <w:rPr>
                <w:noProof/>
                <w:rPrChange w:id="462" w:author="Bill" w:date="2012-06-04T07:27:00Z">
                  <w:rPr>
                    <w:rFonts w:eastAsia="Times New Roman"/>
                  </w:rPr>
                </w:rPrChange>
              </w:rPr>
              <w:t>[22]</w:t>
            </w:r>
          </w:ins>
          <w:del w:id="463" w:author="Bill" w:date="2012-06-04T07:27:00Z">
            <w:r w:rsidR="00807468" w:rsidRPr="00807468" w:rsidDel="00513728">
              <w:rPr>
                <w:noProof/>
              </w:rPr>
              <w:delText>[22]</w:delText>
            </w:r>
          </w:del>
          <w:r w:rsidR="00B74CD3">
            <w:fldChar w:fldCharType="end"/>
          </w:r>
        </w:sdtContent>
      </w:sdt>
      <w:r w:rsidR="00485793">
        <w:t>, such a classifier can automatically be created from scan data.</w:t>
      </w:r>
      <w:r w:rsidR="00DE61FF">
        <w:t xml:space="preserve">  LIDAR </w:t>
      </w:r>
      <w:commentRangeStart w:id="464"/>
      <w:r w:rsidR="00DE61FF">
        <w:t xml:space="preserve">units have been used </w:t>
      </w:r>
      <w:commentRangeEnd w:id="464"/>
      <w:r w:rsidR="00624326">
        <w:rPr>
          <w:rStyle w:val="CommentReference"/>
        </w:rPr>
        <w:commentReference w:id="464"/>
      </w:r>
      <w:r w:rsidR="00DE61FF">
        <w:t>both for person detection from a mobile robot and for static surveillance from a fixed point</w:t>
      </w:r>
      <w:ins w:id="465" w:author="Bill" w:date="2012-06-04T07:22:00Z">
        <w:r w:rsidR="007F20C4">
          <w:t xml:space="preserve"> </w:t>
        </w:r>
      </w:ins>
      <w:customXmlInsRangeStart w:id="466" w:author="Bill" w:date="2012-06-04T07:22:00Z"/>
      <w:sdt>
        <w:sdtPr>
          <w:id w:val="806124857"/>
          <w:citation/>
        </w:sdtPr>
        <w:sdtContent>
          <w:customXmlInsRangeEnd w:id="466"/>
          <w:ins w:id="467" w:author="Bill" w:date="2012-06-04T07:22:00Z">
            <w:r w:rsidR="007F20C4">
              <w:fldChar w:fldCharType="begin"/>
            </w:r>
            <w:r w:rsidR="007F20C4">
              <w:instrText xml:space="preserve"> CITATION Kob06 \l 1033 </w:instrText>
            </w:r>
          </w:ins>
          <w:r w:rsidR="007F20C4">
            <w:fldChar w:fldCharType="separate"/>
          </w:r>
          <w:ins w:id="468" w:author="Bill" w:date="2012-06-04T07:27:00Z">
            <w:r w:rsidR="00513728" w:rsidRPr="00513728">
              <w:rPr>
                <w:noProof/>
                <w:rPrChange w:id="469" w:author="Bill" w:date="2012-06-04T07:27:00Z">
                  <w:rPr>
                    <w:rFonts w:eastAsia="Times New Roman"/>
                  </w:rPr>
                </w:rPrChange>
              </w:rPr>
              <w:t>[6]</w:t>
            </w:r>
          </w:ins>
          <w:ins w:id="470" w:author="Bill" w:date="2012-06-04T07:22:00Z">
            <w:r w:rsidR="007F20C4">
              <w:fldChar w:fldCharType="end"/>
            </w:r>
          </w:ins>
          <w:customXmlInsRangeStart w:id="471" w:author="Bill" w:date="2012-06-04T07:22:00Z"/>
        </w:sdtContent>
      </w:sdt>
      <w:customXmlInsRangeEnd w:id="471"/>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ins w:id="472" w:author="Bill" w:date="2012-06-04T07:27:00Z">
            <w:r w:rsidR="00513728" w:rsidRPr="00513728">
              <w:rPr>
                <w:noProof/>
                <w:rPrChange w:id="473" w:author="Bill" w:date="2012-06-04T07:27:00Z">
                  <w:rPr>
                    <w:rFonts w:eastAsia="Times New Roman"/>
                  </w:rPr>
                </w:rPrChange>
              </w:rPr>
              <w:t>[22]</w:t>
            </w:r>
          </w:ins>
          <w:del w:id="474" w:author="Bill" w:date="2012-06-04T07:27:00Z">
            <w:r w:rsidR="00807468" w:rsidRPr="00807468" w:rsidDel="00513728">
              <w:rPr>
                <w:noProof/>
              </w:rPr>
              <w:delText>[22]</w:delText>
            </w:r>
          </w:del>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475" w:name="_Toc326558167"/>
      <w:r>
        <w:t>Sensor fusion</w:t>
      </w:r>
      <w:bookmarkEnd w:id="475"/>
    </w:p>
    <w:p w:rsidR="00EB66B6" w:rsidRDefault="009C1594" w:rsidP="00236A08">
      <w:pPr>
        <w:spacing w:line="480" w:lineRule="auto"/>
        <w:ind w:firstLine="720"/>
      </w:pPr>
      <w:r>
        <w:lastRenderedPageBreak/>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ins w:id="476" w:author="Bill" w:date="2012-06-04T07:27:00Z">
            <w:r w:rsidR="00513728" w:rsidRPr="00513728">
              <w:rPr>
                <w:noProof/>
                <w:rPrChange w:id="477" w:author="Bill" w:date="2012-06-04T07:27:00Z">
                  <w:rPr>
                    <w:rFonts w:eastAsia="Times New Roman"/>
                  </w:rPr>
                </w:rPrChange>
              </w:rPr>
              <w:t>[9]</w:t>
            </w:r>
          </w:ins>
          <w:del w:id="478" w:author="Bill" w:date="2012-06-04T07:27:00Z">
            <w:r w:rsidR="00807468" w:rsidRPr="00807468" w:rsidDel="00513728">
              <w:rPr>
                <w:noProof/>
              </w:rPr>
              <w:delText>[9]</w:delText>
            </w:r>
          </w:del>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ins w:id="479" w:author="Bill" w:date="2012-06-04T07:27:00Z">
            <w:r w:rsidR="00513728" w:rsidRPr="00513728">
              <w:rPr>
                <w:noProof/>
                <w:rPrChange w:id="480" w:author="Bill" w:date="2012-06-04T07:27:00Z">
                  <w:rPr>
                    <w:rFonts w:eastAsia="Times New Roman"/>
                  </w:rPr>
                </w:rPrChange>
              </w:rPr>
              <w:t>[15]</w:t>
            </w:r>
          </w:ins>
          <w:del w:id="481" w:author="Bill" w:date="2012-06-04T07:27:00Z">
            <w:r w:rsidR="00807468" w:rsidRPr="00807468" w:rsidDel="00513728">
              <w:rPr>
                <w:noProof/>
              </w:rPr>
              <w:delText>[15]</w:delText>
            </w:r>
          </w:del>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ins w:id="482" w:author="Bill" w:date="2012-06-04T07:27:00Z">
            <w:r w:rsidR="00513728" w:rsidRPr="00513728">
              <w:rPr>
                <w:noProof/>
                <w:rPrChange w:id="483" w:author="Bill" w:date="2012-06-04T07:27:00Z">
                  <w:rPr>
                    <w:rFonts w:eastAsia="Times New Roman"/>
                  </w:rPr>
                </w:rPrChange>
              </w:rPr>
              <w:t>[23]</w:t>
            </w:r>
          </w:ins>
          <w:del w:id="484" w:author="Bill" w:date="2012-06-04T07:27:00Z">
            <w:r w:rsidR="00807468" w:rsidRPr="00807468" w:rsidDel="00513728">
              <w:rPr>
                <w:noProof/>
              </w:rPr>
              <w:delText>[23]</w:delText>
            </w:r>
          </w:del>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ins w:id="485" w:author="Bill" w:date="2012-06-04T07:27:00Z">
            <w:r w:rsidR="00513728" w:rsidRPr="00513728">
              <w:rPr>
                <w:noProof/>
                <w:rPrChange w:id="486" w:author="Bill" w:date="2012-06-04T07:27:00Z">
                  <w:rPr>
                    <w:rFonts w:eastAsia="Times New Roman"/>
                  </w:rPr>
                </w:rPrChange>
              </w:rPr>
              <w:t>[23]</w:t>
            </w:r>
          </w:ins>
          <w:del w:id="487" w:author="Bill" w:date="2012-06-04T07:27:00Z">
            <w:r w:rsidR="00807468" w:rsidRPr="00807468" w:rsidDel="00513728">
              <w:rPr>
                <w:noProof/>
              </w:rPr>
              <w:delText>[23]</w:delText>
            </w:r>
          </w:del>
          <w:r w:rsidR="009A37A6">
            <w:fldChar w:fldCharType="end"/>
          </w:r>
        </w:sdtContent>
      </w:sdt>
      <w:r w:rsidR="009A37A6">
        <w:t xml:space="preserve"> </w:t>
      </w:r>
      <w:r w:rsidR="00EB66B6">
        <w:t>have seen success</w:t>
      </w:r>
      <w:ins w:id="488" w:author="Wyatt" w:date="2012-06-03T14:33:00Z">
        <w:r w:rsidR="005A497D">
          <w:t>ful</w:t>
        </w:r>
      </w:ins>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ins w:id="489" w:author="Bill" w:date="2012-06-04T07:27:00Z">
            <w:r w:rsidR="00513728" w:rsidRPr="00513728">
              <w:rPr>
                <w:noProof/>
                <w:rPrChange w:id="490" w:author="Bill" w:date="2012-06-04T07:27:00Z">
                  <w:rPr>
                    <w:rFonts w:eastAsia="Times New Roman"/>
                  </w:rPr>
                </w:rPrChange>
              </w:rPr>
              <w:t>[7]</w:t>
            </w:r>
          </w:ins>
          <w:del w:id="491" w:author="Bill" w:date="2012-06-04T07:27:00Z">
            <w:r w:rsidR="00807468" w:rsidRPr="00807468" w:rsidDel="00513728">
              <w:rPr>
                <w:noProof/>
              </w:rPr>
              <w:delText>[7]</w:delText>
            </w:r>
          </w:del>
          <w:r w:rsidR="00BF40CE">
            <w:fldChar w:fldCharType="end"/>
          </w:r>
        </w:sdtContent>
      </w:sdt>
      <w:r w:rsidR="00BF40CE">
        <w:t>.</w:t>
      </w:r>
    </w:p>
    <w:p w:rsidR="006551D7" w:rsidRDefault="00BF40CE" w:rsidP="00193048">
      <w:pPr>
        <w:pStyle w:val="Heading2"/>
      </w:pPr>
      <w:bookmarkStart w:id="492" w:name="_Toc326558168"/>
      <w:r>
        <w:t>Planning</w:t>
      </w:r>
      <w:bookmarkEnd w:id="492"/>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w:t>
      </w:r>
      <w:r w:rsidR="0078088A">
        <w:lastRenderedPageBreak/>
        <w:t xml:space="preserve">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ins w:id="493" w:author="Bill" w:date="2012-06-04T07:27:00Z">
            <w:r w:rsidR="00513728" w:rsidRPr="00513728">
              <w:rPr>
                <w:noProof/>
                <w:rPrChange w:id="494" w:author="Bill" w:date="2012-06-04T07:27:00Z">
                  <w:rPr>
                    <w:rFonts w:eastAsia="Times New Roman"/>
                  </w:rPr>
                </w:rPrChange>
              </w:rPr>
              <w:t>[24]</w:t>
            </w:r>
          </w:ins>
          <w:del w:id="495" w:author="Bill" w:date="2012-06-04T07:27:00Z">
            <w:r w:rsidR="00807468" w:rsidRPr="00807468" w:rsidDel="00513728">
              <w:rPr>
                <w:noProof/>
              </w:rPr>
              <w:delText>[24]</w:delText>
            </w:r>
          </w:del>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ins w:id="496" w:author="Bill" w:date="2012-06-04T07:27:00Z">
            <w:r w:rsidR="00513728" w:rsidRPr="00513728">
              <w:rPr>
                <w:noProof/>
                <w:rPrChange w:id="497" w:author="Bill" w:date="2012-06-04T07:27:00Z">
                  <w:rPr>
                    <w:rFonts w:eastAsia="Times New Roman"/>
                  </w:rPr>
                </w:rPrChange>
              </w:rPr>
              <w:t>[6]</w:t>
            </w:r>
          </w:ins>
          <w:del w:id="498" w:author="Bill" w:date="2012-06-04T07:27:00Z">
            <w:r w:rsidR="00807468" w:rsidRPr="00807468" w:rsidDel="00513728">
              <w:rPr>
                <w:noProof/>
              </w:rPr>
              <w:delText>[6]</w:delText>
            </w:r>
          </w:del>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ins w:id="499" w:author="Bill" w:date="2012-06-04T07:27:00Z">
            <w:r w:rsidR="00513728" w:rsidRPr="00513728">
              <w:rPr>
                <w:noProof/>
                <w:rPrChange w:id="500" w:author="Bill" w:date="2012-06-04T07:27:00Z">
                  <w:rPr>
                    <w:rFonts w:eastAsia="Times New Roman"/>
                  </w:rPr>
                </w:rPrChange>
              </w:rPr>
              <w:t>[25]</w:t>
            </w:r>
          </w:ins>
          <w:del w:id="501" w:author="Bill" w:date="2012-06-04T07:27:00Z">
            <w:r w:rsidR="00807468" w:rsidRPr="00807468" w:rsidDel="00513728">
              <w:rPr>
                <w:noProof/>
              </w:rPr>
              <w:delText>[25]</w:delText>
            </w:r>
          </w:del>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ins w:id="502" w:author="Bill" w:date="2012-06-04T07:27:00Z">
            <w:r w:rsidR="00513728" w:rsidRPr="00513728">
              <w:rPr>
                <w:noProof/>
                <w:rPrChange w:id="503" w:author="Bill" w:date="2012-06-04T07:27:00Z">
                  <w:rPr>
                    <w:rFonts w:eastAsia="Times New Roman"/>
                  </w:rPr>
                </w:rPrChange>
              </w:rPr>
              <w:t>[26]</w:t>
            </w:r>
          </w:ins>
          <w:del w:id="504" w:author="Bill" w:date="2012-06-04T07:27:00Z">
            <w:r w:rsidR="00807468" w:rsidRPr="00807468" w:rsidDel="00513728">
              <w:rPr>
                <w:noProof/>
              </w:rPr>
              <w:delText>[26]</w:delText>
            </w:r>
          </w:del>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ins w:id="505" w:author="Bill" w:date="2012-06-04T07:27:00Z">
            <w:r w:rsidR="00513728" w:rsidRPr="00513728">
              <w:rPr>
                <w:noProof/>
                <w:rPrChange w:id="506" w:author="Bill" w:date="2012-06-04T07:27:00Z">
                  <w:rPr>
                    <w:rFonts w:eastAsia="Times New Roman"/>
                  </w:rPr>
                </w:rPrChange>
              </w:rPr>
              <w:t>[27]</w:t>
            </w:r>
          </w:ins>
          <w:del w:id="507" w:author="Bill" w:date="2012-06-04T07:27:00Z">
            <w:r w:rsidR="00807468" w:rsidRPr="00807468" w:rsidDel="00513728">
              <w:rPr>
                <w:noProof/>
              </w:rPr>
              <w:delText>[27]</w:delText>
            </w:r>
          </w:del>
          <w:r w:rsidR="000658FA">
            <w:fldChar w:fldCharType="end"/>
          </w:r>
        </w:sdtContent>
      </w:sdt>
      <w:r>
        <w:t xml:space="preserve">, </w:t>
      </w:r>
      <w:proofErr w:type="spellStart"/>
      <w:r>
        <w:lastRenderedPageBreak/>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ins w:id="508" w:author="Bill" w:date="2012-06-04T07:27:00Z">
            <w:r w:rsidR="00513728" w:rsidRPr="00513728">
              <w:rPr>
                <w:noProof/>
                <w:rPrChange w:id="509" w:author="Bill" w:date="2012-06-04T07:27:00Z">
                  <w:rPr>
                    <w:rFonts w:eastAsia="Times New Roman"/>
                  </w:rPr>
                </w:rPrChange>
              </w:rPr>
              <w:t>[26]</w:t>
            </w:r>
          </w:ins>
          <w:del w:id="510" w:author="Bill" w:date="2012-06-04T07:27:00Z">
            <w:r w:rsidR="00807468" w:rsidRPr="00807468" w:rsidDel="00513728">
              <w:rPr>
                <w:noProof/>
              </w:rPr>
              <w:delText>[26]</w:delText>
            </w:r>
          </w:del>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511" w:name="_Toc326558169"/>
      <w:ins w:id="512" w:author="Wyatt" w:date="2012-06-03T14:46:00Z">
        <w:r>
          <w:lastRenderedPageBreak/>
          <w:t xml:space="preserve">Experimental </w:t>
        </w:r>
      </w:ins>
      <w:ins w:id="513" w:author="Wyatt" w:date="2012-06-03T14:47:00Z">
        <w:r>
          <w:t xml:space="preserve">Mobile-Robot </w:t>
        </w:r>
      </w:ins>
      <w:ins w:id="514" w:author="Wyatt" w:date="2012-06-03T14:46:00Z">
        <w:r>
          <w:t xml:space="preserve">System: </w:t>
        </w:r>
      </w:ins>
      <w:r w:rsidR="00F94ED7">
        <w:t>Harlie</w:t>
      </w:r>
      <w:bookmarkEnd w:id="511"/>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513728">
        <w:t xml:space="preserve">Figure </w:t>
      </w:r>
      <w:r w:rsidR="00513728">
        <w:rPr>
          <w:noProof/>
        </w:rPr>
        <w:t>1</w:t>
      </w:r>
      <w:r w:rsidR="001A2A60">
        <w:fldChar w:fldCharType="end"/>
      </w:r>
      <w:r w:rsidR="001A2A60">
        <w:t xml:space="preserve">, </w:t>
      </w:r>
      <w:r>
        <w:t xml:space="preserve">is a mobile robot </w:t>
      </w:r>
      <w:r w:rsidR="0015309C">
        <w:t>designed</w:t>
      </w:r>
      <w:r w:rsidR="009B1B7A">
        <w:t xml:space="preserve"> </w:t>
      </w:r>
      <w:ins w:id="515" w:author="Bill" w:date="2012-06-04T07:28:00Z">
        <w:r w:rsidR="00513728">
          <w:t xml:space="preserve">and constructed </w:t>
        </w:r>
      </w:ins>
      <w:r w:rsidR="009B1B7A">
        <w:t>at Case Western Reserve University.  Harlie is built</w:t>
      </w:r>
      <w:r w:rsidR="001F090A">
        <w:t xml:space="preserve"> on an electric wheelchair base</w:t>
      </w:r>
      <w:r w:rsidR="009B1B7A">
        <w:t xml:space="preserve"> </w:t>
      </w:r>
      <w:r w:rsidR="0060037A">
        <w:t>which allows for operation both in</w:t>
      </w:r>
      <w:del w:id="516" w:author="Wyatt" w:date="2012-06-03T14:47:00Z">
        <w:r w:rsidR="0060037A" w:rsidDel="0081604C">
          <w:delText xml:space="preserve">- </w:delText>
        </w:r>
      </w:del>
      <w:ins w:id="517" w:author="Wyatt" w:date="2012-06-03T14:47:00Z">
        <w:r w:rsidR="0081604C">
          <w:t xml:space="preserve">doors </w:t>
        </w:r>
      </w:ins>
      <w:r w:rsidR="0060037A">
        <w:t>and outdoors</w:t>
      </w:r>
      <w:r w:rsidR="001F090A">
        <w:t xml:space="preserve"> on </w:t>
      </w:r>
      <w:r w:rsidR="00807468">
        <w:t>varied</w:t>
      </w:r>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0F855CAA" wp14:editId="0A40AAB2">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6DE12655" wp14:editId="71888981">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518" w:name="_Ref325461456"/>
      <w:bookmarkStart w:id="519" w:name="_Toc326558191"/>
      <w:r>
        <w:t xml:space="preserve">Figure </w:t>
      </w:r>
      <w:r w:rsidR="00BB2069">
        <w:fldChar w:fldCharType="begin"/>
      </w:r>
      <w:r w:rsidR="00BB2069">
        <w:instrText xml:space="preserve"> SEQ Figure \* ARABIC </w:instrText>
      </w:r>
      <w:r w:rsidR="00BB2069">
        <w:fldChar w:fldCharType="separate"/>
      </w:r>
      <w:r w:rsidR="00513728">
        <w:rPr>
          <w:noProof/>
        </w:rPr>
        <w:t>1</w:t>
      </w:r>
      <w:r w:rsidR="00BB2069">
        <w:rPr>
          <w:noProof/>
        </w:rPr>
        <w:fldChar w:fldCharType="end"/>
      </w:r>
      <w:bookmarkEnd w:id="518"/>
      <w:r>
        <w:t>: Harlie, the mobile robot</w:t>
      </w:r>
      <w:bookmarkEnd w:id="519"/>
    </w:p>
    <w:p w:rsidR="001F090A" w:rsidDel="00E97F73" w:rsidRDefault="001F090A" w:rsidP="001F090A">
      <w:pPr>
        <w:spacing w:before="240" w:line="480" w:lineRule="auto"/>
        <w:ind w:firstLine="720"/>
        <w:rPr>
          <w:del w:id="520" w:author="Bill" w:date="2012-06-04T07:26:00Z"/>
        </w:rPr>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ins w:id="521" w:author="Wyatt" w:date="2012-06-03T14:56:00Z">
        <w:r w:rsidR="00486A1E">
          <w:t xml:space="preserve"> </w:t>
        </w:r>
      </w:ins>
      <w:ins w:id="522" w:author="Wyatt" w:date="2012-06-03T14:55:00Z">
        <w:r w:rsidR="00486A1E">
          <w:t>an inertial measurement unit,</w:t>
        </w:r>
      </w:ins>
      <w:r>
        <w:t xml:space="preserve"> and several sonar sensors</w:t>
      </w:r>
      <w:r w:rsidR="009F7BA9">
        <w:t>,</w:t>
      </w:r>
      <w:r>
        <w:t xml:space="preserve"> which were not </w:t>
      </w:r>
      <w:r w:rsidR="00CB220A">
        <w:t>needed</w:t>
      </w:r>
      <w:r>
        <w:t xml:space="preserve"> </w:t>
      </w:r>
      <w:r w:rsidR="009F7BA9">
        <w:t>for</w:t>
      </w:r>
      <w:r>
        <w:t xml:space="preserve"> this project.</w:t>
      </w:r>
    </w:p>
    <w:p w:rsidR="00C276B3" w:rsidRDefault="00C276B3">
      <w:pPr>
        <w:spacing w:before="240" w:line="480" w:lineRule="auto"/>
        <w:ind w:firstLine="720"/>
        <w:pPrChange w:id="523" w:author="Bill" w:date="2012-06-04T07:26:00Z">
          <w:pPr>
            <w:pStyle w:val="Heading2"/>
          </w:pPr>
        </w:pPrChange>
      </w:pPr>
      <w:del w:id="524" w:author="Bill" w:date="2012-06-04T07:26:00Z">
        <w:r w:rsidDel="00E97F73">
          <w:delText>Software Architecture</w:delText>
        </w:r>
      </w:del>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ins w:id="525" w:author="Bill" w:date="2012-06-04T07:05:00Z">
        <w:r w:rsidR="004115E1">
          <w:t xml:space="preserve">open-source </w:t>
        </w:r>
      </w:ins>
      <w:r>
        <w:t xml:space="preserve">ROS (Robot Operating System) framework </w:t>
      </w:r>
      <w:del w:id="526" w:author="Bill" w:date="2012-06-04T07:05:00Z">
        <w:r w:rsidDel="004115E1">
          <w:delText xml:space="preserve">provided </w:delText>
        </w:r>
      </w:del>
      <w:ins w:id="527" w:author="Bill" w:date="2012-06-04T07:05:00Z">
        <w:r w:rsidR="004115E1">
          <w:t xml:space="preserve">hosted </w:t>
        </w:r>
      </w:ins>
      <w:r>
        <w:t>by Willow Garage</w:t>
      </w:r>
      <w:ins w:id="528" w:author="Bill" w:date="2012-06-04T07:13:00Z">
        <w:r w:rsidR="003332D4">
          <w:t xml:space="preserve"> </w:t>
        </w:r>
      </w:ins>
      <w:customXmlInsRangeStart w:id="529" w:author="Bill" w:date="2012-06-04T07:13:00Z"/>
      <w:sdt>
        <w:sdtPr>
          <w:id w:val="1348685138"/>
          <w:citation/>
        </w:sdtPr>
        <w:sdtContent>
          <w:customXmlInsRangeEnd w:id="529"/>
          <w:ins w:id="530" w:author="Bill" w:date="2012-06-04T07:13:00Z">
            <w:r w:rsidR="003332D4">
              <w:fldChar w:fldCharType="begin"/>
            </w:r>
            <w:r w:rsidR="003332D4">
              <w:instrText xml:space="preserve"> CITATION Wil12 \l 1033 </w:instrText>
            </w:r>
          </w:ins>
          <w:r w:rsidR="003332D4">
            <w:fldChar w:fldCharType="separate"/>
          </w:r>
          <w:ins w:id="531" w:author="Bill" w:date="2012-06-04T07:27:00Z">
            <w:r w:rsidR="00513728" w:rsidRPr="00513728">
              <w:rPr>
                <w:noProof/>
                <w:rPrChange w:id="532" w:author="Bill" w:date="2012-06-04T07:27:00Z">
                  <w:rPr>
                    <w:rFonts w:eastAsia="Times New Roman"/>
                  </w:rPr>
                </w:rPrChange>
              </w:rPr>
              <w:t>[28]</w:t>
            </w:r>
          </w:ins>
          <w:ins w:id="533" w:author="Bill" w:date="2012-06-04T07:13:00Z">
            <w:r w:rsidR="003332D4">
              <w:fldChar w:fldCharType="end"/>
            </w:r>
          </w:ins>
          <w:customXmlInsRangeStart w:id="534" w:author="Bill" w:date="2012-06-04T07:13:00Z"/>
        </w:sdtContent>
      </w:sdt>
      <w:customXmlInsRangeEnd w:id="534"/>
      <w:r>
        <w:t xml:space="preserve">.  </w:t>
      </w:r>
      <w:r w:rsidR="00424072">
        <w:t xml:space="preserve">ROS provides facilities for different software modules, called nodes, to communicate 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ins w:id="535" w:author="Bill" w:date="2012-06-04T07:29:00Z">
        <w:r w:rsidR="00513728">
          <w:t>and simplifies</w:t>
        </w:r>
      </w:ins>
      <w:del w:id="536" w:author="Bill" w:date="2012-06-04T07:29:00Z">
        <w:r w:rsidR="003B692F" w:rsidRPr="003B692F" w:rsidDel="00513728">
          <w:delText>simplifying</w:delText>
        </w:r>
      </w:del>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lastRenderedPageBreak/>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513728">
        <w:t xml:space="preserve">Figure </w:t>
      </w:r>
      <w:r w:rsidR="00513728">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ins w:id="537" w:author="Bill" w:date="2012-06-04T07:27:00Z">
            <w:r w:rsidR="00513728" w:rsidRPr="00513728">
              <w:rPr>
                <w:noProof/>
                <w:rPrChange w:id="538" w:author="Bill" w:date="2012-06-04T07:27:00Z">
                  <w:rPr>
                    <w:rFonts w:eastAsia="Times New Roman"/>
                  </w:rPr>
                </w:rPrChange>
              </w:rPr>
              <w:t>[29]</w:t>
            </w:r>
          </w:ins>
          <w:del w:id="539" w:author="Bill" w:date="2012-06-04T07:27:00Z">
            <w:r w:rsidR="00807468" w:rsidRPr="00807468" w:rsidDel="00513728">
              <w:rPr>
                <w:noProof/>
              </w:rPr>
              <w:delText>[28]</w:delText>
            </w:r>
          </w:del>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ins w:id="540" w:author="Bill" w:date="2012-06-04T07:27:00Z">
            <w:r w:rsidR="00513728" w:rsidRPr="00513728">
              <w:rPr>
                <w:noProof/>
                <w:rPrChange w:id="541" w:author="Bill" w:date="2012-06-04T07:27:00Z">
                  <w:rPr>
                    <w:rFonts w:eastAsia="Times New Roman"/>
                  </w:rPr>
                </w:rPrChange>
              </w:rPr>
              <w:t>[30]</w:t>
            </w:r>
          </w:ins>
          <w:del w:id="542" w:author="Bill" w:date="2012-06-04T07:27:00Z">
            <w:r w:rsidR="00807468" w:rsidRPr="00807468" w:rsidDel="00513728">
              <w:rPr>
                <w:noProof/>
              </w:rPr>
              <w:delText>[29]</w:delText>
            </w:r>
          </w:del>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E10192B" wp14:editId="6AA25179">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69" w:rsidRDefault="00BB2069" w:rsidP="0033042D">
                              <w:pPr>
                                <w:spacing w:after="0" w:line="240" w:lineRule="auto"/>
                                <w:jc w:val="center"/>
                              </w:pPr>
                              <w:r>
                                <w:t>Person Tracking</w:t>
                              </w:r>
                            </w:p>
                            <w:p w:rsidR="00BB2069" w:rsidRDefault="00BB206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69" w:rsidRDefault="00BB2069" w:rsidP="0033042D">
                              <w:pPr>
                                <w:spacing w:after="0" w:line="240" w:lineRule="auto"/>
                                <w:jc w:val="center"/>
                              </w:pPr>
                              <w:r>
                                <w:t>Planning</w:t>
                              </w:r>
                            </w:p>
                            <w:p w:rsidR="00BB2069" w:rsidRDefault="00BB206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69" w:rsidRDefault="00BB2069" w:rsidP="0033042D">
                              <w:pPr>
                                <w:spacing w:after="0" w:line="240" w:lineRule="auto"/>
                                <w:jc w:val="center"/>
                              </w:pPr>
                              <w:r>
                                <w:t>Precision</w:t>
                              </w:r>
                            </w:p>
                            <w:p w:rsidR="00BB2069" w:rsidRDefault="00BB2069"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69" w:rsidRDefault="00BB2069" w:rsidP="0033042D">
                              <w:pPr>
                                <w:spacing w:after="0" w:line="240" w:lineRule="auto"/>
                                <w:jc w:val="center"/>
                              </w:pPr>
                              <w:r>
                                <w:t>Mapping and</w:t>
                              </w:r>
                            </w:p>
                            <w:p w:rsidR="00BB2069" w:rsidRDefault="00BB2069"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BB2069" w:rsidRDefault="00BB2069" w:rsidP="0033042D">
                        <w:pPr>
                          <w:spacing w:after="0" w:line="240" w:lineRule="auto"/>
                          <w:jc w:val="center"/>
                        </w:pPr>
                        <w:r>
                          <w:t>Person Tracking</w:t>
                        </w:r>
                      </w:p>
                      <w:p w:rsidR="00BB2069" w:rsidRDefault="00BB206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BB2069" w:rsidRDefault="00BB2069" w:rsidP="0033042D">
                        <w:pPr>
                          <w:spacing w:after="0" w:line="240" w:lineRule="auto"/>
                          <w:jc w:val="center"/>
                        </w:pPr>
                        <w:r>
                          <w:t>Planning</w:t>
                        </w:r>
                      </w:p>
                      <w:p w:rsidR="00BB2069" w:rsidRDefault="00BB206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BB2069" w:rsidRDefault="00BB2069" w:rsidP="0033042D">
                        <w:pPr>
                          <w:spacing w:after="0" w:line="240" w:lineRule="auto"/>
                          <w:jc w:val="center"/>
                        </w:pPr>
                        <w:r>
                          <w:t>Precision</w:t>
                        </w:r>
                      </w:p>
                      <w:p w:rsidR="00BB2069" w:rsidRDefault="00BB2069"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BB2069" w:rsidRDefault="00BB2069" w:rsidP="0033042D">
                        <w:pPr>
                          <w:spacing w:after="0" w:line="240" w:lineRule="auto"/>
                          <w:jc w:val="center"/>
                        </w:pPr>
                        <w:r>
                          <w:t>Mapping and</w:t>
                        </w:r>
                      </w:p>
                      <w:p w:rsidR="00BB2069" w:rsidRDefault="00BB2069"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543" w:name="_Ref324363926"/>
      <w:bookmarkStart w:id="544" w:name="_Toc326558192"/>
      <w:r>
        <w:t xml:space="preserve">Figure </w:t>
      </w:r>
      <w:r w:rsidR="00BB2069">
        <w:fldChar w:fldCharType="begin"/>
      </w:r>
      <w:r w:rsidR="00BB2069">
        <w:instrText xml:space="preserve"> SEQ Figure \* ARABIC </w:instrText>
      </w:r>
      <w:r w:rsidR="00BB2069">
        <w:fldChar w:fldCharType="separate"/>
      </w:r>
      <w:r w:rsidR="00513728">
        <w:rPr>
          <w:noProof/>
        </w:rPr>
        <w:t>2</w:t>
      </w:r>
      <w:r w:rsidR="00BB2069">
        <w:rPr>
          <w:noProof/>
        </w:rPr>
        <w:fldChar w:fldCharType="end"/>
      </w:r>
      <w:bookmarkEnd w:id="543"/>
      <w:r>
        <w:t>: Overall software architecture</w:t>
      </w:r>
      <w:bookmarkEnd w:id="544"/>
    </w:p>
    <w:p w:rsidR="007138C2" w:rsidRDefault="00750DAF" w:rsidP="00F91C31">
      <w:pPr>
        <w:pStyle w:val="Heading1"/>
      </w:pPr>
      <w:bookmarkStart w:id="545" w:name="_Ref322950030"/>
      <w:bookmarkStart w:id="546" w:name="_Toc326558170"/>
      <w:r>
        <w:lastRenderedPageBreak/>
        <w:t xml:space="preserve">Evaluation of </w:t>
      </w:r>
      <w:r w:rsidR="00691CA2">
        <w:t xml:space="preserve">the </w:t>
      </w:r>
      <w:r>
        <w:t xml:space="preserve">Microsoft </w:t>
      </w:r>
      <w:r w:rsidR="00115579">
        <w:t>Kinect</w:t>
      </w:r>
      <w:bookmarkEnd w:id="545"/>
      <w:bookmarkEnd w:id="546"/>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ins w:id="547" w:author="Wyatt" w:date="2012-06-03T15:16:00Z">
        <w:r w:rsidR="005A6B0A">
          <w:rPr>
            <w:rFonts w:cs="Calibri"/>
            <w:szCs w:val="24"/>
          </w:rPr>
          <w:t>s</w:t>
        </w:r>
      </w:ins>
      <w:r w:rsidR="00BC00C4">
        <w:rPr>
          <w:rFonts w:cs="Calibri"/>
          <w:szCs w:val="24"/>
        </w:rPr>
        <w:t xml:space="preserve"> and orientation</w:t>
      </w:r>
      <w:ins w:id="548" w:author="Wyatt" w:date="2012-06-03T15:16:00Z">
        <w:r w:rsidR="005A6B0A">
          <w:rPr>
            <w:rFonts w:cs="Calibri"/>
            <w:szCs w:val="24"/>
          </w:rPr>
          <w:t>s</w:t>
        </w:r>
      </w:ins>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del w:id="549" w:author="Bill" w:date="2012-06-04T07:30:00Z">
        <w:r w:rsidR="005E702D" w:rsidDel="00513728">
          <w:rPr>
            <w:rFonts w:cs="Calibri"/>
            <w:szCs w:val="24"/>
          </w:rPr>
          <w:delText>Nintento</w:delText>
        </w:r>
      </w:del>
      <w:ins w:id="550" w:author="Bill" w:date="2012-06-04T07:30:00Z">
        <w:r w:rsidR="00513728">
          <w:rPr>
            <w:rFonts w:cs="Calibri"/>
            <w:szCs w:val="24"/>
          </w:rPr>
          <w:t>Nintendo</w:t>
        </w:r>
      </w:ins>
      <w:r w:rsidR="005E702D">
        <w:rPr>
          <w:rFonts w:cs="Calibri"/>
          <w:szCs w:val="24"/>
        </w:rPr>
        <w:t xml:space="preserve"> Wii remote and the Sony </w:t>
      </w:r>
      <w:del w:id="551" w:author="Bill" w:date="2012-06-04T07:30:00Z">
        <w:r w:rsidR="005E702D" w:rsidDel="00513728">
          <w:rPr>
            <w:rFonts w:cs="Calibri"/>
            <w:szCs w:val="24"/>
          </w:rPr>
          <w:delText>Playstation</w:delText>
        </w:r>
      </w:del>
      <w:ins w:id="552" w:author="Bill" w:date="2012-06-04T07:30:00Z">
        <w:r w:rsidR="00513728">
          <w:rPr>
            <w:rFonts w:cs="Calibri"/>
            <w:szCs w:val="24"/>
          </w:rPr>
          <w:t>PlayStation</w:t>
        </w:r>
      </w:ins>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ins w:id="553" w:author="Bill" w:date="2012-06-04T07:27:00Z">
            <w:r w:rsidR="00513728" w:rsidRPr="00513728">
              <w:rPr>
                <w:noProof/>
                <w:rPrChange w:id="554" w:author="Bill" w:date="2012-06-04T07:27:00Z">
                  <w:rPr>
                    <w:rFonts w:eastAsia="Times New Roman"/>
                  </w:rPr>
                </w:rPrChange>
              </w:rPr>
              <w:t>[18]</w:t>
            </w:r>
          </w:ins>
          <w:del w:id="555" w:author="Bill" w:date="2012-06-04T07:27:00Z">
            <w:r w:rsidR="00807468" w:rsidRPr="00807468" w:rsidDel="00513728">
              <w:rPr>
                <w:noProof/>
              </w:rPr>
              <w:delText>[18]</w:delText>
            </w:r>
          </w:del>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ins w:id="556" w:author="Bill" w:date="2012-06-04T07:27:00Z">
            <w:r w:rsidR="00513728" w:rsidRPr="00513728">
              <w:rPr>
                <w:rFonts w:cs="Calibri"/>
                <w:noProof/>
                <w:szCs w:val="24"/>
                <w:rPrChange w:id="557" w:author="Bill" w:date="2012-06-04T07:27:00Z">
                  <w:rPr>
                    <w:rFonts w:eastAsia="Times New Roman"/>
                  </w:rPr>
                </w:rPrChange>
              </w:rPr>
              <w:t>[31]</w:t>
            </w:r>
          </w:ins>
          <w:del w:id="558" w:author="Bill" w:date="2012-06-04T07:27:00Z">
            <w:r w:rsidR="00807468" w:rsidRPr="00807468" w:rsidDel="00513728">
              <w:rPr>
                <w:rFonts w:cs="Calibri"/>
                <w:noProof/>
                <w:szCs w:val="24"/>
              </w:rPr>
              <w:delText>[30]</w:delText>
            </w:r>
          </w:del>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ins w:id="559" w:author="Bill" w:date="2012-06-04T07:27:00Z">
            <w:r w:rsidR="00513728" w:rsidRPr="00513728">
              <w:rPr>
                <w:rFonts w:cs="Calibri"/>
                <w:noProof/>
                <w:szCs w:val="24"/>
                <w:rPrChange w:id="560" w:author="Bill" w:date="2012-06-04T07:27:00Z">
                  <w:rPr>
                    <w:rFonts w:eastAsia="Times New Roman"/>
                  </w:rPr>
                </w:rPrChange>
              </w:rPr>
              <w:t>[32]</w:t>
            </w:r>
          </w:ins>
          <w:del w:id="561" w:author="Bill" w:date="2012-06-04T07:27:00Z">
            <w:r w:rsidR="00807468" w:rsidRPr="00807468" w:rsidDel="00513728">
              <w:rPr>
                <w:rFonts w:cs="Calibri"/>
                <w:noProof/>
                <w:szCs w:val="24"/>
              </w:rPr>
              <w:delText>[31]</w:delText>
            </w:r>
          </w:del>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xml:space="preserve">, the Kinect is able to </w:t>
      </w:r>
      <w:del w:id="562" w:author="Wyatt" w:date="2012-06-03T15:17:00Z">
        <w:r w:rsidR="008621F7" w:rsidDel="005A6B0A">
          <w:rPr>
            <w:rFonts w:cs="Calibri"/>
            <w:szCs w:val="24"/>
          </w:rPr>
          <w:delText xml:space="preserve">seamlessly </w:delText>
        </w:r>
      </w:del>
      <w:r w:rsidR="008621F7">
        <w:rPr>
          <w:rFonts w:cs="Calibri"/>
          <w:szCs w:val="24"/>
        </w:rPr>
        <w:t>detect and track multiple human users in its field of view</w:t>
      </w:r>
      <w:del w:id="563" w:author="Wyatt" w:date="2012-06-03T15:17:00Z">
        <w:r w:rsidR="008621F7" w:rsidDel="005A6B0A">
          <w:rPr>
            <w:rFonts w:cs="Calibri"/>
            <w:szCs w:val="24"/>
          </w:rPr>
          <w:delText xml:space="preserve">.  </w:delText>
        </w:r>
      </w:del>
      <w:ins w:id="564" w:author="Wyatt" w:date="2012-06-03T15:17:00Z">
        <w:r w:rsidR="005A6B0A">
          <w:rPr>
            <w:rFonts w:cs="Calibri"/>
            <w:szCs w:val="24"/>
          </w:rPr>
          <w:t xml:space="preserve">, </w:t>
        </w:r>
        <w:del w:id="565" w:author="Bill" w:date="2012-06-04T07:30:00Z">
          <w:r w:rsidR="005A6B0A" w:rsidDel="00513728">
            <w:rPr>
              <w:rFonts w:cs="Calibri"/>
              <w:szCs w:val="24"/>
            </w:rPr>
            <w:delText xml:space="preserve">which  </w:delText>
          </w:r>
        </w:del>
      </w:ins>
      <w:ins w:id="566" w:author="Bill" w:date="2012-06-04T07:30:00Z">
        <w:r w:rsidR="00513728">
          <w:rPr>
            <w:rFonts w:cs="Calibri"/>
            <w:szCs w:val="24"/>
          </w:rPr>
          <w:t xml:space="preserve">which </w:t>
        </w:r>
      </w:ins>
      <w:del w:id="567" w:author="Wyatt" w:date="2012-06-03T15:17:00Z">
        <w:r w:rsidR="008621F7" w:rsidDel="005A6B0A">
          <w:rPr>
            <w:rFonts w:cs="Calibri"/>
            <w:szCs w:val="24"/>
          </w:rPr>
          <w:delText xml:space="preserve">This </w:delText>
        </w:r>
      </w:del>
      <w:r w:rsidR="008621F7">
        <w:rPr>
          <w:rFonts w:cs="Calibri"/>
          <w:szCs w:val="24"/>
        </w:rPr>
        <w:t xml:space="preserve">is </w:t>
      </w:r>
      <w:del w:id="568" w:author="Wyatt" w:date="2012-06-03T15:17:00Z">
        <w:r w:rsidR="008621F7" w:rsidDel="005A6B0A">
          <w:rPr>
            <w:rFonts w:cs="Calibri"/>
            <w:szCs w:val="24"/>
          </w:rPr>
          <w:delText xml:space="preserve">obviously very </w:delText>
        </w:r>
      </w:del>
      <w:r w:rsidR="008621F7">
        <w:rPr>
          <w:rFonts w:cs="Calibri"/>
          <w:szCs w:val="24"/>
        </w:rPr>
        <w:t>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w:t>
      </w:r>
      <w:del w:id="569" w:author="Wyatt" w:date="2012-06-03T15:17:00Z">
        <w:r w:rsidRPr="004115E1" w:rsidDel="005A6B0A">
          <w:rPr>
            <w:rFonts w:cs="Calibri"/>
            <w:i/>
            <w:szCs w:val="24"/>
          </w:rPr>
          <w:delText>.</w:delText>
        </w:r>
      </w:del>
      <w:r w:rsidRPr="004115E1">
        <w:rPr>
          <w:rFonts w:cs="Calibri"/>
          <w:i/>
          <w:szCs w:val="24"/>
        </w:rPr>
        <w:t xml:space="preserve">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ins w:id="570" w:author="Bill" w:date="2012-06-04T07:27:00Z">
            <w:r w:rsidR="00513728" w:rsidRPr="00513728">
              <w:rPr>
                <w:rFonts w:cs="Calibri"/>
                <w:noProof/>
                <w:szCs w:val="24"/>
                <w:rPrChange w:id="571" w:author="Bill" w:date="2012-06-04T07:27:00Z">
                  <w:rPr>
                    <w:rFonts w:eastAsia="Times New Roman"/>
                  </w:rPr>
                </w:rPrChange>
              </w:rPr>
              <w:t>[20]</w:t>
            </w:r>
          </w:ins>
          <w:del w:id="572" w:author="Bill" w:date="2012-06-04T07:27:00Z">
            <w:r w:rsidR="00807468" w:rsidRPr="00807468" w:rsidDel="00513728">
              <w:rPr>
                <w:rFonts w:cs="Calibri"/>
                <w:noProof/>
                <w:szCs w:val="24"/>
              </w:rPr>
              <w:delText>[20]</w:delText>
            </w:r>
          </w:del>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ins w:id="573" w:author="Wyatt" w:date="2012-06-03T15:23:00Z">
        <w:r>
          <w:rPr>
            <w:rFonts w:cs="Calibri"/>
            <w:szCs w:val="24"/>
          </w:rPr>
          <w:t xml:space="preserve">No published attempts were found </w:t>
        </w:r>
      </w:ins>
      <w:del w:id="574" w:author="Wyatt" w:date="2012-06-03T15:24:00Z">
        <w:r w:rsidR="00B9291F" w:rsidDel="00904043">
          <w:rPr>
            <w:rFonts w:cs="Calibri"/>
            <w:szCs w:val="24"/>
          </w:rPr>
          <w:delText>A</w:delText>
        </w:r>
        <w:r w:rsidR="00960273" w:rsidDel="00904043">
          <w:rPr>
            <w:rFonts w:cs="Calibri"/>
            <w:szCs w:val="24"/>
          </w:rPr>
          <w:delText xml:space="preserve">ttempts have </w:delText>
        </w:r>
        <w:r w:rsidR="00B9291F" w:rsidDel="00904043">
          <w:rPr>
            <w:rFonts w:cs="Calibri"/>
            <w:szCs w:val="24"/>
          </w:rPr>
          <w:delText xml:space="preserve">not </w:delText>
        </w:r>
        <w:r w:rsidR="00960273" w:rsidDel="00904043">
          <w:rPr>
            <w:rFonts w:cs="Calibri"/>
            <w:szCs w:val="24"/>
          </w:rPr>
          <w:delText>been made in the literature to evaluate</w:delText>
        </w:r>
      </w:del>
      <w:ins w:id="575" w:author="Wyatt" w:date="2012-06-03T15:24:00Z">
        <w:r>
          <w:rPr>
            <w:rFonts w:cs="Calibri"/>
            <w:szCs w:val="24"/>
          </w:rPr>
          <w:t>evaluating</w:t>
        </w:r>
      </w:ins>
      <w:r w:rsidR="00960273">
        <w:rPr>
          <w:rFonts w:cs="Calibri"/>
          <w:szCs w:val="24"/>
        </w:rPr>
        <w:t xml:space="preserve"> the Kinect’s person</w:t>
      </w:r>
      <w:ins w:id="576" w:author="Wyatt" w:date="2012-06-03T15:24:00Z">
        <w:r>
          <w:rPr>
            <w:rFonts w:cs="Calibri"/>
            <w:szCs w:val="24"/>
          </w:rPr>
          <w:t>-</w:t>
        </w:r>
      </w:ins>
      <w:del w:id="577" w:author="Wyatt" w:date="2012-06-03T15:24:00Z">
        <w:r w:rsidR="00960273" w:rsidDel="00904043">
          <w:rPr>
            <w:rFonts w:cs="Calibri"/>
            <w:szCs w:val="24"/>
          </w:rPr>
          <w:delText xml:space="preserve"> </w:delText>
        </w:r>
      </w:del>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ins w:id="578" w:author="Wyatt" w:date="2012-06-03T15:25:00Z">
        <w:r w:rsidR="00904043">
          <w:rPr>
            <w:rFonts w:cs="Calibri"/>
            <w:szCs w:val="24"/>
          </w:rPr>
          <w:t>n</w:t>
        </w:r>
      </w:ins>
      <w:r w:rsidR="007C11F5">
        <w:rPr>
          <w:rFonts w:cs="Calibri"/>
          <w:szCs w:val="24"/>
        </w:rPr>
        <w:t xml:space="preserve"> </w:t>
      </w:r>
      <w:del w:id="579" w:author="Wyatt" w:date="2012-06-03T15:26:00Z">
        <w:r w:rsidR="007C11F5" w:rsidDel="00904043">
          <w:rPr>
            <w:rFonts w:cs="Calibri"/>
            <w:szCs w:val="24"/>
          </w:rPr>
          <w:delText xml:space="preserve">real-world </w:delText>
        </w:r>
      </w:del>
      <w:r w:rsidR="007C11F5">
        <w:rPr>
          <w:rFonts w:cs="Calibri"/>
          <w:szCs w:val="24"/>
        </w:rPr>
        <w:t xml:space="preserve">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del w:id="580" w:author="Wyatt" w:date="2012-06-03T15:26:00Z">
        <w:r w:rsidDel="00904043">
          <w:rPr>
            <w:rFonts w:cs="Calibri"/>
            <w:szCs w:val="24"/>
          </w:rPr>
          <w:lastRenderedPageBreak/>
          <w:delText>Most of</w:delText>
        </w:r>
      </w:del>
      <w:ins w:id="581" w:author="Wyatt" w:date="2012-06-03T15:26:00Z">
        <w:r w:rsidR="00904043">
          <w:rPr>
            <w:rFonts w:cs="Calibri"/>
            <w:szCs w:val="24"/>
          </w:rPr>
          <w:t>Possibly,</w:t>
        </w:r>
      </w:ins>
      <w:r>
        <w:rPr>
          <w:rFonts w:cs="Calibri"/>
          <w:szCs w:val="24"/>
        </w:rPr>
        <w:t xml:space="preserve">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 xml:space="preserve">there are few options to probe the library’s inner workings.  </w:t>
      </w:r>
      <w:del w:id="582" w:author="Wyatt" w:date="2012-06-03T15:27:00Z">
        <w:r w:rsidR="00044FAA" w:rsidDel="00904043">
          <w:rPr>
            <w:rFonts w:cs="Calibri"/>
            <w:szCs w:val="24"/>
          </w:rPr>
          <w:delText>Higher</w:delText>
        </w:r>
      </w:del>
      <w:ins w:id="583" w:author="Wyatt" w:date="2012-06-03T15:27:00Z">
        <w:r w:rsidR="00904043">
          <w:rPr>
            <w:rFonts w:cs="Calibri"/>
            <w:szCs w:val="24"/>
          </w:rPr>
          <w:t>Consequently, higher</w:t>
        </w:r>
      </w:ins>
      <w:r w:rsidR="00044FAA">
        <w:rPr>
          <w:rFonts w:cs="Calibri"/>
          <w:szCs w:val="24"/>
        </w:rPr>
        <w:t>-level software workarounds had to be employed to make up for some shortcomings of</w:t>
      </w:r>
      <w:r>
        <w:rPr>
          <w:rFonts w:cs="Calibri"/>
          <w:szCs w:val="24"/>
        </w:rPr>
        <w:t xml:space="preserve"> </w:t>
      </w:r>
      <w:r w:rsidR="007E079C">
        <w:rPr>
          <w:rFonts w:cs="Calibri"/>
          <w:szCs w:val="24"/>
        </w:rPr>
        <w:t>NiTE</w:t>
      </w:r>
      <w:del w:id="584" w:author="Wyatt" w:date="2012-06-03T15:27:00Z">
        <w:r w:rsidR="00C517ED" w:rsidDel="00904043">
          <w:rPr>
            <w:rFonts w:cs="Calibri"/>
            <w:szCs w:val="24"/>
          </w:rPr>
          <w:delText>,</w:delText>
        </w:r>
        <w:r w:rsidDel="00904043">
          <w:rPr>
            <w:rFonts w:cs="Calibri"/>
            <w:szCs w:val="24"/>
          </w:rPr>
          <w:delText xml:space="preserve"> </w:delText>
        </w:r>
        <w:r w:rsidR="00D10050" w:rsidDel="00904043">
          <w:rPr>
            <w:rFonts w:cs="Calibri"/>
            <w:szCs w:val="24"/>
          </w:rPr>
          <w:delText xml:space="preserve">mostly </w:delText>
        </w:r>
        <w:r w:rsidDel="00904043">
          <w:rPr>
            <w:rFonts w:cs="Calibri"/>
            <w:szCs w:val="24"/>
          </w:rPr>
          <w:delText xml:space="preserve">due to </w:delText>
        </w:r>
        <w:r w:rsidR="007E079C" w:rsidDel="00904043">
          <w:rPr>
            <w:rFonts w:cs="Calibri"/>
            <w:szCs w:val="24"/>
          </w:rPr>
          <w:delText xml:space="preserve">its </w:delText>
        </w:r>
        <w:r w:rsidDel="00904043">
          <w:rPr>
            <w:rFonts w:cs="Calibri"/>
            <w:szCs w:val="24"/>
          </w:rPr>
          <w:delText>closed-source</w:delText>
        </w:r>
        <w:r w:rsidR="007E079C" w:rsidDel="00904043">
          <w:rPr>
            <w:rFonts w:cs="Calibri"/>
            <w:szCs w:val="24"/>
          </w:rPr>
          <w:delText xml:space="preserve"> nature</w:delText>
        </w:r>
      </w:del>
      <w:r>
        <w:rPr>
          <w:rFonts w:cs="Calibri"/>
          <w:szCs w:val="24"/>
        </w:rPr>
        <w:t>.</w:t>
      </w:r>
    </w:p>
    <w:p w:rsidR="00115579" w:rsidRPr="00115579" w:rsidRDefault="00115579" w:rsidP="000330C7">
      <w:pPr>
        <w:pStyle w:val="Heading2"/>
      </w:pPr>
      <w:bookmarkStart w:id="585" w:name="_Ref322980249"/>
      <w:bookmarkStart w:id="586" w:name="_Ref322980256"/>
      <w:bookmarkStart w:id="587" w:name="_Toc326558171"/>
      <w:r>
        <w:t>Calibration</w:t>
      </w:r>
      <w:bookmarkEnd w:id="585"/>
      <w:bookmarkEnd w:id="586"/>
      <w:r w:rsidR="004E4B19">
        <w:t xml:space="preserve"> of Users</w:t>
      </w:r>
      <w:bookmarkEnd w:id="58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1C7A67" wp14:editId="0F90AD65">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5"/>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588" w:name="_Toc326558193"/>
      <w:r>
        <w:t xml:space="preserve">Figure </w:t>
      </w:r>
      <w:r w:rsidR="00BB2069">
        <w:fldChar w:fldCharType="begin"/>
      </w:r>
      <w:r w:rsidR="00BB2069">
        <w:instrText xml:space="preserve"> SEQ Figure \* ARABIC </w:instrText>
      </w:r>
      <w:r w:rsidR="00BB2069">
        <w:fldChar w:fldCharType="separate"/>
      </w:r>
      <w:r w:rsidR="00513728">
        <w:rPr>
          <w:noProof/>
        </w:rPr>
        <w:t>3</w:t>
      </w:r>
      <w:r w:rsidR="00BB2069">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588"/>
    </w:p>
    <w:p w:rsidR="007138C2" w:rsidRDefault="00AE267A">
      <w:pPr>
        <w:spacing w:line="480" w:lineRule="auto"/>
        <w:ind w:firstLine="720"/>
      </w:pPr>
      <w:r>
        <w:rPr>
          <w:rFonts w:cs="Calibri"/>
          <w:szCs w:val="24"/>
        </w:rPr>
        <w:lastRenderedPageBreak/>
        <w:t>With</w:t>
      </w:r>
      <w:r w:rsidR="00A07F11">
        <w:rPr>
          <w:rFonts w:cs="Calibri"/>
          <w:szCs w:val="24"/>
        </w:rPr>
        <w:t xml:space="preserve"> the Kinect </w:t>
      </w:r>
      <w:del w:id="589" w:author="Wyatt" w:date="2012-06-03T15:28:00Z">
        <w:r w:rsidR="00A07F11" w:rsidDel="00947CE7">
          <w:rPr>
            <w:rFonts w:cs="Calibri"/>
            <w:szCs w:val="24"/>
          </w:rPr>
          <w:delText xml:space="preserve">is </w:delText>
        </w:r>
      </w:del>
      <w:r w:rsidR="00A07F11">
        <w:rPr>
          <w:rFonts w:cs="Calibri"/>
          <w:szCs w:val="24"/>
        </w:rPr>
        <w:t>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ins w:id="590" w:author="Wyatt" w:date="2012-06-03T15:29:00Z">
        <w:r w:rsidR="00BB5AEA">
          <w:rPr>
            <w:rFonts w:cs="Calibri"/>
            <w:szCs w:val="24"/>
          </w:rPr>
          <w:t>,</w:t>
        </w:r>
      </w:ins>
      <w:r w:rsidR="007C11F5">
        <w:rPr>
          <w:rFonts w:cs="Calibri"/>
          <w:szCs w:val="24"/>
        </w:rPr>
        <w:t xml:space="preserve"> such as </w:t>
      </w:r>
      <w:r>
        <w:rPr>
          <w:rFonts w:cs="Calibri"/>
          <w:szCs w:val="24"/>
        </w:rPr>
        <w:t>chairs</w:t>
      </w:r>
      <w:ins w:id="591" w:author="Wyatt" w:date="2012-06-03T15:29:00Z">
        <w:r w:rsidR="00BB5AEA">
          <w:rPr>
            <w:rFonts w:cs="Calibri"/>
            <w:szCs w:val="24"/>
          </w:rPr>
          <w:t>,</w:t>
        </w:r>
      </w:ins>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592" w:name="_Ref323129706"/>
      <w:bookmarkStart w:id="593" w:name="_Toc326558172"/>
      <w:r>
        <w:t xml:space="preserve">Discrimination </w:t>
      </w:r>
      <w:proofErr w:type="gramStart"/>
      <w:r>
        <w:t>Between</w:t>
      </w:r>
      <w:proofErr w:type="gramEnd"/>
      <w:r>
        <w:t xml:space="preserve"> Users</w:t>
      </w:r>
      <w:bookmarkEnd w:id="592"/>
      <w:bookmarkEnd w:id="593"/>
    </w:p>
    <w:p w:rsidR="00917DCF" w:rsidRDefault="00917DCF" w:rsidP="00917DCF">
      <w:pPr>
        <w:spacing w:line="480" w:lineRule="auto"/>
        <w:ind w:firstLine="720"/>
        <w:rPr>
          <w:rFonts w:cs="Calibri"/>
          <w:szCs w:val="24"/>
        </w:rPr>
      </w:pPr>
      <w:del w:id="594" w:author="Wyatt" w:date="2012-06-03T15:30:00Z">
        <w:r w:rsidDel="00EA2928">
          <w:rPr>
            <w:rFonts w:cs="Calibri"/>
            <w:szCs w:val="24"/>
          </w:rPr>
          <w:delText>This raises a larger issue:</w:delText>
        </w:r>
      </w:del>
      <w:ins w:id="595" w:author="Wyatt" w:date="2012-06-03T15:30:00Z">
        <w:r w:rsidR="00EA2928">
          <w:rPr>
            <w:rFonts w:cs="Calibri"/>
            <w:szCs w:val="24"/>
          </w:rPr>
          <w:t xml:space="preserve">A challenge for people-following </w:t>
        </w:r>
        <w:del w:id="596" w:author="Bill" w:date="2012-06-04T07:30:00Z">
          <w:r w:rsidR="00EA2928" w:rsidDel="00513728">
            <w:rPr>
              <w:rFonts w:cs="Calibri"/>
              <w:szCs w:val="24"/>
            </w:rPr>
            <w:delText>applications  is</w:delText>
          </w:r>
        </w:del>
      </w:ins>
      <w:ins w:id="597" w:author="Bill" w:date="2012-06-04T07:30:00Z">
        <w:r w:rsidR="00513728">
          <w:rPr>
            <w:rFonts w:cs="Calibri"/>
            <w:szCs w:val="24"/>
          </w:rPr>
          <w:t>applications is</w:t>
        </w:r>
      </w:ins>
      <w:ins w:id="598" w:author="Wyatt" w:date="2012-06-03T15:30:00Z">
        <w:r w:rsidR="00EA2928">
          <w:rPr>
            <w:rFonts w:cs="Calibri"/>
            <w:szCs w:val="24"/>
          </w:rPr>
          <w:t xml:space="preserve"> that</w:t>
        </w:r>
      </w:ins>
      <w:r>
        <w:rPr>
          <w:rFonts w:cs="Calibri"/>
          <w:szCs w:val="24"/>
        </w:rPr>
        <w:t xml:space="preserve"> the Kinect </w:t>
      </w:r>
      <w:del w:id="599" w:author="Wyatt" w:date="2012-06-03T15:30:00Z">
        <w:r w:rsidDel="00EA2928">
          <w:rPr>
            <w:rFonts w:cs="Calibri"/>
            <w:szCs w:val="24"/>
          </w:rPr>
          <w:delText>has no built-in facilities to</w:delText>
        </w:r>
      </w:del>
      <w:ins w:id="600" w:author="Wyatt" w:date="2012-06-03T15:30:00Z">
        <w:r w:rsidR="00EA2928">
          <w:rPr>
            <w:rFonts w:cs="Calibri"/>
            <w:szCs w:val="24"/>
          </w:rPr>
          <w:t xml:space="preserve"> does not do a good job of</w:t>
        </w:r>
      </w:ins>
      <w:r>
        <w:rPr>
          <w:rFonts w:cs="Calibri"/>
          <w:szCs w:val="24"/>
        </w:rPr>
        <w:t xml:space="preserve"> discriminat</w:t>
      </w:r>
      <w:ins w:id="601" w:author="Wyatt" w:date="2012-06-03T15:31:00Z">
        <w:r w:rsidR="00EA2928">
          <w:rPr>
            <w:rFonts w:cs="Calibri"/>
            <w:szCs w:val="24"/>
          </w:rPr>
          <w:t>ing</w:t>
        </w:r>
      </w:ins>
      <w:del w:id="602" w:author="Wyatt" w:date="2012-06-03T15:31:00Z">
        <w:r w:rsidDel="00EA2928">
          <w:rPr>
            <w:rFonts w:cs="Calibri"/>
            <w:szCs w:val="24"/>
          </w:rPr>
          <w:delText>e</w:delText>
        </w:r>
      </w:del>
      <w:r>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Pr>
          <w:rFonts w:cs="Calibri"/>
          <w:szCs w:val="24"/>
        </w:rPr>
        <w:lastRenderedPageBreak/>
        <w:t>same is true if a target is momentarily lost due to a sudden bump or relative motion.</w:t>
      </w:r>
    </w:p>
    <w:p w:rsidR="00917DCF" w:rsidRDefault="00917DCF" w:rsidP="00917DCF">
      <w:pPr>
        <w:spacing w:line="480" w:lineRule="auto"/>
        <w:ind w:firstLine="720"/>
      </w:pPr>
      <w:del w:id="603" w:author="Wyatt" w:date="2012-06-03T15:31:00Z">
        <w:r w:rsidDel="00EA2928">
          <w:rPr>
            <w:rFonts w:cs="Calibri"/>
            <w:szCs w:val="24"/>
          </w:rPr>
          <w:delText xml:space="preserve">This is perfectly fine for </w:delText>
        </w:r>
      </w:del>
      <w:ins w:id="604" w:author="Wyatt" w:date="2012-06-03T15:31:00Z">
        <w:r w:rsidR="00EA2928">
          <w:rPr>
            <w:rFonts w:cs="Calibri"/>
            <w:szCs w:val="24"/>
          </w:rPr>
          <w:t xml:space="preserve">For </w:t>
        </w:r>
      </w:ins>
      <w:del w:id="605" w:author="Wyatt" w:date="2012-06-03T15:31:00Z">
        <w:r w:rsidDel="00EA2928">
          <w:rPr>
            <w:rFonts w:cs="Calibri"/>
            <w:szCs w:val="24"/>
          </w:rPr>
          <w:delText xml:space="preserve">the </w:delText>
        </w:r>
      </w:del>
      <w:ins w:id="606" w:author="Wyatt" w:date="2012-06-03T15:31:00Z">
        <w:r w:rsidR="00EA2928">
          <w:rPr>
            <w:rFonts w:cs="Calibri"/>
            <w:szCs w:val="24"/>
          </w:rPr>
          <w:t xml:space="preserve">its </w:t>
        </w:r>
      </w:ins>
      <w:r>
        <w:rPr>
          <w:rFonts w:cs="Calibri"/>
          <w:szCs w:val="24"/>
        </w:rPr>
        <w:t>intended application as a game controller</w:t>
      </w:r>
      <w:ins w:id="607" w:author="Wyatt" w:date="2012-06-03T15:31:00Z">
        <w:r w:rsidR="00EA2928">
          <w:rPr>
            <w:rFonts w:cs="Calibri"/>
            <w:szCs w:val="24"/>
          </w:rPr>
          <w:t>,</w:t>
        </w:r>
      </w:ins>
      <w:r>
        <w:rPr>
          <w:rFonts w:cs="Calibri"/>
          <w:szCs w:val="24"/>
        </w:rPr>
        <w:t xml:space="preserve"> where players never leave the field of view and the Kinect is stationary</w:t>
      </w:r>
      <w:ins w:id="608" w:author="Wyatt" w:date="2012-06-03T15:32:00Z">
        <w:r w:rsidR="00EA2928">
          <w:rPr>
            <w:rFonts w:cs="Calibri"/>
            <w:szCs w:val="24"/>
          </w:rPr>
          <w:t>,</w:t>
        </w:r>
      </w:ins>
      <w:r>
        <w:rPr>
          <w:rFonts w:cs="Calibri"/>
          <w:szCs w:val="24"/>
        </w:rPr>
        <w:t xml:space="preserve"> </w:t>
      </w:r>
      <w:del w:id="609" w:author="Wyatt" w:date="2012-06-03T15:32:00Z">
        <w:r w:rsidDel="00EA2928">
          <w:rPr>
            <w:rFonts w:cs="Calibri"/>
            <w:szCs w:val="24"/>
          </w:rPr>
          <w:delText xml:space="preserve">so </w:delText>
        </w:r>
      </w:del>
      <w:r>
        <w:rPr>
          <w:rFonts w:cs="Calibri"/>
          <w:szCs w:val="24"/>
        </w:rPr>
        <w:t xml:space="preserve">the target lock is rarely broken.  However, for applications where the Kinect itself is moving, frequent dropouts must be </w:t>
      </w:r>
      <w:del w:id="610" w:author="Wyatt" w:date="2012-06-03T15:32:00Z">
        <w:r w:rsidDel="00EA2928">
          <w:rPr>
            <w:rFonts w:cs="Calibri"/>
            <w:szCs w:val="24"/>
          </w:rPr>
          <w:delText>dealt with</w:delText>
        </w:r>
      </w:del>
      <w:ins w:id="611" w:author="Wyatt" w:date="2012-06-03T15:32:00Z">
        <w:r w:rsidR="00EA2928">
          <w:rPr>
            <w:rFonts w:cs="Calibri"/>
            <w:szCs w:val="24"/>
          </w:rPr>
          <w:t>addressed</w:t>
        </w:r>
      </w:ins>
      <w:r>
        <w:rPr>
          <w:rFonts w:cs="Calibri"/>
          <w:szCs w:val="24"/>
        </w:rPr>
        <w:t>.  This project’s solution</w:t>
      </w:r>
      <w:ins w:id="612" w:author="Wyatt" w:date="2012-06-03T15:32:00Z">
        <w:r w:rsidR="00EA2928">
          <w:rPr>
            <w:rFonts w:cs="Calibri"/>
            <w:szCs w:val="24"/>
          </w:rPr>
          <w:t>,</w:t>
        </w:r>
      </w:ins>
      <w:r>
        <w:rPr>
          <w:rFonts w:cs="Calibri"/>
          <w:szCs w:val="24"/>
        </w:rPr>
        <w:t xml:space="preserve"> as </w:t>
      </w:r>
      <w:del w:id="613" w:author="Wyatt" w:date="2012-06-03T15:32:00Z">
        <w:r w:rsidDel="00EA2928">
          <w:rPr>
            <w:rFonts w:cs="Calibri"/>
            <w:szCs w:val="24"/>
          </w:rPr>
          <w:delText xml:space="preserve">explained </w:delText>
        </w:r>
      </w:del>
      <w:ins w:id="614" w:author="Wyatt" w:date="2012-06-03T15:32:00Z">
        <w:r w:rsidR="00EA2928">
          <w:rPr>
            <w:rFonts w:cs="Calibri"/>
            <w:szCs w:val="24"/>
          </w:rPr>
          <w:t xml:space="preserve">detailed </w:t>
        </w:r>
      </w:ins>
      <w:r>
        <w:rPr>
          <w:rFonts w:cs="Calibri"/>
          <w:szCs w:val="24"/>
        </w:rPr>
        <w:t xml:space="preserve">in </w:t>
      </w:r>
      <w:del w:id="615" w:author="Wyatt" w:date="2012-06-03T15:32:00Z">
        <w:r w:rsidDel="00EA2928">
          <w:rPr>
            <w:rFonts w:cs="Calibri"/>
            <w:szCs w:val="24"/>
          </w:rPr>
          <w:delText xml:space="preserve">chapter </w:delText>
        </w:r>
      </w:del>
      <w:ins w:id="616" w:author="Wyatt" w:date="2012-06-03T15:32:00Z">
        <w:r w:rsidR="00EA2928">
          <w:rPr>
            <w:rFonts w:cs="Calibri"/>
            <w:szCs w:val="24"/>
          </w:rPr>
          <w:t xml:space="preserve">Chapter </w:t>
        </w:r>
      </w:ins>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ins w:id="617" w:author="Bill" w:date="2012-06-04T07:27:00Z">
        <w:r w:rsidR="00513728">
          <w:rPr>
            <w:rFonts w:cs="Calibri"/>
            <w:szCs w:val="24"/>
          </w:rPr>
          <w:t xml:space="preserve">5.3 </w:t>
        </w:r>
      </w:ins>
      <w:del w:id="618" w:author="Bill" w:date="2012-06-04T07:27:00Z">
        <w:r w:rsidR="00807468" w:rsidDel="00513728">
          <w:rPr>
            <w:rFonts w:cs="Calibri"/>
            <w:szCs w:val="24"/>
          </w:rPr>
          <w:delText>5.3</w:delText>
        </w:r>
      </w:del>
      <w:ins w:id="619" w:author="Wyatt" w:date="2012-06-03T15:32:00Z">
        <w:del w:id="620" w:author="Bill" w:date="2012-06-04T07:27:00Z">
          <w:r w:rsidR="00EA2928" w:rsidDel="00513728">
            <w:rPr>
              <w:rFonts w:cs="Calibri"/>
              <w:szCs w:val="24"/>
            </w:rPr>
            <w:delText>,</w:delText>
          </w:r>
        </w:del>
      </w:ins>
      <w:del w:id="621" w:author="Bill" w:date="2012-06-04T07:27:00Z">
        <w:r w:rsidR="00807468" w:rsidDel="00513728">
          <w:rPr>
            <w:rFonts w:cs="Calibri"/>
            <w:szCs w:val="24"/>
          </w:rPr>
          <w:delText xml:space="preserve"> </w:delText>
        </w:r>
      </w:del>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622" w:name="_Toc326558173"/>
      <w:r>
        <w:t>L</w:t>
      </w:r>
      <w:r w:rsidR="00115579">
        <w:t>imited Field of View</w:t>
      </w:r>
      <w:bookmarkEnd w:id="622"/>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del w:id="623" w:author="Wyatt" w:date="2012-06-03T15:33:00Z">
        <w:r w:rsidR="00D1117B" w:rsidDel="00C82633">
          <w:rPr>
            <w:rFonts w:cs="Calibri"/>
            <w:szCs w:val="24"/>
          </w:rPr>
          <w:delText xml:space="preserve">of course </w:delText>
        </w:r>
      </w:del>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513728">
        <w:t xml:space="preserve">Figure </w:t>
      </w:r>
      <w:r w:rsidR="00513728">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3C58A56D" wp14:editId="2FCF271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624" w:name="_Ref325642289"/>
      <w:bookmarkStart w:id="625" w:name="_Toc326558194"/>
      <w:r>
        <w:t xml:space="preserve">Figure </w:t>
      </w:r>
      <w:r w:rsidR="00BB2069">
        <w:fldChar w:fldCharType="begin"/>
      </w:r>
      <w:r w:rsidR="00BB2069">
        <w:instrText xml:space="preserve"> SEQ Figure \* ARABIC </w:instrText>
      </w:r>
      <w:r w:rsidR="00BB2069">
        <w:fldChar w:fldCharType="separate"/>
      </w:r>
      <w:r w:rsidR="00513728">
        <w:rPr>
          <w:noProof/>
        </w:rPr>
        <w:t>4</w:t>
      </w:r>
      <w:r w:rsidR="00BB2069">
        <w:rPr>
          <w:noProof/>
        </w:rPr>
        <w:fldChar w:fldCharType="end"/>
      </w:r>
      <w:bookmarkEnd w:id="624"/>
      <w:r>
        <w:t xml:space="preserve">: </w:t>
      </w:r>
      <w:r w:rsidRPr="004047D6">
        <w:t>Obstacle avoidance may lead to target loss</w:t>
      </w:r>
      <w:r w:rsidR="0005382D">
        <w:t xml:space="preserve"> due</w:t>
      </w:r>
      <w:r w:rsidR="00735B7C">
        <w:t xml:space="preserve"> </w:t>
      </w:r>
      <w:r w:rsidR="0005382D">
        <w:t>to Kinect’s limited field of view</w:t>
      </w:r>
      <w:bookmarkEnd w:id="625"/>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del w:id="626" w:author="Wyatt" w:date="2012-06-03T15:45:00Z">
        <w:r w:rsidR="00331762" w:rsidDel="00DE1CFE">
          <w:rPr>
            <w:rFonts w:cs="Calibri"/>
            <w:szCs w:val="24"/>
          </w:rPr>
          <w:delText>has a sort of</w:delText>
        </w:r>
      </w:del>
      <w:ins w:id="627" w:author="Wyatt" w:date="2012-06-03T15:45:00Z">
        <w:r w:rsidR="00DE1CFE">
          <w:rPr>
            <w:rFonts w:cs="Calibri"/>
            <w:szCs w:val="24"/>
          </w:rPr>
          <w:t>effectively has a</w:t>
        </w:r>
      </w:ins>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513728">
        <w:t xml:space="preserve">Figure </w:t>
      </w:r>
      <w:r w:rsidR="00513728">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513728">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391C0EDA" wp14:editId="04728516">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628" w:name="_Ref325642378"/>
      <w:bookmarkStart w:id="629" w:name="_Toc326558195"/>
      <w:r>
        <w:t xml:space="preserve">Figure </w:t>
      </w:r>
      <w:r w:rsidR="00BB2069">
        <w:fldChar w:fldCharType="begin"/>
      </w:r>
      <w:r w:rsidR="00BB2069">
        <w:instrText xml:space="preserve"> SEQ Figure \* ARABIC </w:instrText>
      </w:r>
      <w:r w:rsidR="00BB2069">
        <w:fldChar w:fldCharType="separate"/>
      </w:r>
      <w:r w:rsidR="00513728">
        <w:rPr>
          <w:noProof/>
        </w:rPr>
        <w:t>5</w:t>
      </w:r>
      <w:r w:rsidR="00BB2069">
        <w:rPr>
          <w:noProof/>
        </w:rPr>
        <w:fldChar w:fldCharType="end"/>
      </w:r>
      <w:bookmarkEnd w:id="628"/>
      <w:r>
        <w:t>:</w:t>
      </w:r>
      <w:r w:rsidRPr="00EA62EC">
        <w:t xml:space="preserve"> Difficulties arise in tracking a user in contact with a chair</w:t>
      </w:r>
      <w:bookmarkEnd w:id="629"/>
    </w:p>
    <w:p w:rsidR="005B1558" w:rsidRDefault="005B1558" w:rsidP="005B1558"/>
    <w:p w:rsidR="007138C2" w:rsidRDefault="00A07F11" w:rsidP="00115579">
      <w:pPr>
        <w:pStyle w:val="Heading2"/>
      </w:pPr>
      <w:bookmarkStart w:id="630" w:name="_Toc326558174"/>
      <w:r>
        <w:t>M</w:t>
      </w:r>
      <w:r w:rsidR="00115579">
        <w:t>oving Base Problem</w:t>
      </w:r>
      <w:bookmarkEnd w:id="630"/>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513728">
        <w:t xml:space="preserve">Figure </w:t>
      </w:r>
      <w:r w:rsidR="00513728">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8683FD6" wp14:editId="1265B9FB">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631" w:name="_Ref322513446"/>
      <w:bookmarkStart w:id="632" w:name="_Toc326558196"/>
      <w:r>
        <w:t xml:space="preserve">Figure </w:t>
      </w:r>
      <w:r w:rsidR="00BB2069">
        <w:fldChar w:fldCharType="begin"/>
      </w:r>
      <w:r w:rsidR="00BB2069">
        <w:instrText xml:space="preserve"> SEQ Figure \* ARABIC </w:instrText>
      </w:r>
      <w:r w:rsidR="00BB2069">
        <w:fldChar w:fldCharType="separate"/>
      </w:r>
      <w:r w:rsidR="00513728">
        <w:rPr>
          <w:noProof/>
        </w:rPr>
        <w:t>6</w:t>
      </w:r>
      <w:r w:rsidR="00BB2069">
        <w:rPr>
          <w:noProof/>
        </w:rPr>
        <w:fldChar w:fldCharType="end"/>
      </w:r>
      <w:bookmarkEnd w:id="631"/>
      <w:r>
        <w:t>: Tracking performance of Kinect under motion</w:t>
      </w:r>
      <w:bookmarkEnd w:id="632"/>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del w:id="633" w:author="Wyatt" w:date="2012-06-03T15:54:00Z">
        <w:r w:rsidDel="008E687A">
          <w:rPr>
            <w:rFonts w:cs="Calibri"/>
            <w:szCs w:val="24"/>
          </w:rPr>
          <w:delText xml:space="preserve">exits </w:delText>
        </w:r>
      </w:del>
      <w:ins w:id="634" w:author="Wyatt" w:date="2012-06-03T15:54:00Z">
        <w:r w:rsidR="008E687A">
          <w:rPr>
            <w:rFonts w:cs="Calibri"/>
            <w:szCs w:val="24"/>
          </w:rPr>
          <w:t xml:space="preserve">exited </w:t>
        </w:r>
      </w:ins>
      <w:r>
        <w:rPr>
          <w:rFonts w:cs="Calibri"/>
          <w:szCs w:val="24"/>
        </w:rPr>
        <w:t xml:space="preserve">and </w:t>
      </w:r>
      <w:del w:id="635" w:author="Wyatt" w:date="2012-06-03T15:54:00Z">
        <w:r w:rsidDel="008E687A">
          <w:rPr>
            <w:rFonts w:cs="Calibri"/>
            <w:szCs w:val="24"/>
          </w:rPr>
          <w:delText xml:space="preserve">reenters </w:delText>
        </w:r>
      </w:del>
      <w:ins w:id="636" w:author="Wyatt" w:date="2012-06-03T15:54:00Z">
        <w:r w:rsidR="008E687A">
          <w:rPr>
            <w:rFonts w:cs="Calibri"/>
            <w:szCs w:val="24"/>
          </w:rPr>
          <w:t xml:space="preserve">reentered </w:t>
        </w:r>
      </w:ins>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637" w:name="_Toc326558175"/>
      <w:r>
        <w:lastRenderedPageBreak/>
        <w:t>Pan Mount</w:t>
      </w:r>
      <w:bookmarkEnd w:id="637"/>
    </w:p>
    <w:p w:rsidR="009B0251" w:rsidRDefault="009B0251" w:rsidP="00A655A3">
      <w:pPr>
        <w:spacing w:line="480" w:lineRule="auto"/>
        <w:ind w:firstLine="720"/>
        <w:rPr>
          <w:ins w:id="638" w:author="Bill" w:date="2012-06-04T07:26:00Z"/>
          <w:rFonts w:cs="Calibri"/>
          <w:szCs w:val="24"/>
        </w:rPr>
      </w:pPr>
      <w:del w:id="639" w:author="Wyatt" w:date="2012-06-03T15:55:00Z">
        <w:r w:rsidRPr="000F6125" w:rsidDel="008E687A">
          <w:rPr>
            <w:rFonts w:cs="Calibri"/>
            <w:szCs w:val="24"/>
          </w:rPr>
          <w:delText xml:space="preserve">To alleviate some issues inherent with the </w:delText>
        </w:r>
        <w:r w:rsidDel="008E687A">
          <w:rPr>
            <w:rFonts w:cs="Calibri"/>
            <w:szCs w:val="24"/>
          </w:rPr>
          <w:delText>Kinect</w:delText>
        </w:r>
      </w:del>
      <w:ins w:id="640" w:author="Wyatt" w:date="2012-06-03T15:55:00Z">
        <w:r w:rsidR="008E687A">
          <w:rPr>
            <w:rFonts w:cs="Calibri"/>
            <w:szCs w:val="24"/>
          </w:rPr>
          <w:t xml:space="preserve">To improve the Kinect’s performance </w:t>
        </w:r>
        <w:del w:id="641" w:author="Bill" w:date="2012-06-04T07:26:00Z">
          <w:r w:rsidR="008E687A" w:rsidDel="00E97F73">
            <w:rPr>
              <w:rFonts w:cs="Calibri"/>
              <w:szCs w:val="24"/>
            </w:rPr>
            <w:delText xml:space="preserve"> </w:delText>
          </w:r>
        </w:del>
        <w:r w:rsidR="008E687A">
          <w:rPr>
            <w:rFonts w:cs="Calibri"/>
            <w:szCs w:val="24"/>
          </w:rPr>
          <w:t>for a person-following robot</w:t>
        </w:r>
      </w:ins>
      <w:r>
        <w:rPr>
          <w:rFonts w:cs="Calibri"/>
          <w:szCs w:val="24"/>
        </w:rPr>
        <w:t xml:space="preserve">,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E97F73" w:rsidRDefault="00E97F73">
      <w:pPr>
        <w:pStyle w:val="Heading2"/>
        <w:pPrChange w:id="642" w:author="Bill" w:date="2012-06-04T07:26:00Z">
          <w:pPr>
            <w:spacing w:line="480" w:lineRule="auto"/>
            <w:ind w:firstLine="720"/>
          </w:pPr>
        </w:pPrChange>
      </w:pPr>
      <w:bookmarkStart w:id="643" w:name="_Toc326558176"/>
      <w:ins w:id="644" w:author="Bill" w:date="2012-06-04T07:26:00Z">
        <w:r>
          <w:t>Hardware</w:t>
        </w:r>
      </w:ins>
      <w:bookmarkEnd w:id="643"/>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513728">
        <w:t xml:space="preserve">Figure </w:t>
      </w:r>
      <w:r w:rsidR="00513728">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513728">
        <w:t xml:space="preserve">Figure </w:t>
      </w:r>
      <w:r w:rsidR="00513728">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ins w:id="645" w:author="Bill" w:date="2012-06-04T07:27:00Z">
            <w:r w:rsidR="00513728" w:rsidRPr="00513728">
              <w:rPr>
                <w:rFonts w:cs="Calibri"/>
                <w:noProof/>
                <w:szCs w:val="24"/>
                <w:rPrChange w:id="646" w:author="Bill" w:date="2012-06-04T07:27:00Z">
                  <w:rPr>
                    <w:rFonts w:eastAsia="Times New Roman"/>
                  </w:rPr>
                </w:rPrChange>
              </w:rPr>
              <w:t>[33]</w:t>
            </w:r>
          </w:ins>
          <w:del w:id="647" w:author="Bill" w:date="2012-06-04T07:27:00Z">
            <w:r w:rsidR="00807468" w:rsidRPr="00807468" w:rsidDel="00513728">
              <w:rPr>
                <w:rFonts w:cs="Calibri"/>
                <w:noProof/>
                <w:szCs w:val="24"/>
              </w:rPr>
              <w:delText>[32]</w:delText>
            </w:r>
          </w:del>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639C7F5D" wp14:editId="05CF00EF">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16384BF" wp14:editId="11E88ED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648" w:name="_Ref322513798"/>
      <w:bookmarkStart w:id="649" w:name="_Toc326558197"/>
      <w:r>
        <w:t xml:space="preserve">Figure </w:t>
      </w:r>
      <w:r w:rsidR="00BB2069">
        <w:fldChar w:fldCharType="begin"/>
      </w:r>
      <w:r w:rsidR="00BB2069">
        <w:instrText xml:space="preserve"> SEQ Figure \* ARABIC </w:instrText>
      </w:r>
      <w:r w:rsidR="00BB2069">
        <w:fldChar w:fldCharType="separate"/>
      </w:r>
      <w:r w:rsidR="00513728">
        <w:rPr>
          <w:noProof/>
        </w:rPr>
        <w:t>7</w:t>
      </w:r>
      <w:r w:rsidR="00BB2069">
        <w:rPr>
          <w:noProof/>
        </w:rPr>
        <w:fldChar w:fldCharType="end"/>
      </w:r>
      <w:bookmarkEnd w:id="648"/>
      <w:r>
        <w:t xml:space="preserve">: DP155 Base Pan (left), </w:t>
      </w:r>
      <w:r w:rsidR="00C679DD">
        <w:t xml:space="preserve">    </w:t>
      </w:r>
      <w:r>
        <w:t xml:space="preserve"> Phidgets 1066_0 Servo Controller (right)</w:t>
      </w:r>
      <w:bookmarkEnd w:id="64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ins w:id="650" w:author="Bill" w:date="2012-06-04T07:27:00Z">
            <w:r w:rsidR="00513728" w:rsidRPr="00513728">
              <w:rPr>
                <w:rFonts w:cs="Calibri"/>
                <w:noProof/>
                <w:szCs w:val="24"/>
                <w:rPrChange w:id="651" w:author="Bill" w:date="2012-06-04T07:27:00Z">
                  <w:rPr>
                    <w:rFonts w:eastAsia="Times New Roman"/>
                  </w:rPr>
                </w:rPrChange>
              </w:rPr>
              <w:t>[34]</w:t>
            </w:r>
          </w:ins>
          <w:del w:id="652" w:author="Bill" w:date="2012-06-04T07:27:00Z">
            <w:r w:rsidR="00807468" w:rsidRPr="00807468" w:rsidDel="00513728">
              <w:rPr>
                <w:rFonts w:cs="Calibri"/>
                <w:noProof/>
                <w:szCs w:val="24"/>
              </w:rPr>
              <w:delText>[33]</w:delText>
            </w:r>
          </w:del>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513728">
        <w:t xml:space="preserve">Figure </w:t>
      </w:r>
      <w:r w:rsidR="00513728">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21BDC1AD" wp14:editId="07BBDA5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653" w:name="_Ref323044753"/>
      <w:bookmarkStart w:id="654" w:name="_Toc326558198"/>
      <w:r>
        <w:t xml:space="preserve">Figure </w:t>
      </w:r>
      <w:r w:rsidR="00BB2069">
        <w:fldChar w:fldCharType="begin"/>
      </w:r>
      <w:r w:rsidR="00BB2069">
        <w:instrText xml:space="preserve"> SEQ Figure \* ARABIC </w:instrText>
      </w:r>
      <w:r w:rsidR="00BB2069">
        <w:fldChar w:fldCharType="separate"/>
      </w:r>
      <w:r w:rsidR="00513728">
        <w:rPr>
          <w:noProof/>
        </w:rPr>
        <w:t>8</w:t>
      </w:r>
      <w:r w:rsidR="00BB2069">
        <w:rPr>
          <w:noProof/>
        </w:rPr>
        <w:fldChar w:fldCharType="end"/>
      </w:r>
      <w:bookmarkEnd w:id="653"/>
      <w:r>
        <w:t xml:space="preserve">: Output from Phidgets 1066_0, showing </w:t>
      </w:r>
      <w:r w:rsidR="00AA4B5B">
        <w:t>commanded position</w:t>
      </w:r>
      <w:r>
        <w:t xml:space="preserve"> and open-loop feedback</w:t>
      </w:r>
      <w:r w:rsidR="00C679DD">
        <w:t xml:space="preserve"> for position and velocity</w:t>
      </w:r>
      <w:bookmarkEnd w:id="654"/>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655" w:name="_Toc326558177"/>
      <w:r>
        <w:t>Performance</w:t>
      </w:r>
      <w:bookmarkEnd w:id="655"/>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4CB358C6" wp14:editId="17618DBB">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2"/>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3"/>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656" w:name="_Toc326558199"/>
      <w:r>
        <w:t xml:space="preserve">Figure </w:t>
      </w:r>
      <w:r w:rsidR="00BB2069">
        <w:fldChar w:fldCharType="begin"/>
      </w:r>
      <w:r w:rsidR="00BB2069">
        <w:instrText xml:space="preserve"> SEQ Figure \* ARABIC </w:instrText>
      </w:r>
      <w:r w:rsidR="00BB2069">
        <w:fldChar w:fldCharType="separate"/>
      </w:r>
      <w:r w:rsidR="00513728">
        <w:rPr>
          <w:noProof/>
        </w:rPr>
        <w:t>9</w:t>
      </w:r>
      <w:r w:rsidR="00BB2069">
        <w:rPr>
          <w:noProof/>
        </w:rPr>
        <w:fldChar w:fldCharType="end"/>
      </w:r>
      <w:r>
        <w:t xml:space="preserve">: Kinect's effective FOV without (left) and with (right) pan </w:t>
      </w:r>
      <w:r w:rsidR="000F6971">
        <w:t>mount</w:t>
      </w:r>
      <w:bookmarkEnd w:id="656"/>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ins w:id="657" w:author="Wyatt" w:date="2012-06-03T16:00:00Z">
        <w:del w:id="658" w:author="Bill" w:date="2012-06-04T07:30:00Z">
          <w:r w:rsidR="008E687A" w:rsidDel="00513728">
            <w:rPr>
              <w:rFonts w:cs="Calibri"/>
              <w:szCs w:val="24"/>
            </w:rPr>
            <w:delText>,</w:delText>
          </w:r>
        </w:del>
      </w:ins>
      <w:del w:id="659" w:author="Bill" w:date="2012-06-04T07:30:00Z">
        <w:r w:rsidR="0027124A" w:rsidDel="00513728">
          <w:rPr>
            <w:rFonts w:cs="Calibri"/>
            <w:szCs w:val="24"/>
          </w:rPr>
          <w:delText xml:space="preserve">  as</w:delText>
        </w:r>
      </w:del>
      <w:ins w:id="660" w:author="Bill" w:date="2012-06-04T07:30:00Z">
        <w:r w:rsidR="00513728">
          <w:rPr>
            <w:rFonts w:cs="Calibri"/>
            <w:szCs w:val="24"/>
          </w:rPr>
          <w:t>, as</w:t>
        </w:r>
      </w:ins>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513728">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513728">
        <w:t xml:space="preserve">Figure </w:t>
      </w:r>
      <w:r w:rsidR="00513728">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148704B2" wp14:editId="1ACBD843">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661" w:name="_Ref322019798"/>
      <w:bookmarkStart w:id="662" w:name="_Toc326558200"/>
      <w:r>
        <w:t xml:space="preserve">Figure </w:t>
      </w:r>
      <w:r w:rsidR="00BB2069">
        <w:fldChar w:fldCharType="begin"/>
      </w:r>
      <w:r w:rsidR="00BB2069">
        <w:instrText xml:space="preserve"> SEQ Figure \* ARABIC </w:instrText>
      </w:r>
      <w:r w:rsidR="00BB2069">
        <w:fldChar w:fldCharType="separate"/>
      </w:r>
      <w:r w:rsidR="00513728">
        <w:rPr>
          <w:noProof/>
        </w:rPr>
        <w:t>10</w:t>
      </w:r>
      <w:r w:rsidR="00BB2069">
        <w:rPr>
          <w:noProof/>
        </w:rPr>
        <w:fldChar w:fldCharType="end"/>
      </w:r>
      <w:bookmarkEnd w:id="661"/>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662"/>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del w:id="663" w:author="Wyatt" w:date="2012-06-03T16:02:00Z">
        <w:r w:rsidR="00E73285" w:rsidDel="008E687A">
          <w:rPr>
            <w:rFonts w:cs="Calibri"/>
            <w:szCs w:val="24"/>
          </w:rPr>
          <w:delText xml:space="preserve">provide an </w:delText>
        </w:r>
        <w:r w:rsidDel="008E687A">
          <w:rPr>
            <w:rFonts w:cs="Calibri"/>
            <w:szCs w:val="24"/>
          </w:rPr>
          <w:delText>update</w:delText>
        </w:r>
        <w:r w:rsidR="00A655A3" w:rsidDel="008E687A">
          <w:rPr>
            <w:rFonts w:cs="Calibri"/>
            <w:szCs w:val="24"/>
          </w:rPr>
          <w:delText xml:space="preserve"> </w:delText>
        </w:r>
        <w:r w:rsidR="00CC7B62" w:rsidDel="008E687A">
          <w:rPr>
            <w:rFonts w:cs="Calibri"/>
            <w:szCs w:val="24"/>
          </w:rPr>
          <w:delText xml:space="preserve">for </w:delText>
        </w:r>
      </w:del>
      <w:ins w:id="664" w:author="Wyatt" w:date="2012-06-03T16:02:00Z">
        <w:r w:rsidR="008E687A">
          <w:rPr>
            <w:rFonts w:cs="Calibri"/>
            <w:szCs w:val="24"/>
          </w:rPr>
          <w:t xml:space="preserve">quantify performance relative to </w:t>
        </w:r>
      </w:ins>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513728">
        <w:t xml:space="preserve">Figure </w:t>
      </w:r>
      <w:r w:rsidR="00513728">
        <w:rPr>
          <w:noProof/>
        </w:rPr>
        <w:t>6</w:t>
      </w:r>
      <w:r w:rsidR="0005382D">
        <w:rPr>
          <w:rFonts w:cs="Calibri"/>
          <w:szCs w:val="24"/>
        </w:rPr>
        <w:fldChar w:fldCharType="end"/>
      </w:r>
      <w:ins w:id="665" w:author="Wyatt" w:date="2012-06-03T16:02:00Z">
        <w:r w:rsidR="008E687A">
          <w:rPr>
            <w:rFonts w:cs="Calibri"/>
            <w:szCs w:val="24"/>
          </w:rPr>
          <w:t xml:space="preserve"> (without a pan device)</w:t>
        </w:r>
      </w:ins>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513728">
        <w:t xml:space="preserve">Figure </w:t>
      </w:r>
      <w:r w:rsidR="00513728">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93453A4" wp14:editId="07797121">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666" w:name="_Ref322511744"/>
            <w:bookmarkStart w:id="667" w:name="_Toc326558201"/>
            <w:r>
              <w:t xml:space="preserve">Figure </w:t>
            </w:r>
            <w:r w:rsidR="00BB2069">
              <w:fldChar w:fldCharType="begin"/>
            </w:r>
            <w:r w:rsidR="00BB2069">
              <w:instrText xml:space="preserve"> SEQ Figure \* ARABIC </w:instrText>
            </w:r>
            <w:r w:rsidR="00BB2069">
              <w:fldChar w:fldCharType="separate"/>
            </w:r>
            <w:r w:rsidR="00513728">
              <w:rPr>
                <w:noProof/>
              </w:rPr>
              <w:t>11</w:t>
            </w:r>
            <w:r w:rsidR="00BB2069">
              <w:rPr>
                <w:noProof/>
              </w:rPr>
              <w:fldChar w:fldCharType="end"/>
            </w:r>
            <w:bookmarkEnd w:id="666"/>
            <w:r>
              <w:t>: Tracking performance of Kinect with pan compensation</w:t>
            </w:r>
            <w:bookmarkEnd w:id="667"/>
          </w:p>
        </w:tc>
      </w:tr>
    </w:tbl>
    <w:p w:rsidR="00ED68F9" w:rsidRDefault="009B0251" w:rsidP="004354F4">
      <w:pPr>
        <w:spacing w:before="240" w:line="480" w:lineRule="auto"/>
        <w:rPr>
          <w:rFonts w:cs="Calibri"/>
          <w:szCs w:val="24"/>
        </w:rPr>
      </w:pPr>
      <w:r>
        <w:rPr>
          <w:rFonts w:cs="Calibri"/>
          <w:szCs w:val="24"/>
        </w:rPr>
        <w:tab/>
      </w:r>
      <w:del w:id="668" w:author="Wyatt" w:date="2012-06-03T16:04:00Z">
        <w:r w:rsidDel="008E687A">
          <w:rPr>
            <w:rFonts w:cs="Calibri"/>
            <w:szCs w:val="24"/>
          </w:rPr>
          <w:delText xml:space="preserve">The </w:delText>
        </w:r>
      </w:del>
      <w:ins w:id="669" w:author="Wyatt" w:date="2012-06-03T16:04:00Z">
        <w:r w:rsidR="008E687A">
          <w:rPr>
            <w:rFonts w:cs="Calibri"/>
            <w:szCs w:val="24"/>
          </w:rPr>
          <w:t xml:space="preserve">Overall, the </w:t>
        </w:r>
      </w:ins>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513728">
        <w:t xml:space="preserve">Figure </w:t>
      </w:r>
      <w:r w:rsidR="00513728">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del w:id="670" w:author="Wyatt" w:date="2012-06-03T16:04:00Z">
        <w:r w:rsidR="00ED68F9" w:rsidDel="00FD6D06">
          <w:rPr>
            <w:rFonts w:cs="Calibri"/>
            <w:szCs w:val="24"/>
          </w:rPr>
          <w:fldChar w:fldCharType="begin"/>
        </w:r>
        <w:r w:rsidR="00ED68F9" w:rsidDel="00FD6D06">
          <w:rPr>
            <w:rFonts w:cs="Calibri"/>
            <w:szCs w:val="24"/>
          </w:rPr>
          <w:delInstrText xml:space="preserve"> REF _Ref322511744 \h </w:delInstrText>
        </w:r>
        <w:r w:rsidR="00ED68F9" w:rsidDel="00FD6D06">
          <w:rPr>
            <w:rFonts w:cs="Calibri"/>
            <w:szCs w:val="24"/>
          </w:rPr>
        </w:r>
        <w:r w:rsidR="00ED68F9" w:rsidDel="00FD6D06">
          <w:rPr>
            <w:rFonts w:cs="Calibri"/>
            <w:szCs w:val="24"/>
          </w:rPr>
          <w:fldChar w:fldCharType="separate"/>
        </w:r>
        <w:r w:rsidR="00807468" w:rsidDel="00FD6D06">
          <w:delText xml:space="preserve">Figure </w:delText>
        </w:r>
        <w:r w:rsidR="00807468" w:rsidDel="00FD6D06">
          <w:rPr>
            <w:noProof/>
          </w:rPr>
          <w:delText>11</w:delText>
        </w:r>
        <w:r w:rsidR="00ED68F9" w:rsidDel="00FD6D06">
          <w:rPr>
            <w:rFonts w:cs="Calibri"/>
            <w:szCs w:val="24"/>
          </w:rPr>
          <w:fldChar w:fldCharType="end"/>
        </w:r>
        <w:r w:rsidR="00ED68F9" w:rsidDel="00FD6D06">
          <w:rPr>
            <w:rFonts w:cs="Calibri"/>
            <w:szCs w:val="24"/>
          </w:rPr>
          <w:delText xml:space="preserve"> would </w:delText>
        </w:r>
        <w:r w:rsidR="0079040E" w:rsidDel="00FD6D06">
          <w:rPr>
            <w:rFonts w:cs="Calibri"/>
            <w:szCs w:val="24"/>
          </w:rPr>
          <w:delText xml:space="preserve">shift </w:delText>
        </w:r>
        <w:r w:rsidR="004026C5" w:rsidDel="00FD6D06">
          <w:rPr>
            <w:rFonts w:cs="Calibri"/>
            <w:szCs w:val="24"/>
          </w:rPr>
          <w:delText xml:space="preserve">and the </w:delText>
        </w:r>
      </w:del>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671" w:name="_Ref323045519"/>
      <w:bookmarkStart w:id="672" w:name="_Toc326558178"/>
      <w:r>
        <w:lastRenderedPageBreak/>
        <w:t>Person Tracking</w:t>
      </w:r>
      <w:bookmarkEnd w:id="671"/>
      <w:bookmarkEnd w:id="672"/>
    </w:p>
    <w:p w:rsidR="00B618B1" w:rsidRDefault="00B618B1" w:rsidP="00D36F52">
      <w:pPr>
        <w:spacing w:line="480" w:lineRule="auto"/>
        <w:ind w:firstLine="720"/>
      </w:pPr>
      <w:del w:id="673" w:author="Wyatt" w:date="2012-06-03T16:05:00Z">
        <w:r w:rsidDel="00FD6D06">
          <w:delText>Fo</w:delText>
        </w:r>
        <w:r w:rsidR="00ED68F9" w:rsidDel="00FD6D06">
          <w:delText>r reasons discussed</w:delText>
        </w:r>
      </w:del>
      <w:ins w:id="674" w:author="Wyatt" w:date="2012-06-03T16:05:00Z">
        <w:r w:rsidR="00FD6D06">
          <w:t>As introduced</w:t>
        </w:r>
      </w:ins>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513728">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513728">
        <w:t xml:space="preserve">Figure </w:t>
      </w:r>
      <w:r w:rsidR="00513728">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del w:id="675" w:author="Wyatt" w:date="2012-06-03T16:06:00Z">
        <w:r w:rsidR="004354F4" w:rsidDel="00FD6D06">
          <w:delText xml:space="preserve">which </w:delText>
        </w:r>
      </w:del>
      <w:ins w:id="676" w:author="Wyatt" w:date="2012-06-03T16:06:00Z">
        <w:r w:rsidR="00FD6D06">
          <w:t xml:space="preserve">that </w:t>
        </w:r>
      </w:ins>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58F5BB74" wp14:editId="66254162">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0850F7">
                              <w:pPr>
                                <w:pStyle w:val="NoSpacing"/>
                              </w:pPr>
                              <w:r>
                                <w:t>Person</w:t>
                              </w:r>
                            </w:p>
                            <w:p w:rsidR="00BB2069" w:rsidRDefault="00BB2069"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BB2069" w:rsidRDefault="00BB2069" w:rsidP="000850F7">
                        <w:pPr>
                          <w:pStyle w:val="NoSpacing"/>
                        </w:pPr>
                        <w:r>
                          <w:t>Person</w:t>
                        </w:r>
                      </w:p>
                      <w:p w:rsidR="00BB2069" w:rsidRDefault="00BB2069"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BB2069" w:rsidRDefault="00BB2069"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BB2069" w:rsidRDefault="00BB2069"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BB2069" w:rsidRDefault="00BB2069"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BB2069" w:rsidRDefault="00BB2069"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677" w:name="_Ref324336631"/>
      <w:bookmarkStart w:id="678" w:name="_Toc326558202"/>
      <w:r>
        <w:t xml:space="preserve">Figure </w:t>
      </w:r>
      <w:r w:rsidR="00BB2069">
        <w:fldChar w:fldCharType="begin"/>
      </w:r>
      <w:r w:rsidR="00BB2069">
        <w:instrText xml:space="preserve"> SEQ Figure \* ARABIC </w:instrText>
      </w:r>
      <w:r w:rsidR="00BB2069">
        <w:fldChar w:fldCharType="separate"/>
      </w:r>
      <w:r w:rsidR="00513728">
        <w:rPr>
          <w:noProof/>
        </w:rPr>
        <w:t>12</w:t>
      </w:r>
      <w:r w:rsidR="00BB2069">
        <w:rPr>
          <w:noProof/>
        </w:rPr>
        <w:fldChar w:fldCharType="end"/>
      </w:r>
      <w:bookmarkEnd w:id="677"/>
      <w:r>
        <w:t>: Person-tracking architecture</w:t>
      </w:r>
      <w:bookmarkEnd w:id="678"/>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679" w:name="_Ref323131019"/>
      <w:bookmarkStart w:id="680" w:name="_Toc326558179"/>
      <w:r>
        <w:t>Face Detector Node</w:t>
      </w:r>
      <w:bookmarkEnd w:id="679"/>
      <w:bookmarkEnd w:id="680"/>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ins w:id="681" w:author="Bill" w:date="2012-06-04T07:27:00Z">
            <w:r w:rsidR="00513728" w:rsidRPr="00513728">
              <w:rPr>
                <w:noProof/>
                <w:rPrChange w:id="682" w:author="Bill" w:date="2012-06-04T07:27:00Z">
                  <w:rPr>
                    <w:rFonts w:eastAsia="Times New Roman"/>
                  </w:rPr>
                </w:rPrChange>
              </w:rPr>
              <w:t>[3]</w:t>
            </w:r>
          </w:ins>
          <w:del w:id="683" w:author="Bill" w:date="2012-06-04T07:27:00Z">
            <w:r w:rsidR="00807468" w:rsidRPr="00807468" w:rsidDel="00513728">
              <w:rPr>
                <w:noProof/>
              </w:rPr>
              <w:delText>[3]</w:delText>
            </w:r>
          </w:del>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del w:id="684" w:author="Wyatt" w:date="2012-06-03T16:15:00Z">
        <w:r w:rsidDel="00DA7BC2">
          <w:delText xml:space="preserve">is </w:delText>
        </w:r>
      </w:del>
      <w:ins w:id="685" w:author="Wyatt" w:date="2012-06-03T16:15:00Z">
        <w:r w:rsidR="00DA7BC2">
          <w:t xml:space="preserve">was </w:t>
        </w:r>
      </w:ins>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del w:id="686" w:author="Wyatt" w:date="2012-06-03T16:15:00Z">
        <w:r w:rsidR="000522CB" w:rsidDel="00DA7BC2">
          <w:delText xml:space="preserve">fails </w:delText>
        </w:r>
      </w:del>
      <w:ins w:id="687" w:author="Wyatt" w:date="2012-06-03T16:15:00Z">
        <w:r w:rsidR="00DA7BC2">
          <w:t xml:space="preserve">failed </w:t>
        </w:r>
      </w:ins>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688" w:name="_Toc326558180"/>
      <w:r>
        <w:t>Leg Detector Node</w:t>
      </w:r>
      <w:bookmarkEnd w:id="688"/>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ins w:id="689" w:author="Bill" w:date="2012-06-04T07:27:00Z">
            <w:r w:rsidR="00513728" w:rsidRPr="00513728">
              <w:rPr>
                <w:noProof/>
                <w:rPrChange w:id="690" w:author="Bill" w:date="2012-06-04T07:27:00Z">
                  <w:rPr>
                    <w:rFonts w:eastAsia="Times New Roman"/>
                  </w:rPr>
                </w:rPrChange>
              </w:rPr>
              <w:t>[21]</w:t>
            </w:r>
          </w:ins>
          <w:del w:id="691" w:author="Bill" w:date="2012-06-04T07:27:00Z">
            <w:r w:rsidR="00807468" w:rsidRPr="00807468" w:rsidDel="00513728">
              <w:rPr>
                <w:noProof/>
              </w:rPr>
              <w:delText>[21]</w:delText>
            </w:r>
          </w:del>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ins w:id="692" w:author="Bill" w:date="2012-06-04T07:27:00Z">
            <w:r w:rsidR="00513728">
              <w:rPr>
                <w:noProof/>
              </w:rPr>
              <w:t xml:space="preserve"> </w:t>
            </w:r>
            <w:r w:rsidR="00513728" w:rsidRPr="00513728">
              <w:rPr>
                <w:noProof/>
                <w:rPrChange w:id="693" w:author="Bill" w:date="2012-06-04T07:27:00Z">
                  <w:rPr>
                    <w:rFonts w:eastAsia="Times New Roman"/>
                  </w:rPr>
                </w:rPrChange>
              </w:rPr>
              <w:t>[22]</w:t>
            </w:r>
          </w:ins>
          <w:del w:id="694" w:author="Bill" w:date="2012-06-04T07:27:00Z">
            <w:r w:rsidR="00807468" w:rsidDel="00513728">
              <w:rPr>
                <w:noProof/>
              </w:rPr>
              <w:delText xml:space="preserve"> </w:delText>
            </w:r>
            <w:r w:rsidR="00807468" w:rsidRPr="00807468" w:rsidDel="00513728">
              <w:rPr>
                <w:noProof/>
              </w:rPr>
              <w:delText>[22]</w:delText>
            </w:r>
          </w:del>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695" w:name="_Ref323045443"/>
      <w:bookmarkStart w:id="696" w:name="_Toc326558181"/>
      <w:r>
        <w:t xml:space="preserve">Kinect </w:t>
      </w:r>
      <w:r w:rsidR="00A60026">
        <w:t xml:space="preserve">Person </w:t>
      </w:r>
      <w:r>
        <w:t>Detector Node</w:t>
      </w:r>
      <w:bookmarkEnd w:id="695"/>
      <w:bookmarkEnd w:id="69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del w:id="697" w:author="Wyatt" w:date="2012-06-03T16:16:00Z">
        <w:r w:rsidR="00A32BD7" w:rsidDel="00DA7BC2">
          <w:delText xml:space="preserve">which </w:delText>
        </w:r>
      </w:del>
      <w:ins w:id="698" w:author="Wyatt" w:date="2012-06-03T16:16:00Z">
        <w:del w:id="699" w:author="Bill" w:date="2012-06-04T07:09:00Z">
          <w:r w:rsidR="00DA7BC2" w:rsidDel="004115E1">
            <w:delText>that</w:delText>
          </w:r>
        </w:del>
      </w:ins>
      <w:ins w:id="700" w:author="Bill" w:date="2012-06-04T07:09:00Z">
        <w:r w:rsidR="004115E1">
          <w:t>which</w:t>
        </w:r>
      </w:ins>
      <w:ins w:id="701" w:author="Wyatt" w:date="2012-06-03T16:16:00Z">
        <w:r w:rsidR="00DA7BC2">
          <w:t xml:space="preserve"> </w:t>
        </w:r>
      </w:ins>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ins w:id="702" w:author="Bill" w:date="2012-06-04T07:27:00Z">
            <w:r w:rsidR="00513728" w:rsidRPr="00513728">
              <w:rPr>
                <w:noProof/>
                <w:rPrChange w:id="703" w:author="Bill" w:date="2012-06-04T07:27:00Z">
                  <w:rPr>
                    <w:rFonts w:eastAsia="Times New Roman"/>
                  </w:rPr>
                </w:rPrChange>
              </w:rPr>
              <w:t>[6]</w:t>
            </w:r>
          </w:ins>
          <w:del w:id="704" w:author="Bill" w:date="2012-06-04T07:27:00Z">
            <w:r w:rsidR="00807468" w:rsidRPr="00807468" w:rsidDel="00513728">
              <w:rPr>
                <w:noProof/>
              </w:rPr>
              <w:delText>[6]</w:delText>
            </w:r>
          </w:del>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ins w:id="705" w:author="Wyatt" w:date="2012-06-03T16:18:00Z">
        <w:r w:rsidR="00DA7BC2">
          <w:t xml:space="preserve">color </w:t>
        </w:r>
      </w:ins>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513728">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513728">
        <w:t xml:space="preserve">Figure </w:t>
      </w:r>
      <w:r w:rsidR="00513728">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513728">
        <w:t xml:space="preserve">Figure </w:t>
      </w:r>
      <w:r w:rsidR="00513728">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117DFB4" wp14:editId="7BEDDC38">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706" w:name="_Ref322980214"/>
      <w:bookmarkStart w:id="707" w:name="_Toc326558203"/>
      <w:r>
        <w:t xml:space="preserve">Figure </w:t>
      </w:r>
      <w:r w:rsidR="00BB2069">
        <w:fldChar w:fldCharType="begin"/>
      </w:r>
      <w:r w:rsidR="00BB2069">
        <w:instrText xml:space="preserve"> SEQ Figure \* ARABIC </w:instrText>
      </w:r>
      <w:r w:rsidR="00BB2069">
        <w:fldChar w:fldCharType="separate"/>
      </w:r>
      <w:r w:rsidR="00513728">
        <w:rPr>
          <w:noProof/>
        </w:rPr>
        <w:t>13</w:t>
      </w:r>
      <w:r w:rsidR="00BB2069">
        <w:rPr>
          <w:noProof/>
        </w:rPr>
        <w:fldChar w:fldCharType="end"/>
      </w:r>
      <w:bookmarkEnd w:id="706"/>
      <w:r>
        <w:t xml:space="preserve">: Kinect’s RGB image masked for </w:t>
      </w:r>
      <w:r w:rsidR="008A5AD7">
        <w:t>a</w:t>
      </w:r>
      <w:r>
        <w:t xml:space="preserve"> user</w:t>
      </w:r>
      <w:r w:rsidR="00C56540">
        <w:t xml:space="preserve">, </w:t>
      </w:r>
      <w:r w:rsidR="006E3E59">
        <w:t>taken</w:t>
      </w:r>
      <w:r w:rsidR="00C56540">
        <w:t xml:space="preserve"> after calibration</w:t>
      </w:r>
      <w:bookmarkEnd w:id="707"/>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708" w:name="_Ref324336850"/>
            <w:r>
              <w:rPr>
                <w:noProof/>
              </w:rPr>
              <w:drawing>
                <wp:inline distT="0" distB="0" distL="0" distR="0" wp14:anchorId="6F265CC2" wp14:editId="2DC16774">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709" w:name="_Ref324336895"/>
            <w:bookmarkStart w:id="710" w:name="_Toc326558204"/>
            <w:r>
              <w:t xml:space="preserve">Figure </w:t>
            </w:r>
            <w:r w:rsidR="00BB2069">
              <w:fldChar w:fldCharType="begin"/>
            </w:r>
            <w:r w:rsidR="00BB2069">
              <w:instrText xml:space="preserve"> SEQ Figure \* ARABIC </w:instrText>
            </w:r>
            <w:r w:rsidR="00BB2069">
              <w:fldChar w:fldCharType="separate"/>
            </w:r>
            <w:r w:rsidR="00513728">
              <w:rPr>
                <w:noProof/>
              </w:rPr>
              <w:t>14</w:t>
            </w:r>
            <w:r w:rsidR="00BB2069">
              <w:rPr>
                <w:noProof/>
              </w:rPr>
              <w:fldChar w:fldCharType="end"/>
            </w:r>
            <w:bookmarkEnd w:id="709"/>
            <w:r>
              <w:t xml:space="preserve">: Histogram computed from </w:t>
            </w:r>
            <w:r>
              <w:fldChar w:fldCharType="begin"/>
            </w:r>
            <w:r>
              <w:instrText xml:space="preserve"> REF _Ref322980214 \h </w:instrText>
            </w:r>
            <w:r>
              <w:fldChar w:fldCharType="separate"/>
            </w:r>
            <w:r w:rsidR="00513728">
              <w:t xml:space="preserve">Figure </w:t>
            </w:r>
            <w:r w:rsidR="00513728">
              <w:rPr>
                <w:noProof/>
              </w:rPr>
              <w:t>13</w:t>
            </w:r>
            <w:r>
              <w:fldChar w:fldCharType="end"/>
            </w:r>
            <w:r w:rsidRPr="006119FC">
              <w:t>: hue on horizontal axis, saturation on vertical axis, brightness represents to histogram value.</w:t>
            </w:r>
            <w:bookmarkEnd w:id="708"/>
            <w:bookmarkEnd w:id="710"/>
          </w:p>
        </w:tc>
        <w:tc>
          <w:tcPr>
            <w:tcW w:w="4428" w:type="dxa"/>
          </w:tcPr>
          <w:p w:rsidR="00D8607F" w:rsidRDefault="00D8607F" w:rsidP="00621E13">
            <w:pPr>
              <w:pStyle w:val="Caption1"/>
            </w:pPr>
            <w:r>
              <w:rPr>
                <w:noProof/>
              </w:rPr>
              <w:drawing>
                <wp:inline distT="0" distB="0" distL="0" distR="0" wp14:anchorId="6FAA930C" wp14:editId="7DD81F41">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711" w:name="_Toc326558205"/>
            <w:r>
              <w:t xml:space="preserve">Figure </w:t>
            </w:r>
            <w:r w:rsidR="00BB2069">
              <w:fldChar w:fldCharType="begin"/>
            </w:r>
            <w:r w:rsidR="00BB2069">
              <w:instrText xml:space="preserve"> SEQ Figure \* ARABIC </w:instrText>
            </w:r>
            <w:r w:rsidR="00BB2069">
              <w:fldChar w:fldCharType="separate"/>
            </w:r>
            <w:r w:rsidR="00513728">
              <w:rPr>
                <w:noProof/>
              </w:rPr>
              <w:t>15</w:t>
            </w:r>
            <w:r w:rsidR="00BB2069">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513728">
              <w:t xml:space="preserve">Figure </w:t>
            </w:r>
            <w:r w:rsidR="00513728">
              <w:rPr>
                <w:noProof/>
              </w:rPr>
              <w:t>14</w:t>
            </w:r>
            <w:r w:rsidR="00C276B3">
              <w:fldChar w:fldCharType="end"/>
            </w:r>
            <w:r w:rsidR="00C276B3">
              <w:t xml:space="preserve"> </w:t>
            </w:r>
            <w:r w:rsidR="00930501">
              <w:t>as 3</w:t>
            </w:r>
            <w:r>
              <w:t>D surface plot</w:t>
            </w:r>
            <w:bookmarkEnd w:id="711"/>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513728">
        <w:t xml:space="preserve">Figure </w:t>
      </w:r>
      <w:r w:rsidR="00513728">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ins w:id="712" w:author="Wyatt" w:date="2012-06-02T21:30:00Z">
                <w:rPr>
                  <w:rFonts w:ascii="Cambria Math" w:hAnsi="Cambria Math"/>
                  <w:i/>
                </w:rPr>
              </w:ins>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ins w:id="713" w:author="Wyatt" w:date="2012-06-02T21:30:00Z">
                <w:rPr>
                  <w:rFonts w:ascii="Cambria Math" w:hAnsi="Cambria Math"/>
                  <w:i/>
                </w:rPr>
              </w:ins>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ins w:id="714" w:author="Wyatt" w:date="2012-06-02T21:30:00Z">
                  <w:rPr>
                    <w:rFonts w:ascii="Cambria Math" w:hAnsi="Cambria Math"/>
                    <w:i/>
                  </w:rPr>
                </w:ins>
              </m:ctrlPr>
            </m:dPr>
            <m:e>
              <m:sSub>
                <m:sSubPr>
                  <m:ctrlPr>
                    <w:ins w:id="715" w:author="Wyatt" w:date="2012-06-02T21:30:00Z">
                      <w:rPr>
                        <w:rFonts w:ascii="Cambria Math" w:hAnsi="Cambria Math"/>
                        <w:i/>
                      </w:rPr>
                    </w:ins>
                  </m:ctrlPr>
                </m:sSubPr>
                <m:e>
                  <m:r>
                    <w:rPr>
                      <w:rFonts w:ascii="Cambria Math" w:hAnsi="Cambria Math"/>
                    </w:rPr>
                    <m:t>H</m:t>
                  </m:r>
                </m:e>
                <m:sub>
                  <m:r>
                    <w:rPr>
                      <w:rFonts w:ascii="Cambria Math" w:hAnsi="Cambria Math"/>
                    </w:rPr>
                    <m:t>1</m:t>
                  </m:r>
                </m:sub>
              </m:sSub>
              <m:r>
                <w:rPr>
                  <w:rFonts w:ascii="Cambria Math" w:hAnsi="Cambria Math"/>
                </w:rPr>
                <m:t>,</m:t>
              </m:r>
              <m:sSub>
                <m:sSubPr>
                  <m:ctrlPr>
                    <w:ins w:id="716" w:author="Wyatt" w:date="2012-06-02T21:30:00Z">
                      <w:rPr>
                        <w:rFonts w:ascii="Cambria Math" w:hAnsi="Cambria Math"/>
                        <w:i/>
                      </w:rPr>
                    </w:ins>
                  </m:ctrlPr>
                </m:sSubPr>
                <m:e>
                  <m:r>
                    <w:rPr>
                      <w:rFonts w:ascii="Cambria Math" w:hAnsi="Cambria Math"/>
                    </w:rPr>
                    <m:t>H</m:t>
                  </m:r>
                </m:e>
                <m:sub>
                  <m:r>
                    <w:rPr>
                      <w:rFonts w:ascii="Cambria Math" w:hAnsi="Cambria Math"/>
                    </w:rPr>
                    <m:t>2</m:t>
                  </m:r>
                </m:sub>
              </m:sSub>
            </m:e>
          </m:d>
          <m:r>
            <w:rPr>
              <w:rFonts w:ascii="Cambria Math" w:hAnsi="Cambria Math"/>
            </w:rPr>
            <m:t>=</m:t>
          </m:r>
          <m:f>
            <m:fPr>
              <m:ctrlPr>
                <w:ins w:id="717" w:author="Wyatt" w:date="2012-06-02T21:30:00Z">
                  <w:rPr>
                    <w:rFonts w:ascii="Cambria Math" w:hAnsi="Cambria Math"/>
                    <w:i/>
                  </w:rPr>
                </w:ins>
              </m:ctrlPr>
            </m:fPr>
            <m:num>
              <m:nary>
                <m:naryPr>
                  <m:chr m:val="∑"/>
                  <m:limLoc m:val="subSup"/>
                  <m:supHide m:val="1"/>
                  <m:ctrlPr>
                    <w:ins w:id="718" w:author="Wyatt" w:date="2012-06-02T21:30:00Z">
                      <w:rPr>
                        <w:rFonts w:ascii="Cambria Math" w:hAnsi="Cambria Math"/>
                        <w:i/>
                      </w:rPr>
                    </w:ins>
                  </m:ctrlPr>
                </m:naryPr>
                <m:sub>
                  <m:r>
                    <w:rPr>
                      <w:rFonts w:ascii="Cambria Math" w:hAnsi="Cambria Math"/>
                    </w:rPr>
                    <m:t>i</m:t>
                  </m:r>
                </m:sub>
                <m:sup/>
                <m:e>
                  <m:d>
                    <m:dPr>
                      <m:ctrlPr>
                        <w:ins w:id="719" w:author="Wyatt" w:date="2012-06-02T21:30:00Z">
                          <w:rPr>
                            <w:rFonts w:ascii="Cambria Math" w:hAnsi="Cambria Math"/>
                            <w:i/>
                          </w:rPr>
                        </w:ins>
                      </m:ctrlPr>
                    </m:dPr>
                    <m:e>
                      <m:sSub>
                        <m:sSubPr>
                          <m:ctrlPr>
                            <w:ins w:id="720" w:author="Wyatt" w:date="2012-06-02T21:30:00Z">
                              <w:rPr>
                                <w:rFonts w:ascii="Cambria Math" w:hAnsi="Cambria Math"/>
                                <w:i/>
                              </w:rPr>
                            </w:ins>
                          </m:ctrlPr>
                        </m:sSubPr>
                        <m:e>
                          <m:r>
                            <w:rPr>
                              <w:rFonts w:ascii="Cambria Math" w:hAnsi="Cambria Math"/>
                            </w:rPr>
                            <m:t>H</m:t>
                          </m:r>
                        </m:e>
                        <m:sub>
                          <m:r>
                            <w:rPr>
                              <w:rFonts w:ascii="Cambria Math" w:hAnsi="Cambria Math"/>
                            </w:rPr>
                            <m:t>1</m:t>
                          </m:r>
                        </m:sub>
                      </m:sSub>
                      <m:d>
                        <m:dPr>
                          <m:ctrlPr>
                            <w:ins w:id="721"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722" w:author="Wyatt" w:date="2012-06-02T21:30:00Z">
                              <w:rPr>
                                <w:rFonts w:ascii="Cambria Math" w:hAnsi="Cambria Math"/>
                                <w:i/>
                              </w:rPr>
                            </w:ins>
                          </m:ctrlPr>
                        </m:accPr>
                        <m:e>
                          <m:sSub>
                            <m:sSubPr>
                              <m:ctrlPr>
                                <w:ins w:id="723" w:author="Wyatt" w:date="2012-06-02T21:30:00Z">
                                  <w:rPr>
                                    <w:rFonts w:ascii="Cambria Math" w:hAnsi="Cambria Math"/>
                                    <w:i/>
                                  </w:rPr>
                                </w:ins>
                              </m:ctrlPr>
                            </m:sSubPr>
                            <m:e>
                              <m:r>
                                <w:rPr>
                                  <w:rFonts w:ascii="Cambria Math" w:hAnsi="Cambria Math"/>
                                </w:rPr>
                                <m:t>H</m:t>
                              </m:r>
                            </m:e>
                            <m:sub>
                              <m:r>
                                <w:rPr>
                                  <w:rFonts w:ascii="Cambria Math" w:hAnsi="Cambria Math"/>
                                </w:rPr>
                                <m:t>1</m:t>
                              </m:r>
                            </m:sub>
                          </m:sSub>
                        </m:e>
                      </m:acc>
                    </m:e>
                  </m:d>
                  <m:d>
                    <m:dPr>
                      <m:ctrlPr>
                        <w:ins w:id="724" w:author="Wyatt" w:date="2012-06-02T21:30:00Z">
                          <w:rPr>
                            <w:rFonts w:ascii="Cambria Math" w:hAnsi="Cambria Math"/>
                            <w:i/>
                          </w:rPr>
                        </w:ins>
                      </m:ctrlPr>
                    </m:dPr>
                    <m:e>
                      <m:sSub>
                        <m:sSubPr>
                          <m:ctrlPr>
                            <w:ins w:id="725" w:author="Wyatt" w:date="2012-06-02T21:30:00Z">
                              <w:rPr>
                                <w:rFonts w:ascii="Cambria Math" w:hAnsi="Cambria Math"/>
                                <w:i/>
                              </w:rPr>
                            </w:ins>
                          </m:ctrlPr>
                        </m:sSubPr>
                        <m:e>
                          <m:r>
                            <w:rPr>
                              <w:rFonts w:ascii="Cambria Math" w:hAnsi="Cambria Math"/>
                            </w:rPr>
                            <m:t>H</m:t>
                          </m:r>
                        </m:e>
                        <m:sub>
                          <m:r>
                            <w:rPr>
                              <w:rFonts w:ascii="Cambria Math" w:hAnsi="Cambria Math"/>
                            </w:rPr>
                            <m:t>2</m:t>
                          </m:r>
                        </m:sub>
                      </m:sSub>
                      <m:d>
                        <m:dPr>
                          <m:ctrlPr>
                            <w:ins w:id="726"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727" w:author="Wyatt" w:date="2012-06-02T21:30:00Z">
                              <w:rPr>
                                <w:rFonts w:ascii="Cambria Math" w:hAnsi="Cambria Math"/>
                                <w:i/>
                              </w:rPr>
                            </w:ins>
                          </m:ctrlPr>
                        </m:accPr>
                        <m:e>
                          <m:sSub>
                            <m:sSubPr>
                              <m:ctrlPr>
                                <w:ins w:id="728" w:author="Wyatt" w:date="2012-06-02T21:30:00Z">
                                  <w:rPr>
                                    <w:rFonts w:ascii="Cambria Math" w:hAnsi="Cambria Math"/>
                                    <w:i/>
                                  </w:rPr>
                                </w:ins>
                              </m:ctrlPr>
                            </m:sSubPr>
                            <m:e>
                              <m:r>
                                <w:rPr>
                                  <w:rFonts w:ascii="Cambria Math" w:hAnsi="Cambria Math"/>
                                </w:rPr>
                                <m:t>H</m:t>
                              </m:r>
                            </m:e>
                            <m:sub>
                              <m:r>
                                <w:rPr>
                                  <w:rFonts w:ascii="Cambria Math" w:hAnsi="Cambria Math"/>
                                </w:rPr>
                                <m:t>2</m:t>
                              </m:r>
                            </m:sub>
                          </m:sSub>
                        </m:e>
                      </m:acc>
                    </m:e>
                  </m:d>
                </m:e>
              </m:nary>
            </m:num>
            <m:den>
              <m:rad>
                <m:radPr>
                  <m:degHide m:val="1"/>
                  <m:ctrlPr>
                    <w:ins w:id="729" w:author="Wyatt" w:date="2012-06-02T21:30:00Z">
                      <w:rPr>
                        <w:rFonts w:ascii="Cambria Math" w:hAnsi="Cambria Math"/>
                        <w:i/>
                      </w:rPr>
                    </w:ins>
                  </m:ctrlPr>
                </m:radPr>
                <m:deg/>
                <m:e>
                  <m:nary>
                    <m:naryPr>
                      <m:chr m:val="∑"/>
                      <m:limLoc m:val="subSup"/>
                      <m:supHide m:val="1"/>
                      <m:ctrlPr>
                        <w:ins w:id="730" w:author="Wyatt" w:date="2012-06-02T21:30:00Z">
                          <w:rPr>
                            <w:rFonts w:ascii="Cambria Math" w:hAnsi="Cambria Math"/>
                            <w:i/>
                          </w:rPr>
                        </w:ins>
                      </m:ctrlPr>
                    </m:naryPr>
                    <m:sub>
                      <m:r>
                        <w:rPr>
                          <w:rFonts w:ascii="Cambria Math" w:hAnsi="Cambria Math"/>
                        </w:rPr>
                        <m:t>i</m:t>
                      </m:r>
                    </m:sub>
                    <m:sup/>
                    <m:e>
                      <m:sSup>
                        <m:sSupPr>
                          <m:ctrlPr>
                            <w:ins w:id="731" w:author="Wyatt" w:date="2012-06-02T21:30:00Z">
                              <w:rPr>
                                <w:rFonts w:ascii="Cambria Math" w:hAnsi="Cambria Math"/>
                                <w:i/>
                              </w:rPr>
                            </w:ins>
                          </m:ctrlPr>
                        </m:sSupPr>
                        <m:e>
                          <m:d>
                            <m:dPr>
                              <m:ctrlPr>
                                <w:ins w:id="732" w:author="Wyatt" w:date="2012-06-02T21:30:00Z">
                                  <w:rPr>
                                    <w:rFonts w:ascii="Cambria Math" w:hAnsi="Cambria Math"/>
                                    <w:i/>
                                  </w:rPr>
                                </w:ins>
                              </m:ctrlPr>
                            </m:dPr>
                            <m:e>
                              <m:sSub>
                                <m:sSubPr>
                                  <m:ctrlPr>
                                    <w:ins w:id="733" w:author="Wyatt" w:date="2012-06-02T21:30:00Z">
                                      <w:rPr>
                                        <w:rFonts w:ascii="Cambria Math" w:hAnsi="Cambria Math"/>
                                        <w:i/>
                                      </w:rPr>
                                    </w:ins>
                                  </m:ctrlPr>
                                </m:sSubPr>
                                <m:e>
                                  <m:r>
                                    <w:rPr>
                                      <w:rFonts w:ascii="Cambria Math" w:hAnsi="Cambria Math"/>
                                    </w:rPr>
                                    <m:t>H</m:t>
                                  </m:r>
                                </m:e>
                                <m:sub>
                                  <m:r>
                                    <w:rPr>
                                      <w:rFonts w:ascii="Cambria Math" w:hAnsi="Cambria Math"/>
                                    </w:rPr>
                                    <m:t>1</m:t>
                                  </m:r>
                                </m:sub>
                              </m:sSub>
                              <m:d>
                                <m:dPr>
                                  <m:ctrlPr>
                                    <w:ins w:id="734"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735" w:author="Wyatt" w:date="2012-06-02T21:30:00Z">
                                      <w:rPr>
                                        <w:rFonts w:ascii="Cambria Math" w:hAnsi="Cambria Math"/>
                                        <w:i/>
                                      </w:rPr>
                                    </w:ins>
                                  </m:ctrlPr>
                                </m:accPr>
                                <m:e>
                                  <m:sSub>
                                    <m:sSubPr>
                                      <m:ctrlPr>
                                        <w:ins w:id="736" w:author="Wyatt" w:date="2012-06-02T21:30:00Z">
                                          <w:rPr>
                                            <w:rFonts w:ascii="Cambria Math" w:hAnsi="Cambria Math"/>
                                            <w:i/>
                                          </w:rPr>
                                        </w:ins>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ins w:id="737" w:author="Wyatt" w:date="2012-06-02T21:30:00Z">
                          <w:rPr>
                            <w:rFonts w:ascii="Cambria Math" w:hAnsi="Cambria Math"/>
                            <w:i/>
                          </w:rPr>
                        </w:ins>
                      </m:ctrlPr>
                    </m:naryPr>
                    <m:sub>
                      <m:r>
                        <w:rPr>
                          <w:rFonts w:ascii="Cambria Math" w:hAnsi="Cambria Math"/>
                        </w:rPr>
                        <m:t>i</m:t>
                      </m:r>
                    </m:sub>
                    <m:sup/>
                    <m:e>
                      <m:sSup>
                        <m:sSupPr>
                          <m:ctrlPr>
                            <w:ins w:id="738" w:author="Wyatt" w:date="2012-06-02T21:30:00Z">
                              <w:rPr>
                                <w:rFonts w:ascii="Cambria Math" w:hAnsi="Cambria Math"/>
                                <w:i/>
                              </w:rPr>
                            </w:ins>
                          </m:ctrlPr>
                        </m:sSupPr>
                        <m:e>
                          <m:d>
                            <m:dPr>
                              <m:ctrlPr>
                                <w:ins w:id="739" w:author="Wyatt" w:date="2012-06-02T21:30:00Z">
                                  <w:rPr>
                                    <w:rFonts w:ascii="Cambria Math" w:hAnsi="Cambria Math"/>
                                    <w:i/>
                                  </w:rPr>
                                </w:ins>
                              </m:ctrlPr>
                            </m:dPr>
                            <m:e>
                              <m:sSub>
                                <m:sSubPr>
                                  <m:ctrlPr>
                                    <w:ins w:id="740" w:author="Wyatt" w:date="2012-06-02T21:30:00Z">
                                      <w:rPr>
                                        <w:rFonts w:ascii="Cambria Math" w:hAnsi="Cambria Math"/>
                                        <w:i/>
                                      </w:rPr>
                                    </w:ins>
                                  </m:ctrlPr>
                                </m:sSubPr>
                                <m:e>
                                  <m:r>
                                    <w:rPr>
                                      <w:rFonts w:ascii="Cambria Math" w:hAnsi="Cambria Math"/>
                                    </w:rPr>
                                    <m:t>H</m:t>
                                  </m:r>
                                </m:e>
                                <m:sub>
                                  <m:r>
                                    <w:rPr>
                                      <w:rFonts w:ascii="Cambria Math" w:hAnsi="Cambria Math"/>
                                    </w:rPr>
                                    <m:t>2</m:t>
                                  </m:r>
                                </m:sub>
                              </m:sSub>
                              <m:d>
                                <m:dPr>
                                  <m:ctrlPr>
                                    <w:ins w:id="741"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742" w:author="Wyatt" w:date="2012-06-02T21:30:00Z">
                                      <w:rPr>
                                        <w:rFonts w:ascii="Cambria Math" w:hAnsi="Cambria Math"/>
                                        <w:i/>
                                      </w:rPr>
                                    </w:ins>
                                  </m:ctrlPr>
                                </m:accPr>
                                <m:e>
                                  <m:sSub>
                                    <m:sSubPr>
                                      <m:ctrlPr>
                                        <w:ins w:id="743" w:author="Wyatt" w:date="2012-06-02T21:30:00Z">
                                          <w:rPr>
                                            <w:rFonts w:ascii="Cambria Math" w:hAnsi="Cambria Math"/>
                                            <w:i/>
                                          </w:rPr>
                                        </w:ins>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ins w:id="744"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ins w:id="745"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ins w:id="746" w:author="Wyatt" w:date="2012-06-02T21:30:00Z">
                <w:rPr>
                  <w:rFonts w:ascii="Cambria Math" w:hAnsi="Cambria Math"/>
                  <w:b/>
                </w:rPr>
              </w:ins>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ins w:id="747" w:author="Wyatt" w:date="2012-06-02T21:30:00Z">
                <w:rPr>
                  <w:rFonts w:ascii="Cambria Math" w:hAnsi="Cambria Math"/>
                  <w:b/>
                </w:rPr>
              </w:ins>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ins w:id="748"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ins w:id="749"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B2069" w:rsidP="00F4648D">
      <w:pPr>
        <w:spacing w:line="480" w:lineRule="auto"/>
        <w:ind w:firstLine="720"/>
      </w:pPr>
      <m:oMathPara>
        <m:oMath>
          <m:sSub>
            <m:sSubPr>
              <m:ctrlPr>
                <w:ins w:id="750"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ins w:id="751" w:author="Wyatt" w:date="2012-06-02T21:30:00Z">
                  <w:rPr>
                    <w:rFonts w:ascii="Cambria Math" w:hAnsi="Cambria Math"/>
                    <w:b/>
                  </w:rPr>
                </w:ins>
              </m:ctrlPr>
            </m:dPr>
            <m:e>
              <m:r>
                <w:rPr>
                  <w:rFonts w:ascii="Cambria Math" w:hAnsi="Cambria Math"/>
                </w:rPr>
                <m:t xml:space="preserve"> </m:t>
              </m:r>
              <m:sSub>
                <m:sSubPr>
                  <m:ctrlPr>
                    <w:ins w:id="752" w:author="Wyatt" w:date="2012-06-02T21:30:00Z">
                      <w:rPr>
                        <w:rFonts w:ascii="Cambria Math" w:hAnsi="Cambria Math"/>
                        <w:b/>
                      </w:rPr>
                    </w:ins>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ins w:id="753" w:author="Wyatt" w:date="2012-06-02T21:30:00Z">
                      <w:rPr>
                        <w:rFonts w:ascii="Cambria Math" w:hAnsi="Cambria Math"/>
                        <w:i/>
                      </w:rPr>
                    </w:ins>
                  </m:ctrlPr>
                </m:dPr>
                <m:e>
                  <m:r>
                    <w:rPr>
                      <w:rFonts w:ascii="Cambria Math" w:hAnsi="Cambria Math"/>
                    </w:rPr>
                    <m:t>1-α</m:t>
                  </m:r>
                </m:e>
              </m:d>
              <m:sSub>
                <m:sSubPr>
                  <m:ctrlPr>
                    <w:ins w:id="754"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ins w:id="755"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ins w:id="756"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ins w:id="757"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ins w:id="758"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ins w:id="759"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ins w:id="760"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ins w:id="761"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ins w:id="762"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ins w:id="763"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ins w:id="764"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ins w:id="765"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ins w:id="766"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ins w:id="767"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ins w:id="768"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ins w:id="769"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ins w:id="770"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BB2069">
      <w:pPr>
        <w:spacing w:line="480" w:lineRule="auto"/>
        <w:ind w:firstLine="720"/>
        <w:rPr>
          <w:b/>
        </w:rPr>
      </w:pPr>
      <m:oMathPara>
        <m:oMath>
          <m:sSub>
            <m:sSubPr>
              <m:ctrlPr>
                <w:ins w:id="771"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ins w:id="772" w:author="Wyatt" w:date="2012-06-02T21:30:00Z">
                  <w:rPr>
                    <w:rFonts w:ascii="Cambria Math" w:hAnsi="Cambria Math"/>
                    <w:b/>
                  </w:rPr>
                </w:ins>
              </m:ctrlPr>
            </m:dPr>
            <m:e>
              <m:r>
                <w:rPr>
                  <w:rFonts w:ascii="Cambria Math" w:hAnsi="Cambria Math"/>
                </w:rPr>
                <m:t xml:space="preserve"> </m:t>
              </m:r>
              <m:sSub>
                <m:sSubPr>
                  <m:ctrlPr>
                    <w:ins w:id="773" w:author="Wyatt" w:date="2012-06-02T21:30:00Z">
                      <w:rPr>
                        <w:rFonts w:ascii="Cambria Math" w:hAnsi="Cambria Math"/>
                        <w:b/>
                      </w:rPr>
                    </w:ins>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ins w:id="774" w:author="Wyatt" w:date="2012-06-02T21:30:00Z">
                      <w:rPr>
                        <w:rFonts w:ascii="Cambria Math" w:hAnsi="Cambria Math"/>
                        <w:i/>
                      </w:rPr>
                    </w:ins>
                  </m:ctrlPr>
                </m:dPr>
                <m:e>
                  <m:r>
                    <w:rPr>
                      <w:rFonts w:ascii="Cambria Math" w:hAnsi="Cambria Math"/>
                    </w:rPr>
                    <m:t>1-β</m:t>
                  </m:r>
                </m:e>
              </m:d>
              <m:sSub>
                <m:sSubPr>
                  <m:ctrlPr>
                    <w:ins w:id="775"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513728">
        <w:t xml:space="preserve">Figure </w:t>
      </w:r>
      <w:r w:rsidR="00513728">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ins w:id="776"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ins w:id="777"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ins w:id="778"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ins w:id="779"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6733F008" wp14:editId="4E8C40A4">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780" w:name="_Ref324337029"/>
      <w:bookmarkStart w:id="781" w:name="_Toc326558206"/>
      <w:r>
        <w:t xml:space="preserve">Figure </w:t>
      </w:r>
      <w:r w:rsidR="00BB2069">
        <w:fldChar w:fldCharType="begin"/>
      </w:r>
      <w:r w:rsidR="00BB2069">
        <w:instrText xml:space="preserve"> SEQ Figure \* ARABIC </w:instrText>
      </w:r>
      <w:r w:rsidR="00BB2069">
        <w:fldChar w:fldCharType="separate"/>
      </w:r>
      <w:r w:rsidR="00513728">
        <w:rPr>
          <w:noProof/>
        </w:rPr>
        <w:t>16</w:t>
      </w:r>
      <w:r w:rsidR="00BB2069">
        <w:rPr>
          <w:noProof/>
        </w:rPr>
        <w:fldChar w:fldCharType="end"/>
      </w:r>
      <w:bookmarkEnd w:id="780"/>
      <w:r>
        <w:t xml:space="preserve">: Correlation </w:t>
      </w:r>
      <w:r w:rsidR="00E57938">
        <w:t xml:space="preserve">over time </w:t>
      </w:r>
      <w:r>
        <w:t xml:space="preserve">of user's </w:t>
      </w:r>
      <w:r w:rsidR="00624659">
        <w:t xml:space="preserve">hue-saturation </w:t>
      </w:r>
      <w:r>
        <w:t xml:space="preserve">histogram with </w:t>
      </w:r>
      <m:oMath>
        <m:sSub>
          <m:sSubPr>
            <m:ctrlPr>
              <w:ins w:id="782"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ins w:id="783"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cal</m:t>
            </m:r>
          </m:sub>
        </m:sSub>
      </m:oMath>
      <w:r>
        <w:t xml:space="preserve">  (blue)</w:t>
      </w:r>
      <w:bookmarkEnd w:id="781"/>
    </w:p>
    <w:p w:rsidR="009B0251" w:rsidRDefault="00A07F11" w:rsidP="00724C1A">
      <w:pPr>
        <w:pStyle w:val="Heading1"/>
      </w:pPr>
      <w:bookmarkStart w:id="784" w:name="_Ref324364407"/>
      <w:bookmarkStart w:id="785" w:name="_Toc326558182"/>
      <w:r>
        <w:lastRenderedPageBreak/>
        <w:t>Planning</w:t>
      </w:r>
      <w:bookmarkEnd w:id="784"/>
      <w:bookmarkEnd w:id="785"/>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513728">
        <w:t xml:space="preserve">Figure </w:t>
      </w:r>
      <w:r w:rsidR="00513728">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7598B655" wp14:editId="7E97C426">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BB2069" w:rsidRDefault="00BB2069"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B2069" w:rsidRDefault="00BB2069"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BB2069" w:rsidRDefault="00BB206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BB2069" w:rsidRDefault="00BB2069"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BB2069" w:rsidRDefault="00BB206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BB2069" w:rsidRDefault="00BB206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BB2069" w:rsidRDefault="00BB206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BB2069" w:rsidRDefault="00BB206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786" w:name="_Ref324365250"/>
      <w:bookmarkStart w:id="787" w:name="_Toc326558207"/>
      <w:r>
        <w:t xml:space="preserve">Figure </w:t>
      </w:r>
      <w:r w:rsidR="00BB2069">
        <w:fldChar w:fldCharType="begin"/>
      </w:r>
      <w:r w:rsidR="00BB2069">
        <w:instrText xml:space="preserve"> SEQ Figure \* ARABIC </w:instrText>
      </w:r>
      <w:r w:rsidR="00BB2069">
        <w:fldChar w:fldCharType="separate"/>
      </w:r>
      <w:r w:rsidR="00513728">
        <w:rPr>
          <w:noProof/>
        </w:rPr>
        <w:t>17</w:t>
      </w:r>
      <w:r w:rsidR="00BB2069">
        <w:rPr>
          <w:noProof/>
        </w:rPr>
        <w:fldChar w:fldCharType="end"/>
      </w:r>
      <w:bookmarkEnd w:id="786"/>
      <w:r>
        <w:t>: Planning module</w:t>
      </w:r>
      <w:r>
        <w:rPr>
          <w:noProof/>
        </w:rPr>
        <w:t xml:space="preserve"> architecture</w:t>
      </w:r>
      <w:bookmarkEnd w:id="787"/>
    </w:p>
    <w:p w:rsidR="0009680C" w:rsidRDefault="0009680C" w:rsidP="0009680C">
      <w:pPr>
        <w:pStyle w:val="Caption1"/>
      </w:pPr>
    </w:p>
    <w:p w:rsidR="006556D0" w:rsidRDefault="006556D0" w:rsidP="00724C1A">
      <w:pPr>
        <w:pStyle w:val="Heading2"/>
      </w:pPr>
      <w:bookmarkStart w:id="788" w:name="_Toc326558183"/>
      <w:r>
        <w:t>Point-</w:t>
      </w:r>
      <w:r w:rsidR="002B55DA">
        <w:t>to-</w:t>
      </w:r>
      <w:r>
        <w:t>point planner</w:t>
      </w:r>
      <w:bookmarkEnd w:id="788"/>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ins w:id="789" w:author="Bill" w:date="2012-06-04T07:27:00Z">
            <w:r w:rsidR="00513728" w:rsidRPr="00513728">
              <w:rPr>
                <w:noProof/>
                <w:rPrChange w:id="790" w:author="Bill" w:date="2012-06-04T07:27:00Z">
                  <w:rPr>
                    <w:rFonts w:eastAsia="Times New Roman"/>
                  </w:rPr>
                </w:rPrChange>
              </w:rPr>
              <w:t>[27]</w:t>
            </w:r>
          </w:ins>
          <w:del w:id="791" w:author="Bill" w:date="2012-06-04T07:27:00Z">
            <w:r w:rsidR="00807468" w:rsidRPr="00807468" w:rsidDel="00513728">
              <w:rPr>
                <w:noProof/>
              </w:rPr>
              <w:delText>[27]</w:delText>
            </w:r>
          </w:del>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ins w:id="792" w:author="Bill" w:date="2012-06-04T07:27:00Z">
            <w:r w:rsidR="00513728" w:rsidRPr="00513728">
              <w:rPr>
                <w:noProof/>
                <w:rPrChange w:id="793" w:author="Bill" w:date="2012-06-04T07:27:00Z">
                  <w:rPr>
                    <w:rFonts w:eastAsia="Times New Roman"/>
                  </w:rPr>
                </w:rPrChange>
              </w:rPr>
              <w:t>[35]</w:t>
            </w:r>
          </w:ins>
          <w:del w:id="794" w:author="Bill" w:date="2012-06-04T07:27:00Z">
            <w:r w:rsidR="00807468" w:rsidRPr="00807468" w:rsidDel="00513728">
              <w:rPr>
                <w:noProof/>
              </w:rPr>
              <w:delText>[34]</w:delText>
            </w:r>
          </w:del>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selects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513728">
        <w:t xml:space="preserve">Figure </w:t>
      </w:r>
      <w:r w:rsidR="00513728">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1F4CEDF4" wp14:editId="65515EC3">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795" w:name="_Ref322950225"/>
      <w:bookmarkStart w:id="796" w:name="_Toc326558208"/>
      <w:r>
        <w:t xml:space="preserve">Figure </w:t>
      </w:r>
      <w:r w:rsidR="00BB2069">
        <w:fldChar w:fldCharType="begin"/>
      </w:r>
      <w:r w:rsidR="00BB2069">
        <w:instrText xml:space="preserve"> SEQ Figure \* ARABIC </w:instrText>
      </w:r>
      <w:r w:rsidR="00BB2069">
        <w:fldChar w:fldCharType="separate"/>
      </w:r>
      <w:r w:rsidR="00513728">
        <w:rPr>
          <w:noProof/>
        </w:rPr>
        <w:t>18</w:t>
      </w:r>
      <w:r w:rsidR="00BB2069">
        <w:rPr>
          <w:noProof/>
        </w:rPr>
        <w:fldChar w:fldCharType="end"/>
      </w:r>
      <w:bookmarkEnd w:id="795"/>
      <w:r>
        <w:t>: Smooth path produced by SBPL planner in presence of obstacles (grid size 1m)</w:t>
      </w:r>
      <w:bookmarkEnd w:id="796"/>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ins w:id="797" w:author="Wyatt" w:date="2012-06-03T16:28:00Z">
        <w:r w:rsidR="00F56A6B">
          <w:t>,</w:t>
        </w:r>
      </w:ins>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513728">
        <w:t xml:space="preserve">Figure </w:t>
      </w:r>
      <w:r w:rsidR="00513728">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7DAD56B9" wp14:editId="7DE4E905">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798" w:name="_Ref322520674"/>
      <w:bookmarkStart w:id="799" w:name="_Toc326558209"/>
      <w:r>
        <w:t xml:space="preserve">Figure </w:t>
      </w:r>
      <w:r w:rsidR="00BB2069">
        <w:fldChar w:fldCharType="begin"/>
      </w:r>
      <w:r w:rsidR="00BB2069">
        <w:instrText xml:space="preserve"> SEQ Figure \* ARABIC </w:instrText>
      </w:r>
      <w:r w:rsidR="00BB2069">
        <w:fldChar w:fldCharType="separate"/>
      </w:r>
      <w:r w:rsidR="00513728">
        <w:rPr>
          <w:noProof/>
        </w:rPr>
        <w:t>19</w:t>
      </w:r>
      <w:r w:rsidR="00BB2069">
        <w:rPr>
          <w:noProof/>
        </w:rPr>
        <w:fldChar w:fldCharType="end"/>
      </w:r>
      <w:bookmarkEnd w:id="798"/>
      <w:r>
        <w:t>: Harlie's motion primitives (spin-in-place moves not shown)</w:t>
      </w:r>
      <w:bookmarkEnd w:id="799"/>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ins w:id="800" w:author="Bill" w:date="2012-06-04T07:27:00Z">
            <w:r w:rsidR="00513728" w:rsidRPr="00513728">
              <w:rPr>
                <w:noProof/>
                <w:rPrChange w:id="801" w:author="Bill" w:date="2012-06-04T07:27:00Z">
                  <w:rPr>
                    <w:rFonts w:eastAsia="Times New Roman"/>
                  </w:rPr>
                </w:rPrChange>
              </w:rPr>
              <w:t>[36]</w:t>
            </w:r>
          </w:ins>
          <w:del w:id="802" w:author="Bill" w:date="2012-06-04T07:27:00Z">
            <w:r w:rsidR="00807468" w:rsidRPr="00807468" w:rsidDel="00513728">
              <w:rPr>
                <w:noProof/>
              </w:rPr>
              <w:delText>[35]</w:delText>
            </w:r>
          </w:del>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513728">
        <w:t xml:space="preserve">Figure </w:t>
      </w:r>
      <w:r w:rsidR="00513728">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803" w:name="_Toc326558184"/>
      <w:r>
        <w:t>Dynamic P</w:t>
      </w:r>
      <w:r w:rsidR="00573238">
        <w:t>lanning</w:t>
      </w:r>
      <w:bookmarkEnd w:id="803"/>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w:t>
      </w:r>
      <w:r>
        <w:lastRenderedPageBreak/>
        <w:t xml:space="preserve">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513728">
        <w:t xml:space="preserve">Figure </w:t>
      </w:r>
      <w:r w:rsidR="00513728">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1CC61B9" wp14:editId="28CDC841">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B2069" w:rsidRDefault="00BB206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E6108E">
                              <w:pPr>
                                <w:pStyle w:val="NormalWeb"/>
                                <w:spacing w:before="0" w:beforeAutospacing="0" w:after="200" w:afterAutospacing="0" w:line="276" w:lineRule="auto"/>
                              </w:pPr>
                              <w:r>
                                <w:rPr>
                                  <w:rFonts w:ascii="Georgia" w:eastAsia="Times New Roman" w:hAnsi="Georgia"/>
                                </w:rPr>
                                <w:t>Committed</w:t>
                              </w:r>
                            </w:p>
                            <w:p w:rsidR="00BB2069" w:rsidRDefault="00BB206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BB2069" w:rsidRDefault="00BB206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BB2069" w:rsidRDefault="00BB2069">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BB2069" w:rsidRDefault="00BB206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B2069" w:rsidRDefault="00BB206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BB2069" w:rsidRDefault="00BB2069" w:rsidP="00E6108E">
                        <w:pPr>
                          <w:pStyle w:val="NormalWeb"/>
                          <w:spacing w:before="0" w:beforeAutospacing="0" w:after="200" w:afterAutospacing="0" w:line="276" w:lineRule="auto"/>
                        </w:pPr>
                        <w:r>
                          <w:rPr>
                            <w:rFonts w:ascii="Georgia" w:eastAsia="Times New Roman" w:hAnsi="Georgia"/>
                          </w:rPr>
                          <w:t>Committed</w:t>
                        </w:r>
                      </w:p>
                      <w:p w:rsidR="00BB2069" w:rsidRDefault="00BB206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BB2069" w:rsidRDefault="00BB2069"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BB2069" w:rsidRDefault="00BB2069"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BB2069" w:rsidRDefault="00BB2069"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BB2069" w:rsidRDefault="00BB2069">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BB2069" w:rsidRDefault="00BB2069"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BB2069" w:rsidRDefault="00BB206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BB2069" w:rsidRDefault="00BB206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804" w:name="_Ref324339031"/>
      <w:bookmarkStart w:id="805" w:name="_Toc326558210"/>
      <w:r>
        <w:t xml:space="preserve">Figure </w:t>
      </w:r>
      <w:r w:rsidR="00BB2069">
        <w:fldChar w:fldCharType="begin"/>
      </w:r>
      <w:r w:rsidR="00BB2069">
        <w:instrText xml:space="preserve"> SEQ Figure \* ARABIC </w:instrText>
      </w:r>
      <w:r w:rsidR="00BB2069">
        <w:fldChar w:fldCharType="separate"/>
      </w:r>
      <w:r w:rsidR="00513728">
        <w:rPr>
          <w:noProof/>
        </w:rPr>
        <w:t>20</w:t>
      </w:r>
      <w:r w:rsidR="00BB2069">
        <w:rPr>
          <w:noProof/>
        </w:rPr>
        <w:fldChar w:fldCharType="end"/>
      </w:r>
      <w:bookmarkEnd w:id="804"/>
      <w:r>
        <w:t>: Illustration of rolling-window approach</w:t>
      </w:r>
      <w:bookmarkEnd w:id="805"/>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t>
      </w:r>
      <w:del w:id="806" w:author="Wyatt" w:date="2012-06-03T16:31:00Z">
        <w:r w:rsidR="00EB44F7" w:rsidDel="00F56A6B">
          <w:delText xml:space="preserve">which </w:delText>
        </w:r>
      </w:del>
      <w:ins w:id="807" w:author="Wyatt" w:date="2012-06-03T16:31:00Z">
        <w:r w:rsidR="00F56A6B">
          <w:t xml:space="preserve">that </w:t>
        </w:r>
      </w:ins>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 xml:space="preserve">This section of path is referred </w:t>
      </w:r>
      <w:r w:rsidR="00EB44F7">
        <w:lastRenderedPageBreak/>
        <w:t>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ins w:id="808" w:author="Wyatt" w:date="2012-06-03T16:32:00Z">
        <w:r w:rsidR="00F56A6B">
          <w:t xml:space="preserve"> it</w:t>
        </w:r>
      </w:ins>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B056DC">
        <w:t>the</w:t>
      </w:r>
      <w:r w:rsidR="00527FCE">
        <w:t xml:space="preserve"> </w:t>
      </w:r>
      <w:r w:rsidR="00A02D08">
        <w:t>starting pose is co</w:t>
      </w:r>
      <w:r>
        <w:t>nstrained to</w:t>
      </w:r>
      <w:ins w:id="809" w:author="Wyatt" w:date="2012-06-03T16:32:00Z">
        <w:r w:rsidR="00F56A6B">
          <w:t xml:space="preserve"> match</w:t>
        </w:r>
      </w:ins>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513728">
        <w:t xml:space="preserve">Figure </w:t>
      </w:r>
      <w:r w:rsidR="00513728">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del w:id="810" w:author="Wyatt" w:date="2012-06-03T16:33:00Z">
        <w:r w:rsidR="00E2694B" w:rsidDel="00F56A6B">
          <w:delText xml:space="preserve">which </w:delText>
        </w:r>
      </w:del>
      <w:ins w:id="811" w:author="Wyatt" w:date="2012-06-03T16:33:00Z">
        <w:r w:rsidR="00F56A6B">
          <w:t xml:space="preserve">that </w:t>
        </w:r>
      </w:ins>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513728">
        <w:t xml:space="preserve">Table </w:t>
      </w:r>
      <w:r w:rsidR="00513728">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79883B7A" wp14:editId="7A5EBDAA">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B2069" w:rsidRDefault="00BB206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91534">
                              <w:pPr>
                                <w:pStyle w:val="NormalWeb"/>
                                <w:spacing w:before="0" w:beforeAutospacing="0" w:after="200" w:afterAutospacing="0" w:line="276" w:lineRule="auto"/>
                              </w:pPr>
                              <w:r>
                                <w:rPr>
                                  <w:rFonts w:ascii="Georgia" w:eastAsia="Times New Roman" w:hAnsi="Georgia"/>
                                </w:rPr>
                                <w:t>Uncommitted</w:t>
                              </w:r>
                            </w:p>
                            <w:p w:rsidR="00BB2069" w:rsidRDefault="00BB206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91534">
                              <w:pPr>
                                <w:pStyle w:val="NormalWeb"/>
                                <w:spacing w:before="0" w:beforeAutospacing="0" w:after="200" w:afterAutospacing="0" w:line="276" w:lineRule="auto"/>
                              </w:pPr>
                              <w:r>
                                <w:rPr>
                                  <w:rFonts w:ascii="Georgia" w:eastAsia="Times New Roman" w:hAnsi="Georgia"/>
                                </w:rPr>
                                <w:t>Committed</w:t>
                              </w:r>
                            </w:p>
                            <w:p w:rsidR="00BB2069" w:rsidRDefault="00BB206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2069" w:rsidRDefault="00BB206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2069" w:rsidRDefault="00BB206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B2069" w:rsidRDefault="00BB206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BB2069" w:rsidRDefault="00BB2069"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BB2069" w:rsidRDefault="00BB2069"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BB2069" w:rsidRDefault="00BB2069"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BB2069" w:rsidRDefault="00BB2069" w:rsidP="00291534">
                        <w:pPr>
                          <w:pStyle w:val="NormalWeb"/>
                          <w:spacing w:before="0" w:beforeAutospacing="0" w:after="200" w:afterAutospacing="0" w:line="276" w:lineRule="auto"/>
                        </w:pPr>
                        <w:r>
                          <w:rPr>
                            <w:rFonts w:ascii="Georgia" w:eastAsia="Times New Roman" w:hAnsi="Georgia"/>
                          </w:rPr>
                          <w:t>Uncommitted</w:t>
                        </w:r>
                      </w:p>
                      <w:p w:rsidR="00BB2069" w:rsidRDefault="00BB206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BB2069" w:rsidRDefault="00BB2069" w:rsidP="00291534">
                        <w:pPr>
                          <w:pStyle w:val="NormalWeb"/>
                          <w:spacing w:before="0" w:beforeAutospacing="0" w:after="200" w:afterAutospacing="0" w:line="276" w:lineRule="auto"/>
                        </w:pPr>
                        <w:r>
                          <w:rPr>
                            <w:rFonts w:ascii="Georgia" w:eastAsia="Times New Roman" w:hAnsi="Georgia"/>
                          </w:rPr>
                          <w:t>Committed</w:t>
                        </w:r>
                      </w:p>
                      <w:p w:rsidR="00BB2069" w:rsidRDefault="00BB206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BB2069" w:rsidRDefault="00BB2069"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BB2069" w:rsidRDefault="00BB2069"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BB2069" w:rsidRDefault="00BB2069"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BB2069" w:rsidRDefault="00BB2069"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BB2069" w:rsidRDefault="00BB2069"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BB2069" w:rsidRDefault="00BB2069"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BB2069" w:rsidRDefault="00BB2069"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BB2069" w:rsidRDefault="00BB2069">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BB2069" w:rsidRDefault="00BB2069"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BB2069" w:rsidRDefault="00BB2069"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BB2069" w:rsidRDefault="00BB2069"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BB2069" w:rsidRDefault="00BB2069"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BB2069" w:rsidRDefault="00BB2069"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BB2069" w:rsidRDefault="00BB206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BB2069" w:rsidRDefault="00BB2069"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BB2069" w:rsidRDefault="00BB2069"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BB2069" w:rsidRDefault="00BB2069"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BB2069" w:rsidRDefault="00BB2069"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BB2069" w:rsidRDefault="00BB2069"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BB2069" w:rsidRDefault="00BB2069"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BB2069" w:rsidRDefault="00BB2069"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BB2069" w:rsidRDefault="00BB2069"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BB2069" w:rsidRDefault="00BB2069" w:rsidP="00A615D6">
                        <w:pPr>
                          <w:rPr>
                            <w:rFonts w:eastAsia="Times New Roman"/>
                          </w:rPr>
                        </w:pPr>
                      </w:p>
                    </w:txbxContent>
                  </v:textbox>
                </v:roundrect>
                <w10:anchorlock/>
              </v:group>
            </w:pict>
          </mc:Fallback>
        </mc:AlternateContent>
      </w:r>
    </w:p>
    <w:p w:rsidR="00291534" w:rsidRDefault="00291534" w:rsidP="00291534">
      <w:pPr>
        <w:pStyle w:val="Caption1"/>
      </w:pPr>
      <w:bookmarkStart w:id="812" w:name="_Ref324359823"/>
      <w:bookmarkStart w:id="813" w:name="_Toc326558211"/>
      <w:r>
        <w:t xml:space="preserve">Figure </w:t>
      </w:r>
      <w:r w:rsidR="00BB2069">
        <w:fldChar w:fldCharType="begin"/>
      </w:r>
      <w:r w:rsidR="00BB2069">
        <w:instrText xml:space="preserve"> SEQ Figure \* ARABIC </w:instrText>
      </w:r>
      <w:r w:rsidR="00BB2069">
        <w:fldChar w:fldCharType="separate"/>
      </w:r>
      <w:r w:rsidR="00513728">
        <w:rPr>
          <w:noProof/>
        </w:rPr>
        <w:t>21</w:t>
      </w:r>
      <w:r w:rsidR="00BB2069">
        <w:rPr>
          <w:noProof/>
        </w:rPr>
        <w:fldChar w:fldCharType="end"/>
      </w:r>
      <w:bookmarkEnd w:id="812"/>
      <w:r>
        <w:t>: Illustration of partial and full replanning</w:t>
      </w:r>
      <w:bookmarkEnd w:id="813"/>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1F9F16D3" wp14:editId="353B5E11">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BB2069" w:rsidRPr="006416BE" w:rsidRDefault="00BB2069" w:rsidP="005F612B">
                            <w:pPr>
                              <w:pStyle w:val="Caption1"/>
                              <w:rPr>
                                <w:noProof/>
                                <w:sz w:val="24"/>
                              </w:rPr>
                            </w:pPr>
                            <w:bookmarkStart w:id="814" w:name="_Ref324360218"/>
                            <w:bookmarkStart w:id="815" w:name="_Toc325660622"/>
                            <w:bookmarkStart w:id="816" w:name="_Toc326558190"/>
                            <w:r>
                              <w:t xml:space="preserve">Table </w:t>
                            </w:r>
                            <w:r>
                              <w:fldChar w:fldCharType="begin"/>
                            </w:r>
                            <w:r>
                              <w:instrText xml:space="preserve"> SEQ Table \* ARABIC </w:instrText>
                            </w:r>
                            <w:r>
                              <w:fldChar w:fldCharType="separate"/>
                            </w:r>
                            <w:r>
                              <w:rPr>
                                <w:noProof/>
                              </w:rPr>
                              <w:t>1</w:t>
                            </w:r>
                            <w:r>
                              <w:rPr>
                                <w:noProof/>
                              </w:rPr>
                              <w:fldChar w:fldCharType="end"/>
                            </w:r>
                            <w:bookmarkEnd w:id="814"/>
                            <w:r>
                              <w:t>: Conditions for full and partial replanning</w:t>
                            </w:r>
                            <w:bookmarkEnd w:id="815"/>
                            <w:bookmarkEnd w:id="8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BB2069" w:rsidRPr="006416BE" w:rsidRDefault="00BB2069" w:rsidP="005F612B">
                      <w:pPr>
                        <w:pStyle w:val="Caption1"/>
                        <w:rPr>
                          <w:noProof/>
                          <w:sz w:val="24"/>
                        </w:rPr>
                      </w:pPr>
                      <w:bookmarkStart w:id="817" w:name="_Ref324360218"/>
                      <w:bookmarkStart w:id="818" w:name="_Toc325660622"/>
                      <w:bookmarkStart w:id="819" w:name="_Toc326558190"/>
                      <w:r>
                        <w:t xml:space="preserve">Table </w:t>
                      </w:r>
                      <w:r>
                        <w:fldChar w:fldCharType="begin"/>
                      </w:r>
                      <w:r>
                        <w:instrText xml:space="preserve"> SEQ Table \* ARABIC </w:instrText>
                      </w:r>
                      <w:r>
                        <w:fldChar w:fldCharType="separate"/>
                      </w:r>
                      <w:r>
                        <w:rPr>
                          <w:noProof/>
                        </w:rPr>
                        <w:t>1</w:t>
                      </w:r>
                      <w:r>
                        <w:rPr>
                          <w:noProof/>
                        </w:rPr>
                        <w:fldChar w:fldCharType="end"/>
                      </w:r>
                      <w:bookmarkEnd w:id="817"/>
                      <w:r>
                        <w:t>: Conditions for full and partial replanning</w:t>
                      </w:r>
                      <w:bookmarkEnd w:id="818"/>
                      <w:bookmarkEnd w:id="819"/>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1947B9B" wp14:editId="7856C372">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2069" w:rsidRPr="0095394F" w:rsidRDefault="00BB2069" w:rsidP="005F612B">
                            <w:pPr>
                              <w:rPr>
                                <w:u w:val="single"/>
                              </w:rPr>
                            </w:pPr>
                            <w:r w:rsidRPr="0095394F">
                              <w:rPr>
                                <w:u w:val="single"/>
                              </w:rPr>
                              <w:t>Conditions for partial replan</w:t>
                            </w:r>
                          </w:p>
                          <w:p w:rsidR="00BB2069" w:rsidRDefault="00BB2069" w:rsidP="005F612B">
                            <w:pPr>
                              <w:pStyle w:val="ListParagraph"/>
                              <w:numPr>
                                <w:ilvl w:val="0"/>
                                <w:numId w:val="2"/>
                              </w:numPr>
                            </w:pPr>
                            <w:r>
                              <w:t>New goal</w:t>
                            </w:r>
                          </w:p>
                          <w:p w:rsidR="00BB2069" w:rsidRDefault="00BB2069" w:rsidP="005F612B">
                            <w:pPr>
                              <w:pStyle w:val="ListParagraph"/>
                              <w:numPr>
                                <w:ilvl w:val="0"/>
                                <w:numId w:val="2"/>
                              </w:numPr>
                            </w:pPr>
                            <w:r>
                              <w:t>Obstacle in uncommitted path</w:t>
                            </w:r>
                          </w:p>
                          <w:p w:rsidR="00BB2069" w:rsidRDefault="00BB2069" w:rsidP="005F612B">
                            <w:pPr>
                              <w:pStyle w:val="ListParagraph"/>
                            </w:pPr>
                          </w:p>
                          <w:p w:rsidR="00BB2069" w:rsidRPr="0095394F" w:rsidRDefault="00BB2069" w:rsidP="005F612B">
                            <w:pPr>
                              <w:rPr>
                                <w:u w:val="single"/>
                              </w:rPr>
                            </w:pPr>
                            <w:r w:rsidRPr="0095394F">
                              <w:rPr>
                                <w:u w:val="single"/>
                              </w:rPr>
                              <w:t>Conditions for full replan</w:t>
                            </w:r>
                          </w:p>
                          <w:p w:rsidR="00BB2069" w:rsidRDefault="00BB2069" w:rsidP="005F612B">
                            <w:pPr>
                              <w:pStyle w:val="ListParagraph"/>
                              <w:numPr>
                                <w:ilvl w:val="0"/>
                                <w:numId w:val="1"/>
                              </w:numPr>
                            </w:pPr>
                            <w:r>
                              <w:t>Partial replan fails</w:t>
                            </w:r>
                          </w:p>
                          <w:p w:rsidR="00BB2069" w:rsidRDefault="00BB2069" w:rsidP="005F612B">
                            <w:pPr>
                              <w:pStyle w:val="ListParagraph"/>
                              <w:numPr>
                                <w:ilvl w:val="0"/>
                                <w:numId w:val="1"/>
                              </w:numPr>
                            </w:pPr>
                            <w:r>
                              <w:t>Robot currently at rest</w:t>
                            </w:r>
                          </w:p>
                          <w:p w:rsidR="00BB2069" w:rsidRDefault="00BB2069" w:rsidP="005F612B">
                            <w:pPr>
                              <w:pStyle w:val="ListParagraph"/>
                              <w:numPr>
                                <w:ilvl w:val="0"/>
                                <w:numId w:val="1"/>
                              </w:numPr>
                            </w:pPr>
                            <w:r>
                              <w:t>Obstacle in committed path</w:t>
                            </w:r>
                          </w:p>
                          <w:p w:rsidR="00BB2069" w:rsidRDefault="00BB2069"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BB2069" w:rsidRPr="0095394F" w:rsidRDefault="00BB2069" w:rsidP="005F612B">
                      <w:pPr>
                        <w:rPr>
                          <w:u w:val="single"/>
                        </w:rPr>
                      </w:pPr>
                      <w:r w:rsidRPr="0095394F">
                        <w:rPr>
                          <w:u w:val="single"/>
                        </w:rPr>
                        <w:t>Conditions for partial replan</w:t>
                      </w:r>
                    </w:p>
                    <w:p w:rsidR="00BB2069" w:rsidRDefault="00BB2069" w:rsidP="005F612B">
                      <w:pPr>
                        <w:pStyle w:val="ListParagraph"/>
                        <w:numPr>
                          <w:ilvl w:val="0"/>
                          <w:numId w:val="2"/>
                        </w:numPr>
                      </w:pPr>
                      <w:r>
                        <w:t>New goal</w:t>
                      </w:r>
                    </w:p>
                    <w:p w:rsidR="00BB2069" w:rsidRDefault="00BB2069" w:rsidP="005F612B">
                      <w:pPr>
                        <w:pStyle w:val="ListParagraph"/>
                        <w:numPr>
                          <w:ilvl w:val="0"/>
                          <w:numId w:val="2"/>
                        </w:numPr>
                      </w:pPr>
                      <w:r>
                        <w:t>Obstacle in uncommitted path</w:t>
                      </w:r>
                    </w:p>
                    <w:p w:rsidR="00BB2069" w:rsidRDefault="00BB2069" w:rsidP="005F612B">
                      <w:pPr>
                        <w:pStyle w:val="ListParagraph"/>
                      </w:pPr>
                    </w:p>
                    <w:p w:rsidR="00BB2069" w:rsidRPr="0095394F" w:rsidRDefault="00BB2069" w:rsidP="005F612B">
                      <w:pPr>
                        <w:rPr>
                          <w:u w:val="single"/>
                        </w:rPr>
                      </w:pPr>
                      <w:r w:rsidRPr="0095394F">
                        <w:rPr>
                          <w:u w:val="single"/>
                        </w:rPr>
                        <w:t>Conditions for full replan</w:t>
                      </w:r>
                    </w:p>
                    <w:p w:rsidR="00BB2069" w:rsidRDefault="00BB2069" w:rsidP="005F612B">
                      <w:pPr>
                        <w:pStyle w:val="ListParagraph"/>
                        <w:numPr>
                          <w:ilvl w:val="0"/>
                          <w:numId w:val="1"/>
                        </w:numPr>
                      </w:pPr>
                      <w:r>
                        <w:t>Partial replan fails</w:t>
                      </w:r>
                    </w:p>
                    <w:p w:rsidR="00BB2069" w:rsidRDefault="00BB2069" w:rsidP="005F612B">
                      <w:pPr>
                        <w:pStyle w:val="ListParagraph"/>
                        <w:numPr>
                          <w:ilvl w:val="0"/>
                          <w:numId w:val="1"/>
                        </w:numPr>
                      </w:pPr>
                      <w:r>
                        <w:t>Robot currently at rest</w:t>
                      </w:r>
                    </w:p>
                    <w:p w:rsidR="00BB2069" w:rsidRDefault="00BB2069" w:rsidP="005F612B">
                      <w:pPr>
                        <w:pStyle w:val="ListParagraph"/>
                        <w:numPr>
                          <w:ilvl w:val="0"/>
                          <w:numId w:val="1"/>
                        </w:numPr>
                      </w:pPr>
                      <w:r>
                        <w:t>Obstacle in committed path</w:t>
                      </w:r>
                    </w:p>
                    <w:p w:rsidR="00BB2069" w:rsidRDefault="00BB2069"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del w:id="820" w:author="Wyatt" w:date="2012-06-03T16:34:00Z">
        <w:r w:rsidR="00DC6050" w:rsidDel="0039427E">
          <w:delText xml:space="preserve">person </w:delText>
        </w:r>
      </w:del>
      <w:ins w:id="821" w:author="Wyatt" w:date="2012-06-03T16:34:00Z">
        <w:r w:rsidR="0039427E">
          <w:t>person-</w:t>
        </w:r>
      </w:ins>
      <w:r w:rsidR="00DC6050">
        <w:t>tracking module</w:t>
      </w:r>
      <w:r w:rsidR="00825EC4">
        <w:t xml:space="preserve">, it attempts to </w:t>
      </w:r>
      <w:r>
        <w:t>perform a partial replan</w:t>
      </w:r>
      <w:r w:rsidR="0014190F">
        <w:t xml:space="preserve">.  This is part of normal </w:t>
      </w:r>
      <w:del w:id="822" w:author="Bill" w:date="2012-06-04T07:31:00Z">
        <w:r w:rsidR="0014190F" w:rsidDel="00513728">
          <w:delText>operation, and</w:delText>
        </w:r>
      </w:del>
      <w:ins w:id="823" w:author="Bill" w:date="2012-06-04T07:31:00Z">
        <w:r w:rsidR="00513728">
          <w:t>operation and</w:t>
        </w:r>
      </w:ins>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513728">
        <w:t xml:space="preserve">Figure </w:t>
      </w:r>
      <w:r w:rsidR="00513728">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513728">
        <w:t xml:space="preserve">Figure </w:t>
      </w:r>
      <w:r w:rsidR="00513728">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394D9F6" wp14:editId="707A7B45">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B2069" w:rsidRDefault="00BB206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pPr>
                                <w:pStyle w:val="NormalWeb"/>
                                <w:spacing w:before="0" w:beforeAutospacing="0" w:after="200" w:afterAutospacing="0" w:line="276" w:lineRule="auto"/>
                              </w:pPr>
                              <w:r>
                                <w:rPr>
                                  <w:rFonts w:ascii="Georgia" w:eastAsia="Times New Roman" w:hAnsi="Georgia"/>
                                </w:rPr>
                                <w:t>Committed</w:t>
                              </w:r>
                            </w:p>
                            <w:p w:rsidR="00BB2069" w:rsidRDefault="00BB206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069" w:rsidRDefault="00BB2069"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B2069" w:rsidRDefault="00BB206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BB2069" w:rsidRDefault="00BB2069"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BB2069" w:rsidRDefault="00BB206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B2069" w:rsidRDefault="00BB206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BB2069" w:rsidRDefault="00BB2069" w:rsidP="002426E6">
                        <w:pPr>
                          <w:pStyle w:val="NormalWeb"/>
                          <w:spacing w:before="0" w:beforeAutospacing="0" w:after="200" w:afterAutospacing="0" w:line="276" w:lineRule="auto"/>
                        </w:pPr>
                        <w:r>
                          <w:rPr>
                            <w:rFonts w:ascii="Georgia" w:eastAsia="Times New Roman" w:hAnsi="Georgia"/>
                          </w:rPr>
                          <w:t>Committed</w:t>
                        </w:r>
                      </w:p>
                      <w:p w:rsidR="00BB2069" w:rsidRDefault="00BB206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BB2069" w:rsidRDefault="00BB2069"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BB2069" w:rsidRDefault="00BB2069"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BB2069" w:rsidRDefault="00BB2069"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BB2069" w:rsidRDefault="00BB206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BB2069" w:rsidRDefault="00BB2069"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BB2069" w:rsidRDefault="00BB2069" w:rsidP="002426E6">
                        <w:pPr>
                          <w:rPr>
                            <w:rFonts w:eastAsia="Times New Roman"/>
                          </w:rPr>
                        </w:pPr>
                      </w:p>
                    </w:txbxContent>
                  </v:textbox>
                </v:shape>
                <w10:anchorlock/>
              </v:group>
            </w:pict>
          </mc:Fallback>
        </mc:AlternateContent>
      </w:r>
    </w:p>
    <w:p w:rsidR="002426E6" w:rsidRDefault="002426E6" w:rsidP="002426E6">
      <w:pPr>
        <w:pStyle w:val="Caption1"/>
      </w:pPr>
      <w:bookmarkStart w:id="824" w:name="_Ref324361944"/>
      <w:bookmarkStart w:id="825" w:name="_Toc326558212"/>
      <w:r>
        <w:t xml:space="preserve">Figure </w:t>
      </w:r>
      <w:r w:rsidR="00BB2069">
        <w:fldChar w:fldCharType="begin"/>
      </w:r>
      <w:r w:rsidR="00BB2069">
        <w:instrText xml:space="preserve"> SEQ Figure \* ARABIC </w:instrText>
      </w:r>
      <w:r w:rsidR="00BB2069">
        <w:fldChar w:fldCharType="separate"/>
      </w:r>
      <w:r w:rsidR="00513728">
        <w:rPr>
          <w:noProof/>
        </w:rPr>
        <w:t>22</w:t>
      </w:r>
      <w:r w:rsidR="00BB2069">
        <w:rPr>
          <w:noProof/>
        </w:rPr>
        <w:fldChar w:fldCharType="end"/>
      </w:r>
      <w:bookmarkEnd w:id="824"/>
      <w:r>
        <w:t xml:space="preserve">: Special condition leading to full replan: target </w:t>
      </w:r>
      <w:r w:rsidR="00D8607F">
        <w:t>moves</w:t>
      </w:r>
      <w:r>
        <w:t xml:space="preserve"> behind the robot</w:t>
      </w:r>
      <w:bookmarkEnd w:id="825"/>
    </w:p>
    <w:p w:rsidR="009B0251" w:rsidRDefault="0095394F" w:rsidP="0095394F">
      <w:pPr>
        <w:pStyle w:val="Heading2"/>
      </w:pPr>
      <w:bookmarkStart w:id="826" w:name="_Toc324334540"/>
      <w:bookmarkStart w:id="827" w:name="_Toc324336828"/>
      <w:bookmarkStart w:id="828" w:name="_Toc324361982"/>
      <w:bookmarkStart w:id="829" w:name="_Toc324362031"/>
      <w:bookmarkStart w:id="830" w:name="_Toc326558185"/>
      <w:bookmarkEnd w:id="826"/>
      <w:bookmarkEnd w:id="827"/>
      <w:bookmarkEnd w:id="828"/>
      <w:bookmarkEnd w:id="829"/>
      <w:r>
        <w:t xml:space="preserve">Goal </w:t>
      </w:r>
      <w:r w:rsidR="00AF3C43">
        <w:t>G</w:t>
      </w:r>
      <w:r>
        <w:t>eneration</w:t>
      </w:r>
      <w:bookmarkEnd w:id="830"/>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513728">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513728">
        <w:t xml:space="preserve">Figure </w:t>
      </w:r>
      <w:r w:rsidR="00513728">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5D7FC28" wp14:editId="69F14832">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1" w:name="_Ref322951239"/>
      <w:bookmarkStart w:id="832" w:name="_Toc326558213"/>
      <w:r>
        <w:t xml:space="preserve">Figure </w:t>
      </w:r>
      <w:r w:rsidR="00BB2069">
        <w:fldChar w:fldCharType="begin"/>
      </w:r>
      <w:r w:rsidR="00BB2069">
        <w:instrText xml:space="preserve"> SEQ Figure \* ARABIC </w:instrText>
      </w:r>
      <w:r w:rsidR="00BB2069">
        <w:fldChar w:fldCharType="separate"/>
      </w:r>
      <w:r w:rsidR="00513728">
        <w:rPr>
          <w:noProof/>
        </w:rPr>
        <w:t>23</w:t>
      </w:r>
      <w:r w:rsidR="00BB2069">
        <w:rPr>
          <w:noProof/>
        </w:rPr>
        <w:fldChar w:fldCharType="end"/>
      </w:r>
      <w:bookmarkEnd w:id="831"/>
      <w:r>
        <w:t>: Goal constellation</w:t>
      </w:r>
      <w:r w:rsidR="008C29A6">
        <w:t>,</w:t>
      </w:r>
      <w:r>
        <w:t xml:space="preserve"> </w:t>
      </w:r>
      <w:r w:rsidR="002D4111">
        <w:t xml:space="preserve">true </w:t>
      </w:r>
      <w:r>
        <w:t>goal in green</w:t>
      </w:r>
      <w:r w:rsidR="008C29A6">
        <w:t xml:space="preserve"> (grid resolution 1m)</w:t>
      </w:r>
      <w:bookmarkEnd w:id="832"/>
    </w:p>
    <w:p w:rsidR="004F2187" w:rsidRDefault="004F2187" w:rsidP="004F2187">
      <w:pPr>
        <w:pStyle w:val="Heading2"/>
      </w:pPr>
      <w:bookmarkStart w:id="833" w:name="_Toc326558186"/>
      <w:r>
        <w:t>Benchmarks</w:t>
      </w:r>
      <w:bookmarkEnd w:id="833"/>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513728">
        <w:t xml:space="preserve">Figure </w:t>
      </w:r>
      <w:r w:rsidR="00513728">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686B92CF" wp14:editId="01EBF794">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4" w:name="_Ref325398678"/>
      <w:bookmarkStart w:id="835" w:name="_Toc326558214"/>
      <w:r>
        <w:t xml:space="preserve">Figure </w:t>
      </w:r>
      <w:r w:rsidR="00BB2069">
        <w:fldChar w:fldCharType="begin"/>
      </w:r>
      <w:r w:rsidR="00BB2069">
        <w:instrText xml:space="preserve"> SEQ Figure \* ARABIC </w:instrText>
      </w:r>
      <w:r w:rsidR="00BB2069">
        <w:fldChar w:fldCharType="separate"/>
      </w:r>
      <w:r w:rsidR="00513728">
        <w:rPr>
          <w:noProof/>
        </w:rPr>
        <w:t>24</w:t>
      </w:r>
      <w:r w:rsidR="00BB2069">
        <w:rPr>
          <w:noProof/>
        </w:rPr>
        <w:fldChar w:fldCharType="end"/>
      </w:r>
      <w:bookmarkEnd w:id="834"/>
      <w:r>
        <w:t>: Planning benchmark in obstruction-free setting</w:t>
      </w:r>
      <w:bookmarkEnd w:id="835"/>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513728">
        <w:t xml:space="preserve">Figure </w:t>
      </w:r>
      <w:r w:rsidR="00513728">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513728">
        <w:t xml:space="preserve">Figure </w:t>
      </w:r>
      <w:r w:rsidR="00513728">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513728">
        <w:t xml:space="preserve">Figure </w:t>
      </w:r>
      <w:r w:rsidR="00513728">
        <w:rPr>
          <w:noProof/>
        </w:rPr>
        <w:t>26</w:t>
      </w:r>
      <w:r>
        <w:fldChar w:fldCharType="end"/>
      </w:r>
      <w:r>
        <w:t>.  Most importantly, in no cases did the replan take so long that the committed path ran out</w:t>
      </w:r>
      <w:ins w:id="836" w:author="Wyatt" w:date="2012-06-03T16:39:00Z">
        <w:r w:rsidR="00AD6CB7">
          <w:t>,</w:t>
        </w:r>
      </w:ins>
      <w:r>
        <w:t xml:space="preserve"> </w:t>
      </w:r>
      <w:del w:id="837" w:author="Wyatt" w:date="2012-06-03T16:39:00Z">
        <w:r w:rsidDel="00AD6CB7">
          <w:delText xml:space="preserve">and </w:delText>
        </w:r>
      </w:del>
      <w:ins w:id="838" w:author="Wyatt" w:date="2012-06-03T16:39:00Z">
        <w:r w:rsidR="00AD6CB7">
          <w:t xml:space="preserve">forcing </w:t>
        </w:r>
      </w:ins>
      <w:r>
        <w:t xml:space="preserve">Harlie </w:t>
      </w:r>
      <w:del w:id="839" w:author="Wyatt" w:date="2012-06-03T16:39:00Z">
        <w:r w:rsidDel="00AD6CB7">
          <w:delText xml:space="preserve">was forced </w:delText>
        </w:r>
      </w:del>
      <w:r>
        <w:t>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513728">
        <w:t xml:space="preserve">Figure </w:t>
      </w:r>
      <w:r w:rsidR="00513728">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54859D37" wp14:editId="24ED2685">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40" w:name="_Ref325399670"/>
      <w:bookmarkStart w:id="841" w:name="_Toc326558215"/>
      <w:r>
        <w:t xml:space="preserve">Figure </w:t>
      </w:r>
      <w:r w:rsidR="00BB2069">
        <w:fldChar w:fldCharType="begin"/>
      </w:r>
      <w:r w:rsidR="00BB2069">
        <w:instrText xml:space="preserve"> SEQ Figure \* ARABIC </w:instrText>
      </w:r>
      <w:r w:rsidR="00BB2069">
        <w:fldChar w:fldCharType="separate"/>
      </w:r>
      <w:r w:rsidR="00513728">
        <w:rPr>
          <w:noProof/>
        </w:rPr>
        <w:t>25</w:t>
      </w:r>
      <w:r w:rsidR="00BB2069">
        <w:rPr>
          <w:noProof/>
        </w:rPr>
        <w:fldChar w:fldCharType="end"/>
      </w:r>
      <w:bookmarkEnd w:id="840"/>
      <w:r w:rsidR="00C47151">
        <w:t xml:space="preserve">: Path taken by Harlie to avoid </w:t>
      </w:r>
      <w:r>
        <w:t>box (grid size 1m.)  Note that only front face of box is visible.</w:t>
      </w:r>
      <w:bookmarkEnd w:id="841"/>
    </w:p>
    <w:p w:rsidR="004F2187" w:rsidRDefault="004F2187" w:rsidP="004F2187">
      <w:pPr>
        <w:pStyle w:val="NoSpacing"/>
      </w:pPr>
      <w:r>
        <w:rPr>
          <w:noProof/>
        </w:rPr>
        <w:drawing>
          <wp:inline distT="0" distB="0" distL="0" distR="0" wp14:anchorId="38EB7723" wp14:editId="3C4643BF">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42" w:name="_Ref325399841"/>
      <w:bookmarkStart w:id="843" w:name="_Toc326558216"/>
      <w:r>
        <w:t xml:space="preserve">Figure </w:t>
      </w:r>
      <w:r w:rsidR="00BB2069">
        <w:fldChar w:fldCharType="begin"/>
      </w:r>
      <w:r w:rsidR="00BB2069">
        <w:instrText xml:space="preserve"> SEQ Figure \* ARABIC </w:instrText>
      </w:r>
      <w:r w:rsidR="00BB2069">
        <w:fldChar w:fldCharType="separate"/>
      </w:r>
      <w:r w:rsidR="00513728">
        <w:rPr>
          <w:noProof/>
        </w:rPr>
        <w:t>26</w:t>
      </w:r>
      <w:r w:rsidR="00BB2069">
        <w:rPr>
          <w:noProof/>
        </w:rPr>
        <w:fldChar w:fldCharType="end"/>
      </w:r>
      <w:bookmarkEnd w:id="842"/>
      <w:r>
        <w:t>: Planning benchmark in dynamic replanning scenario</w:t>
      </w:r>
      <w:bookmarkEnd w:id="843"/>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w:t>
      </w:r>
      <w:ins w:id="844" w:author="Wyatt" w:date="2012-06-04T00:44:00Z">
        <w:r w:rsidR="00EB0745">
          <w:t xml:space="preserve">to </w:t>
        </w:r>
      </w:ins>
      <w:r>
        <w:t xml:space="preserve">test the </w:t>
      </w:r>
      <w:del w:id="845" w:author="Bill" w:date="2012-06-05T18:46:00Z">
        <w:r w:rsidDel="001114EC">
          <w:delText xml:space="preserve">system </w:delText>
        </w:r>
      </w:del>
      <w:ins w:id="846" w:author="Bill" w:date="2012-06-05T18:46:00Z">
        <w:r w:rsidR="001114EC">
          <w:t>entire system</w:t>
        </w:r>
      </w:ins>
      <w:del w:id="847" w:author="Bill" w:date="2012-06-05T18:46:00Z">
        <w:r w:rsidDel="001114EC">
          <w:delText>as a whole</w:delText>
        </w:r>
      </w:del>
      <w:r>
        <w:t xml:space="preserve">, including the person-tracking module.  These final trials were performed in a </w:t>
      </w:r>
      <w:del w:id="848" w:author="Wyatt" w:date="2012-06-04T00:44:00Z">
        <w:r w:rsidDel="00EB0745">
          <w:delText xml:space="preserve">real-world </w:delText>
        </w:r>
      </w:del>
      <w:r>
        <w:t xml:space="preserve">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513728">
        <w:t xml:space="preserve">Figure </w:t>
      </w:r>
      <w:r w:rsidR="00513728">
        <w:rPr>
          <w:noProof/>
        </w:rPr>
        <w:t>27</w:t>
      </w:r>
      <w:r>
        <w:fldChar w:fldCharType="end"/>
      </w:r>
      <w:r>
        <w:t xml:space="preserve"> </w:t>
      </w:r>
      <w:commentRangeStart w:id="849"/>
      <w:r>
        <w:t xml:space="preserve">illustrates </w:t>
      </w:r>
      <w:commentRangeEnd w:id="849"/>
      <w:r w:rsidR="00EB0745">
        <w:rPr>
          <w:rStyle w:val="CommentReference"/>
        </w:rPr>
        <w:commentReference w:id="849"/>
      </w:r>
      <w:r>
        <w:t>the path of the target person in green and the path of Harlie in blue.</w:t>
      </w:r>
      <w:ins w:id="850" w:author="Bill" w:date="2012-06-05T18:49:00Z">
        <w:r w:rsidR="00CB4072">
          <w:t xml:space="preserve">  </w:t>
        </w:r>
      </w:ins>
      <w:ins w:id="851" w:author="Bill" w:date="2012-06-05T18:50:00Z">
        <w:r w:rsidR="00CB4072">
          <w:t xml:space="preserve">Dots represent position measurements.  </w:t>
        </w:r>
      </w:ins>
      <w:ins w:id="852" w:author="Bill" w:date="2012-06-05T18:49:00Z">
        <w:r w:rsidR="00CB4072">
          <w:t>Harlie’s position w</w:t>
        </w:r>
      </w:ins>
      <w:ins w:id="853" w:author="Bill" w:date="2012-06-05T18:50:00Z">
        <w:r w:rsidR="00CB4072">
          <w:t xml:space="preserve">as </w:t>
        </w:r>
      </w:ins>
      <w:ins w:id="854" w:author="Bill" w:date="2012-06-05T18:49:00Z">
        <w:r w:rsidR="00CB4072">
          <w:t>recorded every 30cm and</w:t>
        </w:r>
      </w:ins>
      <w:ins w:id="855" w:author="Bill" w:date="2012-06-05T18:50:00Z">
        <w:r w:rsidR="00CB4072">
          <w:t xml:space="preserve"> the person’s position was recorded at those same instants</w:t>
        </w:r>
      </w:ins>
      <w:ins w:id="856" w:author="Bill" w:date="2012-06-05T18:49:00Z">
        <w:r w:rsidR="00CB4072">
          <w:t xml:space="preserve">.  </w:t>
        </w:r>
      </w:ins>
      <w:ins w:id="857" w:author="Bill" w:date="2012-06-05T18:51:00Z">
        <w:r w:rsidR="00CB4072">
          <w:t>E</w:t>
        </w:r>
      </w:ins>
      <w:ins w:id="858" w:author="Bill" w:date="2012-06-05T18:49:00Z">
        <w:r w:rsidR="00CB4072">
          <w:t xml:space="preserve">very fifth measurement </w:t>
        </w:r>
      </w:ins>
      <w:ins w:id="859" w:author="Bill" w:date="2012-06-05T18:51:00Z">
        <w:r w:rsidR="00CB4072">
          <w:t>wa</w:t>
        </w:r>
      </w:ins>
      <w:ins w:id="860" w:author="Bill" w:date="2012-06-05T18:49:00Z">
        <w:r w:rsidR="00CB4072">
          <w:t xml:space="preserve">s highlighted for ease of viewing.  </w:t>
        </w:r>
      </w:ins>
      <w:del w:id="861" w:author="Bill" w:date="2012-06-05T18:49:00Z">
        <w:r w:rsidDel="00CB4072">
          <w:delText xml:space="preserve">  </w:delText>
        </w:r>
      </w:del>
      <w:del w:id="862" w:author="Bill" w:date="2012-06-05T18:48:00Z">
        <w:r w:rsidDel="00CB4072">
          <w:delText xml:space="preserve">Several spurious person measurements were ignored.  </w:delText>
        </w:r>
      </w:del>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w:t>
      </w:r>
      <w:r w:rsidR="00C47151">
        <w:t>but took</w:t>
      </w:r>
      <w:r>
        <w:t xml:space="preserve"> a</w:t>
      </w:r>
      <w:ins w:id="863" w:author="Bill" w:date="2012-06-05T18:55:00Z">
        <w:r w:rsidR="00CB4072">
          <w:t xml:space="preserve"> tight </w:t>
        </w:r>
      </w:ins>
      <w:del w:id="864" w:author="Bill" w:date="2012-06-05T18:55:00Z">
        <w:r w:rsidDel="00CB4072">
          <w:delText xml:space="preserve">n efficient </w:delText>
        </w:r>
      </w:del>
      <w:r>
        <w:t>trajectory to follow the leader.</w:t>
      </w:r>
    </w:p>
    <w:p w:rsidR="00FA67EB" w:rsidRDefault="00FA67EB" w:rsidP="00FA67EB">
      <w:pPr>
        <w:spacing w:before="240" w:line="480" w:lineRule="auto"/>
        <w:ind w:firstLine="720"/>
        <w:rPr>
          <w:ins w:id="865" w:author="Bill" w:date="2012-06-05T18:39:00Z"/>
        </w:rPr>
      </w:pPr>
      <w:r>
        <w:fldChar w:fldCharType="begin"/>
      </w:r>
      <w:r>
        <w:instrText xml:space="preserve"> REF _Ref325626769 \h </w:instrText>
      </w:r>
      <w:r>
        <w:fldChar w:fldCharType="separate"/>
      </w:r>
      <w:r w:rsidR="00513728">
        <w:t xml:space="preserve">Figure </w:t>
      </w:r>
      <w:r w:rsidR="00513728">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ins w:id="866" w:author="Bill" w:date="2012-06-05T18:56:00Z">
        <w:r w:rsidR="00CB4072">
          <w:t>5</w:t>
        </w:r>
      </w:ins>
      <w:del w:id="867" w:author="Bill" w:date="2012-06-05T18:56:00Z">
        <w:r w:rsidDel="00CB4072">
          <w:delText>1</w:delText>
        </w:r>
      </w:del>
      <w:r>
        <w:t>,” the person went through a space too narrow for Harlie to follow.  Harlie did not get confused; the planning algorithm allowed the robot to go around the obstacle to meet up with the target person on the other side.</w:t>
      </w:r>
    </w:p>
    <w:p w:rsidR="001114EC" w:rsidRPr="000E7680" w:rsidRDefault="001114EC" w:rsidP="001114EC">
      <w:pPr>
        <w:spacing w:before="240" w:line="480" w:lineRule="auto"/>
        <w:pPrChange w:id="868" w:author="Bill" w:date="2012-06-05T18:39:00Z">
          <w:pPr>
            <w:spacing w:before="240" w:line="480" w:lineRule="auto"/>
            <w:ind w:firstLine="720"/>
          </w:pPr>
        </w:pPrChange>
      </w:pPr>
    </w:p>
    <w:p w:rsidR="004F2187" w:rsidRDefault="004F2187" w:rsidP="00BD0AEB">
      <w:pPr>
        <w:pStyle w:val="NoSpacing"/>
      </w:pPr>
      <w:del w:id="869" w:author="Bill" w:date="2012-06-05T18:40:00Z">
        <w:r w:rsidDel="001114EC">
          <w:rPr>
            <w:noProof/>
          </w:rPr>
          <w:lastRenderedPageBreak/>
          <w:drawing>
            <wp:inline distT="0" distB="0" distL="0" distR="0" wp14:anchorId="2C964B1B" wp14:editId="1CCC0508">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del>
      <w:ins w:id="870" w:author="Bill" w:date="2012-06-05T18:39:00Z">
        <w:r w:rsidR="001114EC">
          <w:rPr>
            <w:noProof/>
          </w:rPr>
          <w:drawing>
            <wp:inline distT="0" distB="0" distL="0" distR="0" wp14:anchorId="744B1649" wp14:editId="7FA2EF8B">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ins>
    </w:p>
    <w:p w:rsidR="004F2187" w:rsidRDefault="004F2187" w:rsidP="00BD0AEB">
      <w:pPr>
        <w:pStyle w:val="Caption1"/>
        <w:spacing w:before="0"/>
      </w:pPr>
      <w:bookmarkStart w:id="871" w:name="_Ref325555566"/>
      <w:bookmarkStart w:id="872" w:name="_Toc326558217"/>
      <w:r>
        <w:t xml:space="preserve">Figure </w:t>
      </w:r>
      <w:r w:rsidR="00BB2069">
        <w:fldChar w:fldCharType="begin"/>
      </w:r>
      <w:r w:rsidR="00BB2069">
        <w:instrText xml:space="preserve"> SEQ Figure \* ARABIC </w:instrText>
      </w:r>
      <w:r w:rsidR="00BB2069">
        <w:fldChar w:fldCharType="separate"/>
      </w:r>
      <w:r w:rsidR="00513728">
        <w:rPr>
          <w:noProof/>
        </w:rPr>
        <w:t>27</w:t>
      </w:r>
      <w:r w:rsidR="00BB2069">
        <w:rPr>
          <w:noProof/>
        </w:rPr>
        <w:fldChar w:fldCharType="end"/>
      </w:r>
      <w:bookmarkEnd w:id="871"/>
      <w:r>
        <w:t xml:space="preserve">: Path taken by Harlie (blue) and </w:t>
      </w:r>
      <w:del w:id="873" w:author="Bill" w:date="2012-06-05T18:56:00Z">
        <w:r w:rsidDel="00CB4072">
          <w:delText>path taken by t</w:delText>
        </w:r>
      </w:del>
      <w:ins w:id="874" w:author="Bill" w:date="2012-06-05T18:56:00Z">
        <w:r w:rsidR="00CB4072">
          <w:t>t</w:t>
        </w:r>
      </w:ins>
      <w:r>
        <w:t xml:space="preserve">arget person (green).  </w:t>
      </w:r>
      <w:ins w:id="875" w:author="Bill" w:date="2012-06-05T18:56:00Z">
        <w:r w:rsidR="00CB4072">
          <w:t>Dots represent position measurements, every 5</w:t>
        </w:r>
        <w:r w:rsidR="00CB4072" w:rsidRPr="00CB4072">
          <w:rPr>
            <w:vertAlign w:val="superscript"/>
            <w:rPrChange w:id="876" w:author="Bill" w:date="2012-06-05T18:56:00Z">
              <w:rPr/>
            </w:rPrChange>
          </w:rPr>
          <w:t>th</w:t>
        </w:r>
        <w:r w:rsidR="00CB4072">
          <w:t xml:space="preserve"> measurement highlighted.  </w:t>
        </w:r>
      </w:ins>
      <w:del w:id="877" w:author="Bill" w:date="2012-06-05T18:46:00Z">
        <w:r w:rsidDel="001114EC">
          <w:delText xml:space="preserve">Arrows indicate direction.  </w:delText>
        </w:r>
      </w:del>
      <w:proofErr w:type="gramStart"/>
      <w:r>
        <w:t>Grid size 1m</w:t>
      </w:r>
      <w:ins w:id="878" w:author="Bill" w:date="2012-06-05T18:52:00Z">
        <w:r w:rsidR="00CB4072">
          <w:t>.</w:t>
        </w:r>
      </w:ins>
      <w:proofErr w:type="gramEnd"/>
      <w:del w:id="879" w:author="Bill" w:date="2012-06-05T18:52:00Z">
        <w:r w:rsidDel="00CB4072">
          <w:delText>,</w:delText>
        </w:r>
      </w:del>
      <w:r>
        <w:t xml:space="preserve"> </w:t>
      </w:r>
      <w:ins w:id="880" w:author="Bill" w:date="2012-06-05T18:53:00Z">
        <w:r w:rsidR="00CB4072">
          <w:t xml:space="preserve"> </w:t>
        </w:r>
      </w:ins>
      <w:del w:id="881" w:author="Bill" w:date="2012-06-05T18:53:00Z">
        <w:r w:rsidDel="00CB4072">
          <w:delText>r</w:delText>
        </w:r>
      </w:del>
      <w:ins w:id="882" w:author="Bill" w:date="2012-06-05T18:53:00Z">
        <w:r w:rsidR="00CB4072">
          <w:t>R</w:t>
        </w:r>
      </w:ins>
      <w:r>
        <w:t xml:space="preserve">ed </w:t>
      </w:r>
      <w:del w:id="883" w:author="Bill" w:date="2012-06-05T18:57:00Z">
        <w:r w:rsidDel="00CB4072">
          <w:delText xml:space="preserve">indicates </w:delText>
        </w:r>
      </w:del>
      <w:ins w:id="884" w:author="Bill" w:date="2012-06-05T18:57:00Z">
        <w:r w:rsidR="00CB4072">
          <w:t>and black indicate obstacles.</w:t>
        </w:r>
      </w:ins>
      <w:del w:id="885" w:author="Bill" w:date="2012-06-05T18:57:00Z">
        <w:r w:rsidDel="00CB4072">
          <w:delText>obstacles</w:delText>
        </w:r>
        <w:bookmarkStart w:id="886" w:name="_GoBack"/>
        <w:bookmarkEnd w:id="886"/>
        <w:r w:rsidDel="00CB4072">
          <w:delText>.</w:delText>
        </w:r>
      </w:del>
      <w:bookmarkEnd w:id="872"/>
    </w:p>
    <w:p w:rsidR="004F2187" w:rsidRDefault="004F2187" w:rsidP="00BD0AEB">
      <w:pPr>
        <w:pStyle w:val="NoSpacing"/>
        <w:spacing w:before="240"/>
      </w:pPr>
      <w:del w:id="887" w:author="Bill" w:date="2012-06-05T18:42:00Z">
        <w:r w:rsidDel="001114EC">
          <w:rPr>
            <w:noProof/>
          </w:rPr>
          <w:drawing>
            <wp:inline distT="0" distB="0" distL="0" distR="0" wp14:anchorId="0501560A" wp14:editId="1F4E7DB3">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del>
      <w:ins w:id="888" w:author="Bill" w:date="2012-06-05T18:41:00Z">
        <w:r w:rsidR="001114EC">
          <w:rPr>
            <w:noProof/>
          </w:rPr>
          <w:drawing>
            <wp:inline distT="0" distB="0" distL="0" distR="0">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ins>
    </w:p>
    <w:p w:rsidR="004F2187" w:rsidRDefault="004F2187" w:rsidP="004F2187">
      <w:pPr>
        <w:pStyle w:val="Caption1"/>
      </w:pPr>
      <w:bookmarkStart w:id="889" w:name="_Ref325626769"/>
      <w:bookmarkStart w:id="890" w:name="_Toc326558218"/>
      <w:r>
        <w:t xml:space="preserve">Figure </w:t>
      </w:r>
      <w:r w:rsidR="00BB2069">
        <w:fldChar w:fldCharType="begin"/>
      </w:r>
      <w:r w:rsidR="00BB2069">
        <w:instrText xml:space="preserve"> SEQ Figure \* ARABIC </w:instrText>
      </w:r>
      <w:r w:rsidR="00BB2069">
        <w:fldChar w:fldCharType="separate"/>
      </w:r>
      <w:r w:rsidR="00513728">
        <w:rPr>
          <w:noProof/>
        </w:rPr>
        <w:t>28</w:t>
      </w:r>
      <w:r w:rsidR="00BB2069">
        <w:rPr>
          <w:noProof/>
        </w:rPr>
        <w:fldChar w:fldCharType="end"/>
      </w:r>
      <w:bookmarkEnd w:id="889"/>
      <w:r>
        <w:t>:</w:t>
      </w:r>
      <w:r w:rsidRPr="00A70342">
        <w:t xml:space="preserve"> </w:t>
      </w:r>
      <w:del w:id="891" w:author="Bill" w:date="2012-06-05T18:52:00Z">
        <w:r w:rsidDel="00CB4072">
          <w:delText xml:space="preserve">Path taken by Harlie (blue) and path taken by target person (green).  </w:delText>
        </w:r>
      </w:del>
      <w:del w:id="892" w:author="Bill" w:date="2012-06-05T18:46:00Z">
        <w:r w:rsidDel="001114EC">
          <w:delText xml:space="preserve">Arrows indicate direction.  </w:delText>
        </w:r>
      </w:del>
      <w:del w:id="893" w:author="Bill" w:date="2012-06-05T18:52:00Z">
        <w:r w:rsidDel="00CB4072">
          <w:delText>Grid size 1m, r</w:delText>
        </w:r>
      </w:del>
      <w:ins w:id="894" w:author="Bill" w:date="2012-06-05T18:52:00Z">
        <w:r w:rsidR="00CB4072">
          <w:t xml:space="preserve">Additional trial, same parameters as </w:t>
        </w:r>
        <w:r w:rsidR="00CB4072">
          <w:fldChar w:fldCharType="begin"/>
        </w:r>
        <w:r w:rsidR="00CB4072">
          <w:instrText xml:space="preserve"> REF _Ref325626769 \h </w:instrText>
        </w:r>
      </w:ins>
      <w:r w:rsidR="00CB4072">
        <w:fldChar w:fldCharType="separate"/>
      </w:r>
      <w:ins w:id="895" w:author="Bill" w:date="2012-06-05T18:52:00Z">
        <w:r w:rsidR="00CB4072">
          <w:t xml:space="preserve">Figure </w:t>
        </w:r>
        <w:r w:rsidR="00CB4072">
          <w:rPr>
            <w:noProof/>
          </w:rPr>
          <w:t>28</w:t>
        </w:r>
        <w:r w:rsidR="00CB4072">
          <w:fldChar w:fldCharType="end"/>
        </w:r>
      </w:ins>
      <w:del w:id="896" w:author="Bill" w:date="2012-06-05T18:48:00Z">
        <w:r w:rsidDel="001114EC">
          <w:delText>ed indicates obstacles.</w:delText>
        </w:r>
      </w:del>
      <w:bookmarkEnd w:id="890"/>
    </w:p>
    <w:p w:rsidR="004F2187" w:rsidRDefault="004F2187" w:rsidP="001F1CF9">
      <w:pPr>
        <w:pStyle w:val="Caption1"/>
      </w:pPr>
    </w:p>
    <w:p w:rsidR="00FC5EC7" w:rsidRDefault="00FC5EC7" w:rsidP="00193048">
      <w:pPr>
        <w:pStyle w:val="Heading1"/>
      </w:pPr>
      <w:bookmarkStart w:id="897" w:name="_Toc326558187"/>
      <w:r>
        <w:lastRenderedPageBreak/>
        <w:t>Conclusions</w:t>
      </w:r>
      <w:bookmarkEnd w:id="897"/>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C47151">
        <w:t>s</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ins w:id="898" w:author="Bill" w:date="2012-06-04T07:15:00Z">
        <w:r w:rsidR="003332D4">
          <w:t xml:space="preserve">The sensor-fusion approach </w:t>
        </w:r>
      </w:ins>
      <w:ins w:id="899" w:author="Bill" w:date="2012-06-04T07:16:00Z">
        <w:r w:rsidR="003332D4">
          <w:t>allowed the system to benefit from each detector</w:t>
        </w:r>
      </w:ins>
      <w:ins w:id="900" w:author="Bill" w:date="2012-06-04T07:17:00Z">
        <w:r w:rsidR="003332D4">
          <w:t>’s strengths while avoiding their individual weaknesses</w:t>
        </w:r>
      </w:ins>
      <w:ins w:id="901" w:author="Bill" w:date="2012-06-04T07:15:00Z">
        <w:r w:rsidR="003332D4">
          <w:t xml:space="preserve">.  </w:t>
        </w:r>
      </w:ins>
      <w:r w:rsidR="00C279A1">
        <w:t xml:space="preserve">A dynamic replanning algorithm was developed to allow </w:t>
      </w:r>
      <w:del w:id="902" w:author="Wyatt" w:date="2012-06-04T00:48:00Z">
        <w:r w:rsidR="00C279A1" w:rsidDel="00EB0745">
          <w:delText xml:space="preserve">the </w:delText>
        </w:r>
      </w:del>
      <w:r w:rsidR="00C279A1">
        <w:t xml:space="preserve">Harlie to follow a moving target.  The system </w:t>
      </w:r>
      <w:del w:id="903" w:author="Wyatt" w:date="2012-06-04T00:48:00Z">
        <w:r w:rsidR="00C279A1" w:rsidDel="00EB0745">
          <w:delText xml:space="preserve">works </w:delText>
        </w:r>
      </w:del>
      <w:ins w:id="904" w:author="Wyatt" w:date="2012-06-04T00:48:00Z">
        <w:r w:rsidR="00EB0745">
          <w:t xml:space="preserve">worked </w:t>
        </w:r>
      </w:ins>
      <w:r w:rsidR="00C279A1">
        <w:t xml:space="preserve">well in </w:t>
      </w:r>
      <w:ins w:id="905" w:author="Wyatt" w:date="2012-06-04T00:49:00Z">
        <w:r w:rsidR="00EB0745">
          <w:t xml:space="preserve">tests with fairly complex environments, </w:t>
        </w:r>
      </w:ins>
      <w:del w:id="906" w:author="Wyatt" w:date="2012-06-04T00:49:00Z">
        <w:r w:rsidR="00C279A1" w:rsidDel="00EB0745">
          <w:delText xml:space="preserve">a real-world environment, </w:delText>
        </w:r>
      </w:del>
      <w:r w:rsidR="009635B1">
        <w:t xml:space="preserve">and </w:t>
      </w:r>
      <w:del w:id="907" w:author="Wyatt" w:date="2012-06-04T00:49:00Z">
        <w:r w:rsidR="009635B1" w:rsidDel="00EB0745">
          <w:delText xml:space="preserve">is </w:delText>
        </w:r>
      </w:del>
      <w:ins w:id="908" w:author="Wyatt" w:date="2012-06-04T00:49:00Z">
        <w:r w:rsidR="00EB0745">
          <w:t xml:space="preserve">it was </w:t>
        </w:r>
      </w:ins>
      <w:r w:rsidR="00C279A1">
        <w:t xml:space="preserve">able to </w:t>
      </w:r>
      <w:del w:id="909" w:author="Wyatt" w:date="2012-06-04T00:49:00Z">
        <w:r w:rsidR="00C279A1" w:rsidDel="00EB0745">
          <w:delText xml:space="preserve">seamlessly </w:delText>
        </w:r>
      </w:del>
      <w:ins w:id="910" w:author="Wyatt" w:date="2012-06-04T00:49:00Z">
        <w:r w:rsidR="00EB0745">
          <w:t xml:space="preserve">smoothly </w:t>
        </w:r>
      </w:ins>
      <w:r w:rsidR="00C279A1">
        <w:t>follow a user through a cluttered room.</w:t>
      </w:r>
    </w:p>
    <w:p w:rsidR="0014190F" w:rsidRDefault="0014190F" w:rsidP="0014190F">
      <w:pPr>
        <w:pStyle w:val="Heading2"/>
      </w:pPr>
      <w:bookmarkStart w:id="911" w:name="_Toc326558188"/>
      <w:r>
        <w:t>Summary of Accomplishments</w:t>
      </w:r>
      <w:bookmarkEnd w:id="911"/>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12" w:name="_Toc326558189"/>
      <w:r>
        <w:t>Future Work</w:t>
      </w:r>
      <w:bookmarkEnd w:id="912"/>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513728">
        <w:t xml:space="preserve">Figure </w:t>
      </w:r>
      <w:r w:rsidR="00513728">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513728"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513728">
        <w:trPr>
          <w:tblCellSpacing w:w="15" w:type="dxa"/>
          <w:ins w:id="913" w:author="Bill" w:date="2012-06-04T07:27:00Z"/>
        </w:trPr>
        <w:tc>
          <w:tcPr>
            <w:tcW w:w="50" w:type="pct"/>
            <w:hideMark/>
          </w:tcPr>
          <w:p w:rsidR="00513728" w:rsidRDefault="00513728">
            <w:pPr>
              <w:pStyle w:val="Bibliography"/>
              <w:rPr>
                <w:ins w:id="914" w:author="Bill" w:date="2012-06-04T07:27:00Z"/>
                <w:noProof/>
              </w:rPr>
            </w:pPr>
            <w:ins w:id="915" w:author="Bill" w:date="2012-06-04T07:27:00Z">
              <w:r>
                <w:rPr>
                  <w:noProof/>
                </w:rPr>
                <w:t xml:space="preserve">[1] </w:t>
              </w:r>
            </w:ins>
          </w:p>
        </w:tc>
        <w:tc>
          <w:tcPr>
            <w:tcW w:w="0" w:type="auto"/>
            <w:hideMark/>
          </w:tcPr>
          <w:p w:rsidR="00513728" w:rsidRDefault="00513728">
            <w:pPr>
              <w:pStyle w:val="Bibliography"/>
              <w:rPr>
                <w:ins w:id="916" w:author="Bill" w:date="2012-06-04T07:27:00Z"/>
                <w:noProof/>
              </w:rPr>
            </w:pPr>
            <w:ins w:id="917" w:author="Bill" w:date="2012-06-04T07:27:00Z">
              <w:r>
                <w:rPr>
                  <w:noProof/>
                </w:rPr>
                <w:t xml:space="preserve">C. Rockey, </w:t>
              </w:r>
              <w:r>
                <w:rPr>
                  <w:i/>
                  <w:iCs/>
                  <w:noProof/>
                </w:rPr>
                <w:t xml:space="preserve">Low-Cost Sensor Package for Smart Wheelchair Obstacle Avoidance, </w:t>
              </w:r>
              <w:r>
                <w:rPr>
                  <w:noProof/>
                </w:rPr>
                <w:t xml:space="preserve">Case Western Reserve University, EECS dept., 2012. </w:t>
              </w:r>
            </w:ins>
          </w:p>
        </w:tc>
      </w:tr>
      <w:tr w:rsidR="00513728">
        <w:trPr>
          <w:tblCellSpacing w:w="15" w:type="dxa"/>
          <w:ins w:id="918" w:author="Bill" w:date="2012-06-04T07:27:00Z"/>
        </w:trPr>
        <w:tc>
          <w:tcPr>
            <w:tcW w:w="50" w:type="pct"/>
            <w:hideMark/>
          </w:tcPr>
          <w:p w:rsidR="00513728" w:rsidRDefault="00513728">
            <w:pPr>
              <w:pStyle w:val="Bibliography"/>
              <w:rPr>
                <w:ins w:id="919" w:author="Bill" w:date="2012-06-04T07:27:00Z"/>
                <w:noProof/>
              </w:rPr>
            </w:pPr>
            <w:ins w:id="920" w:author="Bill" w:date="2012-06-04T07:27:00Z">
              <w:r>
                <w:rPr>
                  <w:noProof/>
                </w:rPr>
                <w:t xml:space="preserve">[2] </w:t>
              </w:r>
            </w:ins>
          </w:p>
        </w:tc>
        <w:tc>
          <w:tcPr>
            <w:tcW w:w="0" w:type="auto"/>
            <w:hideMark/>
          </w:tcPr>
          <w:p w:rsidR="00513728" w:rsidRDefault="00513728">
            <w:pPr>
              <w:pStyle w:val="Bibliography"/>
              <w:rPr>
                <w:ins w:id="921" w:author="Bill" w:date="2012-06-04T07:27:00Z"/>
                <w:noProof/>
              </w:rPr>
            </w:pPr>
            <w:ins w:id="922" w:author="Bill" w:date="2012-06-04T07:27: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513728">
        <w:trPr>
          <w:tblCellSpacing w:w="15" w:type="dxa"/>
          <w:ins w:id="923" w:author="Bill" w:date="2012-06-04T07:27:00Z"/>
        </w:trPr>
        <w:tc>
          <w:tcPr>
            <w:tcW w:w="50" w:type="pct"/>
            <w:hideMark/>
          </w:tcPr>
          <w:p w:rsidR="00513728" w:rsidRDefault="00513728">
            <w:pPr>
              <w:pStyle w:val="Bibliography"/>
              <w:rPr>
                <w:ins w:id="924" w:author="Bill" w:date="2012-06-04T07:27:00Z"/>
                <w:noProof/>
              </w:rPr>
            </w:pPr>
            <w:ins w:id="925" w:author="Bill" w:date="2012-06-04T07:27:00Z">
              <w:r>
                <w:rPr>
                  <w:noProof/>
                </w:rPr>
                <w:t xml:space="preserve">[3] </w:t>
              </w:r>
            </w:ins>
          </w:p>
        </w:tc>
        <w:tc>
          <w:tcPr>
            <w:tcW w:w="0" w:type="auto"/>
            <w:hideMark/>
          </w:tcPr>
          <w:p w:rsidR="00513728" w:rsidRDefault="00513728">
            <w:pPr>
              <w:pStyle w:val="Bibliography"/>
              <w:rPr>
                <w:ins w:id="926" w:author="Bill" w:date="2012-06-04T07:27:00Z"/>
                <w:noProof/>
              </w:rPr>
            </w:pPr>
            <w:ins w:id="927" w:author="Bill" w:date="2012-06-04T07:27: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513728">
        <w:trPr>
          <w:tblCellSpacing w:w="15" w:type="dxa"/>
          <w:ins w:id="928" w:author="Bill" w:date="2012-06-04T07:27:00Z"/>
        </w:trPr>
        <w:tc>
          <w:tcPr>
            <w:tcW w:w="50" w:type="pct"/>
            <w:hideMark/>
          </w:tcPr>
          <w:p w:rsidR="00513728" w:rsidRDefault="00513728">
            <w:pPr>
              <w:pStyle w:val="Bibliography"/>
              <w:rPr>
                <w:ins w:id="929" w:author="Bill" w:date="2012-06-04T07:27:00Z"/>
                <w:noProof/>
              </w:rPr>
            </w:pPr>
            <w:ins w:id="930" w:author="Bill" w:date="2012-06-04T07:27:00Z">
              <w:r>
                <w:rPr>
                  <w:noProof/>
                </w:rPr>
                <w:t xml:space="preserve">[4] </w:t>
              </w:r>
            </w:ins>
          </w:p>
        </w:tc>
        <w:tc>
          <w:tcPr>
            <w:tcW w:w="0" w:type="auto"/>
            <w:hideMark/>
          </w:tcPr>
          <w:p w:rsidR="00513728" w:rsidRDefault="00513728">
            <w:pPr>
              <w:pStyle w:val="Bibliography"/>
              <w:rPr>
                <w:ins w:id="931" w:author="Bill" w:date="2012-06-04T07:27:00Z"/>
                <w:noProof/>
              </w:rPr>
            </w:pPr>
            <w:ins w:id="932" w:author="Bill" w:date="2012-06-04T07:27:00Z">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ins>
          </w:p>
        </w:tc>
      </w:tr>
      <w:tr w:rsidR="00513728">
        <w:trPr>
          <w:tblCellSpacing w:w="15" w:type="dxa"/>
          <w:ins w:id="933" w:author="Bill" w:date="2012-06-04T07:27:00Z"/>
        </w:trPr>
        <w:tc>
          <w:tcPr>
            <w:tcW w:w="50" w:type="pct"/>
            <w:hideMark/>
          </w:tcPr>
          <w:p w:rsidR="00513728" w:rsidRDefault="00513728">
            <w:pPr>
              <w:pStyle w:val="Bibliography"/>
              <w:rPr>
                <w:ins w:id="934" w:author="Bill" w:date="2012-06-04T07:27:00Z"/>
                <w:noProof/>
              </w:rPr>
            </w:pPr>
            <w:ins w:id="935" w:author="Bill" w:date="2012-06-04T07:27:00Z">
              <w:r>
                <w:rPr>
                  <w:noProof/>
                </w:rPr>
                <w:t xml:space="preserve">[5] </w:t>
              </w:r>
            </w:ins>
          </w:p>
        </w:tc>
        <w:tc>
          <w:tcPr>
            <w:tcW w:w="0" w:type="auto"/>
            <w:hideMark/>
          </w:tcPr>
          <w:p w:rsidR="00513728" w:rsidRDefault="00513728">
            <w:pPr>
              <w:pStyle w:val="Bibliography"/>
              <w:rPr>
                <w:ins w:id="936" w:author="Bill" w:date="2012-06-04T07:27:00Z"/>
                <w:noProof/>
              </w:rPr>
            </w:pPr>
            <w:ins w:id="937" w:author="Bill" w:date="2012-06-04T07:27: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513728">
        <w:trPr>
          <w:tblCellSpacing w:w="15" w:type="dxa"/>
          <w:ins w:id="938" w:author="Bill" w:date="2012-06-04T07:27:00Z"/>
        </w:trPr>
        <w:tc>
          <w:tcPr>
            <w:tcW w:w="50" w:type="pct"/>
            <w:hideMark/>
          </w:tcPr>
          <w:p w:rsidR="00513728" w:rsidRDefault="00513728">
            <w:pPr>
              <w:pStyle w:val="Bibliography"/>
              <w:rPr>
                <w:ins w:id="939" w:author="Bill" w:date="2012-06-04T07:27:00Z"/>
                <w:noProof/>
              </w:rPr>
            </w:pPr>
            <w:ins w:id="940" w:author="Bill" w:date="2012-06-04T07:27:00Z">
              <w:r>
                <w:rPr>
                  <w:noProof/>
                </w:rPr>
                <w:t xml:space="preserve">[6] </w:t>
              </w:r>
            </w:ins>
          </w:p>
        </w:tc>
        <w:tc>
          <w:tcPr>
            <w:tcW w:w="0" w:type="auto"/>
            <w:hideMark/>
          </w:tcPr>
          <w:p w:rsidR="00513728" w:rsidRDefault="00513728">
            <w:pPr>
              <w:pStyle w:val="Bibliography"/>
              <w:rPr>
                <w:ins w:id="941" w:author="Bill" w:date="2012-06-04T07:27:00Z"/>
                <w:noProof/>
              </w:rPr>
            </w:pPr>
            <w:ins w:id="942" w:author="Bill" w:date="2012-06-04T07:27:00Z">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ins>
          </w:p>
        </w:tc>
      </w:tr>
      <w:tr w:rsidR="00513728">
        <w:trPr>
          <w:tblCellSpacing w:w="15" w:type="dxa"/>
          <w:ins w:id="943" w:author="Bill" w:date="2012-06-04T07:27:00Z"/>
        </w:trPr>
        <w:tc>
          <w:tcPr>
            <w:tcW w:w="50" w:type="pct"/>
            <w:hideMark/>
          </w:tcPr>
          <w:p w:rsidR="00513728" w:rsidRDefault="00513728">
            <w:pPr>
              <w:pStyle w:val="Bibliography"/>
              <w:rPr>
                <w:ins w:id="944" w:author="Bill" w:date="2012-06-04T07:27:00Z"/>
                <w:noProof/>
              </w:rPr>
            </w:pPr>
            <w:ins w:id="945" w:author="Bill" w:date="2012-06-04T07:27:00Z">
              <w:r>
                <w:rPr>
                  <w:noProof/>
                </w:rPr>
                <w:t xml:space="preserve">[7] </w:t>
              </w:r>
            </w:ins>
          </w:p>
        </w:tc>
        <w:tc>
          <w:tcPr>
            <w:tcW w:w="0" w:type="auto"/>
            <w:hideMark/>
          </w:tcPr>
          <w:p w:rsidR="00513728" w:rsidRDefault="00513728">
            <w:pPr>
              <w:pStyle w:val="Bibliography"/>
              <w:rPr>
                <w:ins w:id="946" w:author="Bill" w:date="2012-06-04T07:27:00Z"/>
                <w:noProof/>
              </w:rPr>
            </w:pPr>
            <w:ins w:id="947" w:author="Bill" w:date="2012-06-04T07:27:00Z">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ins>
          </w:p>
        </w:tc>
      </w:tr>
      <w:tr w:rsidR="00513728">
        <w:trPr>
          <w:tblCellSpacing w:w="15" w:type="dxa"/>
          <w:ins w:id="948" w:author="Bill" w:date="2012-06-04T07:27:00Z"/>
        </w:trPr>
        <w:tc>
          <w:tcPr>
            <w:tcW w:w="50" w:type="pct"/>
            <w:hideMark/>
          </w:tcPr>
          <w:p w:rsidR="00513728" w:rsidRDefault="00513728">
            <w:pPr>
              <w:pStyle w:val="Bibliography"/>
              <w:rPr>
                <w:ins w:id="949" w:author="Bill" w:date="2012-06-04T07:27:00Z"/>
                <w:noProof/>
              </w:rPr>
            </w:pPr>
            <w:ins w:id="950" w:author="Bill" w:date="2012-06-04T07:27:00Z">
              <w:r>
                <w:rPr>
                  <w:noProof/>
                </w:rPr>
                <w:t xml:space="preserve">[8] </w:t>
              </w:r>
            </w:ins>
          </w:p>
        </w:tc>
        <w:tc>
          <w:tcPr>
            <w:tcW w:w="0" w:type="auto"/>
            <w:hideMark/>
          </w:tcPr>
          <w:p w:rsidR="00513728" w:rsidRDefault="00513728">
            <w:pPr>
              <w:pStyle w:val="Bibliography"/>
              <w:rPr>
                <w:ins w:id="951" w:author="Bill" w:date="2012-06-04T07:27:00Z"/>
                <w:noProof/>
              </w:rPr>
            </w:pPr>
            <w:ins w:id="952" w:author="Bill" w:date="2012-06-04T07:27: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513728">
        <w:trPr>
          <w:tblCellSpacing w:w="15" w:type="dxa"/>
          <w:ins w:id="953" w:author="Bill" w:date="2012-06-04T07:27:00Z"/>
        </w:trPr>
        <w:tc>
          <w:tcPr>
            <w:tcW w:w="50" w:type="pct"/>
            <w:hideMark/>
          </w:tcPr>
          <w:p w:rsidR="00513728" w:rsidRDefault="00513728">
            <w:pPr>
              <w:pStyle w:val="Bibliography"/>
              <w:rPr>
                <w:ins w:id="954" w:author="Bill" w:date="2012-06-04T07:27:00Z"/>
                <w:noProof/>
              </w:rPr>
            </w:pPr>
            <w:ins w:id="955" w:author="Bill" w:date="2012-06-04T07:27:00Z">
              <w:r>
                <w:rPr>
                  <w:noProof/>
                </w:rPr>
                <w:t xml:space="preserve">[9] </w:t>
              </w:r>
            </w:ins>
          </w:p>
        </w:tc>
        <w:tc>
          <w:tcPr>
            <w:tcW w:w="0" w:type="auto"/>
            <w:hideMark/>
          </w:tcPr>
          <w:p w:rsidR="00513728" w:rsidRDefault="00513728">
            <w:pPr>
              <w:pStyle w:val="Bibliography"/>
              <w:rPr>
                <w:ins w:id="956" w:author="Bill" w:date="2012-06-04T07:27:00Z"/>
                <w:noProof/>
              </w:rPr>
            </w:pPr>
            <w:ins w:id="957" w:author="Bill" w:date="2012-06-04T07:27: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513728">
        <w:trPr>
          <w:tblCellSpacing w:w="15" w:type="dxa"/>
          <w:ins w:id="958" w:author="Bill" w:date="2012-06-04T07:27:00Z"/>
        </w:trPr>
        <w:tc>
          <w:tcPr>
            <w:tcW w:w="50" w:type="pct"/>
            <w:hideMark/>
          </w:tcPr>
          <w:p w:rsidR="00513728" w:rsidRDefault="00513728">
            <w:pPr>
              <w:pStyle w:val="Bibliography"/>
              <w:rPr>
                <w:ins w:id="959" w:author="Bill" w:date="2012-06-04T07:27:00Z"/>
                <w:noProof/>
              </w:rPr>
            </w:pPr>
            <w:ins w:id="960" w:author="Bill" w:date="2012-06-04T07:27:00Z">
              <w:r>
                <w:rPr>
                  <w:noProof/>
                </w:rPr>
                <w:t xml:space="preserve">[10] </w:t>
              </w:r>
            </w:ins>
          </w:p>
        </w:tc>
        <w:tc>
          <w:tcPr>
            <w:tcW w:w="0" w:type="auto"/>
            <w:hideMark/>
          </w:tcPr>
          <w:p w:rsidR="00513728" w:rsidRDefault="00513728">
            <w:pPr>
              <w:pStyle w:val="Bibliography"/>
              <w:rPr>
                <w:ins w:id="961" w:author="Bill" w:date="2012-06-04T07:27:00Z"/>
                <w:noProof/>
              </w:rPr>
            </w:pPr>
            <w:ins w:id="962" w:author="Bill" w:date="2012-06-04T07:27:00Z">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ins>
          </w:p>
        </w:tc>
      </w:tr>
      <w:tr w:rsidR="00513728">
        <w:trPr>
          <w:tblCellSpacing w:w="15" w:type="dxa"/>
          <w:ins w:id="963" w:author="Bill" w:date="2012-06-04T07:27:00Z"/>
        </w:trPr>
        <w:tc>
          <w:tcPr>
            <w:tcW w:w="50" w:type="pct"/>
            <w:hideMark/>
          </w:tcPr>
          <w:p w:rsidR="00513728" w:rsidRDefault="00513728">
            <w:pPr>
              <w:pStyle w:val="Bibliography"/>
              <w:rPr>
                <w:ins w:id="964" w:author="Bill" w:date="2012-06-04T07:27:00Z"/>
                <w:noProof/>
              </w:rPr>
            </w:pPr>
            <w:ins w:id="965" w:author="Bill" w:date="2012-06-04T07:27:00Z">
              <w:r>
                <w:rPr>
                  <w:noProof/>
                </w:rPr>
                <w:lastRenderedPageBreak/>
                <w:t xml:space="preserve">[11] </w:t>
              </w:r>
            </w:ins>
          </w:p>
        </w:tc>
        <w:tc>
          <w:tcPr>
            <w:tcW w:w="0" w:type="auto"/>
            <w:hideMark/>
          </w:tcPr>
          <w:p w:rsidR="00513728" w:rsidRDefault="00513728">
            <w:pPr>
              <w:pStyle w:val="Bibliography"/>
              <w:rPr>
                <w:ins w:id="966" w:author="Bill" w:date="2012-06-04T07:27:00Z"/>
                <w:noProof/>
              </w:rPr>
            </w:pPr>
            <w:ins w:id="967" w:author="Bill" w:date="2012-06-04T07:27:00Z">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ins>
          </w:p>
        </w:tc>
      </w:tr>
      <w:tr w:rsidR="00513728">
        <w:trPr>
          <w:tblCellSpacing w:w="15" w:type="dxa"/>
          <w:ins w:id="968" w:author="Bill" w:date="2012-06-04T07:27:00Z"/>
        </w:trPr>
        <w:tc>
          <w:tcPr>
            <w:tcW w:w="50" w:type="pct"/>
            <w:hideMark/>
          </w:tcPr>
          <w:p w:rsidR="00513728" w:rsidRDefault="00513728">
            <w:pPr>
              <w:pStyle w:val="Bibliography"/>
              <w:rPr>
                <w:ins w:id="969" w:author="Bill" w:date="2012-06-04T07:27:00Z"/>
                <w:noProof/>
              </w:rPr>
            </w:pPr>
            <w:ins w:id="970" w:author="Bill" w:date="2012-06-04T07:27:00Z">
              <w:r>
                <w:rPr>
                  <w:noProof/>
                </w:rPr>
                <w:t xml:space="preserve">[12] </w:t>
              </w:r>
            </w:ins>
          </w:p>
        </w:tc>
        <w:tc>
          <w:tcPr>
            <w:tcW w:w="0" w:type="auto"/>
            <w:hideMark/>
          </w:tcPr>
          <w:p w:rsidR="00513728" w:rsidRDefault="00513728">
            <w:pPr>
              <w:pStyle w:val="Bibliography"/>
              <w:rPr>
                <w:ins w:id="971" w:author="Bill" w:date="2012-06-04T07:27:00Z"/>
                <w:noProof/>
              </w:rPr>
            </w:pPr>
            <w:ins w:id="972" w:author="Bill" w:date="2012-06-04T07:27:00Z">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ins>
          </w:p>
        </w:tc>
      </w:tr>
      <w:tr w:rsidR="00513728">
        <w:trPr>
          <w:tblCellSpacing w:w="15" w:type="dxa"/>
          <w:ins w:id="973" w:author="Bill" w:date="2012-06-04T07:27:00Z"/>
        </w:trPr>
        <w:tc>
          <w:tcPr>
            <w:tcW w:w="50" w:type="pct"/>
            <w:hideMark/>
          </w:tcPr>
          <w:p w:rsidR="00513728" w:rsidRDefault="00513728">
            <w:pPr>
              <w:pStyle w:val="Bibliography"/>
              <w:rPr>
                <w:ins w:id="974" w:author="Bill" w:date="2012-06-04T07:27:00Z"/>
                <w:noProof/>
              </w:rPr>
            </w:pPr>
            <w:ins w:id="975" w:author="Bill" w:date="2012-06-04T07:27:00Z">
              <w:r>
                <w:rPr>
                  <w:noProof/>
                </w:rPr>
                <w:t xml:space="preserve">[13] </w:t>
              </w:r>
            </w:ins>
          </w:p>
        </w:tc>
        <w:tc>
          <w:tcPr>
            <w:tcW w:w="0" w:type="auto"/>
            <w:hideMark/>
          </w:tcPr>
          <w:p w:rsidR="00513728" w:rsidRDefault="00513728">
            <w:pPr>
              <w:pStyle w:val="Bibliography"/>
              <w:rPr>
                <w:ins w:id="976" w:author="Bill" w:date="2012-06-04T07:27:00Z"/>
                <w:noProof/>
              </w:rPr>
            </w:pPr>
            <w:ins w:id="977" w:author="Bill" w:date="2012-06-04T07:27:00Z">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ins>
          </w:p>
        </w:tc>
      </w:tr>
      <w:tr w:rsidR="00513728">
        <w:trPr>
          <w:tblCellSpacing w:w="15" w:type="dxa"/>
          <w:ins w:id="978" w:author="Bill" w:date="2012-06-04T07:27:00Z"/>
        </w:trPr>
        <w:tc>
          <w:tcPr>
            <w:tcW w:w="50" w:type="pct"/>
            <w:hideMark/>
          </w:tcPr>
          <w:p w:rsidR="00513728" w:rsidRDefault="00513728">
            <w:pPr>
              <w:pStyle w:val="Bibliography"/>
              <w:rPr>
                <w:ins w:id="979" w:author="Bill" w:date="2012-06-04T07:27:00Z"/>
                <w:noProof/>
              </w:rPr>
            </w:pPr>
            <w:ins w:id="980" w:author="Bill" w:date="2012-06-04T07:27:00Z">
              <w:r>
                <w:rPr>
                  <w:noProof/>
                </w:rPr>
                <w:t xml:space="preserve">[14] </w:t>
              </w:r>
            </w:ins>
          </w:p>
        </w:tc>
        <w:tc>
          <w:tcPr>
            <w:tcW w:w="0" w:type="auto"/>
            <w:hideMark/>
          </w:tcPr>
          <w:p w:rsidR="00513728" w:rsidRDefault="00513728">
            <w:pPr>
              <w:pStyle w:val="Bibliography"/>
              <w:rPr>
                <w:ins w:id="981" w:author="Bill" w:date="2012-06-04T07:27:00Z"/>
                <w:noProof/>
              </w:rPr>
            </w:pPr>
            <w:ins w:id="982" w:author="Bill" w:date="2012-06-04T07:27:00Z">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ins>
          </w:p>
        </w:tc>
      </w:tr>
      <w:tr w:rsidR="00513728">
        <w:trPr>
          <w:tblCellSpacing w:w="15" w:type="dxa"/>
          <w:ins w:id="983" w:author="Bill" w:date="2012-06-04T07:27:00Z"/>
        </w:trPr>
        <w:tc>
          <w:tcPr>
            <w:tcW w:w="50" w:type="pct"/>
            <w:hideMark/>
          </w:tcPr>
          <w:p w:rsidR="00513728" w:rsidRDefault="00513728">
            <w:pPr>
              <w:pStyle w:val="Bibliography"/>
              <w:rPr>
                <w:ins w:id="984" w:author="Bill" w:date="2012-06-04T07:27:00Z"/>
                <w:noProof/>
              </w:rPr>
            </w:pPr>
            <w:ins w:id="985" w:author="Bill" w:date="2012-06-04T07:27:00Z">
              <w:r>
                <w:rPr>
                  <w:noProof/>
                </w:rPr>
                <w:t xml:space="preserve">[15] </w:t>
              </w:r>
            </w:ins>
          </w:p>
        </w:tc>
        <w:tc>
          <w:tcPr>
            <w:tcW w:w="0" w:type="auto"/>
            <w:hideMark/>
          </w:tcPr>
          <w:p w:rsidR="00513728" w:rsidRDefault="00513728">
            <w:pPr>
              <w:pStyle w:val="Bibliography"/>
              <w:rPr>
                <w:ins w:id="986" w:author="Bill" w:date="2012-06-04T07:27:00Z"/>
                <w:noProof/>
              </w:rPr>
            </w:pPr>
            <w:ins w:id="987" w:author="Bill" w:date="2012-06-04T07:27: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513728">
        <w:trPr>
          <w:tblCellSpacing w:w="15" w:type="dxa"/>
          <w:ins w:id="988" w:author="Bill" w:date="2012-06-04T07:27:00Z"/>
        </w:trPr>
        <w:tc>
          <w:tcPr>
            <w:tcW w:w="50" w:type="pct"/>
            <w:hideMark/>
          </w:tcPr>
          <w:p w:rsidR="00513728" w:rsidRDefault="00513728">
            <w:pPr>
              <w:pStyle w:val="Bibliography"/>
              <w:rPr>
                <w:ins w:id="989" w:author="Bill" w:date="2012-06-04T07:27:00Z"/>
                <w:noProof/>
              </w:rPr>
            </w:pPr>
            <w:ins w:id="990" w:author="Bill" w:date="2012-06-04T07:27:00Z">
              <w:r>
                <w:rPr>
                  <w:noProof/>
                </w:rPr>
                <w:t xml:space="preserve">[16] </w:t>
              </w:r>
            </w:ins>
          </w:p>
        </w:tc>
        <w:tc>
          <w:tcPr>
            <w:tcW w:w="0" w:type="auto"/>
            <w:hideMark/>
          </w:tcPr>
          <w:p w:rsidR="00513728" w:rsidRDefault="00513728">
            <w:pPr>
              <w:pStyle w:val="Bibliography"/>
              <w:rPr>
                <w:ins w:id="991" w:author="Bill" w:date="2012-06-04T07:27:00Z"/>
                <w:noProof/>
              </w:rPr>
            </w:pPr>
            <w:ins w:id="992" w:author="Bill" w:date="2012-06-04T07:27:00Z">
              <w:r>
                <w:rPr>
                  <w:noProof/>
                </w:rPr>
                <w:t xml:space="preserve">T. Nakada, S. Kagami and H. Mizoguchi, "Pedestrian detection using 3D optical flow sequences for a mobile robot," in </w:t>
              </w:r>
              <w:r>
                <w:rPr>
                  <w:i/>
                  <w:iCs/>
                  <w:noProof/>
                </w:rPr>
                <w:t>IEEE Sensors</w:t>
              </w:r>
              <w:r>
                <w:rPr>
                  <w:noProof/>
                </w:rPr>
                <w:t xml:space="preserve">, 2008. </w:t>
              </w:r>
            </w:ins>
          </w:p>
        </w:tc>
      </w:tr>
      <w:tr w:rsidR="00513728">
        <w:trPr>
          <w:tblCellSpacing w:w="15" w:type="dxa"/>
          <w:ins w:id="993" w:author="Bill" w:date="2012-06-04T07:27:00Z"/>
        </w:trPr>
        <w:tc>
          <w:tcPr>
            <w:tcW w:w="50" w:type="pct"/>
            <w:hideMark/>
          </w:tcPr>
          <w:p w:rsidR="00513728" w:rsidRDefault="00513728">
            <w:pPr>
              <w:pStyle w:val="Bibliography"/>
              <w:rPr>
                <w:ins w:id="994" w:author="Bill" w:date="2012-06-04T07:27:00Z"/>
                <w:noProof/>
              </w:rPr>
            </w:pPr>
            <w:ins w:id="995" w:author="Bill" w:date="2012-06-04T07:27:00Z">
              <w:r>
                <w:rPr>
                  <w:noProof/>
                </w:rPr>
                <w:t xml:space="preserve">[17] </w:t>
              </w:r>
            </w:ins>
          </w:p>
        </w:tc>
        <w:tc>
          <w:tcPr>
            <w:tcW w:w="0" w:type="auto"/>
            <w:hideMark/>
          </w:tcPr>
          <w:p w:rsidR="00513728" w:rsidRDefault="00513728">
            <w:pPr>
              <w:pStyle w:val="Bibliography"/>
              <w:rPr>
                <w:ins w:id="996" w:author="Bill" w:date="2012-06-04T07:27:00Z"/>
                <w:noProof/>
              </w:rPr>
            </w:pPr>
            <w:ins w:id="997" w:author="Bill" w:date="2012-06-04T07:27:00Z">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ins>
          </w:p>
        </w:tc>
      </w:tr>
      <w:tr w:rsidR="00513728">
        <w:trPr>
          <w:tblCellSpacing w:w="15" w:type="dxa"/>
          <w:ins w:id="998" w:author="Bill" w:date="2012-06-04T07:27:00Z"/>
        </w:trPr>
        <w:tc>
          <w:tcPr>
            <w:tcW w:w="50" w:type="pct"/>
            <w:hideMark/>
          </w:tcPr>
          <w:p w:rsidR="00513728" w:rsidRDefault="00513728">
            <w:pPr>
              <w:pStyle w:val="Bibliography"/>
              <w:rPr>
                <w:ins w:id="999" w:author="Bill" w:date="2012-06-04T07:27:00Z"/>
                <w:noProof/>
              </w:rPr>
            </w:pPr>
            <w:ins w:id="1000" w:author="Bill" w:date="2012-06-04T07:27:00Z">
              <w:r>
                <w:rPr>
                  <w:noProof/>
                </w:rPr>
                <w:t xml:space="preserve">[18] </w:t>
              </w:r>
            </w:ins>
          </w:p>
        </w:tc>
        <w:tc>
          <w:tcPr>
            <w:tcW w:w="0" w:type="auto"/>
            <w:hideMark/>
          </w:tcPr>
          <w:p w:rsidR="00513728" w:rsidRDefault="00513728">
            <w:pPr>
              <w:pStyle w:val="Bibliography"/>
              <w:rPr>
                <w:ins w:id="1001" w:author="Bill" w:date="2012-06-04T07:27:00Z"/>
                <w:noProof/>
              </w:rPr>
            </w:pPr>
            <w:ins w:id="1002" w:author="Bill" w:date="2012-06-04T07:27:00Z">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ins>
          </w:p>
        </w:tc>
      </w:tr>
      <w:tr w:rsidR="00513728">
        <w:trPr>
          <w:tblCellSpacing w:w="15" w:type="dxa"/>
          <w:ins w:id="1003" w:author="Bill" w:date="2012-06-04T07:27:00Z"/>
        </w:trPr>
        <w:tc>
          <w:tcPr>
            <w:tcW w:w="50" w:type="pct"/>
            <w:hideMark/>
          </w:tcPr>
          <w:p w:rsidR="00513728" w:rsidRDefault="00513728">
            <w:pPr>
              <w:pStyle w:val="Bibliography"/>
              <w:rPr>
                <w:ins w:id="1004" w:author="Bill" w:date="2012-06-04T07:27:00Z"/>
                <w:noProof/>
              </w:rPr>
            </w:pPr>
            <w:ins w:id="1005" w:author="Bill" w:date="2012-06-04T07:27:00Z">
              <w:r>
                <w:rPr>
                  <w:noProof/>
                </w:rPr>
                <w:t xml:space="preserve">[19] </w:t>
              </w:r>
            </w:ins>
          </w:p>
        </w:tc>
        <w:tc>
          <w:tcPr>
            <w:tcW w:w="0" w:type="auto"/>
            <w:hideMark/>
          </w:tcPr>
          <w:p w:rsidR="00513728" w:rsidRDefault="00513728">
            <w:pPr>
              <w:pStyle w:val="Bibliography"/>
              <w:rPr>
                <w:ins w:id="1006" w:author="Bill" w:date="2012-06-04T07:27:00Z"/>
                <w:noProof/>
              </w:rPr>
            </w:pPr>
            <w:ins w:id="1007" w:author="Bill" w:date="2012-06-04T07:27:00Z">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ins>
          </w:p>
        </w:tc>
      </w:tr>
      <w:tr w:rsidR="00513728">
        <w:trPr>
          <w:tblCellSpacing w:w="15" w:type="dxa"/>
          <w:ins w:id="1008" w:author="Bill" w:date="2012-06-04T07:27:00Z"/>
        </w:trPr>
        <w:tc>
          <w:tcPr>
            <w:tcW w:w="50" w:type="pct"/>
            <w:hideMark/>
          </w:tcPr>
          <w:p w:rsidR="00513728" w:rsidRDefault="00513728">
            <w:pPr>
              <w:pStyle w:val="Bibliography"/>
              <w:rPr>
                <w:ins w:id="1009" w:author="Bill" w:date="2012-06-04T07:27:00Z"/>
                <w:noProof/>
              </w:rPr>
            </w:pPr>
            <w:ins w:id="1010" w:author="Bill" w:date="2012-06-04T07:27:00Z">
              <w:r>
                <w:rPr>
                  <w:noProof/>
                </w:rPr>
                <w:t xml:space="preserve">[20] </w:t>
              </w:r>
            </w:ins>
          </w:p>
        </w:tc>
        <w:tc>
          <w:tcPr>
            <w:tcW w:w="0" w:type="auto"/>
            <w:hideMark/>
          </w:tcPr>
          <w:p w:rsidR="00513728" w:rsidRDefault="00513728">
            <w:pPr>
              <w:pStyle w:val="Bibliography"/>
              <w:rPr>
                <w:ins w:id="1011" w:author="Bill" w:date="2012-06-04T07:27:00Z"/>
                <w:noProof/>
              </w:rPr>
            </w:pPr>
            <w:ins w:id="1012" w:author="Bill" w:date="2012-06-04T07:27:00Z">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ins>
          </w:p>
        </w:tc>
      </w:tr>
      <w:tr w:rsidR="00513728">
        <w:trPr>
          <w:tblCellSpacing w:w="15" w:type="dxa"/>
          <w:ins w:id="1013" w:author="Bill" w:date="2012-06-04T07:27:00Z"/>
        </w:trPr>
        <w:tc>
          <w:tcPr>
            <w:tcW w:w="50" w:type="pct"/>
            <w:hideMark/>
          </w:tcPr>
          <w:p w:rsidR="00513728" w:rsidRDefault="00513728">
            <w:pPr>
              <w:pStyle w:val="Bibliography"/>
              <w:rPr>
                <w:ins w:id="1014" w:author="Bill" w:date="2012-06-04T07:27:00Z"/>
                <w:noProof/>
              </w:rPr>
            </w:pPr>
            <w:ins w:id="1015" w:author="Bill" w:date="2012-06-04T07:27:00Z">
              <w:r>
                <w:rPr>
                  <w:noProof/>
                </w:rPr>
                <w:lastRenderedPageBreak/>
                <w:t xml:space="preserve">[21] </w:t>
              </w:r>
            </w:ins>
          </w:p>
        </w:tc>
        <w:tc>
          <w:tcPr>
            <w:tcW w:w="0" w:type="auto"/>
            <w:hideMark/>
          </w:tcPr>
          <w:p w:rsidR="00513728" w:rsidRDefault="00513728">
            <w:pPr>
              <w:pStyle w:val="Bibliography"/>
              <w:rPr>
                <w:ins w:id="1016" w:author="Bill" w:date="2012-06-04T07:27:00Z"/>
                <w:noProof/>
              </w:rPr>
            </w:pPr>
            <w:ins w:id="1017" w:author="Bill" w:date="2012-06-04T07:27: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513728">
        <w:trPr>
          <w:tblCellSpacing w:w="15" w:type="dxa"/>
          <w:ins w:id="1018" w:author="Bill" w:date="2012-06-04T07:27:00Z"/>
        </w:trPr>
        <w:tc>
          <w:tcPr>
            <w:tcW w:w="50" w:type="pct"/>
            <w:hideMark/>
          </w:tcPr>
          <w:p w:rsidR="00513728" w:rsidRDefault="00513728">
            <w:pPr>
              <w:pStyle w:val="Bibliography"/>
              <w:rPr>
                <w:ins w:id="1019" w:author="Bill" w:date="2012-06-04T07:27:00Z"/>
                <w:noProof/>
              </w:rPr>
            </w:pPr>
            <w:ins w:id="1020" w:author="Bill" w:date="2012-06-04T07:27:00Z">
              <w:r>
                <w:rPr>
                  <w:noProof/>
                </w:rPr>
                <w:t xml:space="preserve">[22] </w:t>
              </w:r>
            </w:ins>
          </w:p>
        </w:tc>
        <w:tc>
          <w:tcPr>
            <w:tcW w:w="0" w:type="auto"/>
            <w:hideMark/>
          </w:tcPr>
          <w:p w:rsidR="00513728" w:rsidRDefault="00513728">
            <w:pPr>
              <w:pStyle w:val="Bibliography"/>
              <w:rPr>
                <w:ins w:id="1021" w:author="Bill" w:date="2012-06-04T07:27:00Z"/>
                <w:noProof/>
              </w:rPr>
            </w:pPr>
            <w:ins w:id="1022" w:author="Bill" w:date="2012-06-04T07:27: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r w:rsidR="00513728">
        <w:trPr>
          <w:tblCellSpacing w:w="15" w:type="dxa"/>
          <w:ins w:id="1023" w:author="Bill" w:date="2012-06-04T07:27:00Z"/>
        </w:trPr>
        <w:tc>
          <w:tcPr>
            <w:tcW w:w="50" w:type="pct"/>
            <w:hideMark/>
          </w:tcPr>
          <w:p w:rsidR="00513728" w:rsidRDefault="00513728">
            <w:pPr>
              <w:pStyle w:val="Bibliography"/>
              <w:rPr>
                <w:ins w:id="1024" w:author="Bill" w:date="2012-06-04T07:27:00Z"/>
                <w:noProof/>
              </w:rPr>
            </w:pPr>
            <w:ins w:id="1025" w:author="Bill" w:date="2012-06-04T07:27:00Z">
              <w:r>
                <w:rPr>
                  <w:noProof/>
                </w:rPr>
                <w:t xml:space="preserve">[23] </w:t>
              </w:r>
            </w:ins>
          </w:p>
        </w:tc>
        <w:tc>
          <w:tcPr>
            <w:tcW w:w="0" w:type="auto"/>
            <w:hideMark/>
          </w:tcPr>
          <w:p w:rsidR="00513728" w:rsidRDefault="00513728">
            <w:pPr>
              <w:pStyle w:val="Bibliography"/>
              <w:rPr>
                <w:ins w:id="1026" w:author="Bill" w:date="2012-06-04T07:27:00Z"/>
                <w:noProof/>
              </w:rPr>
            </w:pPr>
            <w:ins w:id="1027" w:author="Bill" w:date="2012-06-04T07:27:00Z">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ins>
          </w:p>
        </w:tc>
      </w:tr>
      <w:tr w:rsidR="00513728">
        <w:trPr>
          <w:tblCellSpacing w:w="15" w:type="dxa"/>
          <w:ins w:id="1028" w:author="Bill" w:date="2012-06-04T07:27:00Z"/>
        </w:trPr>
        <w:tc>
          <w:tcPr>
            <w:tcW w:w="50" w:type="pct"/>
            <w:hideMark/>
          </w:tcPr>
          <w:p w:rsidR="00513728" w:rsidRDefault="00513728">
            <w:pPr>
              <w:pStyle w:val="Bibliography"/>
              <w:rPr>
                <w:ins w:id="1029" w:author="Bill" w:date="2012-06-04T07:27:00Z"/>
                <w:noProof/>
              </w:rPr>
            </w:pPr>
            <w:ins w:id="1030" w:author="Bill" w:date="2012-06-04T07:27:00Z">
              <w:r>
                <w:rPr>
                  <w:noProof/>
                </w:rPr>
                <w:t xml:space="preserve">[24] </w:t>
              </w:r>
            </w:ins>
          </w:p>
        </w:tc>
        <w:tc>
          <w:tcPr>
            <w:tcW w:w="0" w:type="auto"/>
            <w:hideMark/>
          </w:tcPr>
          <w:p w:rsidR="00513728" w:rsidRDefault="00513728">
            <w:pPr>
              <w:pStyle w:val="Bibliography"/>
              <w:rPr>
                <w:ins w:id="1031" w:author="Bill" w:date="2012-06-04T07:27:00Z"/>
                <w:noProof/>
              </w:rPr>
            </w:pPr>
            <w:ins w:id="1032" w:author="Bill" w:date="2012-06-04T07:27:00Z">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ins>
          </w:p>
        </w:tc>
      </w:tr>
      <w:tr w:rsidR="00513728">
        <w:trPr>
          <w:tblCellSpacing w:w="15" w:type="dxa"/>
          <w:ins w:id="1033" w:author="Bill" w:date="2012-06-04T07:27:00Z"/>
        </w:trPr>
        <w:tc>
          <w:tcPr>
            <w:tcW w:w="50" w:type="pct"/>
            <w:hideMark/>
          </w:tcPr>
          <w:p w:rsidR="00513728" w:rsidRDefault="00513728">
            <w:pPr>
              <w:pStyle w:val="Bibliography"/>
              <w:rPr>
                <w:ins w:id="1034" w:author="Bill" w:date="2012-06-04T07:27:00Z"/>
                <w:noProof/>
              </w:rPr>
            </w:pPr>
            <w:ins w:id="1035" w:author="Bill" w:date="2012-06-04T07:27:00Z">
              <w:r>
                <w:rPr>
                  <w:noProof/>
                </w:rPr>
                <w:t xml:space="preserve">[25] </w:t>
              </w:r>
            </w:ins>
          </w:p>
        </w:tc>
        <w:tc>
          <w:tcPr>
            <w:tcW w:w="0" w:type="auto"/>
            <w:hideMark/>
          </w:tcPr>
          <w:p w:rsidR="00513728" w:rsidRDefault="00513728">
            <w:pPr>
              <w:pStyle w:val="Bibliography"/>
              <w:rPr>
                <w:ins w:id="1036" w:author="Bill" w:date="2012-06-04T07:27:00Z"/>
                <w:noProof/>
              </w:rPr>
            </w:pPr>
            <w:ins w:id="1037" w:author="Bill" w:date="2012-06-04T07:27:00Z">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ins>
          </w:p>
        </w:tc>
      </w:tr>
      <w:tr w:rsidR="00513728">
        <w:trPr>
          <w:tblCellSpacing w:w="15" w:type="dxa"/>
          <w:ins w:id="1038" w:author="Bill" w:date="2012-06-04T07:27:00Z"/>
        </w:trPr>
        <w:tc>
          <w:tcPr>
            <w:tcW w:w="50" w:type="pct"/>
            <w:hideMark/>
          </w:tcPr>
          <w:p w:rsidR="00513728" w:rsidRDefault="00513728">
            <w:pPr>
              <w:pStyle w:val="Bibliography"/>
              <w:rPr>
                <w:ins w:id="1039" w:author="Bill" w:date="2012-06-04T07:27:00Z"/>
                <w:noProof/>
              </w:rPr>
            </w:pPr>
            <w:ins w:id="1040" w:author="Bill" w:date="2012-06-04T07:27:00Z">
              <w:r>
                <w:rPr>
                  <w:noProof/>
                </w:rPr>
                <w:t xml:space="preserve">[26] </w:t>
              </w:r>
            </w:ins>
          </w:p>
        </w:tc>
        <w:tc>
          <w:tcPr>
            <w:tcW w:w="0" w:type="auto"/>
            <w:hideMark/>
          </w:tcPr>
          <w:p w:rsidR="00513728" w:rsidRDefault="00513728">
            <w:pPr>
              <w:pStyle w:val="Bibliography"/>
              <w:rPr>
                <w:ins w:id="1041" w:author="Bill" w:date="2012-06-04T07:27:00Z"/>
                <w:noProof/>
              </w:rPr>
            </w:pPr>
            <w:ins w:id="1042" w:author="Bill" w:date="2012-06-04T07:27:00Z">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ins>
          </w:p>
        </w:tc>
      </w:tr>
      <w:tr w:rsidR="00513728">
        <w:trPr>
          <w:tblCellSpacing w:w="15" w:type="dxa"/>
          <w:ins w:id="1043" w:author="Bill" w:date="2012-06-04T07:27:00Z"/>
        </w:trPr>
        <w:tc>
          <w:tcPr>
            <w:tcW w:w="50" w:type="pct"/>
            <w:hideMark/>
          </w:tcPr>
          <w:p w:rsidR="00513728" w:rsidRDefault="00513728">
            <w:pPr>
              <w:pStyle w:val="Bibliography"/>
              <w:rPr>
                <w:ins w:id="1044" w:author="Bill" w:date="2012-06-04T07:27:00Z"/>
                <w:noProof/>
              </w:rPr>
            </w:pPr>
            <w:ins w:id="1045" w:author="Bill" w:date="2012-06-04T07:27:00Z">
              <w:r>
                <w:rPr>
                  <w:noProof/>
                </w:rPr>
                <w:t xml:space="preserve">[27] </w:t>
              </w:r>
            </w:ins>
          </w:p>
        </w:tc>
        <w:tc>
          <w:tcPr>
            <w:tcW w:w="0" w:type="auto"/>
            <w:hideMark/>
          </w:tcPr>
          <w:p w:rsidR="00513728" w:rsidRDefault="00513728">
            <w:pPr>
              <w:pStyle w:val="Bibliography"/>
              <w:rPr>
                <w:ins w:id="1046" w:author="Bill" w:date="2012-06-04T07:27:00Z"/>
                <w:noProof/>
              </w:rPr>
            </w:pPr>
            <w:ins w:id="1047" w:author="Bill" w:date="2012-06-04T07:27:00Z">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ins>
          </w:p>
        </w:tc>
      </w:tr>
      <w:tr w:rsidR="00513728">
        <w:trPr>
          <w:tblCellSpacing w:w="15" w:type="dxa"/>
          <w:ins w:id="1048" w:author="Bill" w:date="2012-06-04T07:27:00Z"/>
        </w:trPr>
        <w:tc>
          <w:tcPr>
            <w:tcW w:w="50" w:type="pct"/>
            <w:hideMark/>
          </w:tcPr>
          <w:p w:rsidR="00513728" w:rsidRDefault="00513728">
            <w:pPr>
              <w:pStyle w:val="Bibliography"/>
              <w:rPr>
                <w:ins w:id="1049" w:author="Bill" w:date="2012-06-04T07:27:00Z"/>
                <w:noProof/>
              </w:rPr>
            </w:pPr>
            <w:ins w:id="1050" w:author="Bill" w:date="2012-06-04T07:27:00Z">
              <w:r>
                <w:rPr>
                  <w:noProof/>
                </w:rPr>
                <w:t xml:space="preserve">[28] </w:t>
              </w:r>
            </w:ins>
          </w:p>
        </w:tc>
        <w:tc>
          <w:tcPr>
            <w:tcW w:w="0" w:type="auto"/>
            <w:hideMark/>
          </w:tcPr>
          <w:p w:rsidR="00513728" w:rsidRDefault="00513728">
            <w:pPr>
              <w:pStyle w:val="Bibliography"/>
              <w:rPr>
                <w:ins w:id="1051" w:author="Bill" w:date="2012-06-04T07:27:00Z"/>
                <w:noProof/>
              </w:rPr>
            </w:pPr>
            <w:ins w:id="1052" w:author="Bill" w:date="2012-06-04T07:27:00Z">
              <w:r>
                <w:rPr>
                  <w:noProof/>
                </w:rPr>
                <w:t>Willow Garage, "ROS," [Online]. Available: http://www.willowgarage.com/pages/software/ros-platform. [Accessed 4 May 2012].</w:t>
              </w:r>
            </w:ins>
          </w:p>
        </w:tc>
      </w:tr>
      <w:tr w:rsidR="00513728">
        <w:trPr>
          <w:tblCellSpacing w:w="15" w:type="dxa"/>
          <w:ins w:id="1053" w:author="Bill" w:date="2012-06-04T07:27:00Z"/>
        </w:trPr>
        <w:tc>
          <w:tcPr>
            <w:tcW w:w="50" w:type="pct"/>
            <w:hideMark/>
          </w:tcPr>
          <w:p w:rsidR="00513728" w:rsidRDefault="00513728">
            <w:pPr>
              <w:pStyle w:val="Bibliography"/>
              <w:rPr>
                <w:ins w:id="1054" w:author="Bill" w:date="2012-06-04T07:27:00Z"/>
                <w:noProof/>
              </w:rPr>
            </w:pPr>
            <w:ins w:id="1055" w:author="Bill" w:date="2012-06-04T07:27:00Z">
              <w:r>
                <w:rPr>
                  <w:noProof/>
                </w:rPr>
                <w:t xml:space="preserve">[29] </w:t>
              </w:r>
            </w:ins>
          </w:p>
        </w:tc>
        <w:tc>
          <w:tcPr>
            <w:tcW w:w="0" w:type="auto"/>
            <w:hideMark/>
          </w:tcPr>
          <w:p w:rsidR="00513728" w:rsidRDefault="00513728">
            <w:pPr>
              <w:pStyle w:val="Bibliography"/>
              <w:rPr>
                <w:ins w:id="1056" w:author="Bill" w:date="2012-06-04T07:27:00Z"/>
                <w:noProof/>
              </w:rPr>
            </w:pPr>
            <w:ins w:id="1057" w:author="Bill" w:date="2012-06-04T07:27:00Z">
              <w:r>
                <w:rPr>
                  <w:noProof/>
                </w:rPr>
                <w:t>B. P. Gerkey, "AMCL Package Summary," 3 August 2011. [Online]. Available: http://www.ros.org/wiki/amcl. [Accessed 9 May 2012].</w:t>
              </w:r>
            </w:ins>
          </w:p>
        </w:tc>
      </w:tr>
      <w:tr w:rsidR="00513728">
        <w:trPr>
          <w:tblCellSpacing w:w="15" w:type="dxa"/>
          <w:ins w:id="1058" w:author="Bill" w:date="2012-06-04T07:27:00Z"/>
        </w:trPr>
        <w:tc>
          <w:tcPr>
            <w:tcW w:w="50" w:type="pct"/>
            <w:hideMark/>
          </w:tcPr>
          <w:p w:rsidR="00513728" w:rsidRDefault="00513728">
            <w:pPr>
              <w:pStyle w:val="Bibliography"/>
              <w:rPr>
                <w:ins w:id="1059" w:author="Bill" w:date="2012-06-04T07:27:00Z"/>
                <w:noProof/>
              </w:rPr>
            </w:pPr>
            <w:ins w:id="1060" w:author="Bill" w:date="2012-06-04T07:27:00Z">
              <w:r>
                <w:rPr>
                  <w:noProof/>
                </w:rPr>
                <w:t xml:space="preserve">[30] </w:t>
              </w:r>
            </w:ins>
          </w:p>
        </w:tc>
        <w:tc>
          <w:tcPr>
            <w:tcW w:w="0" w:type="auto"/>
            <w:hideMark/>
          </w:tcPr>
          <w:p w:rsidR="00513728" w:rsidRDefault="00513728">
            <w:pPr>
              <w:pStyle w:val="Bibliography"/>
              <w:rPr>
                <w:ins w:id="1061" w:author="Bill" w:date="2012-06-04T07:27:00Z"/>
                <w:noProof/>
              </w:rPr>
            </w:pPr>
            <w:ins w:id="1062" w:author="Bill" w:date="2012-06-04T07:27:00Z">
              <w:r>
                <w:rPr>
                  <w:noProof/>
                </w:rPr>
                <w:t xml:space="preserve">E. M. Perko, "Precision Navigation for Indoor Mobile Robots," 2012. </w:t>
              </w:r>
            </w:ins>
          </w:p>
        </w:tc>
      </w:tr>
      <w:tr w:rsidR="00513728">
        <w:trPr>
          <w:tblCellSpacing w:w="15" w:type="dxa"/>
          <w:ins w:id="1063" w:author="Bill" w:date="2012-06-04T07:27:00Z"/>
        </w:trPr>
        <w:tc>
          <w:tcPr>
            <w:tcW w:w="50" w:type="pct"/>
            <w:hideMark/>
          </w:tcPr>
          <w:p w:rsidR="00513728" w:rsidRDefault="00513728">
            <w:pPr>
              <w:pStyle w:val="Bibliography"/>
              <w:rPr>
                <w:ins w:id="1064" w:author="Bill" w:date="2012-06-04T07:27:00Z"/>
                <w:noProof/>
              </w:rPr>
            </w:pPr>
            <w:ins w:id="1065" w:author="Bill" w:date="2012-06-04T07:27:00Z">
              <w:r>
                <w:rPr>
                  <w:noProof/>
                </w:rPr>
                <w:t xml:space="preserve">[31] </w:t>
              </w:r>
            </w:ins>
          </w:p>
        </w:tc>
        <w:tc>
          <w:tcPr>
            <w:tcW w:w="0" w:type="auto"/>
            <w:hideMark/>
          </w:tcPr>
          <w:p w:rsidR="00513728" w:rsidRDefault="00513728">
            <w:pPr>
              <w:pStyle w:val="Bibliography"/>
              <w:rPr>
                <w:ins w:id="1066" w:author="Bill" w:date="2012-06-04T07:27:00Z"/>
                <w:noProof/>
              </w:rPr>
            </w:pPr>
            <w:ins w:id="1067" w:author="Bill" w:date="2012-06-04T07:27:00Z">
              <w:r>
                <w:rPr>
                  <w:noProof/>
                </w:rPr>
                <w:t xml:space="preserve">OpenNI, "About OpenNI," DotNetNuke Corporation, 2011. [Online]. </w:t>
              </w:r>
              <w:r>
                <w:rPr>
                  <w:noProof/>
                </w:rPr>
                <w:lastRenderedPageBreak/>
                <w:t>Available: http://www.openni.org/About.aspx. [Accessed 9 May 2012].</w:t>
              </w:r>
            </w:ins>
          </w:p>
        </w:tc>
      </w:tr>
      <w:tr w:rsidR="00513728">
        <w:trPr>
          <w:tblCellSpacing w:w="15" w:type="dxa"/>
          <w:ins w:id="1068" w:author="Bill" w:date="2012-06-04T07:27:00Z"/>
        </w:trPr>
        <w:tc>
          <w:tcPr>
            <w:tcW w:w="50" w:type="pct"/>
            <w:hideMark/>
          </w:tcPr>
          <w:p w:rsidR="00513728" w:rsidRDefault="00513728">
            <w:pPr>
              <w:pStyle w:val="Bibliography"/>
              <w:rPr>
                <w:ins w:id="1069" w:author="Bill" w:date="2012-06-04T07:27:00Z"/>
                <w:noProof/>
              </w:rPr>
            </w:pPr>
            <w:ins w:id="1070" w:author="Bill" w:date="2012-06-04T07:27:00Z">
              <w:r>
                <w:rPr>
                  <w:noProof/>
                </w:rPr>
                <w:lastRenderedPageBreak/>
                <w:t xml:space="preserve">[32] </w:t>
              </w:r>
            </w:ins>
          </w:p>
        </w:tc>
        <w:tc>
          <w:tcPr>
            <w:tcW w:w="0" w:type="auto"/>
            <w:hideMark/>
          </w:tcPr>
          <w:p w:rsidR="00513728" w:rsidRDefault="00513728">
            <w:pPr>
              <w:pStyle w:val="Bibliography"/>
              <w:rPr>
                <w:ins w:id="1071" w:author="Bill" w:date="2012-06-04T07:27:00Z"/>
                <w:noProof/>
              </w:rPr>
            </w:pPr>
            <w:ins w:id="1072" w:author="Bill" w:date="2012-06-04T07:27:00Z">
              <w:r>
                <w:rPr>
                  <w:noProof/>
                </w:rPr>
                <w:t>PrimeSense, Ltd., "PrimeSense Natural Interraction," 2011. [Online]. Available: http://www.primesense.com/nite. [Accessed 9 May 2012].</w:t>
              </w:r>
            </w:ins>
          </w:p>
        </w:tc>
      </w:tr>
      <w:tr w:rsidR="00513728">
        <w:trPr>
          <w:tblCellSpacing w:w="15" w:type="dxa"/>
          <w:ins w:id="1073" w:author="Bill" w:date="2012-06-04T07:27:00Z"/>
        </w:trPr>
        <w:tc>
          <w:tcPr>
            <w:tcW w:w="50" w:type="pct"/>
            <w:hideMark/>
          </w:tcPr>
          <w:p w:rsidR="00513728" w:rsidRDefault="00513728">
            <w:pPr>
              <w:pStyle w:val="Bibliography"/>
              <w:rPr>
                <w:ins w:id="1074" w:author="Bill" w:date="2012-06-04T07:27:00Z"/>
                <w:noProof/>
              </w:rPr>
            </w:pPr>
            <w:ins w:id="1075" w:author="Bill" w:date="2012-06-04T07:27:00Z">
              <w:r>
                <w:rPr>
                  <w:noProof/>
                </w:rPr>
                <w:t xml:space="preserve">[33] </w:t>
              </w:r>
            </w:ins>
          </w:p>
        </w:tc>
        <w:tc>
          <w:tcPr>
            <w:tcW w:w="0" w:type="auto"/>
            <w:hideMark/>
          </w:tcPr>
          <w:p w:rsidR="00513728" w:rsidRDefault="00513728">
            <w:pPr>
              <w:pStyle w:val="Bibliography"/>
              <w:rPr>
                <w:ins w:id="1076" w:author="Bill" w:date="2012-06-04T07:27:00Z"/>
                <w:noProof/>
              </w:rPr>
            </w:pPr>
            <w:ins w:id="1077" w:author="Bill" w:date="2012-06-04T07:27:00Z">
              <w:r>
                <w:rPr>
                  <w:noProof/>
                </w:rPr>
                <w:t>Robotzone, LLC., "DDP155 Base Pan," 2012. [Online]. Available: http://www.servocity.com/html/ddp155_base_pan.html. [Accessed 9 May 2012].</w:t>
              </w:r>
            </w:ins>
          </w:p>
        </w:tc>
      </w:tr>
      <w:tr w:rsidR="00513728">
        <w:trPr>
          <w:tblCellSpacing w:w="15" w:type="dxa"/>
          <w:ins w:id="1078" w:author="Bill" w:date="2012-06-04T07:27:00Z"/>
        </w:trPr>
        <w:tc>
          <w:tcPr>
            <w:tcW w:w="50" w:type="pct"/>
            <w:hideMark/>
          </w:tcPr>
          <w:p w:rsidR="00513728" w:rsidRDefault="00513728">
            <w:pPr>
              <w:pStyle w:val="Bibliography"/>
              <w:rPr>
                <w:ins w:id="1079" w:author="Bill" w:date="2012-06-04T07:27:00Z"/>
                <w:noProof/>
              </w:rPr>
            </w:pPr>
            <w:ins w:id="1080" w:author="Bill" w:date="2012-06-04T07:27:00Z">
              <w:r>
                <w:rPr>
                  <w:noProof/>
                </w:rPr>
                <w:t xml:space="preserve">[34] </w:t>
              </w:r>
            </w:ins>
          </w:p>
        </w:tc>
        <w:tc>
          <w:tcPr>
            <w:tcW w:w="0" w:type="auto"/>
            <w:hideMark/>
          </w:tcPr>
          <w:p w:rsidR="00513728" w:rsidRDefault="00513728">
            <w:pPr>
              <w:pStyle w:val="Bibliography"/>
              <w:rPr>
                <w:ins w:id="1081" w:author="Bill" w:date="2012-06-04T07:27:00Z"/>
                <w:noProof/>
              </w:rPr>
            </w:pPr>
            <w:ins w:id="1082" w:author="Bill" w:date="2012-06-04T07:27:00Z">
              <w:r>
                <w:rPr>
                  <w:noProof/>
                </w:rPr>
                <w:t>Phidgets, Inc., "1066_0 PhidgetAdvancedServo 1-Motor," 2011. [Online]. Available: http://www.phidgets.com/products.php?product_id=1066_0. [Accessed 9 May 2012].</w:t>
              </w:r>
            </w:ins>
          </w:p>
        </w:tc>
      </w:tr>
      <w:tr w:rsidR="00513728">
        <w:trPr>
          <w:tblCellSpacing w:w="15" w:type="dxa"/>
          <w:ins w:id="1083" w:author="Bill" w:date="2012-06-04T07:27:00Z"/>
        </w:trPr>
        <w:tc>
          <w:tcPr>
            <w:tcW w:w="50" w:type="pct"/>
            <w:hideMark/>
          </w:tcPr>
          <w:p w:rsidR="00513728" w:rsidRDefault="00513728">
            <w:pPr>
              <w:pStyle w:val="Bibliography"/>
              <w:rPr>
                <w:ins w:id="1084" w:author="Bill" w:date="2012-06-04T07:27:00Z"/>
                <w:noProof/>
              </w:rPr>
            </w:pPr>
            <w:ins w:id="1085" w:author="Bill" w:date="2012-06-04T07:27:00Z">
              <w:r>
                <w:rPr>
                  <w:noProof/>
                </w:rPr>
                <w:t xml:space="preserve">[35] </w:t>
              </w:r>
            </w:ins>
          </w:p>
        </w:tc>
        <w:tc>
          <w:tcPr>
            <w:tcW w:w="0" w:type="auto"/>
            <w:hideMark/>
          </w:tcPr>
          <w:p w:rsidR="00513728" w:rsidRDefault="00513728">
            <w:pPr>
              <w:pStyle w:val="Bibliography"/>
              <w:rPr>
                <w:ins w:id="1086" w:author="Bill" w:date="2012-06-04T07:27:00Z"/>
                <w:noProof/>
              </w:rPr>
            </w:pPr>
            <w:ins w:id="1087" w:author="Bill" w:date="2012-06-04T07:27:00Z">
              <w:r>
                <w:rPr>
                  <w:noProof/>
                </w:rPr>
                <w:t>M. Likhachev, "Search-based Planning with Motion Primitives," 2009. [Online]. Available: http://www.cs.cmu.edu/~maxim/files/tutorials/robschooltutorial_oct10.pdf. [Accessed 30 4 2012].</w:t>
              </w:r>
            </w:ins>
          </w:p>
        </w:tc>
      </w:tr>
      <w:tr w:rsidR="00513728">
        <w:trPr>
          <w:tblCellSpacing w:w="15" w:type="dxa"/>
          <w:ins w:id="1088" w:author="Bill" w:date="2012-06-04T07:27:00Z"/>
        </w:trPr>
        <w:tc>
          <w:tcPr>
            <w:tcW w:w="50" w:type="pct"/>
            <w:hideMark/>
          </w:tcPr>
          <w:p w:rsidR="00513728" w:rsidRDefault="00513728">
            <w:pPr>
              <w:pStyle w:val="Bibliography"/>
              <w:rPr>
                <w:ins w:id="1089" w:author="Bill" w:date="2012-06-04T07:27:00Z"/>
                <w:noProof/>
              </w:rPr>
            </w:pPr>
            <w:ins w:id="1090" w:author="Bill" w:date="2012-06-04T07:27:00Z">
              <w:r>
                <w:rPr>
                  <w:noProof/>
                </w:rPr>
                <w:t xml:space="preserve">[36] </w:t>
              </w:r>
            </w:ins>
          </w:p>
        </w:tc>
        <w:tc>
          <w:tcPr>
            <w:tcW w:w="0" w:type="auto"/>
            <w:hideMark/>
          </w:tcPr>
          <w:p w:rsidR="00513728" w:rsidRDefault="00513728">
            <w:pPr>
              <w:pStyle w:val="Bibliography"/>
              <w:rPr>
                <w:ins w:id="1091" w:author="Bill" w:date="2012-06-04T07:27:00Z"/>
                <w:noProof/>
              </w:rPr>
            </w:pPr>
            <w:ins w:id="1092" w:author="Bill" w:date="2012-06-04T07:27:00Z">
              <w:r>
                <w:rPr>
                  <w:noProof/>
                </w:rPr>
                <w:t>E. Marder-Eppstein, "Costmap_2d Package Summary," 11 August 2011. [Online]. Available: http://www.ros.org/wiki/costmap_2d. [Accessed 9 May 2012].</w:t>
              </w:r>
            </w:ins>
          </w:p>
        </w:tc>
      </w:tr>
    </w:tbl>
    <w:p w:rsidR="00513728" w:rsidRDefault="00513728">
      <w:pPr>
        <w:rPr>
          <w:ins w:id="1093" w:author="Bill" w:date="2012-06-04T07:27:00Z"/>
          <w:rFonts w:eastAsia="Times New Roman"/>
          <w:noProof/>
        </w:rPr>
      </w:pPr>
    </w:p>
    <w:p w:rsidR="00807468" w:rsidDel="00513728" w:rsidRDefault="00807468" w:rsidP="004D3EFF">
      <w:pPr>
        <w:rPr>
          <w:del w:id="1094" w:author="Bill" w:date="2012-06-04T07:27:00Z"/>
          <w:rFonts w:asciiTheme="minorHAnsi" w:hAnsiTheme="minorHAnsi"/>
          <w:noProof/>
          <w:sz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07468" w:rsidDel="00513728">
        <w:trPr>
          <w:tblCellSpacing w:w="15" w:type="dxa"/>
          <w:del w:id="1095" w:author="Bill" w:date="2012-06-04T07:27:00Z"/>
        </w:trPr>
        <w:tc>
          <w:tcPr>
            <w:tcW w:w="50" w:type="pct"/>
            <w:hideMark/>
          </w:tcPr>
          <w:p w:rsidR="00807468" w:rsidDel="00513728" w:rsidRDefault="00807468">
            <w:pPr>
              <w:pStyle w:val="Bibliography"/>
              <w:rPr>
                <w:del w:id="1096" w:author="Bill" w:date="2012-06-04T07:27:00Z"/>
                <w:noProof/>
              </w:rPr>
            </w:pPr>
            <w:del w:id="1097" w:author="Bill" w:date="2012-06-04T07:27:00Z">
              <w:r w:rsidDel="00513728">
                <w:rPr>
                  <w:noProof/>
                </w:rPr>
                <w:delText xml:space="preserve">[1] </w:delText>
              </w:r>
            </w:del>
          </w:p>
        </w:tc>
        <w:tc>
          <w:tcPr>
            <w:tcW w:w="0" w:type="auto"/>
            <w:hideMark/>
          </w:tcPr>
          <w:p w:rsidR="00807468" w:rsidDel="00513728" w:rsidRDefault="00807468">
            <w:pPr>
              <w:pStyle w:val="Bibliography"/>
              <w:rPr>
                <w:del w:id="1098" w:author="Bill" w:date="2012-06-04T07:27:00Z"/>
                <w:noProof/>
              </w:rPr>
            </w:pPr>
            <w:del w:id="1099" w:author="Bill" w:date="2012-06-04T07:27:00Z">
              <w:r w:rsidDel="00513728">
                <w:rPr>
                  <w:noProof/>
                </w:rPr>
                <w:delText xml:space="preserve">C. Rockey, </w:delText>
              </w:r>
              <w:r w:rsidDel="00513728">
                <w:rPr>
                  <w:i/>
                  <w:iCs/>
                  <w:noProof/>
                </w:rPr>
                <w:delText xml:space="preserve">Low-Cost Sensor Package for Smart Wheelchair Obstacle Avoidance, </w:delText>
              </w:r>
              <w:r w:rsidDel="00513728">
                <w:rPr>
                  <w:noProof/>
                </w:rPr>
                <w:delText xml:space="preserve">Case Western Reserve University, EECS dept., 2012. </w:delText>
              </w:r>
            </w:del>
          </w:p>
        </w:tc>
      </w:tr>
      <w:tr w:rsidR="00807468" w:rsidDel="00513728">
        <w:trPr>
          <w:tblCellSpacing w:w="15" w:type="dxa"/>
          <w:del w:id="1100" w:author="Bill" w:date="2012-06-04T07:27:00Z"/>
        </w:trPr>
        <w:tc>
          <w:tcPr>
            <w:tcW w:w="50" w:type="pct"/>
            <w:hideMark/>
          </w:tcPr>
          <w:p w:rsidR="00807468" w:rsidDel="00513728" w:rsidRDefault="00807468">
            <w:pPr>
              <w:pStyle w:val="Bibliography"/>
              <w:rPr>
                <w:del w:id="1101" w:author="Bill" w:date="2012-06-04T07:27:00Z"/>
                <w:noProof/>
              </w:rPr>
            </w:pPr>
            <w:del w:id="1102" w:author="Bill" w:date="2012-06-04T07:27:00Z">
              <w:r w:rsidDel="00513728">
                <w:rPr>
                  <w:noProof/>
                </w:rPr>
                <w:delText xml:space="preserve">[2] </w:delText>
              </w:r>
            </w:del>
          </w:p>
        </w:tc>
        <w:tc>
          <w:tcPr>
            <w:tcW w:w="0" w:type="auto"/>
            <w:hideMark/>
          </w:tcPr>
          <w:p w:rsidR="00807468" w:rsidDel="00513728" w:rsidRDefault="00807468">
            <w:pPr>
              <w:pStyle w:val="Bibliography"/>
              <w:rPr>
                <w:del w:id="1103" w:author="Bill" w:date="2012-06-04T07:27:00Z"/>
                <w:noProof/>
              </w:rPr>
            </w:pPr>
            <w:del w:id="1104" w:author="Bill" w:date="2012-06-04T07:27:00Z">
              <w:r w:rsidDel="00513728">
                <w:rPr>
                  <w:noProof/>
                </w:rPr>
                <w:delText xml:space="preserve">T. Germa, F. Lerasle, N. Ouadah, V. Cadenat and M. Devy, "Vision and RFID-based Person Tracking in Crowds from a Mobile Robot," in </w:delText>
              </w:r>
              <w:r w:rsidDel="00513728">
                <w:rPr>
                  <w:i/>
                  <w:iCs/>
                  <w:noProof/>
                </w:rPr>
                <w:delText>IEEE/RSJ International Conference on Intelligent Robots and Systems</w:delText>
              </w:r>
              <w:r w:rsidDel="00513728">
                <w:rPr>
                  <w:noProof/>
                </w:rPr>
                <w:delText xml:space="preserve">, St. Louis, 2009. </w:delText>
              </w:r>
            </w:del>
          </w:p>
        </w:tc>
      </w:tr>
      <w:tr w:rsidR="00807468" w:rsidDel="00513728">
        <w:trPr>
          <w:tblCellSpacing w:w="15" w:type="dxa"/>
          <w:del w:id="1105" w:author="Bill" w:date="2012-06-04T07:27:00Z"/>
        </w:trPr>
        <w:tc>
          <w:tcPr>
            <w:tcW w:w="50" w:type="pct"/>
            <w:hideMark/>
          </w:tcPr>
          <w:p w:rsidR="00807468" w:rsidDel="00513728" w:rsidRDefault="00807468">
            <w:pPr>
              <w:pStyle w:val="Bibliography"/>
              <w:rPr>
                <w:del w:id="1106" w:author="Bill" w:date="2012-06-04T07:27:00Z"/>
                <w:noProof/>
              </w:rPr>
            </w:pPr>
            <w:del w:id="1107" w:author="Bill" w:date="2012-06-04T07:27:00Z">
              <w:r w:rsidDel="00513728">
                <w:rPr>
                  <w:noProof/>
                </w:rPr>
                <w:delText xml:space="preserve">[3] </w:delText>
              </w:r>
            </w:del>
          </w:p>
        </w:tc>
        <w:tc>
          <w:tcPr>
            <w:tcW w:w="0" w:type="auto"/>
            <w:hideMark/>
          </w:tcPr>
          <w:p w:rsidR="00807468" w:rsidDel="00513728" w:rsidRDefault="00807468">
            <w:pPr>
              <w:pStyle w:val="Bibliography"/>
              <w:rPr>
                <w:del w:id="1108" w:author="Bill" w:date="2012-06-04T07:27:00Z"/>
                <w:noProof/>
              </w:rPr>
            </w:pPr>
            <w:del w:id="1109" w:author="Bill" w:date="2012-06-04T07:27:00Z">
              <w:r w:rsidDel="00513728">
                <w:rPr>
                  <w:noProof/>
                </w:rPr>
                <w:delText xml:space="preserve">P. Viola and M. J. Jones, "Robust Real-Time Face Detection," </w:delText>
              </w:r>
              <w:r w:rsidDel="00513728">
                <w:rPr>
                  <w:i/>
                  <w:iCs/>
                  <w:noProof/>
                </w:rPr>
                <w:delText xml:space="preserve">International Journal of Computer Vision, </w:delText>
              </w:r>
              <w:r w:rsidDel="00513728">
                <w:rPr>
                  <w:noProof/>
                </w:rPr>
                <w:delText xml:space="preserve">vol. 57, no. 2, pp. 137-154, 2004. </w:delText>
              </w:r>
            </w:del>
          </w:p>
        </w:tc>
      </w:tr>
      <w:tr w:rsidR="00807468" w:rsidDel="00513728">
        <w:trPr>
          <w:tblCellSpacing w:w="15" w:type="dxa"/>
          <w:del w:id="1110" w:author="Bill" w:date="2012-06-04T07:27:00Z"/>
        </w:trPr>
        <w:tc>
          <w:tcPr>
            <w:tcW w:w="50" w:type="pct"/>
            <w:hideMark/>
          </w:tcPr>
          <w:p w:rsidR="00807468" w:rsidDel="00513728" w:rsidRDefault="00807468">
            <w:pPr>
              <w:pStyle w:val="Bibliography"/>
              <w:rPr>
                <w:del w:id="1111" w:author="Bill" w:date="2012-06-04T07:27:00Z"/>
                <w:noProof/>
              </w:rPr>
            </w:pPr>
            <w:del w:id="1112" w:author="Bill" w:date="2012-06-04T07:27:00Z">
              <w:r w:rsidDel="00513728">
                <w:rPr>
                  <w:noProof/>
                </w:rPr>
                <w:delText xml:space="preserve">[4] </w:delText>
              </w:r>
            </w:del>
          </w:p>
        </w:tc>
        <w:tc>
          <w:tcPr>
            <w:tcW w:w="0" w:type="auto"/>
            <w:hideMark/>
          </w:tcPr>
          <w:p w:rsidR="00807468" w:rsidDel="00513728" w:rsidRDefault="00807468">
            <w:pPr>
              <w:pStyle w:val="Bibliography"/>
              <w:rPr>
                <w:del w:id="1113" w:author="Bill" w:date="2012-06-04T07:27:00Z"/>
                <w:noProof/>
              </w:rPr>
            </w:pPr>
            <w:del w:id="1114" w:author="Bill" w:date="2012-06-04T07:27:00Z">
              <w:r w:rsidDel="00513728">
                <w:rPr>
                  <w:noProof/>
                </w:rPr>
                <w:delText xml:space="preserve">A. Shashua, Y. Gdalyahu and G. Hayun, "Pedestrian detection for driving assistance systems: single-frame classification and system level performance," in </w:delText>
              </w:r>
              <w:r w:rsidDel="00513728">
                <w:rPr>
                  <w:i/>
                  <w:iCs/>
                  <w:noProof/>
                </w:rPr>
                <w:delText>Intelligent Vehicles Symposium</w:delText>
              </w:r>
              <w:r w:rsidDel="00513728">
                <w:rPr>
                  <w:noProof/>
                </w:rPr>
                <w:delText xml:space="preserve">, 2004. </w:delText>
              </w:r>
            </w:del>
          </w:p>
        </w:tc>
      </w:tr>
      <w:tr w:rsidR="00807468" w:rsidDel="00513728">
        <w:trPr>
          <w:tblCellSpacing w:w="15" w:type="dxa"/>
          <w:del w:id="1115" w:author="Bill" w:date="2012-06-04T07:27:00Z"/>
        </w:trPr>
        <w:tc>
          <w:tcPr>
            <w:tcW w:w="50" w:type="pct"/>
            <w:hideMark/>
          </w:tcPr>
          <w:p w:rsidR="00807468" w:rsidDel="00513728" w:rsidRDefault="00807468">
            <w:pPr>
              <w:pStyle w:val="Bibliography"/>
              <w:rPr>
                <w:del w:id="1116" w:author="Bill" w:date="2012-06-04T07:27:00Z"/>
                <w:noProof/>
              </w:rPr>
            </w:pPr>
            <w:del w:id="1117" w:author="Bill" w:date="2012-06-04T07:27:00Z">
              <w:r w:rsidDel="00513728">
                <w:rPr>
                  <w:noProof/>
                </w:rPr>
                <w:delText xml:space="preserve">[5] </w:delText>
              </w:r>
            </w:del>
          </w:p>
        </w:tc>
        <w:tc>
          <w:tcPr>
            <w:tcW w:w="0" w:type="auto"/>
            <w:hideMark/>
          </w:tcPr>
          <w:p w:rsidR="00807468" w:rsidDel="00513728" w:rsidRDefault="00807468">
            <w:pPr>
              <w:pStyle w:val="Bibliography"/>
              <w:rPr>
                <w:del w:id="1118" w:author="Bill" w:date="2012-06-04T07:27:00Z"/>
                <w:noProof/>
              </w:rPr>
            </w:pPr>
            <w:del w:id="1119" w:author="Bill" w:date="2012-06-04T07:27:00Z">
              <w:r w:rsidDel="00513728">
                <w:rPr>
                  <w:noProof/>
                </w:rPr>
                <w:delText xml:space="preserve">D. Calisi, L. Iocchi and R. Leone, "Person Following through Appearance Models and Stereo Vision using a Mobile Robot," in </w:delText>
              </w:r>
              <w:r w:rsidDel="00513728">
                <w:rPr>
                  <w:i/>
                  <w:iCs/>
                  <w:noProof/>
                </w:rPr>
                <w:delText>Proceedings of VISAPP-2007 Workshop on Robot Vision</w:delText>
              </w:r>
              <w:r w:rsidDel="00513728">
                <w:rPr>
                  <w:noProof/>
                </w:rPr>
                <w:delText xml:space="preserve">, 2007. </w:delText>
              </w:r>
            </w:del>
          </w:p>
        </w:tc>
      </w:tr>
      <w:tr w:rsidR="00807468" w:rsidDel="00513728">
        <w:trPr>
          <w:tblCellSpacing w:w="15" w:type="dxa"/>
          <w:del w:id="1120" w:author="Bill" w:date="2012-06-04T07:27:00Z"/>
        </w:trPr>
        <w:tc>
          <w:tcPr>
            <w:tcW w:w="50" w:type="pct"/>
            <w:hideMark/>
          </w:tcPr>
          <w:p w:rsidR="00807468" w:rsidDel="00513728" w:rsidRDefault="00807468">
            <w:pPr>
              <w:pStyle w:val="Bibliography"/>
              <w:rPr>
                <w:del w:id="1121" w:author="Bill" w:date="2012-06-04T07:27:00Z"/>
                <w:noProof/>
              </w:rPr>
            </w:pPr>
            <w:del w:id="1122" w:author="Bill" w:date="2012-06-04T07:27:00Z">
              <w:r w:rsidDel="00513728">
                <w:rPr>
                  <w:noProof/>
                </w:rPr>
                <w:delText xml:space="preserve">[6] </w:delText>
              </w:r>
            </w:del>
          </w:p>
        </w:tc>
        <w:tc>
          <w:tcPr>
            <w:tcW w:w="0" w:type="auto"/>
            <w:hideMark/>
          </w:tcPr>
          <w:p w:rsidR="00807468" w:rsidDel="00513728" w:rsidRDefault="00807468">
            <w:pPr>
              <w:pStyle w:val="Bibliography"/>
              <w:rPr>
                <w:del w:id="1123" w:author="Bill" w:date="2012-06-04T07:27:00Z"/>
                <w:noProof/>
              </w:rPr>
            </w:pPr>
            <w:del w:id="1124" w:author="Bill" w:date="2012-06-04T07:27:00Z">
              <w:r w:rsidDel="00513728">
                <w:rPr>
                  <w:noProof/>
                </w:rPr>
                <w:delText xml:space="preserve">M. Kobilarov, G. Sukhatme, J. Hyams and P. Batavia, "People tracking and following with mobile robot using an omnidirectional camera and a laser," in </w:delText>
              </w:r>
              <w:r w:rsidDel="00513728">
                <w:rPr>
                  <w:i/>
                  <w:iCs/>
                  <w:noProof/>
                </w:rPr>
                <w:delText>Proceedings of the 2006 IEEE International Conference on Robotics and Automation</w:delText>
              </w:r>
              <w:r w:rsidDel="00513728">
                <w:rPr>
                  <w:noProof/>
                </w:rPr>
                <w:delText xml:space="preserve">, Orlando, FL, 2006. </w:delText>
              </w:r>
            </w:del>
          </w:p>
        </w:tc>
      </w:tr>
      <w:tr w:rsidR="00807468" w:rsidDel="00513728">
        <w:trPr>
          <w:tblCellSpacing w:w="15" w:type="dxa"/>
          <w:del w:id="1125" w:author="Bill" w:date="2012-06-04T07:27:00Z"/>
        </w:trPr>
        <w:tc>
          <w:tcPr>
            <w:tcW w:w="50" w:type="pct"/>
            <w:hideMark/>
          </w:tcPr>
          <w:p w:rsidR="00807468" w:rsidDel="00513728" w:rsidRDefault="00807468">
            <w:pPr>
              <w:pStyle w:val="Bibliography"/>
              <w:rPr>
                <w:del w:id="1126" w:author="Bill" w:date="2012-06-04T07:27:00Z"/>
                <w:noProof/>
              </w:rPr>
            </w:pPr>
            <w:del w:id="1127" w:author="Bill" w:date="2012-06-04T07:27:00Z">
              <w:r w:rsidDel="00513728">
                <w:rPr>
                  <w:noProof/>
                </w:rPr>
                <w:delText xml:space="preserve">[7] </w:delText>
              </w:r>
            </w:del>
          </w:p>
        </w:tc>
        <w:tc>
          <w:tcPr>
            <w:tcW w:w="0" w:type="auto"/>
            <w:hideMark/>
          </w:tcPr>
          <w:p w:rsidR="00807468" w:rsidDel="00513728" w:rsidRDefault="00807468">
            <w:pPr>
              <w:pStyle w:val="Bibliography"/>
              <w:rPr>
                <w:del w:id="1128" w:author="Bill" w:date="2012-06-04T07:27:00Z"/>
                <w:noProof/>
              </w:rPr>
            </w:pPr>
            <w:del w:id="1129" w:author="Bill" w:date="2012-06-04T07:27:00Z">
              <w:r w:rsidDel="00513728">
                <w:rPr>
                  <w:noProof/>
                </w:rPr>
                <w:delText xml:space="preserve">M. Bansal, S.-H. Jung, B. Matei, J. Eledath and H. Sawhney, "A Real-time Pedestrian Detection System based on Structure and Appearance Classification," in </w:delText>
              </w:r>
              <w:r w:rsidDel="00513728">
                <w:rPr>
                  <w:i/>
                  <w:iCs/>
                  <w:noProof/>
                </w:rPr>
                <w:delText>Robotics and Automation (ICRA), 2010 IEEE International Conference on</w:delText>
              </w:r>
              <w:r w:rsidDel="00513728">
                <w:rPr>
                  <w:noProof/>
                </w:rPr>
                <w:delText xml:space="preserve">, Anchorage, AK, 2010. </w:delText>
              </w:r>
            </w:del>
          </w:p>
        </w:tc>
      </w:tr>
      <w:tr w:rsidR="00807468" w:rsidDel="00513728">
        <w:trPr>
          <w:tblCellSpacing w:w="15" w:type="dxa"/>
          <w:del w:id="1130" w:author="Bill" w:date="2012-06-04T07:27:00Z"/>
        </w:trPr>
        <w:tc>
          <w:tcPr>
            <w:tcW w:w="50" w:type="pct"/>
            <w:hideMark/>
          </w:tcPr>
          <w:p w:rsidR="00807468" w:rsidDel="00513728" w:rsidRDefault="00807468">
            <w:pPr>
              <w:pStyle w:val="Bibliography"/>
              <w:rPr>
                <w:del w:id="1131" w:author="Bill" w:date="2012-06-04T07:27:00Z"/>
                <w:noProof/>
              </w:rPr>
            </w:pPr>
            <w:del w:id="1132" w:author="Bill" w:date="2012-06-04T07:27:00Z">
              <w:r w:rsidDel="00513728">
                <w:rPr>
                  <w:noProof/>
                </w:rPr>
                <w:delText xml:space="preserve">[8] </w:delText>
              </w:r>
            </w:del>
          </w:p>
        </w:tc>
        <w:tc>
          <w:tcPr>
            <w:tcW w:w="0" w:type="auto"/>
            <w:hideMark/>
          </w:tcPr>
          <w:p w:rsidR="00807468" w:rsidDel="00513728" w:rsidRDefault="00807468">
            <w:pPr>
              <w:pStyle w:val="Bibliography"/>
              <w:rPr>
                <w:del w:id="1133" w:author="Bill" w:date="2012-06-04T07:27:00Z"/>
                <w:noProof/>
              </w:rPr>
            </w:pPr>
            <w:del w:id="1134" w:author="Bill" w:date="2012-06-04T07:27:00Z">
              <w:r w:rsidDel="00513728">
                <w:rPr>
                  <w:noProof/>
                </w:rPr>
                <w:delText xml:space="preserve">P. Viola and M. Jones, "Rapid object detection using a boosted cascade of simple features," in </w:delText>
              </w:r>
              <w:r w:rsidDel="00513728">
                <w:rPr>
                  <w:i/>
                  <w:iCs/>
                  <w:noProof/>
                </w:rPr>
                <w:delText>IEEE Computer Society Conference on Computer Vision and Pattern Recognition</w:delText>
              </w:r>
              <w:r w:rsidDel="00513728">
                <w:rPr>
                  <w:noProof/>
                </w:rPr>
                <w:delText xml:space="preserve">, 2001. </w:delText>
              </w:r>
            </w:del>
          </w:p>
        </w:tc>
      </w:tr>
      <w:tr w:rsidR="00807468" w:rsidDel="00513728">
        <w:trPr>
          <w:tblCellSpacing w:w="15" w:type="dxa"/>
          <w:del w:id="1135" w:author="Bill" w:date="2012-06-04T07:27:00Z"/>
        </w:trPr>
        <w:tc>
          <w:tcPr>
            <w:tcW w:w="50" w:type="pct"/>
            <w:hideMark/>
          </w:tcPr>
          <w:p w:rsidR="00807468" w:rsidDel="00513728" w:rsidRDefault="00807468">
            <w:pPr>
              <w:pStyle w:val="Bibliography"/>
              <w:rPr>
                <w:del w:id="1136" w:author="Bill" w:date="2012-06-04T07:27:00Z"/>
                <w:noProof/>
              </w:rPr>
            </w:pPr>
            <w:del w:id="1137" w:author="Bill" w:date="2012-06-04T07:27:00Z">
              <w:r w:rsidDel="00513728">
                <w:rPr>
                  <w:noProof/>
                </w:rPr>
                <w:delText xml:space="preserve">[9] </w:delText>
              </w:r>
            </w:del>
          </w:p>
        </w:tc>
        <w:tc>
          <w:tcPr>
            <w:tcW w:w="0" w:type="auto"/>
            <w:hideMark/>
          </w:tcPr>
          <w:p w:rsidR="00807468" w:rsidDel="00513728" w:rsidRDefault="00807468">
            <w:pPr>
              <w:pStyle w:val="Bibliography"/>
              <w:rPr>
                <w:del w:id="1138" w:author="Bill" w:date="2012-06-04T07:27:00Z"/>
                <w:noProof/>
              </w:rPr>
            </w:pPr>
            <w:del w:id="1139" w:author="Bill" w:date="2012-06-04T07:27:00Z">
              <w:r w:rsidDel="00513728">
                <w:rPr>
                  <w:noProof/>
                </w:rPr>
                <w:delText xml:space="preserve">Z. Zivkovic and B. Krose, "Part based people detection using 2D range data and images," in </w:delText>
              </w:r>
              <w:r w:rsidDel="00513728">
                <w:rPr>
                  <w:i/>
                  <w:iCs/>
                  <w:noProof/>
                </w:rPr>
                <w:delText>Proceedings of the 2007 IEEE/RSJ International Conference on Intelligent Robots and Systems</w:delText>
              </w:r>
              <w:r w:rsidDel="00513728">
                <w:rPr>
                  <w:noProof/>
                </w:rPr>
                <w:delText xml:space="preserve">, San Diego, 2007. </w:delText>
              </w:r>
            </w:del>
          </w:p>
        </w:tc>
      </w:tr>
      <w:tr w:rsidR="00807468" w:rsidDel="00513728">
        <w:trPr>
          <w:tblCellSpacing w:w="15" w:type="dxa"/>
          <w:del w:id="1140" w:author="Bill" w:date="2012-06-04T07:27:00Z"/>
        </w:trPr>
        <w:tc>
          <w:tcPr>
            <w:tcW w:w="50" w:type="pct"/>
            <w:hideMark/>
          </w:tcPr>
          <w:p w:rsidR="00807468" w:rsidDel="00513728" w:rsidRDefault="00807468">
            <w:pPr>
              <w:pStyle w:val="Bibliography"/>
              <w:rPr>
                <w:del w:id="1141" w:author="Bill" w:date="2012-06-04T07:27:00Z"/>
                <w:noProof/>
              </w:rPr>
            </w:pPr>
            <w:del w:id="1142" w:author="Bill" w:date="2012-06-04T07:27:00Z">
              <w:r w:rsidDel="00513728">
                <w:rPr>
                  <w:noProof/>
                </w:rPr>
                <w:delText xml:space="preserve">[10] </w:delText>
              </w:r>
            </w:del>
          </w:p>
        </w:tc>
        <w:tc>
          <w:tcPr>
            <w:tcW w:w="0" w:type="auto"/>
            <w:hideMark/>
          </w:tcPr>
          <w:p w:rsidR="00807468" w:rsidDel="00513728" w:rsidRDefault="00807468">
            <w:pPr>
              <w:pStyle w:val="Bibliography"/>
              <w:rPr>
                <w:del w:id="1143" w:author="Bill" w:date="2012-06-04T07:27:00Z"/>
                <w:noProof/>
              </w:rPr>
            </w:pPr>
            <w:del w:id="1144" w:author="Bill" w:date="2012-06-04T07:27:00Z">
              <w:r w:rsidDel="00513728">
                <w:rPr>
                  <w:noProof/>
                </w:rPr>
                <w:delText xml:space="preserve">Y. Freund and R. E. Schapire, "A Decision-Theoretic Generalization of on-Line Learning and an Application to Boosting," </w:delText>
              </w:r>
              <w:r w:rsidDel="00513728">
                <w:rPr>
                  <w:i/>
                  <w:iCs/>
                  <w:noProof/>
                </w:rPr>
                <w:delText xml:space="preserve">Journal of Computer and System Sciences, </w:delText>
              </w:r>
              <w:r w:rsidDel="00513728">
                <w:rPr>
                  <w:noProof/>
                </w:rPr>
                <w:delText xml:space="preserve">vol. 55, p. 119.139, 1997. </w:delText>
              </w:r>
            </w:del>
          </w:p>
        </w:tc>
      </w:tr>
      <w:tr w:rsidR="00807468" w:rsidDel="00513728">
        <w:trPr>
          <w:tblCellSpacing w:w="15" w:type="dxa"/>
          <w:del w:id="1145" w:author="Bill" w:date="2012-06-04T07:27:00Z"/>
        </w:trPr>
        <w:tc>
          <w:tcPr>
            <w:tcW w:w="50" w:type="pct"/>
            <w:hideMark/>
          </w:tcPr>
          <w:p w:rsidR="00807468" w:rsidDel="00513728" w:rsidRDefault="00807468">
            <w:pPr>
              <w:pStyle w:val="Bibliography"/>
              <w:rPr>
                <w:del w:id="1146" w:author="Bill" w:date="2012-06-04T07:27:00Z"/>
                <w:noProof/>
              </w:rPr>
            </w:pPr>
            <w:del w:id="1147" w:author="Bill" w:date="2012-06-04T07:27:00Z">
              <w:r w:rsidDel="00513728">
                <w:rPr>
                  <w:noProof/>
                </w:rPr>
                <w:delText xml:space="preserve">[11] </w:delText>
              </w:r>
            </w:del>
          </w:p>
        </w:tc>
        <w:tc>
          <w:tcPr>
            <w:tcW w:w="0" w:type="auto"/>
            <w:hideMark/>
          </w:tcPr>
          <w:p w:rsidR="00807468" w:rsidDel="00513728" w:rsidRDefault="00807468">
            <w:pPr>
              <w:pStyle w:val="Bibliography"/>
              <w:rPr>
                <w:del w:id="1148" w:author="Bill" w:date="2012-06-04T07:27:00Z"/>
                <w:noProof/>
              </w:rPr>
            </w:pPr>
            <w:del w:id="1149" w:author="Bill" w:date="2012-06-04T07:27:00Z">
              <w:r w:rsidDel="00513728">
                <w:rPr>
                  <w:noProof/>
                </w:rPr>
                <w:delText xml:space="preserve">D. Lowe, "Distinctive image features from scale-invariant keypoints," </w:delText>
              </w:r>
              <w:r w:rsidDel="00513728">
                <w:rPr>
                  <w:i/>
                  <w:iCs/>
                  <w:noProof/>
                </w:rPr>
                <w:delText xml:space="preserve">International Journal of Computer Vision, </w:delText>
              </w:r>
              <w:r w:rsidDel="00513728">
                <w:rPr>
                  <w:noProof/>
                </w:rPr>
                <w:delText xml:space="preserve">vol. 60, no. 2, pp. 91-110, 2004. </w:delText>
              </w:r>
            </w:del>
          </w:p>
        </w:tc>
      </w:tr>
      <w:tr w:rsidR="00807468" w:rsidDel="00513728">
        <w:trPr>
          <w:tblCellSpacing w:w="15" w:type="dxa"/>
          <w:del w:id="1150" w:author="Bill" w:date="2012-06-04T07:27:00Z"/>
        </w:trPr>
        <w:tc>
          <w:tcPr>
            <w:tcW w:w="50" w:type="pct"/>
            <w:hideMark/>
          </w:tcPr>
          <w:p w:rsidR="00807468" w:rsidDel="00513728" w:rsidRDefault="00807468">
            <w:pPr>
              <w:pStyle w:val="Bibliography"/>
              <w:rPr>
                <w:del w:id="1151" w:author="Bill" w:date="2012-06-04T07:27:00Z"/>
                <w:noProof/>
              </w:rPr>
            </w:pPr>
            <w:del w:id="1152" w:author="Bill" w:date="2012-06-04T07:27:00Z">
              <w:r w:rsidDel="00513728">
                <w:rPr>
                  <w:noProof/>
                </w:rPr>
                <w:delText xml:space="preserve">[12] </w:delText>
              </w:r>
            </w:del>
          </w:p>
        </w:tc>
        <w:tc>
          <w:tcPr>
            <w:tcW w:w="0" w:type="auto"/>
            <w:hideMark/>
          </w:tcPr>
          <w:p w:rsidR="00807468" w:rsidDel="00513728" w:rsidRDefault="00807468">
            <w:pPr>
              <w:pStyle w:val="Bibliography"/>
              <w:rPr>
                <w:del w:id="1153" w:author="Bill" w:date="2012-06-04T07:27:00Z"/>
                <w:noProof/>
              </w:rPr>
            </w:pPr>
            <w:del w:id="1154" w:author="Bill" w:date="2012-06-04T07:27:00Z">
              <w:r w:rsidDel="00513728">
                <w:rPr>
                  <w:noProof/>
                </w:rPr>
                <w:delText xml:space="preserve">H. Bay, A. Ess, T. Tuytelaars and L. Van Gool, "SURF: Speeded Up Robust Features," </w:delText>
              </w:r>
              <w:r w:rsidDel="00513728">
                <w:rPr>
                  <w:i/>
                  <w:iCs/>
                  <w:noProof/>
                </w:rPr>
                <w:delText xml:space="preserve">Computer Vision and Image Understanding (CVIU), </w:delText>
              </w:r>
              <w:r w:rsidDel="00513728">
                <w:rPr>
                  <w:noProof/>
                </w:rPr>
                <w:delText xml:space="preserve">vol. 110, no. 3, pp. 346-359, 2008. </w:delText>
              </w:r>
            </w:del>
          </w:p>
        </w:tc>
      </w:tr>
      <w:tr w:rsidR="00807468" w:rsidDel="00513728">
        <w:trPr>
          <w:tblCellSpacing w:w="15" w:type="dxa"/>
          <w:del w:id="1155" w:author="Bill" w:date="2012-06-04T07:27:00Z"/>
        </w:trPr>
        <w:tc>
          <w:tcPr>
            <w:tcW w:w="50" w:type="pct"/>
            <w:hideMark/>
          </w:tcPr>
          <w:p w:rsidR="00807468" w:rsidDel="00513728" w:rsidRDefault="00807468">
            <w:pPr>
              <w:pStyle w:val="Bibliography"/>
              <w:rPr>
                <w:del w:id="1156" w:author="Bill" w:date="2012-06-04T07:27:00Z"/>
                <w:noProof/>
              </w:rPr>
            </w:pPr>
            <w:del w:id="1157" w:author="Bill" w:date="2012-06-04T07:27:00Z">
              <w:r w:rsidDel="00513728">
                <w:rPr>
                  <w:noProof/>
                </w:rPr>
                <w:delText xml:space="preserve">[13] </w:delText>
              </w:r>
            </w:del>
          </w:p>
        </w:tc>
        <w:tc>
          <w:tcPr>
            <w:tcW w:w="0" w:type="auto"/>
            <w:hideMark/>
          </w:tcPr>
          <w:p w:rsidR="00807468" w:rsidDel="00513728" w:rsidRDefault="00807468">
            <w:pPr>
              <w:pStyle w:val="Bibliography"/>
              <w:rPr>
                <w:del w:id="1158" w:author="Bill" w:date="2012-06-04T07:27:00Z"/>
                <w:noProof/>
              </w:rPr>
            </w:pPr>
            <w:del w:id="1159" w:author="Bill" w:date="2012-06-04T07:27:00Z">
              <w:r w:rsidDel="00513728">
                <w:rPr>
                  <w:noProof/>
                </w:rPr>
                <w:delText xml:space="preserve">E. Seemann, B. Leibe, K. Mikolajczyk and B. Schiele, "An Evaluation of Local Shape-Based Features for Pedestrian Detection," in </w:delText>
              </w:r>
              <w:r w:rsidDel="00513728">
                <w:rPr>
                  <w:i/>
                  <w:iCs/>
                  <w:noProof/>
                </w:rPr>
                <w:delText>Proceedings of the British Machine Vision Conference</w:delText>
              </w:r>
              <w:r w:rsidDel="00513728">
                <w:rPr>
                  <w:noProof/>
                </w:rPr>
                <w:delText xml:space="preserve">, 2005. </w:delText>
              </w:r>
            </w:del>
          </w:p>
        </w:tc>
      </w:tr>
      <w:tr w:rsidR="00807468" w:rsidDel="00513728">
        <w:trPr>
          <w:tblCellSpacing w:w="15" w:type="dxa"/>
          <w:del w:id="1160" w:author="Bill" w:date="2012-06-04T07:27:00Z"/>
        </w:trPr>
        <w:tc>
          <w:tcPr>
            <w:tcW w:w="50" w:type="pct"/>
            <w:hideMark/>
          </w:tcPr>
          <w:p w:rsidR="00807468" w:rsidDel="00513728" w:rsidRDefault="00807468">
            <w:pPr>
              <w:pStyle w:val="Bibliography"/>
              <w:rPr>
                <w:del w:id="1161" w:author="Bill" w:date="2012-06-04T07:27:00Z"/>
                <w:noProof/>
              </w:rPr>
            </w:pPr>
            <w:del w:id="1162" w:author="Bill" w:date="2012-06-04T07:27:00Z">
              <w:r w:rsidDel="00513728">
                <w:rPr>
                  <w:noProof/>
                </w:rPr>
                <w:delText xml:space="preserve">[14] </w:delText>
              </w:r>
            </w:del>
          </w:p>
        </w:tc>
        <w:tc>
          <w:tcPr>
            <w:tcW w:w="0" w:type="auto"/>
            <w:hideMark/>
          </w:tcPr>
          <w:p w:rsidR="00807468" w:rsidDel="00513728" w:rsidRDefault="00807468">
            <w:pPr>
              <w:pStyle w:val="Bibliography"/>
              <w:rPr>
                <w:del w:id="1163" w:author="Bill" w:date="2012-06-04T07:27:00Z"/>
                <w:noProof/>
              </w:rPr>
            </w:pPr>
            <w:del w:id="1164" w:author="Bill" w:date="2012-06-04T07:27:00Z">
              <w:r w:rsidDel="00513728">
                <w:rPr>
                  <w:noProof/>
                </w:rPr>
                <w:delText xml:space="preserve">M. Bajracharya, B. Moghaddam, A. Howard, S. Brennan and L. H. Matthies, "Results from a Real-time Stereo-based Pedestrian Detection System on a Moving Vehicle," in </w:delText>
              </w:r>
              <w:r w:rsidDel="00513728">
                <w:rPr>
                  <w:i/>
                  <w:iCs/>
                  <w:noProof/>
                </w:rPr>
                <w:delText>Proceedings of the IEEE ICRA 2009 Workshop on People Detection and Tracking</w:delText>
              </w:r>
              <w:r w:rsidDel="00513728">
                <w:rPr>
                  <w:noProof/>
                </w:rPr>
                <w:delText xml:space="preserve">, Kobe, Japan, 2009. </w:delText>
              </w:r>
            </w:del>
          </w:p>
        </w:tc>
      </w:tr>
      <w:tr w:rsidR="00807468" w:rsidDel="00513728">
        <w:trPr>
          <w:tblCellSpacing w:w="15" w:type="dxa"/>
          <w:del w:id="1165" w:author="Bill" w:date="2012-06-04T07:27:00Z"/>
        </w:trPr>
        <w:tc>
          <w:tcPr>
            <w:tcW w:w="50" w:type="pct"/>
            <w:hideMark/>
          </w:tcPr>
          <w:p w:rsidR="00807468" w:rsidDel="00513728" w:rsidRDefault="00807468">
            <w:pPr>
              <w:pStyle w:val="Bibliography"/>
              <w:rPr>
                <w:del w:id="1166" w:author="Bill" w:date="2012-06-04T07:27:00Z"/>
                <w:noProof/>
              </w:rPr>
            </w:pPr>
            <w:del w:id="1167" w:author="Bill" w:date="2012-06-04T07:27:00Z">
              <w:r w:rsidDel="00513728">
                <w:rPr>
                  <w:noProof/>
                </w:rPr>
                <w:delText xml:space="preserve">[15] </w:delText>
              </w:r>
            </w:del>
          </w:p>
        </w:tc>
        <w:tc>
          <w:tcPr>
            <w:tcW w:w="0" w:type="auto"/>
            <w:hideMark/>
          </w:tcPr>
          <w:p w:rsidR="00807468" w:rsidDel="00513728" w:rsidRDefault="00807468">
            <w:pPr>
              <w:pStyle w:val="Bibliography"/>
              <w:rPr>
                <w:del w:id="1168" w:author="Bill" w:date="2012-06-04T07:27:00Z"/>
                <w:noProof/>
              </w:rPr>
            </w:pPr>
            <w:del w:id="1169" w:author="Bill" w:date="2012-06-04T07:27:00Z">
              <w:r w:rsidDel="00513728">
                <w:rPr>
                  <w:noProof/>
                </w:rPr>
                <w:delText xml:space="preserve">J. Satake and J. Miura, "Robust Stereo-Based Person Detection and Tracking for a Person Following Robot," in </w:delText>
              </w:r>
              <w:r w:rsidDel="00513728">
                <w:rPr>
                  <w:i/>
                  <w:iCs/>
                  <w:noProof/>
                </w:rPr>
                <w:delText>Proceedings of the IEEE ICRA 2009 Workshop on People Detection and Tracking</w:delText>
              </w:r>
              <w:r w:rsidDel="00513728">
                <w:rPr>
                  <w:noProof/>
                </w:rPr>
                <w:delText xml:space="preserve">, Kobe, Japan, 2009. </w:delText>
              </w:r>
            </w:del>
          </w:p>
        </w:tc>
      </w:tr>
      <w:tr w:rsidR="00807468" w:rsidDel="00513728">
        <w:trPr>
          <w:tblCellSpacing w:w="15" w:type="dxa"/>
          <w:del w:id="1170" w:author="Bill" w:date="2012-06-04T07:27:00Z"/>
        </w:trPr>
        <w:tc>
          <w:tcPr>
            <w:tcW w:w="50" w:type="pct"/>
            <w:hideMark/>
          </w:tcPr>
          <w:p w:rsidR="00807468" w:rsidDel="00513728" w:rsidRDefault="00807468">
            <w:pPr>
              <w:pStyle w:val="Bibliography"/>
              <w:rPr>
                <w:del w:id="1171" w:author="Bill" w:date="2012-06-04T07:27:00Z"/>
                <w:noProof/>
              </w:rPr>
            </w:pPr>
            <w:del w:id="1172" w:author="Bill" w:date="2012-06-04T07:27:00Z">
              <w:r w:rsidDel="00513728">
                <w:rPr>
                  <w:noProof/>
                </w:rPr>
                <w:delText xml:space="preserve">[16] </w:delText>
              </w:r>
            </w:del>
          </w:p>
        </w:tc>
        <w:tc>
          <w:tcPr>
            <w:tcW w:w="0" w:type="auto"/>
            <w:hideMark/>
          </w:tcPr>
          <w:p w:rsidR="00807468" w:rsidDel="00513728" w:rsidRDefault="00807468">
            <w:pPr>
              <w:pStyle w:val="Bibliography"/>
              <w:rPr>
                <w:del w:id="1173" w:author="Bill" w:date="2012-06-04T07:27:00Z"/>
                <w:noProof/>
              </w:rPr>
            </w:pPr>
            <w:del w:id="1174" w:author="Bill" w:date="2012-06-04T07:27:00Z">
              <w:r w:rsidDel="00513728">
                <w:rPr>
                  <w:noProof/>
                </w:rPr>
                <w:delText xml:space="preserve">T. Nakada, S. Kagami and H. Mizoguchi, "Pedestrian detection using 3D optical flow sequences for a mobile robot," in </w:delText>
              </w:r>
              <w:r w:rsidDel="00513728">
                <w:rPr>
                  <w:i/>
                  <w:iCs/>
                  <w:noProof/>
                </w:rPr>
                <w:delText>IEEE Sensors</w:delText>
              </w:r>
              <w:r w:rsidDel="00513728">
                <w:rPr>
                  <w:noProof/>
                </w:rPr>
                <w:delText xml:space="preserve">, 2008. </w:delText>
              </w:r>
            </w:del>
          </w:p>
        </w:tc>
      </w:tr>
      <w:tr w:rsidR="00807468" w:rsidDel="00513728">
        <w:trPr>
          <w:tblCellSpacing w:w="15" w:type="dxa"/>
          <w:del w:id="1175" w:author="Bill" w:date="2012-06-04T07:27:00Z"/>
        </w:trPr>
        <w:tc>
          <w:tcPr>
            <w:tcW w:w="50" w:type="pct"/>
            <w:hideMark/>
          </w:tcPr>
          <w:p w:rsidR="00807468" w:rsidDel="00513728" w:rsidRDefault="00807468">
            <w:pPr>
              <w:pStyle w:val="Bibliography"/>
              <w:rPr>
                <w:del w:id="1176" w:author="Bill" w:date="2012-06-04T07:27:00Z"/>
                <w:noProof/>
              </w:rPr>
            </w:pPr>
            <w:del w:id="1177" w:author="Bill" w:date="2012-06-04T07:27:00Z">
              <w:r w:rsidDel="00513728">
                <w:rPr>
                  <w:noProof/>
                </w:rPr>
                <w:delText xml:space="preserve">[17] </w:delText>
              </w:r>
            </w:del>
          </w:p>
        </w:tc>
        <w:tc>
          <w:tcPr>
            <w:tcW w:w="0" w:type="auto"/>
            <w:hideMark/>
          </w:tcPr>
          <w:p w:rsidR="00807468" w:rsidDel="00513728" w:rsidRDefault="00807468">
            <w:pPr>
              <w:pStyle w:val="Bibliography"/>
              <w:rPr>
                <w:del w:id="1178" w:author="Bill" w:date="2012-06-04T07:27:00Z"/>
                <w:noProof/>
              </w:rPr>
            </w:pPr>
            <w:del w:id="1179" w:author="Bill" w:date="2012-06-04T07:27:00Z">
              <w:r w:rsidDel="00513728">
                <w:rPr>
                  <w:noProof/>
                </w:rPr>
                <w:delText xml:space="preserve">B. Jung and G. S. Sukhatme, "Detecting moving objects using a single camera on a mobile robot in an outdoor environment," in </w:delText>
              </w:r>
              <w:r w:rsidDel="00513728">
                <w:rPr>
                  <w:i/>
                  <w:iCs/>
                  <w:noProof/>
                </w:rPr>
                <w:delText>International Conference on Intelligent Autonomous Systems</w:delText>
              </w:r>
              <w:r w:rsidDel="00513728">
                <w:rPr>
                  <w:noProof/>
                </w:rPr>
                <w:delText xml:space="preserve">, Amsterdam, The Netherlands, 2004. </w:delText>
              </w:r>
            </w:del>
          </w:p>
        </w:tc>
      </w:tr>
      <w:tr w:rsidR="00807468" w:rsidDel="00513728">
        <w:trPr>
          <w:tblCellSpacing w:w="15" w:type="dxa"/>
          <w:del w:id="1180" w:author="Bill" w:date="2012-06-04T07:27:00Z"/>
        </w:trPr>
        <w:tc>
          <w:tcPr>
            <w:tcW w:w="50" w:type="pct"/>
            <w:hideMark/>
          </w:tcPr>
          <w:p w:rsidR="00807468" w:rsidDel="00513728" w:rsidRDefault="00807468">
            <w:pPr>
              <w:pStyle w:val="Bibliography"/>
              <w:rPr>
                <w:del w:id="1181" w:author="Bill" w:date="2012-06-04T07:27:00Z"/>
                <w:noProof/>
              </w:rPr>
            </w:pPr>
            <w:del w:id="1182" w:author="Bill" w:date="2012-06-04T07:27:00Z">
              <w:r w:rsidDel="00513728">
                <w:rPr>
                  <w:noProof/>
                </w:rPr>
                <w:delText xml:space="preserve">[18] </w:delText>
              </w:r>
            </w:del>
          </w:p>
        </w:tc>
        <w:tc>
          <w:tcPr>
            <w:tcW w:w="0" w:type="auto"/>
            <w:hideMark/>
          </w:tcPr>
          <w:p w:rsidR="00807468" w:rsidDel="00513728" w:rsidRDefault="00807468">
            <w:pPr>
              <w:pStyle w:val="Bibliography"/>
              <w:rPr>
                <w:del w:id="1183" w:author="Bill" w:date="2012-06-04T07:27:00Z"/>
                <w:noProof/>
              </w:rPr>
            </w:pPr>
            <w:del w:id="1184" w:author="Bill" w:date="2012-06-04T07:27:00Z">
              <w:r w:rsidDel="00513728">
                <w:rPr>
                  <w:noProof/>
                </w:rPr>
                <w:delText xml:space="preserve">T. Gill, J. Keller, D. Anderson and R. Luke, "A system for change detection and human recognition in voxel space using the Microsoft Kinect sensor," in </w:delText>
              </w:r>
              <w:r w:rsidDel="00513728">
                <w:rPr>
                  <w:i/>
                  <w:iCs/>
                  <w:noProof/>
                </w:rPr>
                <w:delText>Applied Imagery Pattern Recognition Workshop (AIPR), 2011 IEEE</w:delText>
              </w:r>
              <w:r w:rsidDel="00513728">
                <w:rPr>
                  <w:noProof/>
                </w:rPr>
                <w:delText xml:space="preserve">, Washington, DC, 2011. </w:delText>
              </w:r>
            </w:del>
          </w:p>
        </w:tc>
      </w:tr>
      <w:tr w:rsidR="00807468" w:rsidDel="00513728">
        <w:trPr>
          <w:tblCellSpacing w:w="15" w:type="dxa"/>
          <w:del w:id="1185" w:author="Bill" w:date="2012-06-04T07:27:00Z"/>
        </w:trPr>
        <w:tc>
          <w:tcPr>
            <w:tcW w:w="50" w:type="pct"/>
            <w:hideMark/>
          </w:tcPr>
          <w:p w:rsidR="00807468" w:rsidDel="00513728" w:rsidRDefault="00807468">
            <w:pPr>
              <w:pStyle w:val="Bibliography"/>
              <w:rPr>
                <w:del w:id="1186" w:author="Bill" w:date="2012-06-04T07:27:00Z"/>
                <w:noProof/>
              </w:rPr>
            </w:pPr>
            <w:del w:id="1187" w:author="Bill" w:date="2012-06-04T07:27:00Z">
              <w:r w:rsidDel="00513728">
                <w:rPr>
                  <w:noProof/>
                </w:rPr>
                <w:delText xml:space="preserve">[19] </w:delText>
              </w:r>
            </w:del>
          </w:p>
        </w:tc>
        <w:tc>
          <w:tcPr>
            <w:tcW w:w="0" w:type="auto"/>
            <w:hideMark/>
          </w:tcPr>
          <w:p w:rsidR="00807468" w:rsidDel="00513728" w:rsidRDefault="00807468">
            <w:pPr>
              <w:pStyle w:val="Bibliography"/>
              <w:rPr>
                <w:del w:id="1188" w:author="Bill" w:date="2012-06-04T07:27:00Z"/>
                <w:noProof/>
              </w:rPr>
            </w:pPr>
            <w:del w:id="1189" w:author="Bill" w:date="2012-06-04T07:27:00Z">
              <w:r w:rsidDel="00513728">
                <w:rPr>
                  <w:noProof/>
                </w:rPr>
                <w:delText xml:space="preserve">V. Gulshan, V. Lempitsky and A. Zisserman, "Humanising GrabCut: Learning to segment humans using the Kinect," in </w:delText>
              </w:r>
              <w:r w:rsidDel="00513728">
                <w:rPr>
                  <w:i/>
                  <w:iCs/>
                  <w:noProof/>
                </w:rPr>
                <w:delText>Computer Vision Workshops (ICCV Workshops), 2011 IEEE International Conference on</w:delText>
              </w:r>
              <w:r w:rsidDel="00513728">
                <w:rPr>
                  <w:noProof/>
                </w:rPr>
                <w:delText xml:space="preserve">, Barcelona, Spain, 2011. </w:delText>
              </w:r>
            </w:del>
          </w:p>
        </w:tc>
      </w:tr>
      <w:tr w:rsidR="00807468" w:rsidDel="00513728">
        <w:trPr>
          <w:tblCellSpacing w:w="15" w:type="dxa"/>
          <w:del w:id="1190" w:author="Bill" w:date="2012-06-04T07:27:00Z"/>
        </w:trPr>
        <w:tc>
          <w:tcPr>
            <w:tcW w:w="50" w:type="pct"/>
            <w:hideMark/>
          </w:tcPr>
          <w:p w:rsidR="00807468" w:rsidDel="00513728" w:rsidRDefault="00807468">
            <w:pPr>
              <w:pStyle w:val="Bibliography"/>
              <w:rPr>
                <w:del w:id="1191" w:author="Bill" w:date="2012-06-04T07:27:00Z"/>
                <w:noProof/>
              </w:rPr>
            </w:pPr>
            <w:del w:id="1192" w:author="Bill" w:date="2012-06-04T07:27:00Z">
              <w:r w:rsidDel="00513728">
                <w:rPr>
                  <w:noProof/>
                </w:rPr>
                <w:delText xml:space="preserve">[20] </w:delText>
              </w:r>
            </w:del>
          </w:p>
        </w:tc>
        <w:tc>
          <w:tcPr>
            <w:tcW w:w="0" w:type="auto"/>
            <w:hideMark/>
          </w:tcPr>
          <w:p w:rsidR="00807468" w:rsidDel="00513728" w:rsidRDefault="00807468">
            <w:pPr>
              <w:pStyle w:val="Bibliography"/>
              <w:rPr>
                <w:del w:id="1193" w:author="Bill" w:date="2012-06-04T07:27:00Z"/>
                <w:noProof/>
              </w:rPr>
            </w:pPr>
            <w:del w:id="1194" w:author="Bill" w:date="2012-06-04T07:27:00Z">
              <w:r w:rsidDel="00513728">
                <w:rPr>
                  <w:noProof/>
                </w:rPr>
                <w:delText xml:space="preserve">M. A. Livingston, J. Sebastian, Z. Ai and J. W. Decker, "Performance measurements for the Microsoft Kinect skeleton," in </w:delText>
              </w:r>
              <w:r w:rsidDel="00513728">
                <w:rPr>
                  <w:i/>
                  <w:iCs/>
                  <w:noProof/>
                </w:rPr>
                <w:delText>Virtual Reality (VR), 2012 IEEE</w:delText>
              </w:r>
              <w:r w:rsidDel="00513728">
                <w:rPr>
                  <w:noProof/>
                </w:rPr>
                <w:delText xml:space="preserve">, Costa Mesa, CA, 2012. </w:delText>
              </w:r>
            </w:del>
          </w:p>
        </w:tc>
      </w:tr>
      <w:tr w:rsidR="00807468" w:rsidDel="00513728">
        <w:trPr>
          <w:tblCellSpacing w:w="15" w:type="dxa"/>
          <w:del w:id="1195" w:author="Bill" w:date="2012-06-04T07:27:00Z"/>
        </w:trPr>
        <w:tc>
          <w:tcPr>
            <w:tcW w:w="50" w:type="pct"/>
            <w:hideMark/>
          </w:tcPr>
          <w:p w:rsidR="00807468" w:rsidDel="00513728" w:rsidRDefault="00807468">
            <w:pPr>
              <w:pStyle w:val="Bibliography"/>
              <w:rPr>
                <w:del w:id="1196" w:author="Bill" w:date="2012-06-04T07:27:00Z"/>
                <w:noProof/>
              </w:rPr>
            </w:pPr>
            <w:del w:id="1197" w:author="Bill" w:date="2012-06-04T07:27:00Z">
              <w:r w:rsidDel="00513728">
                <w:rPr>
                  <w:noProof/>
                </w:rPr>
                <w:delText xml:space="preserve">[21] </w:delText>
              </w:r>
            </w:del>
          </w:p>
        </w:tc>
        <w:tc>
          <w:tcPr>
            <w:tcW w:w="0" w:type="auto"/>
            <w:hideMark/>
          </w:tcPr>
          <w:p w:rsidR="00807468" w:rsidDel="00513728" w:rsidRDefault="00807468">
            <w:pPr>
              <w:pStyle w:val="Bibliography"/>
              <w:rPr>
                <w:del w:id="1198" w:author="Bill" w:date="2012-06-04T07:27:00Z"/>
                <w:noProof/>
              </w:rPr>
            </w:pPr>
            <w:del w:id="1199" w:author="Bill" w:date="2012-06-04T07:27:00Z">
              <w:r w:rsidDel="00513728">
                <w:rPr>
                  <w:noProof/>
                </w:rPr>
                <w:delText xml:space="preserve">K. Arras, O. Mozos and W. Burgard, "Using Boosted Features for the Detection of People in 2D Range Data," in </w:delText>
              </w:r>
              <w:r w:rsidDel="00513728">
                <w:rPr>
                  <w:i/>
                  <w:iCs/>
                  <w:noProof/>
                </w:rPr>
                <w:delText>IEEE International Conference on Robotics and Automation</w:delText>
              </w:r>
              <w:r w:rsidDel="00513728">
                <w:rPr>
                  <w:noProof/>
                </w:rPr>
                <w:delText xml:space="preserve">, Roma, Italy, 2007. </w:delText>
              </w:r>
            </w:del>
          </w:p>
        </w:tc>
      </w:tr>
      <w:tr w:rsidR="00807468" w:rsidDel="00513728">
        <w:trPr>
          <w:tblCellSpacing w:w="15" w:type="dxa"/>
          <w:del w:id="1200" w:author="Bill" w:date="2012-06-04T07:27:00Z"/>
        </w:trPr>
        <w:tc>
          <w:tcPr>
            <w:tcW w:w="50" w:type="pct"/>
            <w:hideMark/>
          </w:tcPr>
          <w:p w:rsidR="00807468" w:rsidDel="00513728" w:rsidRDefault="00807468">
            <w:pPr>
              <w:pStyle w:val="Bibliography"/>
              <w:rPr>
                <w:del w:id="1201" w:author="Bill" w:date="2012-06-04T07:27:00Z"/>
                <w:noProof/>
              </w:rPr>
            </w:pPr>
            <w:del w:id="1202" w:author="Bill" w:date="2012-06-04T07:27:00Z">
              <w:r w:rsidDel="00513728">
                <w:rPr>
                  <w:noProof/>
                </w:rPr>
                <w:delText xml:space="preserve">[22] </w:delText>
              </w:r>
            </w:del>
          </w:p>
        </w:tc>
        <w:tc>
          <w:tcPr>
            <w:tcW w:w="0" w:type="auto"/>
            <w:hideMark/>
          </w:tcPr>
          <w:p w:rsidR="00807468" w:rsidDel="00513728" w:rsidRDefault="00807468">
            <w:pPr>
              <w:pStyle w:val="Bibliography"/>
              <w:rPr>
                <w:del w:id="1203" w:author="Bill" w:date="2012-06-04T07:27:00Z"/>
                <w:noProof/>
              </w:rPr>
            </w:pPr>
            <w:del w:id="1204" w:author="Bill" w:date="2012-06-04T07:27:00Z">
              <w:r w:rsidDel="00513728">
                <w:rPr>
                  <w:noProof/>
                </w:rPr>
                <w:delText xml:space="preserve">K. Arras, S. Grzonka, M. Luber and W. Burgard, "Efficient people tracking in laser range data using a multi-hypothesis leg-tracker with adaptive occlusion probabilities," in </w:delText>
              </w:r>
              <w:r w:rsidDel="00513728">
                <w:rPr>
                  <w:i/>
                  <w:iCs/>
                  <w:noProof/>
                </w:rPr>
                <w:delText>IEEE International Conference on Robotics and Automation</w:delText>
              </w:r>
              <w:r w:rsidDel="00513728">
                <w:rPr>
                  <w:noProof/>
                </w:rPr>
                <w:delText xml:space="preserve">, Pasadena, CA, 2008. </w:delText>
              </w:r>
            </w:del>
          </w:p>
        </w:tc>
      </w:tr>
      <w:tr w:rsidR="00807468" w:rsidDel="00513728">
        <w:trPr>
          <w:tblCellSpacing w:w="15" w:type="dxa"/>
          <w:del w:id="1205" w:author="Bill" w:date="2012-06-04T07:27:00Z"/>
        </w:trPr>
        <w:tc>
          <w:tcPr>
            <w:tcW w:w="50" w:type="pct"/>
            <w:hideMark/>
          </w:tcPr>
          <w:p w:rsidR="00807468" w:rsidDel="00513728" w:rsidRDefault="00807468">
            <w:pPr>
              <w:pStyle w:val="Bibliography"/>
              <w:rPr>
                <w:del w:id="1206" w:author="Bill" w:date="2012-06-04T07:27:00Z"/>
                <w:noProof/>
              </w:rPr>
            </w:pPr>
            <w:del w:id="1207" w:author="Bill" w:date="2012-06-04T07:27:00Z">
              <w:r w:rsidDel="00513728">
                <w:rPr>
                  <w:noProof/>
                </w:rPr>
                <w:delText xml:space="preserve">[23] </w:delText>
              </w:r>
            </w:del>
          </w:p>
        </w:tc>
        <w:tc>
          <w:tcPr>
            <w:tcW w:w="0" w:type="auto"/>
            <w:hideMark/>
          </w:tcPr>
          <w:p w:rsidR="00807468" w:rsidDel="00513728" w:rsidRDefault="00807468">
            <w:pPr>
              <w:pStyle w:val="Bibliography"/>
              <w:rPr>
                <w:del w:id="1208" w:author="Bill" w:date="2012-06-04T07:27:00Z"/>
                <w:noProof/>
              </w:rPr>
            </w:pPr>
            <w:del w:id="1209" w:author="Bill" w:date="2012-06-04T07:27:00Z">
              <w:r w:rsidDel="00513728">
                <w:rPr>
                  <w:noProof/>
                </w:rPr>
                <w:delText xml:space="preserve">D. Schulz, W. Burgard, D. Fox and A. Cremers, "People tracking with a mobile robot using sample-based joint probabilistic data association filters," </w:delText>
              </w:r>
              <w:r w:rsidDel="00513728">
                <w:rPr>
                  <w:i/>
                  <w:iCs/>
                  <w:noProof/>
                </w:rPr>
                <w:delText xml:space="preserve">International Journal of Robotics Research, </w:delText>
              </w:r>
              <w:r w:rsidDel="00513728">
                <w:rPr>
                  <w:noProof/>
                </w:rPr>
                <w:delText xml:space="preserve">vol. 22, no. 2, pp. 99-116, 2003. </w:delText>
              </w:r>
            </w:del>
          </w:p>
        </w:tc>
      </w:tr>
      <w:tr w:rsidR="00807468" w:rsidDel="00513728">
        <w:trPr>
          <w:tblCellSpacing w:w="15" w:type="dxa"/>
          <w:del w:id="1210" w:author="Bill" w:date="2012-06-04T07:27:00Z"/>
        </w:trPr>
        <w:tc>
          <w:tcPr>
            <w:tcW w:w="50" w:type="pct"/>
            <w:hideMark/>
          </w:tcPr>
          <w:p w:rsidR="00807468" w:rsidDel="00513728" w:rsidRDefault="00807468">
            <w:pPr>
              <w:pStyle w:val="Bibliography"/>
              <w:rPr>
                <w:del w:id="1211" w:author="Bill" w:date="2012-06-04T07:27:00Z"/>
                <w:noProof/>
              </w:rPr>
            </w:pPr>
            <w:del w:id="1212" w:author="Bill" w:date="2012-06-04T07:27:00Z">
              <w:r w:rsidDel="00513728">
                <w:rPr>
                  <w:noProof/>
                </w:rPr>
                <w:delText xml:space="preserve">[24] </w:delText>
              </w:r>
            </w:del>
          </w:p>
        </w:tc>
        <w:tc>
          <w:tcPr>
            <w:tcW w:w="0" w:type="auto"/>
            <w:hideMark/>
          </w:tcPr>
          <w:p w:rsidR="00807468" w:rsidDel="00513728" w:rsidRDefault="00807468">
            <w:pPr>
              <w:pStyle w:val="Bibliography"/>
              <w:rPr>
                <w:del w:id="1213" w:author="Bill" w:date="2012-06-04T07:27:00Z"/>
                <w:noProof/>
              </w:rPr>
            </w:pPr>
            <w:del w:id="1214" w:author="Bill" w:date="2012-06-04T07:27:00Z">
              <w:r w:rsidDel="00513728">
                <w:rPr>
                  <w:noProof/>
                </w:rPr>
                <w:delText xml:space="preserve">E. Masehian and D. Sedighizadeh, "Classic and Heuristic Approaches in Robot Motion - A Chronological Review," in </w:delText>
              </w:r>
              <w:r w:rsidDel="00513728">
                <w:rPr>
                  <w:i/>
                  <w:iCs/>
                  <w:noProof/>
                </w:rPr>
                <w:delText>World Academy of Science, Engineering and Technology</w:delText>
              </w:r>
              <w:r w:rsidDel="00513728">
                <w:rPr>
                  <w:noProof/>
                </w:rPr>
                <w:delText xml:space="preserve">, 2007. </w:delText>
              </w:r>
            </w:del>
          </w:p>
        </w:tc>
      </w:tr>
      <w:tr w:rsidR="00807468" w:rsidDel="00513728">
        <w:trPr>
          <w:tblCellSpacing w:w="15" w:type="dxa"/>
          <w:del w:id="1215" w:author="Bill" w:date="2012-06-04T07:27:00Z"/>
        </w:trPr>
        <w:tc>
          <w:tcPr>
            <w:tcW w:w="50" w:type="pct"/>
            <w:hideMark/>
          </w:tcPr>
          <w:p w:rsidR="00807468" w:rsidDel="00513728" w:rsidRDefault="00807468">
            <w:pPr>
              <w:pStyle w:val="Bibliography"/>
              <w:rPr>
                <w:del w:id="1216" w:author="Bill" w:date="2012-06-04T07:27:00Z"/>
                <w:noProof/>
              </w:rPr>
            </w:pPr>
            <w:del w:id="1217" w:author="Bill" w:date="2012-06-04T07:27:00Z">
              <w:r w:rsidDel="00513728">
                <w:rPr>
                  <w:noProof/>
                </w:rPr>
                <w:delText xml:space="preserve">[25] </w:delText>
              </w:r>
            </w:del>
          </w:p>
        </w:tc>
        <w:tc>
          <w:tcPr>
            <w:tcW w:w="0" w:type="auto"/>
            <w:hideMark/>
          </w:tcPr>
          <w:p w:rsidR="00807468" w:rsidDel="00513728" w:rsidRDefault="00807468">
            <w:pPr>
              <w:pStyle w:val="Bibliography"/>
              <w:rPr>
                <w:del w:id="1218" w:author="Bill" w:date="2012-06-04T07:27:00Z"/>
                <w:noProof/>
              </w:rPr>
            </w:pPr>
            <w:del w:id="1219" w:author="Bill" w:date="2012-06-04T07:27:00Z">
              <w:r w:rsidDel="00513728">
                <w:rPr>
                  <w:noProof/>
                </w:rPr>
                <w:delText xml:space="preserve">T. Lozano-Perez and M. A. Wesley, "An algorithm for planning collision-free paths among polyhedral obstacles," </w:delText>
              </w:r>
              <w:r w:rsidDel="00513728">
                <w:rPr>
                  <w:i/>
                  <w:iCs/>
                  <w:noProof/>
                </w:rPr>
                <w:delText xml:space="preserve">Commun. ACM, </w:delText>
              </w:r>
              <w:r w:rsidDel="00513728">
                <w:rPr>
                  <w:noProof/>
                </w:rPr>
                <w:delText xml:space="preserve">vol. 22, no. 10, pp. 560-570, 1979. </w:delText>
              </w:r>
            </w:del>
          </w:p>
        </w:tc>
      </w:tr>
      <w:tr w:rsidR="00807468" w:rsidDel="00513728">
        <w:trPr>
          <w:tblCellSpacing w:w="15" w:type="dxa"/>
          <w:del w:id="1220" w:author="Bill" w:date="2012-06-04T07:27:00Z"/>
        </w:trPr>
        <w:tc>
          <w:tcPr>
            <w:tcW w:w="50" w:type="pct"/>
            <w:hideMark/>
          </w:tcPr>
          <w:p w:rsidR="00807468" w:rsidDel="00513728" w:rsidRDefault="00807468">
            <w:pPr>
              <w:pStyle w:val="Bibliography"/>
              <w:rPr>
                <w:del w:id="1221" w:author="Bill" w:date="2012-06-04T07:27:00Z"/>
                <w:noProof/>
              </w:rPr>
            </w:pPr>
            <w:del w:id="1222" w:author="Bill" w:date="2012-06-04T07:27:00Z">
              <w:r w:rsidDel="00513728">
                <w:rPr>
                  <w:noProof/>
                </w:rPr>
                <w:delText xml:space="preserve">[26] </w:delText>
              </w:r>
            </w:del>
          </w:p>
        </w:tc>
        <w:tc>
          <w:tcPr>
            <w:tcW w:w="0" w:type="auto"/>
            <w:hideMark/>
          </w:tcPr>
          <w:p w:rsidR="00807468" w:rsidDel="00513728" w:rsidRDefault="00807468">
            <w:pPr>
              <w:pStyle w:val="Bibliography"/>
              <w:rPr>
                <w:del w:id="1223" w:author="Bill" w:date="2012-06-04T07:27:00Z"/>
                <w:noProof/>
              </w:rPr>
            </w:pPr>
            <w:del w:id="1224" w:author="Bill" w:date="2012-06-04T07:27:00Z">
              <w:r w:rsidDel="00513728">
                <w:rPr>
                  <w:noProof/>
                </w:rPr>
                <w:delText xml:space="preserve">P. Raja and S. Pugazhenthi, "Optimal path planning of mobile robots: A review," </w:delText>
              </w:r>
              <w:r w:rsidDel="00513728">
                <w:rPr>
                  <w:i/>
                  <w:iCs/>
                  <w:noProof/>
                </w:rPr>
                <w:delText xml:space="preserve">International Journal of Physical Sciences, </w:delText>
              </w:r>
              <w:r w:rsidDel="00513728">
                <w:rPr>
                  <w:noProof/>
                </w:rPr>
                <w:delText xml:space="preserve">vol. 7, no. 9, pp. 1314-1320, 2012. </w:delText>
              </w:r>
            </w:del>
          </w:p>
        </w:tc>
      </w:tr>
      <w:tr w:rsidR="00807468" w:rsidDel="00513728">
        <w:trPr>
          <w:tblCellSpacing w:w="15" w:type="dxa"/>
          <w:del w:id="1225" w:author="Bill" w:date="2012-06-04T07:27:00Z"/>
        </w:trPr>
        <w:tc>
          <w:tcPr>
            <w:tcW w:w="50" w:type="pct"/>
            <w:hideMark/>
          </w:tcPr>
          <w:p w:rsidR="00807468" w:rsidDel="00513728" w:rsidRDefault="00807468">
            <w:pPr>
              <w:pStyle w:val="Bibliography"/>
              <w:rPr>
                <w:del w:id="1226" w:author="Bill" w:date="2012-06-04T07:27:00Z"/>
                <w:noProof/>
              </w:rPr>
            </w:pPr>
            <w:del w:id="1227" w:author="Bill" w:date="2012-06-04T07:27:00Z">
              <w:r w:rsidDel="00513728">
                <w:rPr>
                  <w:noProof/>
                </w:rPr>
                <w:delText xml:space="preserve">[27] </w:delText>
              </w:r>
            </w:del>
          </w:p>
        </w:tc>
        <w:tc>
          <w:tcPr>
            <w:tcW w:w="0" w:type="auto"/>
            <w:hideMark/>
          </w:tcPr>
          <w:p w:rsidR="00807468" w:rsidDel="00513728" w:rsidRDefault="00807468">
            <w:pPr>
              <w:pStyle w:val="Bibliography"/>
              <w:rPr>
                <w:del w:id="1228" w:author="Bill" w:date="2012-06-04T07:27:00Z"/>
                <w:noProof/>
              </w:rPr>
            </w:pPr>
            <w:del w:id="1229" w:author="Bill" w:date="2012-06-04T07:27:00Z">
              <w:r w:rsidDel="00513728">
                <w:rPr>
                  <w:noProof/>
                </w:rPr>
                <w:delText xml:space="preserve">M. Likhachev and D. Ferguson, "Planning Long Dynamically-Feasible Maneuvers forAutonomous Vehicles," </w:delText>
              </w:r>
              <w:r w:rsidDel="00513728">
                <w:rPr>
                  <w:i/>
                  <w:iCs/>
                  <w:noProof/>
                </w:rPr>
                <w:delText xml:space="preserve">The International Journal of Robotics Research, </w:delText>
              </w:r>
              <w:r w:rsidDel="00513728">
                <w:rPr>
                  <w:noProof/>
                </w:rPr>
                <w:delText xml:space="preserve">vol. 28, no. 8, pp. 933-945, 2009. </w:delText>
              </w:r>
            </w:del>
          </w:p>
        </w:tc>
      </w:tr>
      <w:tr w:rsidR="00807468" w:rsidDel="00513728">
        <w:trPr>
          <w:tblCellSpacing w:w="15" w:type="dxa"/>
          <w:del w:id="1230" w:author="Bill" w:date="2012-06-04T07:27:00Z"/>
        </w:trPr>
        <w:tc>
          <w:tcPr>
            <w:tcW w:w="50" w:type="pct"/>
            <w:hideMark/>
          </w:tcPr>
          <w:p w:rsidR="00807468" w:rsidDel="00513728" w:rsidRDefault="00807468">
            <w:pPr>
              <w:pStyle w:val="Bibliography"/>
              <w:rPr>
                <w:del w:id="1231" w:author="Bill" w:date="2012-06-04T07:27:00Z"/>
                <w:noProof/>
              </w:rPr>
            </w:pPr>
            <w:del w:id="1232" w:author="Bill" w:date="2012-06-04T07:27:00Z">
              <w:r w:rsidDel="00513728">
                <w:rPr>
                  <w:noProof/>
                </w:rPr>
                <w:delText xml:space="preserve">[28] </w:delText>
              </w:r>
            </w:del>
          </w:p>
        </w:tc>
        <w:tc>
          <w:tcPr>
            <w:tcW w:w="0" w:type="auto"/>
            <w:hideMark/>
          </w:tcPr>
          <w:p w:rsidR="00807468" w:rsidDel="00513728" w:rsidRDefault="00807468">
            <w:pPr>
              <w:pStyle w:val="Bibliography"/>
              <w:rPr>
                <w:del w:id="1233" w:author="Bill" w:date="2012-06-04T07:27:00Z"/>
                <w:noProof/>
              </w:rPr>
            </w:pPr>
            <w:del w:id="1234" w:author="Bill" w:date="2012-06-04T07:27:00Z">
              <w:r w:rsidDel="00513728">
                <w:rPr>
                  <w:noProof/>
                </w:rPr>
                <w:delText>B. P. Gerkey, "AMCL Package Summary," 3 August 2011. [Online]. Available: http://www.ros.org/wiki/amcl. [Accessed 9 May 2012].</w:delText>
              </w:r>
            </w:del>
          </w:p>
        </w:tc>
      </w:tr>
      <w:tr w:rsidR="00807468" w:rsidDel="00513728">
        <w:trPr>
          <w:tblCellSpacing w:w="15" w:type="dxa"/>
          <w:del w:id="1235" w:author="Bill" w:date="2012-06-04T07:27:00Z"/>
        </w:trPr>
        <w:tc>
          <w:tcPr>
            <w:tcW w:w="50" w:type="pct"/>
            <w:hideMark/>
          </w:tcPr>
          <w:p w:rsidR="00807468" w:rsidDel="00513728" w:rsidRDefault="00807468">
            <w:pPr>
              <w:pStyle w:val="Bibliography"/>
              <w:rPr>
                <w:del w:id="1236" w:author="Bill" w:date="2012-06-04T07:27:00Z"/>
                <w:noProof/>
              </w:rPr>
            </w:pPr>
            <w:del w:id="1237" w:author="Bill" w:date="2012-06-04T07:27:00Z">
              <w:r w:rsidDel="00513728">
                <w:rPr>
                  <w:noProof/>
                </w:rPr>
                <w:delText xml:space="preserve">[29] </w:delText>
              </w:r>
            </w:del>
          </w:p>
        </w:tc>
        <w:tc>
          <w:tcPr>
            <w:tcW w:w="0" w:type="auto"/>
            <w:hideMark/>
          </w:tcPr>
          <w:p w:rsidR="00807468" w:rsidDel="00513728" w:rsidRDefault="00807468">
            <w:pPr>
              <w:pStyle w:val="Bibliography"/>
              <w:rPr>
                <w:del w:id="1238" w:author="Bill" w:date="2012-06-04T07:27:00Z"/>
                <w:noProof/>
              </w:rPr>
            </w:pPr>
            <w:del w:id="1239" w:author="Bill" w:date="2012-06-04T07:27:00Z">
              <w:r w:rsidDel="00513728">
                <w:rPr>
                  <w:noProof/>
                </w:rPr>
                <w:delText xml:space="preserve">E. M. Perko, "Precision Navigation for Indoor Mobile Robots," 2012. </w:delText>
              </w:r>
            </w:del>
          </w:p>
        </w:tc>
      </w:tr>
      <w:tr w:rsidR="00807468" w:rsidDel="00513728">
        <w:trPr>
          <w:tblCellSpacing w:w="15" w:type="dxa"/>
          <w:del w:id="1240" w:author="Bill" w:date="2012-06-04T07:27:00Z"/>
        </w:trPr>
        <w:tc>
          <w:tcPr>
            <w:tcW w:w="50" w:type="pct"/>
            <w:hideMark/>
          </w:tcPr>
          <w:p w:rsidR="00807468" w:rsidDel="00513728" w:rsidRDefault="00807468">
            <w:pPr>
              <w:pStyle w:val="Bibliography"/>
              <w:rPr>
                <w:del w:id="1241" w:author="Bill" w:date="2012-06-04T07:27:00Z"/>
                <w:noProof/>
              </w:rPr>
            </w:pPr>
            <w:del w:id="1242" w:author="Bill" w:date="2012-06-04T07:27:00Z">
              <w:r w:rsidDel="00513728">
                <w:rPr>
                  <w:noProof/>
                </w:rPr>
                <w:delText xml:space="preserve">[30] </w:delText>
              </w:r>
            </w:del>
          </w:p>
        </w:tc>
        <w:tc>
          <w:tcPr>
            <w:tcW w:w="0" w:type="auto"/>
            <w:hideMark/>
          </w:tcPr>
          <w:p w:rsidR="00807468" w:rsidDel="00513728" w:rsidRDefault="00807468">
            <w:pPr>
              <w:pStyle w:val="Bibliography"/>
              <w:rPr>
                <w:del w:id="1243" w:author="Bill" w:date="2012-06-04T07:27:00Z"/>
                <w:noProof/>
              </w:rPr>
            </w:pPr>
            <w:del w:id="1244" w:author="Bill" w:date="2012-06-04T07:27:00Z">
              <w:r w:rsidDel="00513728">
                <w:rPr>
                  <w:noProof/>
                </w:rPr>
                <w:delText>OpenNI, "About OpenNI," DotNetNuke Corporation, 2011. [Online]. Available: http://www.openni.org/About.aspx. [Accessed 9 May 2012].</w:delText>
              </w:r>
            </w:del>
          </w:p>
        </w:tc>
      </w:tr>
      <w:tr w:rsidR="00807468" w:rsidDel="00513728">
        <w:trPr>
          <w:tblCellSpacing w:w="15" w:type="dxa"/>
          <w:del w:id="1245" w:author="Bill" w:date="2012-06-04T07:27:00Z"/>
        </w:trPr>
        <w:tc>
          <w:tcPr>
            <w:tcW w:w="50" w:type="pct"/>
            <w:hideMark/>
          </w:tcPr>
          <w:p w:rsidR="00807468" w:rsidDel="00513728" w:rsidRDefault="00807468">
            <w:pPr>
              <w:pStyle w:val="Bibliography"/>
              <w:rPr>
                <w:del w:id="1246" w:author="Bill" w:date="2012-06-04T07:27:00Z"/>
                <w:noProof/>
              </w:rPr>
            </w:pPr>
            <w:del w:id="1247" w:author="Bill" w:date="2012-06-04T07:27:00Z">
              <w:r w:rsidDel="00513728">
                <w:rPr>
                  <w:noProof/>
                </w:rPr>
                <w:delText xml:space="preserve">[31] </w:delText>
              </w:r>
            </w:del>
          </w:p>
        </w:tc>
        <w:tc>
          <w:tcPr>
            <w:tcW w:w="0" w:type="auto"/>
            <w:hideMark/>
          </w:tcPr>
          <w:p w:rsidR="00807468" w:rsidDel="00513728" w:rsidRDefault="00807468">
            <w:pPr>
              <w:pStyle w:val="Bibliography"/>
              <w:rPr>
                <w:del w:id="1248" w:author="Bill" w:date="2012-06-04T07:27:00Z"/>
                <w:noProof/>
              </w:rPr>
            </w:pPr>
            <w:del w:id="1249" w:author="Bill" w:date="2012-06-04T07:27:00Z">
              <w:r w:rsidDel="00513728">
                <w:rPr>
                  <w:noProof/>
                </w:rPr>
                <w:delText>PrimeSense, Ltd., "PrimeSense Natural Interraction," 2011. [Online]. Available: http://www.primesense.com/nite. [Accessed 9 May 2012].</w:delText>
              </w:r>
            </w:del>
          </w:p>
        </w:tc>
      </w:tr>
      <w:tr w:rsidR="00807468" w:rsidDel="00513728">
        <w:trPr>
          <w:tblCellSpacing w:w="15" w:type="dxa"/>
          <w:del w:id="1250" w:author="Bill" w:date="2012-06-04T07:27:00Z"/>
        </w:trPr>
        <w:tc>
          <w:tcPr>
            <w:tcW w:w="50" w:type="pct"/>
            <w:hideMark/>
          </w:tcPr>
          <w:p w:rsidR="00807468" w:rsidDel="00513728" w:rsidRDefault="00807468">
            <w:pPr>
              <w:pStyle w:val="Bibliography"/>
              <w:rPr>
                <w:del w:id="1251" w:author="Bill" w:date="2012-06-04T07:27:00Z"/>
                <w:noProof/>
              </w:rPr>
            </w:pPr>
            <w:del w:id="1252" w:author="Bill" w:date="2012-06-04T07:27:00Z">
              <w:r w:rsidDel="00513728">
                <w:rPr>
                  <w:noProof/>
                </w:rPr>
                <w:delText xml:space="preserve">[32] </w:delText>
              </w:r>
            </w:del>
          </w:p>
        </w:tc>
        <w:tc>
          <w:tcPr>
            <w:tcW w:w="0" w:type="auto"/>
            <w:hideMark/>
          </w:tcPr>
          <w:p w:rsidR="00807468" w:rsidDel="00513728" w:rsidRDefault="00807468">
            <w:pPr>
              <w:pStyle w:val="Bibliography"/>
              <w:rPr>
                <w:del w:id="1253" w:author="Bill" w:date="2012-06-04T07:27:00Z"/>
                <w:noProof/>
              </w:rPr>
            </w:pPr>
            <w:del w:id="1254" w:author="Bill" w:date="2012-06-04T07:27:00Z">
              <w:r w:rsidDel="00513728">
                <w:rPr>
                  <w:noProof/>
                </w:rPr>
                <w:delText>Robotzone, LLC., "DDP155 Base Pan," 2012. [Online]. Available: http://www.servocity.com/html/ddp155_base_pan.html. [Accessed 9 May 2012].</w:delText>
              </w:r>
            </w:del>
          </w:p>
        </w:tc>
      </w:tr>
      <w:tr w:rsidR="00807468" w:rsidDel="00513728">
        <w:trPr>
          <w:tblCellSpacing w:w="15" w:type="dxa"/>
          <w:del w:id="1255" w:author="Bill" w:date="2012-06-04T07:27:00Z"/>
        </w:trPr>
        <w:tc>
          <w:tcPr>
            <w:tcW w:w="50" w:type="pct"/>
            <w:hideMark/>
          </w:tcPr>
          <w:p w:rsidR="00807468" w:rsidDel="00513728" w:rsidRDefault="00807468">
            <w:pPr>
              <w:pStyle w:val="Bibliography"/>
              <w:rPr>
                <w:del w:id="1256" w:author="Bill" w:date="2012-06-04T07:27:00Z"/>
                <w:noProof/>
              </w:rPr>
            </w:pPr>
            <w:del w:id="1257" w:author="Bill" w:date="2012-06-04T07:27:00Z">
              <w:r w:rsidDel="00513728">
                <w:rPr>
                  <w:noProof/>
                </w:rPr>
                <w:delText xml:space="preserve">[33] </w:delText>
              </w:r>
            </w:del>
          </w:p>
        </w:tc>
        <w:tc>
          <w:tcPr>
            <w:tcW w:w="0" w:type="auto"/>
            <w:hideMark/>
          </w:tcPr>
          <w:p w:rsidR="00807468" w:rsidDel="00513728" w:rsidRDefault="00807468">
            <w:pPr>
              <w:pStyle w:val="Bibliography"/>
              <w:rPr>
                <w:del w:id="1258" w:author="Bill" w:date="2012-06-04T07:27:00Z"/>
                <w:noProof/>
              </w:rPr>
            </w:pPr>
            <w:del w:id="1259" w:author="Bill" w:date="2012-06-04T07:27:00Z">
              <w:r w:rsidDel="00513728">
                <w:rPr>
                  <w:noProof/>
                </w:rPr>
                <w:delText>Phidgets, Inc., "1066_0 PhidgetAdvancedServo 1-Motor," 2011. [Online]. Available: http://www.phidgets.com/products.php?product_id=1066_0. [Accessed 9 May 2012].</w:delText>
              </w:r>
            </w:del>
          </w:p>
        </w:tc>
      </w:tr>
      <w:tr w:rsidR="00807468" w:rsidDel="00513728">
        <w:trPr>
          <w:tblCellSpacing w:w="15" w:type="dxa"/>
          <w:del w:id="1260" w:author="Bill" w:date="2012-06-04T07:27:00Z"/>
        </w:trPr>
        <w:tc>
          <w:tcPr>
            <w:tcW w:w="50" w:type="pct"/>
            <w:hideMark/>
          </w:tcPr>
          <w:p w:rsidR="00807468" w:rsidDel="00513728" w:rsidRDefault="00807468">
            <w:pPr>
              <w:pStyle w:val="Bibliography"/>
              <w:rPr>
                <w:del w:id="1261" w:author="Bill" w:date="2012-06-04T07:27:00Z"/>
                <w:noProof/>
              </w:rPr>
            </w:pPr>
            <w:del w:id="1262" w:author="Bill" w:date="2012-06-04T07:27:00Z">
              <w:r w:rsidDel="00513728">
                <w:rPr>
                  <w:noProof/>
                </w:rPr>
                <w:delText xml:space="preserve">[34] </w:delText>
              </w:r>
            </w:del>
          </w:p>
        </w:tc>
        <w:tc>
          <w:tcPr>
            <w:tcW w:w="0" w:type="auto"/>
            <w:hideMark/>
          </w:tcPr>
          <w:p w:rsidR="00807468" w:rsidDel="00513728" w:rsidRDefault="00807468">
            <w:pPr>
              <w:pStyle w:val="Bibliography"/>
              <w:rPr>
                <w:del w:id="1263" w:author="Bill" w:date="2012-06-04T07:27:00Z"/>
                <w:noProof/>
              </w:rPr>
            </w:pPr>
            <w:del w:id="1264" w:author="Bill" w:date="2012-06-04T07:27:00Z">
              <w:r w:rsidDel="00513728">
                <w:rPr>
                  <w:noProof/>
                </w:rPr>
                <w:delText>M. Likhachev, "Search-based Planning with Motion Primitives," 2009. [Online]. Available: http://www.cs.cmu.edu/~maxim/files/tutorials/robschooltutorial_oct10.pdf. [Accessed 30 4 2012].</w:delText>
              </w:r>
            </w:del>
          </w:p>
        </w:tc>
      </w:tr>
      <w:tr w:rsidR="00807468" w:rsidDel="00513728">
        <w:trPr>
          <w:tblCellSpacing w:w="15" w:type="dxa"/>
          <w:del w:id="1265" w:author="Bill" w:date="2012-06-04T07:27:00Z"/>
        </w:trPr>
        <w:tc>
          <w:tcPr>
            <w:tcW w:w="50" w:type="pct"/>
            <w:hideMark/>
          </w:tcPr>
          <w:p w:rsidR="00807468" w:rsidDel="00513728" w:rsidRDefault="00807468">
            <w:pPr>
              <w:pStyle w:val="Bibliography"/>
              <w:rPr>
                <w:del w:id="1266" w:author="Bill" w:date="2012-06-04T07:27:00Z"/>
                <w:noProof/>
              </w:rPr>
            </w:pPr>
            <w:del w:id="1267" w:author="Bill" w:date="2012-06-04T07:27:00Z">
              <w:r w:rsidDel="00513728">
                <w:rPr>
                  <w:noProof/>
                </w:rPr>
                <w:delText xml:space="preserve">[35] </w:delText>
              </w:r>
            </w:del>
          </w:p>
        </w:tc>
        <w:tc>
          <w:tcPr>
            <w:tcW w:w="0" w:type="auto"/>
            <w:hideMark/>
          </w:tcPr>
          <w:p w:rsidR="00807468" w:rsidDel="00513728" w:rsidRDefault="00807468">
            <w:pPr>
              <w:pStyle w:val="Bibliography"/>
              <w:rPr>
                <w:del w:id="1268" w:author="Bill" w:date="2012-06-04T07:27:00Z"/>
                <w:noProof/>
              </w:rPr>
            </w:pPr>
            <w:del w:id="1269" w:author="Bill" w:date="2012-06-04T07:27:00Z">
              <w:r w:rsidDel="00513728">
                <w:rPr>
                  <w:noProof/>
                </w:rPr>
                <w:delText>E. Marder-Eppstein, "Costmap_2d Package Summary," 11 August 2011. [Online]. Available: http://www.ros.org/wiki/costmap_2d. [Accessed 9 May 2012].</w:delText>
              </w:r>
            </w:del>
          </w:p>
        </w:tc>
      </w:tr>
    </w:tbl>
    <w:p w:rsidR="00807468" w:rsidDel="00513728" w:rsidRDefault="00807468">
      <w:pPr>
        <w:rPr>
          <w:del w:id="1270" w:author="Bill" w:date="2012-06-04T07:27:00Z"/>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4" w:author="Wyatt" w:date="2012-06-03T16:25:00Z" w:initials="W">
    <w:p w:rsidR="00BB2069" w:rsidRDefault="00BB2069">
      <w:pPr>
        <w:pStyle w:val="CommentText"/>
      </w:pPr>
      <w:r>
        <w:rPr>
          <w:rStyle w:val="CommentReference"/>
        </w:rPr>
        <w:annotationRef/>
      </w:r>
      <w:r>
        <w:t>Can you cite examples?</w:t>
      </w:r>
    </w:p>
  </w:comment>
  <w:comment w:id="849" w:author="Wyatt" w:date="2012-06-04T00:46:00Z" w:initials="W">
    <w:p w:rsidR="00BB2069" w:rsidRDefault="00BB2069">
      <w:pPr>
        <w:pStyle w:val="CommentText"/>
      </w:pPr>
      <w:r>
        <w:rPr>
          <w:rStyle w:val="CommentReference"/>
        </w:rPr>
        <w:annotationRef/>
      </w:r>
      <w:r>
        <w:t>Need to modify these figures.  Too hard to see what is going on.  E.g., make several of these figures showing shorter snippets of the path.  Do dots on blue correspond to dots on green?  (</w:t>
      </w:r>
      <w:proofErr w:type="gramStart"/>
      <w:r>
        <w:t>if</w:t>
      </w:r>
      <w:proofErr w:type="gramEnd"/>
      <w:r>
        <w:t xml:space="preserve"> so, say so—if not, make it so).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1B0" w:rsidRDefault="008831B0" w:rsidP="000F6971">
      <w:pPr>
        <w:spacing w:after="0" w:line="240" w:lineRule="auto"/>
      </w:pPr>
      <w:r>
        <w:separator/>
      </w:r>
    </w:p>
  </w:endnote>
  <w:endnote w:type="continuationSeparator" w:id="0">
    <w:p w:rsidR="008831B0" w:rsidRDefault="008831B0"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BB2069" w:rsidRDefault="00BB2069">
        <w:pPr>
          <w:pStyle w:val="Footer"/>
          <w:jc w:val="right"/>
        </w:pPr>
        <w:r>
          <w:fldChar w:fldCharType="begin"/>
        </w:r>
        <w:r>
          <w:instrText xml:space="preserve"> PAGE   \* MERGEFORMAT </w:instrText>
        </w:r>
        <w:r>
          <w:fldChar w:fldCharType="separate"/>
        </w:r>
        <w:r w:rsidR="00CB4072">
          <w:rPr>
            <w:noProof/>
          </w:rPr>
          <w:t>55</w:t>
        </w:r>
        <w:r>
          <w:rPr>
            <w:noProof/>
          </w:rPr>
          <w:fldChar w:fldCharType="end"/>
        </w:r>
      </w:p>
    </w:sdtContent>
  </w:sdt>
  <w:p w:rsidR="00BB2069" w:rsidRDefault="00BB206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69" w:rsidRDefault="00BB2069">
    <w:pPr>
      <w:pStyle w:val="Footer"/>
      <w:jc w:val="right"/>
    </w:pPr>
  </w:p>
  <w:p w:rsidR="00BB2069" w:rsidRDefault="00BB206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1B0" w:rsidRDefault="008831B0" w:rsidP="000F6971">
      <w:pPr>
        <w:spacing w:after="0" w:line="240" w:lineRule="auto"/>
      </w:pPr>
      <w:r>
        <w:separator/>
      </w:r>
    </w:p>
  </w:footnote>
  <w:footnote w:type="continuationSeparator" w:id="0">
    <w:p w:rsidR="008831B0" w:rsidRDefault="008831B0"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5FF6"/>
    <w:rsid w:val="002A7404"/>
    <w:rsid w:val="002B55DA"/>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82FD7"/>
    <w:rsid w:val="0039427E"/>
    <w:rsid w:val="00394728"/>
    <w:rsid w:val="00395035"/>
    <w:rsid w:val="003964F8"/>
    <w:rsid w:val="003B692F"/>
    <w:rsid w:val="003D17C6"/>
    <w:rsid w:val="003D4136"/>
    <w:rsid w:val="003F29EE"/>
    <w:rsid w:val="003F62D4"/>
    <w:rsid w:val="004026C5"/>
    <w:rsid w:val="00406890"/>
    <w:rsid w:val="004115E1"/>
    <w:rsid w:val="004127AC"/>
    <w:rsid w:val="00416EEF"/>
    <w:rsid w:val="00424072"/>
    <w:rsid w:val="004245B2"/>
    <w:rsid w:val="004303D8"/>
    <w:rsid w:val="00430ECB"/>
    <w:rsid w:val="00430FCF"/>
    <w:rsid w:val="004354F4"/>
    <w:rsid w:val="004459FA"/>
    <w:rsid w:val="00452783"/>
    <w:rsid w:val="00481D35"/>
    <w:rsid w:val="00485793"/>
    <w:rsid w:val="00486A1E"/>
    <w:rsid w:val="004A2AB5"/>
    <w:rsid w:val="004A2AE7"/>
    <w:rsid w:val="004A44C1"/>
    <w:rsid w:val="004A4F98"/>
    <w:rsid w:val="004A6112"/>
    <w:rsid w:val="004B6D29"/>
    <w:rsid w:val="004C3013"/>
    <w:rsid w:val="004C459C"/>
    <w:rsid w:val="004C503A"/>
    <w:rsid w:val="004C555A"/>
    <w:rsid w:val="004D3EFF"/>
    <w:rsid w:val="004E4B19"/>
    <w:rsid w:val="004F2187"/>
    <w:rsid w:val="00506D53"/>
    <w:rsid w:val="00513728"/>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6BC6"/>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B63FA"/>
    <w:rsid w:val="007C11F5"/>
    <w:rsid w:val="007C75C2"/>
    <w:rsid w:val="007D07FF"/>
    <w:rsid w:val="007D19ED"/>
    <w:rsid w:val="007E079C"/>
    <w:rsid w:val="007E28BE"/>
    <w:rsid w:val="007E3FE9"/>
    <w:rsid w:val="007E7C2A"/>
    <w:rsid w:val="007F1955"/>
    <w:rsid w:val="007F20C4"/>
    <w:rsid w:val="007F319B"/>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831B0"/>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8E687A"/>
    <w:rsid w:val="00903499"/>
    <w:rsid w:val="00904043"/>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7CE7"/>
    <w:rsid w:val="0095394F"/>
    <w:rsid w:val="00956182"/>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2888"/>
    <w:rsid w:val="00EA2928"/>
    <w:rsid w:val="00EA2C8A"/>
    <w:rsid w:val="00EA43E5"/>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0.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892B433B-EC3E-434C-94D8-764ED895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71</Pages>
  <Words>13582</Words>
  <Characters>77418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90819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9</cp:revision>
  <dcterms:created xsi:type="dcterms:W3CDTF">2012-06-04T10:59:00Z</dcterms:created>
  <dcterms:modified xsi:type="dcterms:W3CDTF">2012-06-05T22:58:00Z</dcterms:modified>
</cp:coreProperties>
</file>