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807468"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6314373" w:history="1">
        <w:r w:rsidR="00807468" w:rsidRPr="00610BE0">
          <w:rPr>
            <w:rStyle w:val="Hyperlink"/>
            <w:noProof/>
          </w:rPr>
          <w:t>1</w:t>
        </w:r>
        <w:r w:rsidR="00807468">
          <w:rPr>
            <w:rFonts w:asciiTheme="minorHAnsi" w:hAnsiTheme="minorHAnsi"/>
            <w:noProof/>
            <w:sz w:val="22"/>
          </w:rPr>
          <w:tab/>
        </w:r>
        <w:r w:rsidR="00807468" w:rsidRPr="00610BE0">
          <w:rPr>
            <w:rStyle w:val="Hyperlink"/>
            <w:noProof/>
          </w:rPr>
          <w:t>Introduction and Background</w:t>
        </w:r>
        <w:r w:rsidR="00807468">
          <w:rPr>
            <w:noProof/>
            <w:webHidden/>
          </w:rPr>
          <w:tab/>
        </w:r>
        <w:r w:rsidR="00807468">
          <w:rPr>
            <w:noProof/>
            <w:webHidden/>
          </w:rPr>
          <w:fldChar w:fldCharType="begin"/>
        </w:r>
        <w:r w:rsidR="00807468">
          <w:rPr>
            <w:noProof/>
            <w:webHidden/>
          </w:rPr>
          <w:instrText xml:space="preserve"> PAGEREF _Toc326314373 \h </w:instrText>
        </w:r>
        <w:r w:rsidR="00807468">
          <w:rPr>
            <w:noProof/>
            <w:webHidden/>
          </w:rPr>
        </w:r>
        <w:r w:rsidR="00807468">
          <w:rPr>
            <w:noProof/>
            <w:webHidden/>
          </w:rPr>
          <w:fldChar w:fldCharType="separate"/>
        </w:r>
        <w:r w:rsidR="00807468">
          <w:rPr>
            <w:noProof/>
            <w:webHidden/>
          </w:rPr>
          <w:t>1</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74" w:history="1">
        <w:r w:rsidR="00807468" w:rsidRPr="00610BE0">
          <w:rPr>
            <w:rStyle w:val="Hyperlink"/>
            <w:noProof/>
          </w:rPr>
          <w:t>1.1</w:t>
        </w:r>
        <w:r w:rsidR="00807468">
          <w:rPr>
            <w:rFonts w:asciiTheme="minorHAnsi" w:hAnsiTheme="minorHAnsi"/>
            <w:noProof/>
            <w:sz w:val="22"/>
          </w:rPr>
          <w:tab/>
        </w:r>
        <w:r w:rsidR="00807468" w:rsidRPr="00610BE0">
          <w:rPr>
            <w:rStyle w:val="Hyperlink"/>
            <w:noProof/>
          </w:rPr>
          <w:t>Computer Vision</w:t>
        </w:r>
        <w:r w:rsidR="00807468">
          <w:rPr>
            <w:noProof/>
            <w:webHidden/>
          </w:rPr>
          <w:tab/>
        </w:r>
        <w:r w:rsidR="00807468">
          <w:rPr>
            <w:noProof/>
            <w:webHidden/>
          </w:rPr>
          <w:fldChar w:fldCharType="begin"/>
        </w:r>
        <w:r w:rsidR="00807468">
          <w:rPr>
            <w:noProof/>
            <w:webHidden/>
          </w:rPr>
          <w:instrText xml:space="preserve"> PAGEREF _Toc326314374 \h </w:instrText>
        </w:r>
        <w:r w:rsidR="00807468">
          <w:rPr>
            <w:noProof/>
            <w:webHidden/>
          </w:rPr>
        </w:r>
        <w:r w:rsidR="00807468">
          <w:rPr>
            <w:noProof/>
            <w:webHidden/>
          </w:rPr>
          <w:fldChar w:fldCharType="separate"/>
        </w:r>
        <w:r w:rsidR="00807468">
          <w:rPr>
            <w:noProof/>
            <w:webHidden/>
          </w:rPr>
          <w:t>1</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75" w:history="1">
        <w:r w:rsidR="00807468" w:rsidRPr="00610BE0">
          <w:rPr>
            <w:rStyle w:val="Hyperlink"/>
            <w:noProof/>
          </w:rPr>
          <w:t>1.2</w:t>
        </w:r>
        <w:r w:rsidR="00807468">
          <w:rPr>
            <w:rFonts w:asciiTheme="minorHAnsi" w:hAnsiTheme="minorHAnsi"/>
            <w:noProof/>
            <w:sz w:val="22"/>
          </w:rPr>
          <w:tab/>
        </w:r>
        <w:r w:rsidR="00807468" w:rsidRPr="00610BE0">
          <w:rPr>
            <w:rStyle w:val="Hyperlink"/>
            <w:noProof/>
          </w:rPr>
          <w:t>Other sensors</w:t>
        </w:r>
        <w:r w:rsidR="00807468">
          <w:rPr>
            <w:noProof/>
            <w:webHidden/>
          </w:rPr>
          <w:tab/>
        </w:r>
        <w:r w:rsidR="00807468">
          <w:rPr>
            <w:noProof/>
            <w:webHidden/>
          </w:rPr>
          <w:fldChar w:fldCharType="begin"/>
        </w:r>
        <w:r w:rsidR="00807468">
          <w:rPr>
            <w:noProof/>
            <w:webHidden/>
          </w:rPr>
          <w:instrText xml:space="preserve"> PAGEREF _Toc326314375 \h </w:instrText>
        </w:r>
        <w:r w:rsidR="00807468">
          <w:rPr>
            <w:noProof/>
            <w:webHidden/>
          </w:rPr>
        </w:r>
        <w:r w:rsidR="00807468">
          <w:rPr>
            <w:noProof/>
            <w:webHidden/>
          </w:rPr>
          <w:fldChar w:fldCharType="separate"/>
        </w:r>
        <w:r w:rsidR="00807468">
          <w:rPr>
            <w:noProof/>
            <w:webHidden/>
          </w:rPr>
          <w:t>5</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76" w:history="1">
        <w:r w:rsidR="00807468" w:rsidRPr="00610BE0">
          <w:rPr>
            <w:rStyle w:val="Hyperlink"/>
            <w:noProof/>
          </w:rPr>
          <w:t>1.3</w:t>
        </w:r>
        <w:r w:rsidR="00807468">
          <w:rPr>
            <w:rFonts w:asciiTheme="minorHAnsi" w:hAnsiTheme="minorHAnsi"/>
            <w:noProof/>
            <w:sz w:val="22"/>
          </w:rPr>
          <w:tab/>
        </w:r>
        <w:r w:rsidR="00807468" w:rsidRPr="00610BE0">
          <w:rPr>
            <w:rStyle w:val="Hyperlink"/>
            <w:noProof/>
          </w:rPr>
          <w:t>Sensor fusion</w:t>
        </w:r>
        <w:r w:rsidR="00807468">
          <w:rPr>
            <w:noProof/>
            <w:webHidden/>
          </w:rPr>
          <w:tab/>
        </w:r>
        <w:r w:rsidR="00807468">
          <w:rPr>
            <w:noProof/>
            <w:webHidden/>
          </w:rPr>
          <w:fldChar w:fldCharType="begin"/>
        </w:r>
        <w:r w:rsidR="00807468">
          <w:rPr>
            <w:noProof/>
            <w:webHidden/>
          </w:rPr>
          <w:instrText xml:space="preserve"> PAGEREF _Toc326314376 \h </w:instrText>
        </w:r>
        <w:r w:rsidR="00807468">
          <w:rPr>
            <w:noProof/>
            <w:webHidden/>
          </w:rPr>
        </w:r>
        <w:r w:rsidR="00807468">
          <w:rPr>
            <w:noProof/>
            <w:webHidden/>
          </w:rPr>
          <w:fldChar w:fldCharType="separate"/>
        </w:r>
        <w:r w:rsidR="00807468">
          <w:rPr>
            <w:noProof/>
            <w:webHidden/>
          </w:rPr>
          <w:t>6</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77" w:history="1">
        <w:r w:rsidR="00807468" w:rsidRPr="00610BE0">
          <w:rPr>
            <w:rStyle w:val="Hyperlink"/>
            <w:noProof/>
          </w:rPr>
          <w:t>1.4</w:t>
        </w:r>
        <w:r w:rsidR="00807468">
          <w:rPr>
            <w:rFonts w:asciiTheme="minorHAnsi" w:hAnsiTheme="minorHAnsi"/>
            <w:noProof/>
            <w:sz w:val="22"/>
          </w:rPr>
          <w:tab/>
        </w:r>
        <w:r w:rsidR="00807468" w:rsidRPr="00610BE0">
          <w:rPr>
            <w:rStyle w:val="Hyperlink"/>
            <w:noProof/>
          </w:rPr>
          <w:t>Planning</w:t>
        </w:r>
        <w:r w:rsidR="00807468">
          <w:rPr>
            <w:noProof/>
            <w:webHidden/>
          </w:rPr>
          <w:tab/>
        </w:r>
        <w:r w:rsidR="00807468">
          <w:rPr>
            <w:noProof/>
            <w:webHidden/>
          </w:rPr>
          <w:fldChar w:fldCharType="begin"/>
        </w:r>
        <w:r w:rsidR="00807468">
          <w:rPr>
            <w:noProof/>
            <w:webHidden/>
          </w:rPr>
          <w:instrText xml:space="preserve"> PAGEREF _Toc326314377 \h </w:instrText>
        </w:r>
        <w:r w:rsidR="00807468">
          <w:rPr>
            <w:noProof/>
            <w:webHidden/>
          </w:rPr>
        </w:r>
        <w:r w:rsidR="00807468">
          <w:rPr>
            <w:noProof/>
            <w:webHidden/>
          </w:rPr>
          <w:fldChar w:fldCharType="separate"/>
        </w:r>
        <w:r w:rsidR="00807468">
          <w:rPr>
            <w:noProof/>
            <w:webHidden/>
          </w:rPr>
          <w:t>7</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78" w:history="1">
        <w:r w:rsidR="00807468" w:rsidRPr="00610BE0">
          <w:rPr>
            <w:rStyle w:val="Hyperlink"/>
            <w:noProof/>
          </w:rPr>
          <w:t>2</w:t>
        </w:r>
        <w:r w:rsidR="00807468">
          <w:rPr>
            <w:rFonts w:asciiTheme="minorHAnsi" w:hAnsiTheme="minorHAnsi"/>
            <w:noProof/>
            <w:sz w:val="22"/>
          </w:rPr>
          <w:tab/>
        </w:r>
        <w:r w:rsidR="00807468" w:rsidRPr="00610BE0">
          <w:rPr>
            <w:rStyle w:val="Hyperlink"/>
            <w:noProof/>
          </w:rPr>
          <w:t>Harlie</w:t>
        </w:r>
        <w:r w:rsidR="00807468">
          <w:rPr>
            <w:noProof/>
            <w:webHidden/>
          </w:rPr>
          <w:tab/>
        </w:r>
        <w:r w:rsidR="00807468">
          <w:rPr>
            <w:noProof/>
            <w:webHidden/>
          </w:rPr>
          <w:fldChar w:fldCharType="begin"/>
        </w:r>
        <w:r w:rsidR="00807468">
          <w:rPr>
            <w:noProof/>
            <w:webHidden/>
          </w:rPr>
          <w:instrText xml:space="preserve"> PAGEREF _Toc326314378 \h </w:instrText>
        </w:r>
        <w:r w:rsidR="00807468">
          <w:rPr>
            <w:noProof/>
            <w:webHidden/>
          </w:rPr>
        </w:r>
        <w:r w:rsidR="00807468">
          <w:rPr>
            <w:noProof/>
            <w:webHidden/>
          </w:rPr>
          <w:fldChar w:fldCharType="separate"/>
        </w:r>
        <w:r w:rsidR="00807468">
          <w:rPr>
            <w:noProof/>
            <w:webHidden/>
          </w:rPr>
          <w:t>10</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79" w:history="1">
        <w:r w:rsidR="00807468" w:rsidRPr="00610BE0">
          <w:rPr>
            <w:rStyle w:val="Hyperlink"/>
            <w:noProof/>
          </w:rPr>
          <w:t>2.1</w:t>
        </w:r>
        <w:r w:rsidR="00807468">
          <w:rPr>
            <w:rFonts w:asciiTheme="minorHAnsi" w:hAnsiTheme="minorHAnsi"/>
            <w:noProof/>
            <w:sz w:val="22"/>
          </w:rPr>
          <w:tab/>
        </w:r>
        <w:r w:rsidR="00807468" w:rsidRPr="00610BE0">
          <w:rPr>
            <w:rStyle w:val="Hyperlink"/>
            <w:noProof/>
          </w:rPr>
          <w:t>Software Architecture</w:t>
        </w:r>
        <w:r w:rsidR="00807468">
          <w:rPr>
            <w:noProof/>
            <w:webHidden/>
          </w:rPr>
          <w:tab/>
        </w:r>
        <w:r w:rsidR="00807468">
          <w:rPr>
            <w:noProof/>
            <w:webHidden/>
          </w:rPr>
          <w:fldChar w:fldCharType="begin"/>
        </w:r>
        <w:r w:rsidR="00807468">
          <w:rPr>
            <w:noProof/>
            <w:webHidden/>
          </w:rPr>
          <w:instrText xml:space="preserve"> PAGEREF _Toc326314379 \h </w:instrText>
        </w:r>
        <w:r w:rsidR="00807468">
          <w:rPr>
            <w:noProof/>
            <w:webHidden/>
          </w:rPr>
        </w:r>
        <w:r w:rsidR="00807468">
          <w:rPr>
            <w:noProof/>
            <w:webHidden/>
          </w:rPr>
          <w:fldChar w:fldCharType="separate"/>
        </w:r>
        <w:r w:rsidR="00807468">
          <w:rPr>
            <w:noProof/>
            <w:webHidden/>
          </w:rPr>
          <w:t>11</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80" w:history="1">
        <w:r w:rsidR="00807468" w:rsidRPr="00610BE0">
          <w:rPr>
            <w:rStyle w:val="Hyperlink"/>
            <w:noProof/>
          </w:rPr>
          <w:t>3</w:t>
        </w:r>
        <w:r w:rsidR="00807468">
          <w:rPr>
            <w:rFonts w:asciiTheme="minorHAnsi" w:hAnsiTheme="minorHAnsi"/>
            <w:noProof/>
            <w:sz w:val="22"/>
          </w:rPr>
          <w:tab/>
        </w:r>
        <w:r w:rsidR="00807468" w:rsidRPr="00610BE0">
          <w:rPr>
            <w:rStyle w:val="Hyperlink"/>
            <w:noProof/>
          </w:rPr>
          <w:t>Evaluation of the Microsoft Kinect</w:t>
        </w:r>
        <w:r w:rsidR="00807468">
          <w:rPr>
            <w:noProof/>
            <w:webHidden/>
          </w:rPr>
          <w:tab/>
        </w:r>
        <w:r w:rsidR="00807468">
          <w:rPr>
            <w:noProof/>
            <w:webHidden/>
          </w:rPr>
          <w:fldChar w:fldCharType="begin"/>
        </w:r>
        <w:r w:rsidR="00807468">
          <w:rPr>
            <w:noProof/>
            <w:webHidden/>
          </w:rPr>
          <w:instrText xml:space="preserve"> PAGEREF _Toc326314380 \h </w:instrText>
        </w:r>
        <w:r w:rsidR="00807468">
          <w:rPr>
            <w:noProof/>
            <w:webHidden/>
          </w:rPr>
        </w:r>
        <w:r w:rsidR="00807468">
          <w:rPr>
            <w:noProof/>
            <w:webHidden/>
          </w:rPr>
          <w:fldChar w:fldCharType="separate"/>
        </w:r>
        <w:r w:rsidR="00807468">
          <w:rPr>
            <w:noProof/>
            <w:webHidden/>
          </w:rPr>
          <w:t>14</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1" w:history="1">
        <w:r w:rsidR="00807468" w:rsidRPr="00610BE0">
          <w:rPr>
            <w:rStyle w:val="Hyperlink"/>
            <w:noProof/>
          </w:rPr>
          <w:t>3.1</w:t>
        </w:r>
        <w:r w:rsidR="00807468">
          <w:rPr>
            <w:rFonts w:asciiTheme="minorHAnsi" w:hAnsiTheme="minorHAnsi"/>
            <w:noProof/>
            <w:sz w:val="22"/>
          </w:rPr>
          <w:tab/>
        </w:r>
        <w:r w:rsidR="00807468" w:rsidRPr="00610BE0">
          <w:rPr>
            <w:rStyle w:val="Hyperlink"/>
            <w:noProof/>
          </w:rPr>
          <w:t>Calibration of Users</w:t>
        </w:r>
        <w:r w:rsidR="00807468">
          <w:rPr>
            <w:noProof/>
            <w:webHidden/>
          </w:rPr>
          <w:tab/>
        </w:r>
        <w:r w:rsidR="00807468">
          <w:rPr>
            <w:noProof/>
            <w:webHidden/>
          </w:rPr>
          <w:fldChar w:fldCharType="begin"/>
        </w:r>
        <w:r w:rsidR="00807468">
          <w:rPr>
            <w:noProof/>
            <w:webHidden/>
          </w:rPr>
          <w:instrText xml:space="preserve"> PAGEREF _Toc326314381 \h </w:instrText>
        </w:r>
        <w:r w:rsidR="00807468">
          <w:rPr>
            <w:noProof/>
            <w:webHidden/>
          </w:rPr>
        </w:r>
        <w:r w:rsidR="00807468">
          <w:rPr>
            <w:noProof/>
            <w:webHidden/>
          </w:rPr>
          <w:fldChar w:fldCharType="separate"/>
        </w:r>
        <w:r w:rsidR="00807468">
          <w:rPr>
            <w:noProof/>
            <w:webHidden/>
          </w:rPr>
          <w:t>16</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2" w:history="1">
        <w:r w:rsidR="00807468" w:rsidRPr="00610BE0">
          <w:rPr>
            <w:rStyle w:val="Hyperlink"/>
            <w:noProof/>
          </w:rPr>
          <w:t>3.2</w:t>
        </w:r>
        <w:r w:rsidR="00807468">
          <w:rPr>
            <w:rFonts w:asciiTheme="minorHAnsi" w:hAnsiTheme="minorHAnsi"/>
            <w:noProof/>
            <w:sz w:val="22"/>
          </w:rPr>
          <w:tab/>
        </w:r>
        <w:r w:rsidR="00807468" w:rsidRPr="00610BE0">
          <w:rPr>
            <w:rStyle w:val="Hyperlink"/>
            <w:noProof/>
          </w:rPr>
          <w:t>Discrimination Between Users</w:t>
        </w:r>
        <w:r w:rsidR="00807468">
          <w:rPr>
            <w:noProof/>
            <w:webHidden/>
          </w:rPr>
          <w:tab/>
        </w:r>
        <w:r w:rsidR="00807468">
          <w:rPr>
            <w:noProof/>
            <w:webHidden/>
          </w:rPr>
          <w:fldChar w:fldCharType="begin"/>
        </w:r>
        <w:r w:rsidR="00807468">
          <w:rPr>
            <w:noProof/>
            <w:webHidden/>
          </w:rPr>
          <w:instrText xml:space="preserve"> PAGEREF _Toc326314382 \h </w:instrText>
        </w:r>
        <w:r w:rsidR="00807468">
          <w:rPr>
            <w:noProof/>
            <w:webHidden/>
          </w:rPr>
        </w:r>
        <w:r w:rsidR="00807468">
          <w:rPr>
            <w:noProof/>
            <w:webHidden/>
          </w:rPr>
          <w:fldChar w:fldCharType="separate"/>
        </w:r>
        <w:r w:rsidR="00807468">
          <w:rPr>
            <w:noProof/>
            <w:webHidden/>
          </w:rPr>
          <w:t>17</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3" w:history="1">
        <w:r w:rsidR="00807468" w:rsidRPr="00610BE0">
          <w:rPr>
            <w:rStyle w:val="Hyperlink"/>
            <w:noProof/>
          </w:rPr>
          <w:t>3.3</w:t>
        </w:r>
        <w:r w:rsidR="00807468">
          <w:rPr>
            <w:rFonts w:asciiTheme="minorHAnsi" w:hAnsiTheme="minorHAnsi"/>
            <w:noProof/>
            <w:sz w:val="22"/>
          </w:rPr>
          <w:tab/>
        </w:r>
        <w:r w:rsidR="00807468" w:rsidRPr="00610BE0">
          <w:rPr>
            <w:rStyle w:val="Hyperlink"/>
            <w:noProof/>
          </w:rPr>
          <w:t>Limited Field of View</w:t>
        </w:r>
        <w:r w:rsidR="00807468">
          <w:rPr>
            <w:noProof/>
            <w:webHidden/>
          </w:rPr>
          <w:tab/>
        </w:r>
        <w:r w:rsidR="00807468">
          <w:rPr>
            <w:noProof/>
            <w:webHidden/>
          </w:rPr>
          <w:fldChar w:fldCharType="begin"/>
        </w:r>
        <w:r w:rsidR="00807468">
          <w:rPr>
            <w:noProof/>
            <w:webHidden/>
          </w:rPr>
          <w:instrText xml:space="preserve"> PAGEREF _Toc326314383 \h </w:instrText>
        </w:r>
        <w:r w:rsidR="00807468">
          <w:rPr>
            <w:noProof/>
            <w:webHidden/>
          </w:rPr>
        </w:r>
        <w:r w:rsidR="00807468">
          <w:rPr>
            <w:noProof/>
            <w:webHidden/>
          </w:rPr>
          <w:fldChar w:fldCharType="separate"/>
        </w:r>
        <w:r w:rsidR="00807468">
          <w:rPr>
            <w:noProof/>
            <w:webHidden/>
          </w:rPr>
          <w:t>18</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4" w:history="1">
        <w:r w:rsidR="00807468" w:rsidRPr="00610BE0">
          <w:rPr>
            <w:rStyle w:val="Hyperlink"/>
            <w:noProof/>
          </w:rPr>
          <w:t>3.4</w:t>
        </w:r>
        <w:r w:rsidR="00807468">
          <w:rPr>
            <w:rFonts w:asciiTheme="minorHAnsi" w:hAnsiTheme="minorHAnsi"/>
            <w:noProof/>
            <w:sz w:val="22"/>
          </w:rPr>
          <w:tab/>
        </w:r>
        <w:r w:rsidR="00807468" w:rsidRPr="00610BE0">
          <w:rPr>
            <w:rStyle w:val="Hyperlink"/>
            <w:noProof/>
          </w:rPr>
          <w:t>Moving Base Problem</w:t>
        </w:r>
        <w:r w:rsidR="00807468">
          <w:rPr>
            <w:noProof/>
            <w:webHidden/>
          </w:rPr>
          <w:tab/>
        </w:r>
        <w:r w:rsidR="00807468">
          <w:rPr>
            <w:noProof/>
            <w:webHidden/>
          </w:rPr>
          <w:fldChar w:fldCharType="begin"/>
        </w:r>
        <w:r w:rsidR="00807468">
          <w:rPr>
            <w:noProof/>
            <w:webHidden/>
          </w:rPr>
          <w:instrText xml:space="preserve"> PAGEREF _Toc326314384 \h </w:instrText>
        </w:r>
        <w:r w:rsidR="00807468">
          <w:rPr>
            <w:noProof/>
            <w:webHidden/>
          </w:rPr>
        </w:r>
        <w:r w:rsidR="00807468">
          <w:rPr>
            <w:noProof/>
            <w:webHidden/>
          </w:rPr>
          <w:fldChar w:fldCharType="separate"/>
        </w:r>
        <w:r w:rsidR="00807468">
          <w:rPr>
            <w:noProof/>
            <w:webHidden/>
          </w:rPr>
          <w:t>20</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85" w:history="1">
        <w:r w:rsidR="00807468" w:rsidRPr="00610BE0">
          <w:rPr>
            <w:rStyle w:val="Hyperlink"/>
            <w:noProof/>
          </w:rPr>
          <w:t>4</w:t>
        </w:r>
        <w:r w:rsidR="00807468">
          <w:rPr>
            <w:rFonts w:asciiTheme="minorHAnsi" w:hAnsiTheme="minorHAnsi"/>
            <w:noProof/>
            <w:sz w:val="22"/>
          </w:rPr>
          <w:tab/>
        </w:r>
        <w:r w:rsidR="00807468" w:rsidRPr="00610BE0">
          <w:rPr>
            <w:rStyle w:val="Hyperlink"/>
            <w:noProof/>
          </w:rPr>
          <w:t>Pan Mount</w:t>
        </w:r>
        <w:r w:rsidR="00807468">
          <w:rPr>
            <w:noProof/>
            <w:webHidden/>
          </w:rPr>
          <w:tab/>
        </w:r>
        <w:r w:rsidR="00807468">
          <w:rPr>
            <w:noProof/>
            <w:webHidden/>
          </w:rPr>
          <w:fldChar w:fldCharType="begin"/>
        </w:r>
        <w:r w:rsidR="00807468">
          <w:rPr>
            <w:noProof/>
            <w:webHidden/>
          </w:rPr>
          <w:instrText xml:space="preserve"> PAGEREF _Toc326314385 \h </w:instrText>
        </w:r>
        <w:r w:rsidR="00807468">
          <w:rPr>
            <w:noProof/>
            <w:webHidden/>
          </w:rPr>
        </w:r>
        <w:r w:rsidR="00807468">
          <w:rPr>
            <w:noProof/>
            <w:webHidden/>
          </w:rPr>
          <w:fldChar w:fldCharType="separate"/>
        </w:r>
        <w:r w:rsidR="00807468">
          <w:rPr>
            <w:noProof/>
            <w:webHidden/>
          </w:rPr>
          <w:t>24</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6" w:history="1">
        <w:r w:rsidR="00807468" w:rsidRPr="00610BE0">
          <w:rPr>
            <w:rStyle w:val="Hyperlink"/>
            <w:noProof/>
          </w:rPr>
          <w:t>4.1</w:t>
        </w:r>
        <w:r w:rsidR="00807468">
          <w:rPr>
            <w:rFonts w:asciiTheme="minorHAnsi" w:hAnsiTheme="minorHAnsi"/>
            <w:noProof/>
            <w:sz w:val="22"/>
          </w:rPr>
          <w:tab/>
        </w:r>
        <w:r w:rsidR="00807468" w:rsidRPr="00610BE0">
          <w:rPr>
            <w:rStyle w:val="Hyperlink"/>
            <w:noProof/>
          </w:rPr>
          <w:t>Performance</w:t>
        </w:r>
        <w:r w:rsidR="00807468">
          <w:rPr>
            <w:noProof/>
            <w:webHidden/>
          </w:rPr>
          <w:tab/>
        </w:r>
        <w:r w:rsidR="00807468">
          <w:rPr>
            <w:noProof/>
            <w:webHidden/>
          </w:rPr>
          <w:fldChar w:fldCharType="begin"/>
        </w:r>
        <w:r w:rsidR="00807468">
          <w:rPr>
            <w:noProof/>
            <w:webHidden/>
          </w:rPr>
          <w:instrText xml:space="preserve"> PAGEREF _Toc326314386 \h </w:instrText>
        </w:r>
        <w:r w:rsidR="00807468">
          <w:rPr>
            <w:noProof/>
            <w:webHidden/>
          </w:rPr>
        </w:r>
        <w:r w:rsidR="00807468">
          <w:rPr>
            <w:noProof/>
            <w:webHidden/>
          </w:rPr>
          <w:fldChar w:fldCharType="separate"/>
        </w:r>
        <w:r w:rsidR="00807468">
          <w:rPr>
            <w:noProof/>
            <w:webHidden/>
          </w:rPr>
          <w:t>26</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87" w:history="1">
        <w:r w:rsidR="00807468" w:rsidRPr="00610BE0">
          <w:rPr>
            <w:rStyle w:val="Hyperlink"/>
            <w:noProof/>
          </w:rPr>
          <w:t>5</w:t>
        </w:r>
        <w:r w:rsidR="00807468">
          <w:rPr>
            <w:rFonts w:asciiTheme="minorHAnsi" w:hAnsiTheme="minorHAnsi"/>
            <w:noProof/>
            <w:sz w:val="22"/>
          </w:rPr>
          <w:tab/>
        </w:r>
        <w:r w:rsidR="00807468" w:rsidRPr="00610BE0">
          <w:rPr>
            <w:rStyle w:val="Hyperlink"/>
            <w:noProof/>
          </w:rPr>
          <w:t>Person Tracking</w:t>
        </w:r>
        <w:r w:rsidR="00807468">
          <w:rPr>
            <w:noProof/>
            <w:webHidden/>
          </w:rPr>
          <w:tab/>
        </w:r>
        <w:r w:rsidR="00807468">
          <w:rPr>
            <w:noProof/>
            <w:webHidden/>
          </w:rPr>
          <w:fldChar w:fldCharType="begin"/>
        </w:r>
        <w:r w:rsidR="00807468">
          <w:rPr>
            <w:noProof/>
            <w:webHidden/>
          </w:rPr>
          <w:instrText xml:space="preserve"> PAGEREF _Toc326314387 \h </w:instrText>
        </w:r>
        <w:r w:rsidR="00807468">
          <w:rPr>
            <w:noProof/>
            <w:webHidden/>
          </w:rPr>
        </w:r>
        <w:r w:rsidR="00807468">
          <w:rPr>
            <w:noProof/>
            <w:webHidden/>
          </w:rPr>
          <w:fldChar w:fldCharType="separate"/>
        </w:r>
        <w:r w:rsidR="00807468">
          <w:rPr>
            <w:noProof/>
            <w:webHidden/>
          </w:rPr>
          <w:t>31</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8" w:history="1">
        <w:r w:rsidR="00807468" w:rsidRPr="00610BE0">
          <w:rPr>
            <w:rStyle w:val="Hyperlink"/>
            <w:noProof/>
          </w:rPr>
          <w:t>5.1</w:t>
        </w:r>
        <w:r w:rsidR="00807468">
          <w:rPr>
            <w:rFonts w:asciiTheme="minorHAnsi" w:hAnsiTheme="minorHAnsi"/>
            <w:noProof/>
            <w:sz w:val="22"/>
          </w:rPr>
          <w:tab/>
        </w:r>
        <w:r w:rsidR="00807468" w:rsidRPr="00610BE0">
          <w:rPr>
            <w:rStyle w:val="Hyperlink"/>
            <w:noProof/>
          </w:rPr>
          <w:t>Face Detector Node</w:t>
        </w:r>
        <w:r w:rsidR="00807468">
          <w:rPr>
            <w:noProof/>
            <w:webHidden/>
          </w:rPr>
          <w:tab/>
        </w:r>
        <w:r w:rsidR="00807468">
          <w:rPr>
            <w:noProof/>
            <w:webHidden/>
          </w:rPr>
          <w:fldChar w:fldCharType="begin"/>
        </w:r>
        <w:r w:rsidR="00807468">
          <w:rPr>
            <w:noProof/>
            <w:webHidden/>
          </w:rPr>
          <w:instrText xml:space="preserve"> PAGEREF _Toc326314388 \h </w:instrText>
        </w:r>
        <w:r w:rsidR="00807468">
          <w:rPr>
            <w:noProof/>
            <w:webHidden/>
          </w:rPr>
        </w:r>
        <w:r w:rsidR="00807468">
          <w:rPr>
            <w:noProof/>
            <w:webHidden/>
          </w:rPr>
          <w:fldChar w:fldCharType="separate"/>
        </w:r>
        <w:r w:rsidR="00807468">
          <w:rPr>
            <w:noProof/>
            <w:webHidden/>
          </w:rPr>
          <w:t>32</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89" w:history="1">
        <w:r w:rsidR="00807468" w:rsidRPr="00610BE0">
          <w:rPr>
            <w:rStyle w:val="Hyperlink"/>
            <w:noProof/>
          </w:rPr>
          <w:t>5.2</w:t>
        </w:r>
        <w:r w:rsidR="00807468">
          <w:rPr>
            <w:rFonts w:asciiTheme="minorHAnsi" w:hAnsiTheme="minorHAnsi"/>
            <w:noProof/>
            <w:sz w:val="22"/>
          </w:rPr>
          <w:tab/>
        </w:r>
        <w:r w:rsidR="00807468" w:rsidRPr="00610BE0">
          <w:rPr>
            <w:rStyle w:val="Hyperlink"/>
            <w:noProof/>
          </w:rPr>
          <w:t>Leg Detector Node</w:t>
        </w:r>
        <w:r w:rsidR="00807468">
          <w:rPr>
            <w:noProof/>
            <w:webHidden/>
          </w:rPr>
          <w:tab/>
        </w:r>
        <w:r w:rsidR="00807468">
          <w:rPr>
            <w:noProof/>
            <w:webHidden/>
          </w:rPr>
          <w:fldChar w:fldCharType="begin"/>
        </w:r>
        <w:r w:rsidR="00807468">
          <w:rPr>
            <w:noProof/>
            <w:webHidden/>
          </w:rPr>
          <w:instrText xml:space="preserve"> PAGEREF _Toc326314389 \h </w:instrText>
        </w:r>
        <w:r w:rsidR="00807468">
          <w:rPr>
            <w:noProof/>
            <w:webHidden/>
          </w:rPr>
        </w:r>
        <w:r w:rsidR="00807468">
          <w:rPr>
            <w:noProof/>
            <w:webHidden/>
          </w:rPr>
          <w:fldChar w:fldCharType="separate"/>
        </w:r>
        <w:r w:rsidR="00807468">
          <w:rPr>
            <w:noProof/>
            <w:webHidden/>
          </w:rPr>
          <w:t>33</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0" w:history="1">
        <w:r w:rsidR="00807468" w:rsidRPr="00610BE0">
          <w:rPr>
            <w:rStyle w:val="Hyperlink"/>
            <w:noProof/>
          </w:rPr>
          <w:t>5.3</w:t>
        </w:r>
        <w:r w:rsidR="00807468">
          <w:rPr>
            <w:rFonts w:asciiTheme="minorHAnsi" w:hAnsiTheme="minorHAnsi"/>
            <w:noProof/>
            <w:sz w:val="22"/>
          </w:rPr>
          <w:tab/>
        </w:r>
        <w:r w:rsidR="00807468" w:rsidRPr="00610BE0">
          <w:rPr>
            <w:rStyle w:val="Hyperlink"/>
            <w:noProof/>
          </w:rPr>
          <w:t>Kinect Person Detector Node</w:t>
        </w:r>
        <w:r w:rsidR="00807468">
          <w:rPr>
            <w:noProof/>
            <w:webHidden/>
          </w:rPr>
          <w:tab/>
        </w:r>
        <w:r w:rsidR="00807468">
          <w:rPr>
            <w:noProof/>
            <w:webHidden/>
          </w:rPr>
          <w:fldChar w:fldCharType="begin"/>
        </w:r>
        <w:r w:rsidR="00807468">
          <w:rPr>
            <w:noProof/>
            <w:webHidden/>
          </w:rPr>
          <w:instrText xml:space="preserve"> PAGEREF _Toc326314390 \h </w:instrText>
        </w:r>
        <w:r w:rsidR="00807468">
          <w:rPr>
            <w:noProof/>
            <w:webHidden/>
          </w:rPr>
        </w:r>
        <w:r w:rsidR="00807468">
          <w:rPr>
            <w:noProof/>
            <w:webHidden/>
          </w:rPr>
          <w:fldChar w:fldCharType="separate"/>
        </w:r>
        <w:r w:rsidR="00807468">
          <w:rPr>
            <w:noProof/>
            <w:webHidden/>
          </w:rPr>
          <w:t>33</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91" w:history="1">
        <w:r w:rsidR="00807468" w:rsidRPr="00610BE0">
          <w:rPr>
            <w:rStyle w:val="Hyperlink"/>
            <w:noProof/>
          </w:rPr>
          <w:t>6</w:t>
        </w:r>
        <w:r w:rsidR="00807468">
          <w:rPr>
            <w:rFonts w:asciiTheme="minorHAnsi" w:hAnsiTheme="minorHAnsi"/>
            <w:noProof/>
            <w:sz w:val="22"/>
          </w:rPr>
          <w:tab/>
        </w:r>
        <w:r w:rsidR="00807468" w:rsidRPr="00610BE0">
          <w:rPr>
            <w:rStyle w:val="Hyperlink"/>
            <w:noProof/>
          </w:rPr>
          <w:t>Planning</w:t>
        </w:r>
        <w:r w:rsidR="00807468">
          <w:rPr>
            <w:noProof/>
            <w:webHidden/>
          </w:rPr>
          <w:tab/>
        </w:r>
        <w:r w:rsidR="00807468">
          <w:rPr>
            <w:noProof/>
            <w:webHidden/>
          </w:rPr>
          <w:fldChar w:fldCharType="begin"/>
        </w:r>
        <w:r w:rsidR="00807468">
          <w:rPr>
            <w:noProof/>
            <w:webHidden/>
          </w:rPr>
          <w:instrText xml:space="preserve"> PAGEREF _Toc326314391 \h </w:instrText>
        </w:r>
        <w:r w:rsidR="00807468">
          <w:rPr>
            <w:noProof/>
            <w:webHidden/>
          </w:rPr>
        </w:r>
        <w:r w:rsidR="00807468">
          <w:rPr>
            <w:noProof/>
            <w:webHidden/>
          </w:rPr>
          <w:fldChar w:fldCharType="separate"/>
        </w:r>
        <w:r w:rsidR="00807468">
          <w:rPr>
            <w:noProof/>
            <w:webHidden/>
          </w:rPr>
          <w:t>39</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2" w:history="1">
        <w:r w:rsidR="00807468" w:rsidRPr="00610BE0">
          <w:rPr>
            <w:rStyle w:val="Hyperlink"/>
            <w:noProof/>
          </w:rPr>
          <w:t>6.1</w:t>
        </w:r>
        <w:r w:rsidR="00807468">
          <w:rPr>
            <w:rFonts w:asciiTheme="minorHAnsi" w:hAnsiTheme="minorHAnsi"/>
            <w:noProof/>
            <w:sz w:val="22"/>
          </w:rPr>
          <w:tab/>
        </w:r>
        <w:r w:rsidR="00807468" w:rsidRPr="00610BE0">
          <w:rPr>
            <w:rStyle w:val="Hyperlink"/>
            <w:noProof/>
          </w:rPr>
          <w:t>Point-to-point planner</w:t>
        </w:r>
        <w:r w:rsidR="00807468">
          <w:rPr>
            <w:noProof/>
            <w:webHidden/>
          </w:rPr>
          <w:tab/>
        </w:r>
        <w:r w:rsidR="00807468">
          <w:rPr>
            <w:noProof/>
            <w:webHidden/>
          </w:rPr>
          <w:fldChar w:fldCharType="begin"/>
        </w:r>
        <w:r w:rsidR="00807468">
          <w:rPr>
            <w:noProof/>
            <w:webHidden/>
          </w:rPr>
          <w:instrText xml:space="preserve"> PAGEREF _Toc326314392 \h </w:instrText>
        </w:r>
        <w:r w:rsidR="00807468">
          <w:rPr>
            <w:noProof/>
            <w:webHidden/>
          </w:rPr>
        </w:r>
        <w:r w:rsidR="00807468">
          <w:rPr>
            <w:noProof/>
            <w:webHidden/>
          </w:rPr>
          <w:fldChar w:fldCharType="separate"/>
        </w:r>
        <w:r w:rsidR="00807468">
          <w:rPr>
            <w:noProof/>
            <w:webHidden/>
          </w:rPr>
          <w:t>40</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3" w:history="1">
        <w:r w:rsidR="00807468" w:rsidRPr="00610BE0">
          <w:rPr>
            <w:rStyle w:val="Hyperlink"/>
            <w:noProof/>
          </w:rPr>
          <w:t>6.2</w:t>
        </w:r>
        <w:r w:rsidR="00807468">
          <w:rPr>
            <w:rFonts w:asciiTheme="minorHAnsi" w:hAnsiTheme="minorHAnsi"/>
            <w:noProof/>
            <w:sz w:val="22"/>
          </w:rPr>
          <w:tab/>
        </w:r>
        <w:r w:rsidR="00807468" w:rsidRPr="00610BE0">
          <w:rPr>
            <w:rStyle w:val="Hyperlink"/>
            <w:noProof/>
          </w:rPr>
          <w:t>Dynamic Planning</w:t>
        </w:r>
        <w:r w:rsidR="00807468">
          <w:rPr>
            <w:noProof/>
            <w:webHidden/>
          </w:rPr>
          <w:tab/>
        </w:r>
        <w:r w:rsidR="00807468">
          <w:rPr>
            <w:noProof/>
            <w:webHidden/>
          </w:rPr>
          <w:fldChar w:fldCharType="begin"/>
        </w:r>
        <w:r w:rsidR="00807468">
          <w:rPr>
            <w:noProof/>
            <w:webHidden/>
          </w:rPr>
          <w:instrText xml:space="preserve"> PAGEREF _Toc326314393 \h </w:instrText>
        </w:r>
        <w:r w:rsidR="00807468">
          <w:rPr>
            <w:noProof/>
            <w:webHidden/>
          </w:rPr>
        </w:r>
        <w:r w:rsidR="00807468">
          <w:rPr>
            <w:noProof/>
            <w:webHidden/>
          </w:rPr>
          <w:fldChar w:fldCharType="separate"/>
        </w:r>
        <w:r w:rsidR="00807468">
          <w:rPr>
            <w:noProof/>
            <w:webHidden/>
          </w:rPr>
          <w:t>43</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4" w:history="1">
        <w:r w:rsidR="00807468" w:rsidRPr="00610BE0">
          <w:rPr>
            <w:rStyle w:val="Hyperlink"/>
            <w:noProof/>
          </w:rPr>
          <w:t>6.3</w:t>
        </w:r>
        <w:r w:rsidR="00807468">
          <w:rPr>
            <w:rFonts w:asciiTheme="minorHAnsi" w:hAnsiTheme="minorHAnsi"/>
            <w:noProof/>
            <w:sz w:val="22"/>
          </w:rPr>
          <w:tab/>
        </w:r>
        <w:r w:rsidR="00807468" w:rsidRPr="00610BE0">
          <w:rPr>
            <w:rStyle w:val="Hyperlink"/>
            <w:noProof/>
          </w:rPr>
          <w:t>Goal Generation</w:t>
        </w:r>
        <w:r w:rsidR="00807468">
          <w:rPr>
            <w:noProof/>
            <w:webHidden/>
          </w:rPr>
          <w:tab/>
        </w:r>
        <w:r w:rsidR="00807468">
          <w:rPr>
            <w:noProof/>
            <w:webHidden/>
          </w:rPr>
          <w:fldChar w:fldCharType="begin"/>
        </w:r>
        <w:r w:rsidR="00807468">
          <w:rPr>
            <w:noProof/>
            <w:webHidden/>
          </w:rPr>
          <w:instrText xml:space="preserve"> PAGEREF _Toc326314394 \h </w:instrText>
        </w:r>
        <w:r w:rsidR="00807468">
          <w:rPr>
            <w:noProof/>
            <w:webHidden/>
          </w:rPr>
        </w:r>
        <w:r w:rsidR="00807468">
          <w:rPr>
            <w:noProof/>
            <w:webHidden/>
          </w:rPr>
          <w:fldChar w:fldCharType="separate"/>
        </w:r>
        <w:r w:rsidR="00807468">
          <w:rPr>
            <w:noProof/>
            <w:webHidden/>
          </w:rPr>
          <w:t>49</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5" w:history="1">
        <w:r w:rsidR="00807468" w:rsidRPr="00610BE0">
          <w:rPr>
            <w:rStyle w:val="Hyperlink"/>
            <w:noProof/>
          </w:rPr>
          <w:t>6.4</w:t>
        </w:r>
        <w:r w:rsidR="00807468">
          <w:rPr>
            <w:rFonts w:asciiTheme="minorHAnsi" w:hAnsiTheme="minorHAnsi"/>
            <w:noProof/>
            <w:sz w:val="22"/>
          </w:rPr>
          <w:tab/>
        </w:r>
        <w:r w:rsidR="00807468" w:rsidRPr="00610BE0">
          <w:rPr>
            <w:rStyle w:val="Hyperlink"/>
            <w:noProof/>
          </w:rPr>
          <w:t>Benchmarks</w:t>
        </w:r>
        <w:r w:rsidR="00807468">
          <w:rPr>
            <w:noProof/>
            <w:webHidden/>
          </w:rPr>
          <w:tab/>
        </w:r>
        <w:r w:rsidR="00807468">
          <w:rPr>
            <w:noProof/>
            <w:webHidden/>
          </w:rPr>
          <w:fldChar w:fldCharType="begin"/>
        </w:r>
        <w:r w:rsidR="00807468">
          <w:rPr>
            <w:noProof/>
            <w:webHidden/>
          </w:rPr>
          <w:instrText xml:space="preserve"> PAGEREF _Toc326314395 \h </w:instrText>
        </w:r>
        <w:r w:rsidR="00807468">
          <w:rPr>
            <w:noProof/>
            <w:webHidden/>
          </w:rPr>
        </w:r>
        <w:r w:rsidR="00807468">
          <w:rPr>
            <w:noProof/>
            <w:webHidden/>
          </w:rPr>
          <w:fldChar w:fldCharType="separate"/>
        </w:r>
        <w:r w:rsidR="00807468">
          <w:rPr>
            <w:noProof/>
            <w:webHidden/>
          </w:rPr>
          <w:t>50</w:t>
        </w:r>
        <w:r w:rsidR="00807468">
          <w:rPr>
            <w:noProof/>
            <w:webHidden/>
          </w:rPr>
          <w:fldChar w:fldCharType="end"/>
        </w:r>
      </w:hyperlink>
    </w:p>
    <w:p w:rsidR="00807468" w:rsidRDefault="004115E1">
      <w:pPr>
        <w:pStyle w:val="TOC1"/>
        <w:tabs>
          <w:tab w:val="left" w:pos="440"/>
          <w:tab w:val="right" w:leader="dot" w:pos="8630"/>
        </w:tabs>
        <w:rPr>
          <w:rFonts w:asciiTheme="minorHAnsi" w:hAnsiTheme="minorHAnsi"/>
          <w:noProof/>
          <w:sz w:val="22"/>
        </w:rPr>
      </w:pPr>
      <w:hyperlink w:anchor="_Toc326314396" w:history="1">
        <w:r w:rsidR="00807468" w:rsidRPr="00610BE0">
          <w:rPr>
            <w:rStyle w:val="Hyperlink"/>
            <w:noProof/>
          </w:rPr>
          <w:t>7</w:t>
        </w:r>
        <w:r w:rsidR="00807468">
          <w:rPr>
            <w:rFonts w:asciiTheme="minorHAnsi" w:hAnsiTheme="minorHAnsi"/>
            <w:noProof/>
            <w:sz w:val="22"/>
          </w:rPr>
          <w:tab/>
        </w:r>
        <w:r w:rsidR="00807468" w:rsidRPr="00610BE0">
          <w:rPr>
            <w:rStyle w:val="Hyperlink"/>
            <w:noProof/>
          </w:rPr>
          <w:t>Conclusions</w:t>
        </w:r>
        <w:r w:rsidR="00807468">
          <w:rPr>
            <w:noProof/>
            <w:webHidden/>
          </w:rPr>
          <w:tab/>
        </w:r>
        <w:r w:rsidR="00807468">
          <w:rPr>
            <w:noProof/>
            <w:webHidden/>
          </w:rPr>
          <w:fldChar w:fldCharType="begin"/>
        </w:r>
        <w:r w:rsidR="00807468">
          <w:rPr>
            <w:noProof/>
            <w:webHidden/>
          </w:rPr>
          <w:instrText xml:space="preserve"> PAGEREF _Toc326314396 \h </w:instrText>
        </w:r>
        <w:r w:rsidR="00807468">
          <w:rPr>
            <w:noProof/>
            <w:webHidden/>
          </w:rPr>
        </w:r>
        <w:r w:rsidR="00807468">
          <w:rPr>
            <w:noProof/>
            <w:webHidden/>
          </w:rPr>
          <w:fldChar w:fldCharType="separate"/>
        </w:r>
        <w:r w:rsidR="00807468">
          <w:rPr>
            <w:noProof/>
            <w:webHidden/>
          </w:rPr>
          <w:t>56</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7" w:history="1">
        <w:r w:rsidR="00807468" w:rsidRPr="00610BE0">
          <w:rPr>
            <w:rStyle w:val="Hyperlink"/>
            <w:noProof/>
          </w:rPr>
          <w:t>7.1</w:t>
        </w:r>
        <w:r w:rsidR="00807468">
          <w:rPr>
            <w:rFonts w:asciiTheme="minorHAnsi" w:hAnsiTheme="minorHAnsi"/>
            <w:noProof/>
            <w:sz w:val="22"/>
          </w:rPr>
          <w:tab/>
        </w:r>
        <w:r w:rsidR="00807468" w:rsidRPr="00610BE0">
          <w:rPr>
            <w:rStyle w:val="Hyperlink"/>
            <w:noProof/>
          </w:rPr>
          <w:t>Summary of Accomplishments</w:t>
        </w:r>
        <w:r w:rsidR="00807468">
          <w:rPr>
            <w:noProof/>
            <w:webHidden/>
          </w:rPr>
          <w:tab/>
        </w:r>
        <w:r w:rsidR="00807468">
          <w:rPr>
            <w:noProof/>
            <w:webHidden/>
          </w:rPr>
          <w:fldChar w:fldCharType="begin"/>
        </w:r>
        <w:r w:rsidR="00807468">
          <w:rPr>
            <w:noProof/>
            <w:webHidden/>
          </w:rPr>
          <w:instrText xml:space="preserve"> PAGEREF _Toc326314397 \h </w:instrText>
        </w:r>
        <w:r w:rsidR="00807468">
          <w:rPr>
            <w:noProof/>
            <w:webHidden/>
          </w:rPr>
        </w:r>
        <w:r w:rsidR="00807468">
          <w:rPr>
            <w:noProof/>
            <w:webHidden/>
          </w:rPr>
          <w:fldChar w:fldCharType="separate"/>
        </w:r>
        <w:r w:rsidR="00807468">
          <w:rPr>
            <w:noProof/>
            <w:webHidden/>
          </w:rPr>
          <w:t>56</w:t>
        </w:r>
        <w:r w:rsidR="00807468">
          <w:rPr>
            <w:noProof/>
            <w:webHidden/>
          </w:rPr>
          <w:fldChar w:fldCharType="end"/>
        </w:r>
      </w:hyperlink>
    </w:p>
    <w:p w:rsidR="00807468" w:rsidRDefault="004115E1">
      <w:pPr>
        <w:pStyle w:val="TOC2"/>
        <w:tabs>
          <w:tab w:val="left" w:pos="880"/>
          <w:tab w:val="right" w:leader="dot" w:pos="8630"/>
        </w:tabs>
        <w:rPr>
          <w:rFonts w:asciiTheme="minorHAnsi" w:hAnsiTheme="minorHAnsi"/>
          <w:noProof/>
          <w:sz w:val="22"/>
        </w:rPr>
      </w:pPr>
      <w:hyperlink w:anchor="_Toc326314398" w:history="1">
        <w:r w:rsidR="00807468" w:rsidRPr="00610BE0">
          <w:rPr>
            <w:rStyle w:val="Hyperlink"/>
            <w:noProof/>
          </w:rPr>
          <w:t>7.2</w:t>
        </w:r>
        <w:r w:rsidR="00807468">
          <w:rPr>
            <w:rFonts w:asciiTheme="minorHAnsi" w:hAnsiTheme="minorHAnsi"/>
            <w:noProof/>
            <w:sz w:val="22"/>
          </w:rPr>
          <w:tab/>
        </w:r>
        <w:r w:rsidR="00807468" w:rsidRPr="00610BE0">
          <w:rPr>
            <w:rStyle w:val="Hyperlink"/>
            <w:noProof/>
          </w:rPr>
          <w:t>Future Work</w:t>
        </w:r>
        <w:r w:rsidR="00807468">
          <w:rPr>
            <w:noProof/>
            <w:webHidden/>
          </w:rPr>
          <w:tab/>
        </w:r>
        <w:r w:rsidR="00807468">
          <w:rPr>
            <w:noProof/>
            <w:webHidden/>
          </w:rPr>
          <w:fldChar w:fldCharType="begin"/>
        </w:r>
        <w:r w:rsidR="00807468">
          <w:rPr>
            <w:noProof/>
            <w:webHidden/>
          </w:rPr>
          <w:instrText xml:space="preserve"> PAGEREF _Toc326314398 \h </w:instrText>
        </w:r>
        <w:r w:rsidR="00807468">
          <w:rPr>
            <w:noProof/>
            <w:webHidden/>
          </w:rPr>
        </w:r>
        <w:r w:rsidR="00807468">
          <w:rPr>
            <w:noProof/>
            <w:webHidden/>
          </w:rPr>
          <w:fldChar w:fldCharType="separate"/>
        </w:r>
        <w:r w:rsidR="00807468">
          <w:rPr>
            <w:noProof/>
            <w:webHidden/>
          </w:rPr>
          <w:t>58</w:t>
        </w:r>
        <w:r w:rsidR="00807468">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807468"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6314399" w:history="1">
        <w:r w:rsidR="00807468" w:rsidRPr="00FC2632">
          <w:rPr>
            <w:rStyle w:val="Hyperlink"/>
            <w:noProof/>
          </w:rPr>
          <w:t>Table 1: Conditions for full and partial replanning</w:t>
        </w:r>
        <w:r w:rsidR="00807468">
          <w:rPr>
            <w:noProof/>
            <w:webHidden/>
          </w:rPr>
          <w:tab/>
        </w:r>
        <w:r w:rsidR="00807468">
          <w:rPr>
            <w:noProof/>
            <w:webHidden/>
          </w:rPr>
          <w:fldChar w:fldCharType="begin"/>
        </w:r>
        <w:r w:rsidR="00807468">
          <w:rPr>
            <w:noProof/>
            <w:webHidden/>
          </w:rPr>
          <w:instrText xml:space="preserve"> PAGEREF _Toc326314399 \h </w:instrText>
        </w:r>
        <w:r w:rsidR="00807468">
          <w:rPr>
            <w:noProof/>
            <w:webHidden/>
          </w:rPr>
        </w:r>
        <w:r w:rsidR="00807468">
          <w:rPr>
            <w:noProof/>
            <w:webHidden/>
          </w:rPr>
          <w:fldChar w:fldCharType="separate"/>
        </w:r>
        <w:r w:rsidR="00807468">
          <w:rPr>
            <w:noProof/>
            <w:webHidden/>
          </w:rPr>
          <w:t>48</w:t>
        </w:r>
        <w:r w:rsidR="00807468">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807468"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6314400" w:history="1">
        <w:r w:rsidR="00807468" w:rsidRPr="00201EFE">
          <w:rPr>
            <w:rStyle w:val="Hyperlink"/>
            <w:noProof/>
          </w:rPr>
          <w:t>Figure 1: Harlie, the mobile robot</w:t>
        </w:r>
        <w:r w:rsidR="00807468">
          <w:rPr>
            <w:noProof/>
            <w:webHidden/>
          </w:rPr>
          <w:tab/>
        </w:r>
        <w:r w:rsidR="00807468">
          <w:rPr>
            <w:noProof/>
            <w:webHidden/>
          </w:rPr>
          <w:fldChar w:fldCharType="begin"/>
        </w:r>
        <w:r w:rsidR="00807468">
          <w:rPr>
            <w:noProof/>
            <w:webHidden/>
          </w:rPr>
          <w:instrText xml:space="preserve"> PAGEREF _Toc326314400 \h </w:instrText>
        </w:r>
        <w:r w:rsidR="00807468">
          <w:rPr>
            <w:noProof/>
            <w:webHidden/>
          </w:rPr>
        </w:r>
        <w:r w:rsidR="00807468">
          <w:rPr>
            <w:noProof/>
            <w:webHidden/>
          </w:rPr>
          <w:fldChar w:fldCharType="separate"/>
        </w:r>
        <w:r w:rsidR="00807468">
          <w:rPr>
            <w:noProof/>
            <w:webHidden/>
          </w:rPr>
          <w:t>10</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1" w:history="1">
        <w:r w:rsidR="00807468" w:rsidRPr="00201EFE">
          <w:rPr>
            <w:rStyle w:val="Hyperlink"/>
            <w:noProof/>
          </w:rPr>
          <w:t>Figure 2: Overall software architecture</w:t>
        </w:r>
        <w:r w:rsidR="00807468">
          <w:rPr>
            <w:noProof/>
            <w:webHidden/>
          </w:rPr>
          <w:tab/>
        </w:r>
        <w:r w:rsidR="00807468">
          <w:rPr>
            <w:noProof/>
            <w:webHidden/>
          </w:rPr>
          <w:fldChar w:fldCharType="begin"/>
        </w:r>
        <w:r w:rsidR="00807468">
          <w:rPr>
            <w:noProof/>
            <w:webHidden/>
          </w:rPr>
          <w:instrText xml:space="preserve"> PAGEREF _Toc326314401 \h </w:instrText>
        </w:r>
        <w:r w:rsidR="00807468">
          <w:rPr>
            <w:noProof/>
            <w:webHidden/>
          </w:rPr>
        </w:r>
        <w:r w:rsidR="00807468">
          <w:rPr>
            <w:noProof/>
            <w:webHidden/>
          </w:rPr>
          <w:fldChar w:fldCharType="separate"/>
        </w:r>
        <w:r w:rsidR="00807468">
          <w:rPr>
            <w:noProof/>
            <w:webHidden/>
          </w:rPr>
          <w:t>13</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2" w:history="1">
        <w:r w:rsidR="00807468" w:rsidRPr="00201EFE">
          <w:rPr>
            <w:rStyle w:val="Hyperlink"/>
            <w:noProof/>
          </w:rPr>
          <w:t>Figure 3: Kinect's distinctive “psi” calibration pose</w:t>
        </w:r>
        <w:r w:rsidR="00807468">
          <w:rPr>
            <w:noProof/>
            <w:webHidden/>
          </w:rPr>
          <w:tab/>
        </w:r>
        <w:r w:rsidR="00807468">
          <w:rPr>
            <w:noProof/>
            <w:webHidden/>
          </w:rPr>
          <w:fldChar w:fldCharType="begin"/>
        </w:r>
        <w:r w:rsidR="00807468">
          <w:rPr>
            <w:noProof/>
            <w:webHidden/>
          </w:rPr>
          <w:instrText xml:space="preserve"> PAGEREF _Toc326314402 \h </w:instrText>
        </w:r>
        <w:r w:rsidR="00807468">
          <w:rPr>
            <w:noProof/>
            <w:webHidden/>
          </w:rPr>
        </w:r>
        <w:r w:rsidR="00807468">
          <w:rPr>
            <w:noProof/>
            <w:webHidden/>
          </w:rPr>
          <w:fldChar w:fldCharType="separate"/>
        </w:r>
        <w:r w:rsidR="00807468">
          <w:rPr>
            <w:noProof/>
            <w:webHidden/>
          </w:rPr>
          <w:t>16</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3" w:history="1">
        <w:r w:rsidR="00807468" w:rsidRPr="00201EFE">
          <w:rPr>
            <w:rStyle w:val="Hyperlink"/>
            <w:noProof/>
          </w:rPr>
          <w:t>Figure 4: Obstacle avoidance may lead to target loss due to Kinect’s limited field of view</w:t>
        </w:r>
        <w:r w:rsidR="00807468">
          <w:rPr>
            <w:noProof/>
            <w:webHidden/>
          </w:rPr>
          <w:tab/>
        </w:r>
        <w:r w:rsidR="00807468">
          <w:rPr>
            <w:noProof/>
            <w:webHidden/>
          </w:rPr>
          <w:fldChar w:fldCharType="begin"/>
        </w:r>
        <w:r w:rsidR="00807468">
          <w:rPr>
            <w:noProof/>
            <w:webHidden/>
          </w:rPr>
          <w:instrText xml:space="preserve"> PAGEREF _Toc326314403 \h </w:instrText>
        </w:r>
        <w:r w:rsidR="00807468">
          <w:rPr>
            <w:noProof/>
            <w:webHidden/>
          </w:rPr>
        </w:r>
        <w:r w:rsidR="00807468">
          <w:rPr>
            <w:noProof/>
            <w:webHidden/>
          </w:rPr>
          <w:fldChar w:fldCharType="separate"/>
        </w:r>
        <w:r w:rsidR="00807468">
          <w:rPr>
            <w:noProof/>
            <w:webHidden/>
          </w:rPr>
          <w:t>19</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4" w:history="1">
        <w:r w:rsidR="00807468" w:rsidRPr="00201EFE">
          <w:rPr>
            <w:rStyle w:val="Hyperlink"/>
            <w:noProof/>
          </w:rPr>
          <w:t>Figure 5: Difficulties arise in tracking a user in contact with a chair</w:t>
        </w:r>
        <w:r w:rsidR="00807468">
          <w:rPr>
            <w:noProof/>
            <w:webHidden/>
          </w:rPr>
          <w:tab/>
        </w:r>
        <w:r w:rsidR="00807468">
          <w:rPr>
            <w:noProof/>
            <w:webHidden/>
          </w:rPr>
          <w:fldChar w:fldCharType="begin"/>
        </w:r>
        <w:r w:rsidR="00807468">
          <w:rPr>
            <w:noProof/>
            <w:webHidden/>
          </w:rPr>
          <w:instrText xml:space="preserve"> PAGEREF _Toc326314404 \h </w:instrText>
        </w:r>
        <w:r w:rsidR="00807468">
          <w:rPr>
            <w:noProof/>
            <w:webHidden/>
          </w:rPr>
        </w:r>
        <w:r w:rsidR="00807468">
          <w:rPr>
            <w:noProof/>
            <w:webHidden/>
          </w:rPr>
          <w:fldChar w:fldCharType="separate"/>
        </w:r>
        <w:r w:rsidR="00807468">
          <w:rPr>
            <w:noProof/>
            <w:webHidden/>
          </w:rPr>
          <w:t>20</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5" w:history="1">
        <w:r w:rsidR="00807468" w:rsidRPr="00201EFE">
          <w:rPr>
            <w:rStyle w:val="Hyperlink"/>
            <w:noProof/>
          </w:rPr>
          <w:t>Figure 6: Tracking performance of Kinect under motion</w:t>
        </w:r>
        <w:r w:rsidR="00807468">
          <w:rPr>
            <w:noProof/>
            <w:webHidden/>
          </w:rPr>
          <w:tab/>
        </w:r>
        <w:r w:rsidR="00807468">
          <w:rPr>
            <w:noProof/>
            <w:webHidden/>
          </w:rPr>
          <w:fldChar w:fldCharType="begin"/>
        </w:r>
        <w:r w:rsidR="00807468">
          <w:rPr>
            <w:noProof/>
            <w:webHidden/>
          </w:rPr>
          <w:instrText xml:space="preserve"> PAGEREF _Toc326314405 \h </w:instrText>
        </w:r>
        <w:r w:rsidR="00807468">
          <w:rPr>
            <w:noProof/>
            <w:webHidden/>
          </w:rPr>
        </w:r>
        <w:r w:rsidR="00807468">
          <w:rPr>
            <w:noProof/>
            <w:webHidden/>
          </w:rPr>
          <w:fldChar w:fldCharType="separate"/>
        </w:r>
        <w:r w:rsidR="00807468">
          <w:rPr>
            <w:noProof/>
            <w:webHidden/>
          </w:rPr>
          <w:t>22</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6" w:history="1">
        <w:r w:rsidR="00807468" w:rsidRPr="00201EFE">
          <w:rPr>
            <w:rStyle w:val="Hyperlink"/>
            <w:noProof/>
          </w:rPr>
          <w:t>Figure 7: DP155 Base Pan (left),      Phidgets 1066_0 Servo Controller (right)</w:t>
        </w:r>
        <w:r w:rsidR="00807468">
          <w:rPr>
            <w:noProof/>
            <w:webHidden/>
          </w:rPr>
          <w:tab/>
        </w:r>
        <w:r w:rsidR="00807468">
          <w:rPr>
            <w:noProof/>
            <w:webHidden/>
          </w:rPr>
          <w:fldChar w:fldCharType="begin"/>
        </w:r>
        <w:r w:rsidR="00807468">
          <w:rPr>
            <w:noProof/>
            <w:webHidden/>
          </w:rPr>
          <w:instrText xml:space="preserve"> PAGEREF _Toc326314406 \h </w:instrText>
        </w:r>
        <w:r w:rsidR="00807468">
          <w:rPr>
            <w:noProof/>
            <w:webHidden/>
          </w:rPr>
        </w:r>
        <w:r w:rsidR="00807468">
          <w:rPr>
            <w:noProof/>
            <w:webHidden/>
          </w:rPr>
          <w:fldChar w:fldCharType="separate"/>
        </w:r>
        <w:r w:rsidR="00807468">
          <w:rPr>
            <w:noProof/>
            <w:webHidden/>
          </w:rPr>
          <w:t>25</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7" w:history="1">
        <w:r w:rsidR="00807468" w:rsidRPr="00201EFE">
          <w:rPr>
            <w:rStyle w:val="Hyperlink"/>
            <w:noProof/>
          </w:rPr>
          <w:t>Figure 8: Output from Phidgets 1066_0, showing commanded position and open-loop feedback for position and velocity</w:t>
        </w:r>
        <w:r w:rsidR="00807468">
          <w:rPr>
            <w:noProof/>
            <w:webHidden/>
          </w:rPr>
          <w:tab/>
        </w:r>
        <w:r w:rsidR="00807468">
          <w:rPr>
            <w:noProof/>
            <w:webHidden/>
          </w:rPr>
          <w:fldChar w:fldCharType="begin"/>
        </w:r>
        <w:r w:rsidR="00807468">
          <w:rPr>
            <w:noProof/>
            <w:webHidden/>
          </w:rPr>
          <w:instrText xml:space="preserve"> PAGEREF _Toc326314407 \h </w:instrText>
        </w:r>
        <w:r w:rsidR="00807468">
          <w:rPr>
            <w:noProof/>
            <w:webHidden/>
          </w:rPr>
        </w:r>
        <w:r w:rsidR="00807468">
          <w:rPr>
            <w:noProof/>
            <w:webHidden/>
          </w:rPr>
          <w:fldChar w:fldCharType="separate"/>
        </w:r>
        <w:r w:rsidR="00807468">
          <w:rPr>
            <w:noProof/>
            <w:webHidden/>
          </w:rPr>
          <w:t>26</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8" w:history="1">
        <w:r w:rsidR="00807468" w:rsidRPr="00201EFE">
          <w:rPr>
            <w:rStyle w:val="Hyperlink"/>
            <w:noProof/>
          </w:rPr>
          <w:t>Figure 9: Kinect's effective FOV without (left) and with (right) pan mount</w:t>
        </w:r>
        <w:r w:rsidR="00807468">
          <w:rPr>
            <w:noProof/>
            <w:webHidden/>
          </w:rPr>
          <w:tab/>
        </w:r>
        <w:r w:rsidR="00807468">
          <w:rPr>
            <w:noProof/>
            <w:webHidden/>
          </w:rPr>
          <w:fldChar w:fldCharType="begin"/>
        </w:r>
        <w:r w:rsidR="00807468">
          <w:rPr>
            <w:noProof/>
            <w:webHidden/>
          </w:rPr>
          <w:instrText xml:space="preserve"> PAGEREF _Toc326314408 \h </w:instrText>
        </w:r>
        <w:r w:rsidR="00807468">
          <w:rPr>
            <w:noProof/>
            <w:webHidden/>
          </w:rPr>
        </w:r>
        <w:r w:rsidR="00807468">
          <w:rPr>
            <w:noProof/>
            <w:webHidden/>
          </w:rPr>
          <w:fldChar w:fldCharType="separate"/>
        </w:r>
        <w:r w:rsidR="00807468">
          <w:rPr>
            <w:noProof/>
            <w:webHidden/>
          </w:rPr>
          <w:t>26</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09" w:history="1">
        <w:r w:rsidR="00807468" w:rsidRPr="00201EFE">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807468">
          <w:rPr>
            <w:noProof/>
            <w:webHidden/>
          </w:rPr>
          <w:tab/>
        </w:r>
        <w:r w:rsidR="00807468">
          <w:rPr>
            <w:noProof/>
            <w:webHidden/>
          </w:rPr>
          <w:fldChar w:fldCharType="begin"/>
        </w:r>
        <w:r w:rsidR="00807468">
          <w:rPr>
            <w:noProof/>
            <w:webHidden/>
          </w:rPr>
          <w:instrText xml:space="preserve"> PAGEREF _Toc326314409 \h </w:instrText>
        </w:r>
        <w:r w:rsidR="00807468">
          <w:rPr>
            <w:noProof/>
            <w:webHidden/>
          </w:rPr>
        </w:r>
        <w:r w:rsidR="00807468">
          <w:rPr>
            <w:noProof/>
            <w:webHidden/>
          </w:rPr>
          <w:fldChar w:fldCharType="separate"/>
        </w:r>
        <w:r w:rsidR="00807468">
          <w:rPr>
            <w:noProof/>
            <w:webHidden/>
          </w:rPr>
          <w:t>28</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0" w:history="1">
        <w:r w:rsidR="00807468" w:rsidRPr="00201EFE">
          <w:rPr>
            <w:rStyle w:val="Hyperlink"/>
            <w:noProof/>
          </w:rPr>
          <w:t>Figure 11: Tracking performance of Kinect with pan compensation</w:t>
        </w:r>
        <w:r w:rsidR="00807468">
          <w:rPr>
            <w:noProof/>
            <w:webHidden/>
          </w:rPr>
          <w:tab/>
        </w:r>
        <w:r w:rsidR="00807468">
          <w:rPr>
            <w:noProof/>
            <w:webHidden/>
          </w:rPr>
          <w:fldChar w:fldCharType="begin"/>
        </w:r>
        <w:r w:rsidR="00807468">
          <w:rPr>
            <w:noProof/>
            <w:webHidden/>
          </w:rPr>
          <w:instrText xml:space="preserve"> PAGEREF _Toc326314410 \h </w:instrText>
        </w:r>
        <w:r w:rsidR="00807468">
          <w:rPr>
            <w:noProof/>
            <w:webHidden/>
          </w:rPr>
        </w:r>
        <w:r w:rsidR="00807468">
          <w:rPr>
            <w:noProof/>
            <w:webHidden/>
          </w:rPr>
          <w:fldChar w:fldCharType="separate"/>
        </w:r>
        <w:r w:rsidR="00807468">
          <w:rPr>
            <w:noProof/>
            <w:webHidden/>
          </w:rPr>
          <w:t>29</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1" w:history="1">
        <w:r w:rsidR="00807468" w:rsidRPr="00201EFE">
          <w:rPr>
            <w:rStyle w:val="Hyperlink"/>
            <w:noProof/>
          </w:rPr>
          <w:t>Figure 12: Person-tracking architecture</w:t>
        </w:r>
        <w:r w:rsidR="00807468">
          <w:rPr>
            <w:noProof/>
            <w:webHidden/>
          </w:rPr>
          <w:tab/>
        </w:r>
        <w:r w:rsidR="00807468">
          <w:rPr>
            <w:noProof/>
            <w:webHidden/>
          </w:rPr>
          <w:fldChar w:fldCharType="begin"/>
        </w:r>
        <w:r w:rsidR="00807468">
          <w:rPr>
            <w:noProof/>
            <w:webHidden/>
          </w:rPr>
          <w:instrText xml:space="preserve"> PAGEREF _Toc326314411 \h </w:instrText>
        </w:r>
        <w:r w:rsidR="00807468">
          <w:rPr>
            <w:noProof/>
            <w:webHidden/>
          </w:rPr>
        </w:r>
        <w:r w:rsidR="00807468">
          <w:rPr>
            <w:noProof/>
            <w:webHidden/>
          </w:rPr>
          <w:fldChar w:fldCharType="separate"/>
        </w:r>
        <w:r w:rsidR="00807468">
          <w:rPr>
            <w:noProof/>
            <w:webHidden/>
          </w:rPr>
          <w:t>31</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2" w:history="1">
        <w:r w:rsidR="00807468" w:rsidRPr="00201EFE">
          <w:rPr>
            <w:rStyle w:val="Hyperlink"/>
            <w:noProof/>
          </w:rPr>
          <w:t>Figure 13: Kinect’s RGB image masked for a user, taken after calibration</w:t>
        </w:r>
        <w:r w:rsidR="00807468">
          <w:rPr>
            <w:noProof/>
            <w:webHidden/>
          </w:rPr>
          <w:tab/>
        </w:r>
        <w:r w:rsidR="00807468">
          <w:rPr>
            <w:noProof/>
            <w:webHidden/>
          </w:rPr>
          <w:fldChar w:fldCharType="begin"/>
        </w:r>
        <w:r w:rsidR="00807468">
          <w:rPr>
            <w:noProof/>
            <w:webHidden/>
          </w:rPr>
          <w:instrText xml:space="preserve"> PAGEREF _Toc326314412 \h </w:instrText>
        </w:r>
        <w:r w:rsidR="00807468">
          <w:rPr>
            <w:noProof/>
            <w:webHidden/>
          </w:rPr>
        </w:r>
        <w:r w:rsidR="00807468">
          <w:rPr>
            <w:noProof/>
            <w:webHidden/>
          </w:rPr>
          <w:fldChar w:fldCharType="separate"/>
        </w:r>
        <w:r w:rsidR="00807468">
          <w:rPr>
            <w:noProof/>
            <w:webHidden/>
          </w:rPr>
          <w:t>35</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3" w:history="1">
        <w:r w:rsidR="00807468" w:rsidRPr="00201EFE">
          <w:rPr>
            <w:rStyle w:val="Hyperlink"/>
            <w:noProof/>
          </w:rPr>
          <w:t>Figure 14: Histogram computed from Figure 13: hue on horizontal axis, saturation on vertical axis, brightness represents to histogram value.</w:t>
        </w:r>
        <w:r w:rsidR="00807468">
          <w:rPr>
            <w:noProof/>
            <w:webHidden/>
          </w:rPr>
          <w:tab/>
        </w:r>
        <w:r w:rsidR="00807468">
          <w:rPr>
            <w:noProof/>
            <w:webHidden/>
          </w:rPr>
          <w:fldChar w:fldCharType="begin"/>
        </w:r>
        <w:r w:rsidR="00807468">
          <w:rPr>
            <w:noProof/>
            <w:webHidden/>
          </w:rPr>
          <w:instrText xml:space="preserve"> PAGEREF _Toc326314413 \h </w:instrText>
        </w:r>
        <w:r w:rsidR="00807468">
          <w:rPr>
            <w:noProof/>
            <w:webHidden/>
          </w:rPr>
        </w:r>
        <w:r w:rsidR="00807468">
          <w:rPr>
            <w:noProof/>
            <w:webHidden/>
          </w:rPr>
          <w:fldChar w:fldCharType="separate"/>
        </w:r>
        <w:r w:rsidR="00807468">
          <w:rPr>
            <w:noProof/>
            <w:webHidden/>
          </w:rPr>
          <w:t>35</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4" w:history="1">
        <w:r w:rsidR="00807468" w:rsidRPr="00201EFE">
          <w:rPr>
            <w:rStyle w:val="Hyperlink"/>
            <w:noProof/>
          </w:rPr>
          <w:t>Figure 15: Alternate view of Figure 14 as 3D surface plot</w:t>
        </w:r>
        <w:r w:rsidR="00807468">
          <w:rPr>
            <w:noProof/>
            <w:webHidden/>
          </w:rPr>
          <w:tab/>
        </w:r>
        <w:r w:rsidR="00807468">
          <w:rPr>
            <w:noProof/>
            <w:webHidden/>
          </w:rPr>
          <w:fldChar w:fldCharType="begin"/>
        </w:r>
        <w:r w:rsidR="00807468">
          <w:rPr>
            <w:noProof/>
            <w:webHidden/>
          </w:rPr>
          <w:instrText xml:space="preserve"> PAGEREF _Toc326314414 \h </w:instrText>
        </w:r>
        <w:r w:rsidR="00807468">
          <w:rPr>
            <w:noProof/>
            <w:webHidden/>
          </w:rPr>
        </w:r>
        <w:r w:rsidR="00807468">
          <w:rPr>
            <w:noProof/>
            <w:webHidden/>
          </w:rPr>
          <w:fldChar w:fldCharType="separate"/>
        </w:r>
        <w:r w:rsidR="00807468">
          <w:rPr>
            <w:noProof/>
            <w:webHidden/>
          </w:rPr>
          <w:t>35</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5" w:history="1">
        <w:r w:rsidR="00807468" w:rsidRPr="00201EFE">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807468" w:rsidRPr="00201EFE">
          <w:rPr>
            <w:rStyle w:val="Hyperlink"/>
            <w:noProof/>
          </w:rPr>
          <w:t xml:space="preserve">  (red) and </w:t>
        </w:r>
        <m:oMath>
          <m:r>
            <m:rPr>
              <m:sty m:val="b"/>
            </m:rPr>
            <w:rPr>
              <w:rStyle w:val="Hyperlink"/>
              <w:rFonts w:ascii="Cambria Math" w:hAnsi="Cambria Math"/>
              <w:noProof/>
            </w:rPr>
            <m:t>Hcal</m:t>
          </m:r>
        </m:oMath>
        <w:r w:rsidR="00807468" w:rsidRPr="00201EFE">
          <w:rPr>
            <w:rStyle w:val="Hyperlink"/>
            <w:noProof/>
          </w:rPr>
          <w:t xml:space="preserve">  (blue)</w:t>
        </w:r>
        <w:r w:rsidR="00807468">
          <w:rPr>
            <w:noProof/>
            <w:webHidden/>
          </w:rPr>
          <w:tab/>
        </w:r>
        <w:r w:rsidR="00807468">
          <w:rPr>
            <w:noProof/>
            <w:webHidden/>
          </w:rPr>
          <w:fldChar w:fldCharType="begin"/>
        </w:r>
        <w:r w:rsidR="00807468">
          <w:rPr>
            <w:noProof/>
            <w:webHidden/>
          </w:rPr>
          <w:instrText xml:space="preserve"> PAGEREF _Toc326314415 \h </w:instrText>
        </w:r>
        <w:r w:rsidR="00807468">
          <w:rPr>
            <w:noProof/>
            <w:webHidden/>
          </w:rPr>
        </w:r>
        <w:r w:rsidR="00807468">
          <w:rPr>
            <w:noProof/>
            <w:webHidden/>
          </w:rPr>
          <w:fldChar w:fldCharType="separate"/>
        </w:r>
        <w:r w:rsidR="00807468">
          <w:rPr>
            <w:noProof/>
            <w:webHidden/>
          </w:rPr>
          <w:t>38</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6" w:history="1">
        <w:r w:rsidR="00807468" w:rsidRPr="00201EFE">
          <w:rPr>
            <w:rStyle w:val="Hyperlink"/>
            <w:noProof/>
          </w:rPr>
          <w:t>Figure 17: Planning module architecture</w:t>
        </w:r>
        <w:r w:rsidR="00807468">
          <w:rPr>
            <w:noProof/>
            <w:webHidden/>
          </w:rPr>
          <w:tab/>
        </w:r>
        <w:r w:rsidR="00807468">
          <w:rPr>
            <w:noProof/>
            <w:webHidden/>
          </w:rPr>
          <w:fldChar w:fldCharType="begin"/>
        </w:r>
        <w:r w:rsidR="00807468">
          <w:rPr>
            <w:noProof/>
            <w:webHidden/>
          </w:rPr>
          <w:instrText xml:space="preserve"> PAGEREF _Toc326314416 \h </w:instrText>
        </w:r>
        <w:r w:rsidR="00807468">
          <w:rPr>
            <w:noProof/>
            <w:webHidden/>
          </w:rPr>
        </w:r>
        <w:r w:rsidR="00807468">
          <w:rPr>
            <w:noProof/>
            <w:webHidden/>
          </w:rPr>
          <w:fldChar w:fldCharType="separate"/>
        </w:r>
        <w:r w:rsidR="00807468">
          <w:rPr>
            <w:noProof/>
            <w:webHidden/>
          </w:rPr>
          <w:t>40</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7" w:history="1">
        <w:r w:rsidR="00807468" w:rsidRPr="00201EFE">
          <w:rPr>
            <w:rStyle w:val="Hyperlink"/>
            <w:noProof/>
          </w:rPr>
          <w:t>Figure 18: Smooth path produced by SBPL planner in presence of obstacles (grid size 1m)</w:t>
        </w:r>
        <w:r w:rsidR="00807468">
          <w:rPr>
            <w:noProof/>
            <w:webHidden/>
          </w:rPr>
          <w:tab/>
        </w:r>
        <w:r w:rsidR="00807468">
          <w:rPr>
            <w:noProof/>
            <w:webHidden/>
          </w:rPr>
          <w:fldChar w:fldCharType="begin"/>
        </w:r>
        <w:r w:rsidR="00807468">
          <w:rPr>
            <w:noProof/>
            <w:webHidden/>
          </w:rPr>
          <w:instrText xml:space="preserve"> PAGEREF _Toc326314417 \h </w:instrText>
        </w:r>
        <w:r w:rsidR="00807468">
          <w:rPr>
            <w:noProof/>
            <w:webHidden/>
          </w:rPr>
        </w:r>
        <w:r w:rsidR="00807468">
          <w:rPr>
            <w:noProof/>
            <w:webHidden/>
          </w:rPr>
          <w:fldChar w:fldCharType="separate"/>
        </w:r>
        <w:r w:rsidR="00807468">
          <w:rPr>
            <w:noProof/>
            <w:webHidden/>
          </w:rPr>
          <w:t>41</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8" w:history="1">
        <w:r w:rsidR="00807468" w:rsidRPr="00201EFE">
          <w:rPr>
            <w:rStyle w:val="Hyperlink"/>
            <w:noProof/>
          </w:rPr>
          <w:t>Figure 19: Harlie's motion primitives (spin-in-place moves not shown)</w:t>
        </w:r>
        <w:r w:rsidR="00807468">
          <w:rPr>
            <w:noProof/>
            <w:webHidden/>
          </w:rPr>
          <w:tab/>
        </w:r>
        <w:r w:rsidR="00807468">
          <w:rPr>
            <w:noProof/>
            <w:webHidden/>
          </w:rPr>
          <w:fldChar w:fldCharType="begin"/>
        </w:r>
        <w:r w:rsidR="00807468">
          <w:rPr>
            <w:noProof/>
            <w:webHidden/>
          </w:rPr>
          <w:instrText xml:space="preserve"> PAGEREF _Toc326314418 \h </w:instrText>
        </w:r>
        <w:r w:rsidR="00807468">
          <w:rPr>
            <w:noProof/>
            <w:webHidden/>
          </w:rPr>
        </w:r>
        <w:r w:rsidR="00807468">
          <w:rPr>
            <w:noProof/>
            <w:webHidden/>
          </w:rPr>
          <w:fldChar w:fldCharType="separate"/>
        </w:r>
        <w:r w:rsidR="00807468">
          <w:rPr>
            <w:noProof/>
            <w:webHidden/>
          </w:rPr>
          <w:t>42</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19" w:history="1">
        <w:r w:rsidR="00807468" w:rsidRPr="00201EFE">
          <w:rPr>
            <w:rStyle w:val="Hyperlink"/>
            <w:noProof/>
          </w:rPr>
          <w:t>Figure 20: Illustration of rolling-window approach</w:t>
        </w:r>
        <w:r w:rsidR="00807468">
          <w:rPr>
            <w:noProof/>
            <w:webHidden/>
          </w:rPr>
          <w:tab/>
        </w:r>
        <w:r w:rsidR="00807468">
          <w:rPr>
            <w:noProof/>
            <w:webHidden/>
          </w:rPr>
          <w:fldChar w:fldCharType="begin"/>
        </w:r>
        <w:r w:rsidR="00807468">
          <w:rPr>
            <w:noProof/>
            <w:webHidden/>
          </w:rPr>
          <w:instrText xml:space="preserve"> PAGEREF _Toc326314419 \h </w:instrText>
        </w:r>
        <w:r w:rsidR="00807468">
          <w:rPr>
            <w:noProof/>
            <w:webHidden/>
          </w:rPr>
        </w:r>
        <w:r w:rsidR="00807468">
          <w:rPr>
            <w:noProof/>
            <w:webHidden/>
          </w:rPr>
          <w:fldChar w:fldCharType="separate"/>
        </w:r>
        <w:r w:rsidR="00807468">
          <w:rPr>
            <w:noProof/>
            <w:webHidden/>
          </w:rPr>
          <w:t>44</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0" w:history="1">
        <w:r w:rsidR="00807468" w:rsidRPr="00201EFE">
          <w:rPr>
            <w:rStyle w:val="Hyperlink"/>
            <w:noProof/>
          </w:rPr>
          <w:t>Figure 21: Illustration of partial and full replanning</w:t>
        </w:r>
        <w:r w:rsidR="00807468">
          <w:rPr>
            <w:noProof/>
            <w:webHidden/>
          </w:rPr>
          <w:tab/>
        </w:r>
        <w:r w:rsidR="00807468">
          <w:rPr>
            <w:noProof/>
            <w:webHidden/>
          </w:rPr>
          <w:fldChar w:fldCharType="begin"/>
        </w:r>
        <w:r w:rsidR="00807468">
          <w:rPr>
            <w:noProof/>
            <w:webHidden/>
          </w:rPr>
          <w:instrText xml:space="preserve"> PAGEREF _Toc326314420 \h </w:instrText>
        </w:r>
        <w:r w:rsidR="00807468">
          <w:rPr>
            <w:noProof/>
            <w:webHidden/>
          </w:rPr>
        </w:r>
        <w:r w:rsidR="00807468">
          <w:rPr>
            <w:noProof/>
            <w:webHidden/>
          </w:rPr>
          <w:fldChar w:fldCharType="separate"/>
        </w:r>
        <w:r w:rsidR="00807468">
          <w:rPr>
            <w:noProof/>
            <w:webHidden/>
          </w:rPr>
          <w:t>47</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1" w:history="1">
        <w:r w:rsidR="00807468" w:rsidRPr="00201EFE">
          <w:rPr>
            <w:rStyle w:val="Hyperlink"/>
            <w:noProof/>
          </w:rPr>
          <w:t>Figure 22: Special condition leading to full replan: target moves behind the robot</w:t>
        </w:r>
        <w:r w:rsidR="00807468">
          <w:rPr>
            <w:noProof/>
            <w:webHidden/>
          </w:rPr>
          <w:tab/>
        </w:r>
        <w:r w:rsidR="00807468">
          <w:rPr>
            <w:noProof/>
            <w:webHidden/>
          </w:rPr>
          <w:fldChar w:fldCharType="begin"/>
        </w:r>
        <w:r w:rsidR="00807468">
          <w:rPr>
            <w:noProof/>
            <w:webHidden/>
          </w:rPr>
          <w:instrText xml:space="preserve"> PAGEREF _Toc326314421 \h </w:instrText>
        </w:r>
        <w:r w:rsidR="00807468">
          <w:rPr>
            <w:noProof/>
            <w:webHidden/>
          </w:rPr>
        </w:r>
        <w:r w:rsidR="00807468">
          <w:rPr>
            <w:noProof/>
            <w:webHidden/>
          </w:rPr>
          <w:fldChar w:fldCharType="separate"/>
        </w:r>
        <w:r w:rsidR="00807468">
          <w:rPr>
            <w:noProof/>
            <w:webHidden/>
          </w:rPr>
          <w:t>49</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2" w:history="1">
        <w:r w:rsidR="00807468" w:rsidRPr="00201EFE">
          <w:rPr>
            <w:rStyle w:val="Hyperlink"/>
            <w:noProof/>
          </w:rPr>
          <w:t>Figure 23: Goal constellation, true goal in green (grid resolution 1m)</w:t>
        </w:r>
        <w:r w:rsidR="00807468">
          <w:rPr>
            <w:noProof/>
            <w:webHidden/>
          </w:rPr>
          <w:tab/>
        </w:r>
        <w:r w:rsidR="00807468">
          <w:rPr>
            <w:noProof/>
            <w:webHidden/>
          </w:rPr>
          <w:fldChar w:fldCharType="begin"/>
        </w:r>
        <w:r w:rsidR="00807468">
          <w:rPr>
            <w:noProof/>
            <w:webHidden/>
          </w:rPr>
          <w:instrText xml:space="preserve"> PAGEREF _Toc326314422 \h </w:instrText>
        </w:r>
        <w:r w:rsidR="00807468">
          <w:rPr>
            <w:noProof/>
            <w:webHidden/>
          </w:rPr>
        </w:r>
        <w:r w:rsidR="00807468">
          <w:rPr>
            <w:noProof/>
            <w:webHidden/>
          </w:rPr>
          <w:fldChar w:fldCharType="separate"/>
        </w:r>
        <w:r w:rsidR="00807468">
          <w:rPr>
            <w:noProof/>
            <w:webHidden/>
          </w:rPr>
          <w:t>50</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3" w:history="1">
        <w:r w:rsidR="00807468" w:rsidRPr="00201EFE">
          <w:rPr>
            <w:rStyle w:val="Hyperlink"/>
            <w:noProof/>
          </w:rPr>
          <w:t>Figure 24: Planning benchmark in obstruction-free setting</w:t>
        </w:r>
        <w:r w:rsidR="00807468">
          <w:rPr>
            <w:noProof/>
            <w:webHidden/>
          </w:rPr>
          <w:tab/>
        </w:r>
        <w:r w:rsidR="00807468">
          <w:rPr>
            <w:noProof/>
            <w:webHidden/>
          </w:rPr>
          <w:fldChar w:fldCharType="begin"/>
        </w:r>
        <w:r w:rsidR="00807468">
          <w:rPr>
            <w:noProof/>
            <w:webHidden/>
          </w:rPr>
          <w:instrText xml:space="preserve"> PAGEREF _Toc326314423 \h </w:instrText>
        </w:r>
        <w:r w:rsidR="00807468">
          <w:rPr>
            <w:noProof/>
            <w:webHidden/>
          </w:rPr>
        </w:r>
        <w:r w:rsidR="00807468">
          <w:rPr>
            <w:noProof/>
            <w:webHidden/>
          </w:rPr>
          <w:fldChar w:fldCharType="separate"/>
        </w:r>
        <w:r w:rsidR="00807468">
          <w:rPr>
            <w:noProof/>
            <w:webHidden/>
          </w:rPr>
          <w:t>51</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4" w:history="1">
        <w:r w:rsidR="00807468" w:rsidRPr="00201EFE">
          <w:rPr>
            <w:rStyle w:val="Hyperlink"/>
            <w:noProof/>
          </w:rPr>
          <w:t>Figure 25: Path taken by Harlie to avoid box (grid size 1m.)  Note that only front face of box is visible.</w:t>
        </w:r>
        <w:r w:rsidR="00807468">
          <w:rPr>
            <w:noProof/>
            <w:webHidden/>
          </w:rPr>
          <w:tab/>
        </w:r>
        <w:r w:rsidR="00807468">
          <w:rPr>
            <w:noProof/>
            <w:webHidden/>
          </w:rPr>
          <w:fldChar w:fldCharType="begin"/>
        </w:r>
        <w:r w:rsidR="00807468">
          <w:rPr>
            <w:noProof/>
            <w:webHidden/>
          </w:rPr>
          <w:instrText xml:space="preserve"> PAGEREF _Toc326314424 \h </w:instrText>
        </w:r>
        <w:r w:rsidR="00807468">
          <w:rPr>
            <w:noProof/>
            <w:webHidden/>
          </w:rPr>
        </w:r>
        <w:r w:rsidR="00807468">
          <w:rPr>
            <w:noProof/>
            <w:webHidden/>
          </w:rPr>
          <w:fldChar w:fldCharType="separate"/>
        </w:r>
        <w:r w:rsidR="00807468">
          <w:rPr>
            <w:noProof/>
            <w:webHidden/>
          </w:rPr>
          <w:t>53</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5" w:history="1">
        <w:r w:rsidR="00807468" w:rsidRPr="00201EFE">
          <w:rPr>
            <w:rStyle w:val="Hyperlink"/>
            <w:noProof/>
          </w:rPr>
          <w:t>Figure 26: Planning benchmark in dynamic replanning scenario</w:t>
        </w:r>
        <w:r w:rsidR="00807468">
          <w:rPr>
            <w:noProof/>
            <w:webHidden/>
          </w:rPr>
          <w:tab/>
        </w:r>
        <w:r w:rsidR="00807468">
          <w:rPr>
            <w:noProof/>
            <w:webHidden/>
          </w:rPr>
          <w:fldChar w:fldCharType="begin"/>
        </w:r>
        <w:r w:rsidR="00807468">
          <w:rPr>
            <w:noProof/>
            <w:webHidden/>
          </w:rPr>
          <w:instrText xml:space="preserve"> PAGEREF _Toc326314425 \h </w:instrText>
        </w:r>
        <w:r w:rsidR="00807468">
          <w:rPr>
            <w:noProof/>
            <w:webHidden/>
          </w:rPr>
        </w:r>
        <w:r w:rsidR="00807468">
          <w:rPr>
            <w:noProof/>
            <w:webHidden/>
          </w:rPr>
          <w:fldChar w:fldCharType="separate"/>
        </w:r>
        <w:r w:rsidR="00807468">
          <w:rPr>
            <w:noProof/>
            <w:webHidden/>
          </w:rPr>
          <w:t>53</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6" w:history="1">
        <w:r w:rsidR="00807468" w:rsidRPr="00201EFE">
          <w:rPr>
            <w:rStyle w:val="Hyperlink"/>
            <w:noProof/>
          </w:rPr>
          <w:t>Figure 27: Path taken by Harlie (blue) and path taken by target person (green).  Arrows indicate direction.  Grid size 1m, red indicates obstacles.</w:t>
        </w:r>
        <w:r w:rsidR="00807468">
          <w:rPr>
            <w:noProof/>
            <w:webHidden/>
          </w:rPr>
          <w:tab/>
        </w:r>
        <w:r w:rsidR="00807468">
          <w:rPr>
            <w:noProof/>
            <w:webHidden/>
          </w:rPr>
          <w:fldChar w:fldCharType="begin"/>
        </w:r>
        <w:r w:rsidR="00807468">
          <w:rPr>
            <w:noProof/>
            <w:webHidden/>
          </w:rPr>
          <w:instrText xml:space="preserve"> PAGEREF _Toc326314426 \h </w:instrText>
        </w:r>
        <w:r w:rsidR="00807468">
          <w:rPr>
            <w:noProof/>
            <w:webHidden/>
          </w:rPr>
        </w:r>
        <w:r w:rsidR="00807468">
          <w:rPr>
            <w:noProof/>
            <w:webHidden/>
          </w:rPr>
          <w:fldChar w:fldCharType="separate"/>
        </w:r>
        <w:r w:rsidR="00807468">
          <w:rPr>
            <w:noProof/>
            <w:webHidden/>
          </w:rPr>
          <w:t>55</w:t>
        </w:r>
        <w:r w:rsidR="00807468">
          <w:rPr>
            <w:noProof/>
            <w:webHidden/>
          </w:rPr>
          <w:fldChar w:fldCharType="end"/>
        </w:r>
      </w:hyperlink>
    </w:p>
    <w:p w:rsidR="00807468" w:rsidRDefault="004115E1">
      <w:pPr>
        <w:pStyle w:val="TableofFigures"/>
        <w:tabs>
          <w:tab w:val="right" w:leader="dot" w:pos="8630"/>
        </w:tabs>
        <w:rPr>
          <w:rFonts w:asciiTheme="minorHAnsi" w:hAnsiTheme="minorHAnsi"/>
          <w:noProof/>
          <w:sz w:val="22"/>
        </w:rPr>
      </w:pPr>
      <w:hyperlink w:anchor="_Toc326314427" w:history="1">
        <w:r w:rsidR="00807468" w:rsidRPr="00201EFE">
          <w:rPr>
            <w:rStyle w:val="Hyperlink"/>
            <w:noProof/>
          </w:rPr>
          <w:t>Figure 28: Path taken by Harlie (blue) and path taken by target person (green).  Arrows indicate direction.  Grid size 1m, red indicates obstacles.</w:t>
        </w:r>
        <w:r w:rsidR="00807468">
          <w:rPr>
            <w:noProof/>
            <w:webHidden/>
          </w:rPr>
          <w:tab/>
        </w:r>
        <w:r w:rsidR="00807468">
          <w:rPr>
            <w:noProof/>
            <w:webHidden/>
          </w:rPr>
          <w:fldChar w:fldCharType="begin"/>
        </w:r>
        <w:r w:rsidR="00807468">
          <w:rPr>
            <w:noProof/>
            <w:webHidden/>
          </w:rPr>
          <w:instrText xml:space="preserve"> PAGEREF _Toc326314427 \h </w:instrText>
        </w:r>
        <w:r w:rsidR="00807468">
          <w:rPr>
            <w:noProof/>
            <w:webHidden/>
          </w:rPr>
        </w:r>
        <w:r w:rsidR="00807468">
          <w:rPr>
            <w:noProof/>
            <w:webHidden/>
          </w:rPr>
          <w:fldChar w:fldCharType="separate"/>
        </w:r>
        <w:r w:rsidR="00807468">
          <w:rPr>
            <w:noProof/>
            <w:webHidden/>
          </w:rPr>
          <w:t>55</w:t>
        </w:r>
        <w:r w:rsidR="00807468">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6314373"/>
      <w:r>
        <w:lastRenderedPageBreak/>
        <w:t>Introduction</w:t>
      </w:r>
      <w:r w:rsidR="00236A08">
        <w:t xml:space="preserve"> and Background</w:t>
      </w:r>
      <w:bookmarkEnd w:id="0"/>
    </w:p>
    <w:p w:rsidR="007C75C2" w:rsidRDefault="00AF35B7" w:rsidP="007C75C2">
      <w:pPr>
        <w:spacing w:line="480" w:lineRule="auto"/>
        <w:ind w:firstLine="720"/>
        <w:rPr>
          <w:ins w:id="1" w:author="Bill" w:date="2012-06-04T07:01:00Z"/>
        </w:rPr>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807468">
            <w:rPr>
              <w:noProof/>
            </w:rPr>
            <w:t xml:space="preserve"> </w:t>
          </w:r>
          <w:r w:rsidR="00807468" w:rsidRPr="00807468">
            <w:rPr>
              <w:noProof/>
            </w:rPr>
            <w:t>[1]</w:t>
          </w:r>
          <w:r w:rsidR="006D25BD">
            <w:fldChar w:fldCharType="end"/>
          </w:r>
        </w:sdtContent>
      </w:sdt>
      <w:r w:rsidR="00523AC0">
        <w:t>.  A pack robot could follow a soldier into combat</w:t>
      </w:r>
      <w:r w:rsidR="00746BC6">
        <w:t xml:space="preserve">. </w:t>
      </w:r>
      <w:r w:rsidR="00825C2A">
        <w:t xml:space="preserve"> </w:t>
      </w:r>
      <w:r w:rsidR="00746BC6">
        <w:t>A</w:t>
      </w:r>
      <w:r w:rsidR="00825C2A">
        <w:t xml:space="preserve"> tourguide robot </w:t>
      </w:r>
      <w:ins w:id="2" w:author="Bill" w:date="2012-06-04T07:01:00Z">
        <w:r w:rsidR="007C75C2">
          <w:t xml:space="preserve">guiding a group of people through a museum </w:t>
        </w:r>
        <w:proofErr w:type="gramStart"/>
        <w:r w:rsidR="007C75C2">
          <w:t>would would</w:t>
        </w:r>
        <w:proofErr w:type="gramEnd"/>
        <w:r w:rsidR="007C75C2">
          <w:t xml:space="preserve"> face</w:t>
        </w:r>
      </w:ins>
      <w:ins w:id="3" w:author="Bill" w:date="2012-06-04T07:02:00Z">
        <w:r w:rsidR="007C75C2">
          <w:t xml:space="preserve"> </w:t>
        </w:r>
      </w:ins>
      <w:del w:id="4" w:author="Bill" w:date="2012-06-04T07:01:00Z">
        <w:r w:rsidR="00825C2A" w:rsidDel="007C75C2">
          <w:delText xml:space="preserve">could intelligently </w:delText>
        </w:r>
        <w:r w:rsidR="006D25BD" w:rsidDel="007C75C2">
          <w:delText>interact with a group of people and</w:delText>
        </w:r>
        <w:r w:rsidR="00746BC6" w:rsidDel="007C75C2">
          <w:delText xml:space="preserve">, although acting as a person guide instead of people follower, </w:delText>
        </w:r>
      </w:del>
      <w:del w:id="5" w:author="Bill" w:date="2012-06-04T07:02:00Z">
        <w:r w:rsidR="00746BC6" w:rsidDel="007C75C2">
          <w:delText xml:space="preserve">has </w:delText>
        </w:r>
      </w:del>
      <w:r w:rsidR="00746BC6">
        <w:t>similar challenges in maintaining recognition and navigating safely in the presence of obstacles and people.</w:t>
      </w:r>
    </w:p>
    <w:p w:rsidR="00D971A3" w:rsidRDefault="00746BC6" w:rsidP="007C75C2">
      <w:pPr>
        <w:spacing w:line="480" w:lineRule="auto"/>
        <w:ind w:firstLine="720"/>
      </w:pPr>
      <w:del w:id="6" w:author="Bill" w:date="2012-06-04T07:01:00Z">
        <w:r w:rsidDel="007C75C2">
          <w:delText xml:space="preserve"> </w:delText>
        </w:r>
        <w:r w:rsidR="006D25BD" w:rsidDel="007C75C2">
          <w:delText xml:space="preserve"> </w:delText>
        </w:r>
      </w:del>
      <w:r w:rsidR="00735B7C" w:rsidRPr="00735B7C">
        <w:t xml:space="preserve">Although person tracking comes naturally to humans, it is a </w:t>
      </w:r>
      <w:r w:rsidR="00E917BC">
        <w:t xml:space="preserve">highly </w:t>
      </w:r>
      <w:r w:rsidR="00735B7C"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7" w:name="_Toc326314374"/>
      <w:r>
        <w:t>Computer Vision</w:t>
      </w:r>
      <w:bookmarkEnd w:id="7"/>
    </w:p>
    <w:p w:rsidR="00520ED1" w:rsidRDefault="006D25BD" w:rsidP="00281685">
      <w:pPr>
        <w:spacing w:line="480" w:lineRule="auto"/>
        <w:ind w:firstLine="720"/>
      </w:pPr>
      <w:r>
        <w:lastRenderedPageBreak/>
        <w:t>Cameras and computer vision algorithms are commonly used on mobile robots for the purpose of person-</w:t>
      </w:r>
      <w:r w:rsidR="005844FD">
        <w:t xml:space="preserve">tracking.  </w:t>
      </w:r>
      <w:r w:rsidR="00DF2C28">
        <w:t>High-resolution color cameras are inexpensive and vision-based tracking is intuitive to humans.</w:t>
      </w:r>
      <w:r w:rsidR="00583590">
        <w:t xml:space="preserve">  Computer vision algorithms are very diverse, and this section will touch on </w:t>
      </w:r>
      <w:ins w:id="8" w:author="Wyatt" w:date="2012-06-03T14:11:00Z">
        <w:r w:rsidR="00746BC6">
          <w:t xml:space="preserve">a few of </w:t>
        </w:r>
      </w:ins>
      <w:r w:rsidR="00583590">
        <w:t>the most popular approaches</w:t>
      </w:r>
      <w:ins w:id="9" w:author="Wyatt" w:date="2012-06-03T14:11:00Z">
        <w:r w:rsidR="00746BC6">
          <w:t>, specifically for people tracking</w:t>
        </w:r>
      </w:ins>
      <w:r w:rsidR="00583590">
        <w:t>.</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807468" w:rsidRPr="00807468">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807468" w:rsidRPr="00807468">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807468" w:rsidRPr="00807468">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r w:rsidR="003D17C6" w:rsidRPr="004115E1">
        <w:rPr>
          <w:i/>
        </w:rPr>
        <w:t>et</w:t>
      </w:r>
      <w:del w:id="10" w:author="Wyatt" w:date="2012-06-03T14:14:00Z">
        <w:r w:rsidR="003D17C6" w:rsidRPr="004115E1" w:rsidDel="00746BC6">
          <w:rPr>
            <w:i/>
          </w:rPr>
          <w:delText>.</w:delText>
        </w:r>
      </w:del>
      <w:r w:rsidR="003D17C6" w:rsidRPr="004115E1">
        <w:rPr>
          <w:i/>
        </w:rPr>
        <w:t xml:space="preserve"> al.</w:t>
      </w:r>
      <w:r w:rsidR="003D17C6">
        <w:t xml:space="preserve">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807468" w:rsidRPr="00807468">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w:t>
      </w:r>
      <w:r w:rsidR="00AE71DF">
        <w:lastRenderedPageBreak/>
        <w:t>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807468" w:rsidRPr="00807468">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807468" w:rsidRPr="00807468">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807468" w:rsidRPr="00807468">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807468" w:rsidRPr="00807468">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807468">
            <w:rPr>
              <w:noProof/>
            </w:rPr>
            <w:t xml:space="preserve"> </w:t>
          </w:r>
          <w:r w:rsidR="00807468" w:rsidRPr="00807468">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807468" w:rsidRPr="00807468">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807468" w:rsidRPr="00807468">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807468" w:rsidRPr="00807468">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r w:rsidR="00CA22C5" w:rsidRPr="004115E1">
        <w:rPr>
          <w:i/>
        </w:rPr>
        <w:t>et</w:t>
      </w:r>
      <w:del w:id="11" w:author="Wyatt" w:date="2012-06-03T14:22:00Z">
        <w:r w:rsidR="00CA22C5" w:rsidRPr="004115E1" w:rsidDel="00997A6D">
          <w:rPr>
            <w:i/>
          </w:rPr>
          <w:delText>.</w:delText>
        </w:r>
      </w:del>
      <w:r w:rsidR="00CA22C5" w:rsidRPr="004115E1">
        <w:rPr>
          <w:i/>
        </w:rPr>
        <w:t xml:space="preserve"> al</w:t>
      </w:r>
      <w:r w:rsidR="00196B8C" w:rsidRPr="004115E1">
        <w:rPr>
          <w:i/>
        </w:rPr>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807468" w:rsidRPr="00807468">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xml:space="preserve">.  The process is </w:t>
      </w:r>
      <w:r w:rsidR="00000BD3">
        <w:lastRenderedPageBreak/>
        <w:t>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807468" w:rsidRPr="00807468">
            <w:rPr>
              <w:noProof/>
            </w:rPr>
            <w:t>[7]</w:t>
          </w:r>
          <w:r w:rsidR="006211C8">
            <w:fldChar w:fldCharType="end"/>
          </w:r>
        </w:sdtContent>
      </w:sdt>
      <w:r w:rsidR="00000BD3">
        <w:t>, especially targets 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807468" w:rsidRPr="00807468">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r w:rsidRPr="004115E1">
        <w:rPr>
          <w:i/>
        </w:rPr>
        <w:t>et</w:t>
      </w:r>
      <w:del w:id="12" w:author="Wyatt" w:date="2012-06-03T14:23:00Z">
        <w:r w:rsidRPr="004115E1" w:rsidDel="00997A6D">
          <w:rPr>
            <w:i/>
          </w:rPr>
          <w:delText>.</w:delText>
        </w:r>
      </w:del>
      <w:r w:rsidRPr="004115E1">
        <w:rPr>
          <w:i/>
        </w:rPr>
        <w:t xml:space="preserve"> al.</w:t>
      </w:r>
      <w:r>
        <w:t xml:space="preserve"> </w:t>
      </w:r>
      <w:sdt>
        <w:sdtPr>
          <w:id w:val="1526444793"/>
          <w:citation/>
        </w:sdtPr>
        <w:sdtContent>
          <w:r w:rsidR="007D19ED">
            <w:fldChar w:fldCharType="begin"/>
          </w:r>
          <w:r w:rsidR="007D19ED">
            <w:instrText xml:space="preserve"> CITATION Baj09 \l 1033 </w:instrText>
          </w:r>
          <w:r w:rsidR="007D19ED">
            <w:fldChar w:fldCharType="separate"/>
          </w:r>
          <w:r w:rsidR="00807468" w:rsidRPr="00807468">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807468" w:rsidRPr="00807468">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807468" w:rsidRPr="00807468">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807468" w:rsidRPr="00807468">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lastRenderedPageBreak/>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w:t>
      </w:r>
      <w:ins w:id="13" w:author="Wyatt" w:date="2012-06-03T14:25:00Z">
        <w:r w:rsidR="00997A6D">
          <w:t>—using structured light--</w:t>
        </w:r>
      </w:ins>
      <w:r w:rsidR="00E412C2">
        <w:t xml:space="preserve"> </w:t>
      </w:r>
      <w:sdt>
        <w:sdtPr>
          <w:id w:val="-1042280787"/>
          <w:citation/>
        </w:sdtPr>
        <w:sdtContent>
          <w:r w:rsidR="00E412C2">
            <w:fldChar w:fldCharType="begin"/>
          </w:r>
          <w:r w:rsidR="00E412C2">
            <w:instrText xml:space="preserve"> CITATION Gil11 \l 1033 </w:instrText>
          </w:r>
          <w:r w:rsidR="00E412C2">
            <w:fldChar w:fldCharType="separate"/>
          </w:r>
          <w:r w:rsidR="00807468" w:rsidRPr="00807468">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807468" w:rsidRPr="00807468">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807468" w:rsidRPr="00807468">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14" w:name="_Toc326314375"/>
      <w:r>
        <w:t>Other sensors</w:t>
      </w:r>
      <w:bookmarkEnd w:id="14"/>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807468" w:rsidRPr="00807468">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w:t>
      </w:r>
      <w:r w:rsidR="004303D8">
        <w:lastRenderedPageBreak/>
        <w:t xml:space="preserve">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del w:id="15" w:author="Wyatt" w:date="2012-06-03T14:28:00Z">
        <w:r w:rsidR="00C67364" w:rsidDel="00624326">
          <w:delText xml:space="preserve">used </w:delText>
        </w:r>
      </w:del>
      <w:ins w:id="16" w:author="Wyatt" w:date="2012-06-03T14:28:00Z">
        <w:r w:rsidR="00624326">
          <w:t xml:space="preserve">developed for </w:t>
        </w:r>
      </w:ins>
      <w:del w:id="17" w:author="Wyatt" w:date="2012-06-03T14:28:00Z">
        <w:r w:rsidR="00C67364" w:rsidDel="00624326">
          <w:delText>from</w:delText>
        </w:r>
        <w:r w:rsidR="00083B1E" w:rsidDel="00624326">
          <w:delText xml:space="preserve"> </w:delText>
        </w:r>
      </w:del>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807468" w:rsidRPr="00807468">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807468" w:rsidRPr="00807468">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807468" w:rsidRPr="00807468">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807468" w:rsidRPr="00807468">
            <w:rPr>
              <w:noProof/>
            </w:rPr>
            <w:t>[22]</w:t>
          </w:r>
          <w:r w:rsidR="00B74CD3">
            <w:fldChar w:fldCharType="end"/>
          </w:r>
        </w:sdtContent>
      </w:sdt>
      <w:r w:rsidR="00485793">
        <w:t>, such a classifier can automatically be created from scan data.</w:t>
      </w:r>
      <w:r w:rsidR="00DE61FF">
        <w:t xml:space="preserve">  LIDAR </w:t>
      </w:r>
      <w:commentRangeStart w:id="18"/>
      <w:r w:rsidR="00DE61FF">
        <w:t xml:space="preserve">units have been used </w:t>
      </w:r>
      <w:commentRangeEnd w:id="18"/>
      <w:r w:rsidR="00624326">
        <w:rPr>
          <w:rStyle w:val="CommentReference"/>
        </w:rPr>
        <w:commentReference w:id="18"/>
      </w:r>
      <w:r w:rsidR="00DE61FF">
        <w:t>both for person detection from a mobile robot and for static surveillance from a fixed point</w:t>
      </w:r>
      <w:ins w:id="19" w:author="Bill" w:date="2012-06-04T07:22:00Z">
        <w:r w:rsidR="007F20C4">
          <w:t xml:space="preserve"> </w:t>
        </w:r>
      </w:ins>
      <w:customXmlInsRangeStart w:id="20" w:author="Bill" w:date="2012-06-04T07:22:00Z"/>
      <w:sdt>
        <w:sdtPr>
          <w:id w:val="806124857"/>
          <w:citation/>
        </w:sdtPr>
        <w:sdtContent>
          <w:customXmlInsRangeEnd w:id="20"/>
          <w:ins w:id="21" w:author="Bill" w:date="2012-06-04T07:22:00Z">
            <w:r w:rsidR="007F20C4">
              <w:fldChar w:fldCharType="begin"/>
            </w:r>
            <w:r w:rsidR="007F20C4">
              <w:instrText xml:space="preserve"> CITATION Kob06 \l 1033 </w:instrText>
            </w:r>
          </w:ins>
          <w:r w:rsidR="007F20C4">
            <w:fldChar w:fldCharType="separate"/>
          </w:r>
          <w:ins w:id="22" w:author="Bill" w:date="2012-06-04T07:22:00Z">
            <w:r w:rsidR="007F20C4" w:rsidRPr="007F20C4">
              <w:rPr>
                <w:noProof/>
                <w:rPrChange w:id="23" w:author="Bill" w:date="2012-06-04T07:22:00Z">
                  <w:rPr>
                    <w:rFonts w:eastAsia="Times New Roman"/>
                  </w:rPr>
                </w:rPrChange>
              </w:rPr>
              <w:t>[6]</w:t>
            </w:r>
            <w:r w:rsidR="007F20C4">
              <w:fldChar w:fldCharType="end"/>
            </w:r>
          </w:ins>
          <w:customXmlInsRangeStart w:id="24" w:author="Bill" w:date="2012-06-04T07:22:00Z"/>
        </w:sdtContent>
      </w:sdt>
      <w:customXmlInsRangeEnd w:id="24"/>
      <w:r w:rsidR="00DE61FF">
        <w: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807468" w:rsidRPr="00807468">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25" w:name="_Toc326314376"/>
      <w:r>
        <w:t>Sensor fusion</w:t>
      </w:r>
      <w:bookmarkEnd w:id="25"/>
    </w:p>
    <w:p w:rsidR="00EB66B6" w:rsidRDefault="009C1594" w:rsidP="00236A08">
      <w:pPr>
        <w:spacing w:line="480" w:lineRule="auto"/>
        <w:ind w:firstLine="720"/>
      </w:pPr>
      <w:r>
        <w:lastRenderedPageBreak/>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807468" w:rsidRPr="00807468">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807468" w:rsidRPr="00807468">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807468" w:rsidRPr="00807468">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807468" w:rsidRPr="00807468">
            <w:rPr>
              <w:noProof/>
            </w:rPr>
            <w:t>[23]</w:t>
          </w:r>
          <w:r w:rsidR="009A37A6">
            <w:fldChar w:fldCharType="end"/>
          </w:r>
        </w:sdtContent>
      </w:sdt>
      <w:r w:rsidR="009A37A6">
        <w:t xml:space="preserve"> </w:t>
      </w:r>
      <w:r w:rsidR="00EB66B6">
        <w:t>have seen success</w:t>
      </w:r>
      <w:ins w:id="26" w:author="Wyatt" w:date="2012-06-03T14:33:00Z">
        <w:r w:rsidR="005A497D">
          <w:t>ful</w:t>
        </w:r>
      </w:ins>
      <w:r w:rsidR="00EB66B6">
        <w:t>,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807468" w:rsidRPr="00807468">
            <w:rPr>
              <w:noProof/>
            </w:rPr>
            <w:t>[7]</w:t>
          </w:r>
          <w:r w:rsidR="00BF40CE">
            <w:fldChar w:fldCharType="end"/>
          </w:r>
        </w:sdtContent>
      </w:sdt>
      <w:r w:rsidR="00BF40CE">
        <w:t>.</w:t>
      </w:r>
    </w:p>
    <w:p w:rsidR="006551D7" w:rsidRDefault="00BF40CE" w:rsidP="00193048">
      <w:pPr>
        <w:pStyle w:val="Heading2"/>
      </w:pPr>
      <w:bookmarkStart w:id="27" w:name="_Toc326314377"/>
      <w:r>
        <w:t>Planning</w:t>
      </w:r>
      <w:bookmarkEnd w:id="27"/>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w:t>
      </w:r>
      <w:r w:rsidR="0078088A">
        <w:lastRenderedPageBreak/>
        <w:t xml:space="preserve">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807468" w:rsidRPr="00807468">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807468" w:rsidRPr="00807468">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807468" w:rsidRPr="00807468">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807468" w:rsidRPr="00807468">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807468" w:rsidRPr="00807468">
            <w:rPr>
              <w:noProof/>
            </w:rPr>
            <w:t>[27]</w:t>
          </w:r>
          <w:r w:rsidR="000658FA">
            <w:fldChar w:fldCharType="end"/>
          </w:r>
        </w:sdtContent>
      </w:sdt>
      <w:r>
        <w:t xml:space="preserve">, </w:t>
      </w:r>
      <w:proofErr w:type="spellStart"/>
      <w:r>
        <w:lastRenderedPageBreak/>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807468" w:rsidRPr="00807468">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Classical methods may become stuck at local minima.  Classical planning methods are especially risky whe</w:t>
      </w:r>
      <w:r w:rsidR="000658FA">
        <w:t>n used on non-holonomic robots.</w:t>
      </w:r>
    </w:p>
    <w:p w:rsidR="008D1973" w:rsidRDefault="0081604C" w:rsidP="00F94ED7">
      <w:pPr>
        <w:pStyle w:val="Heading1"/>
      </w:pPr>
      <w:bookmarkStart w:id="28" w:name="_Toc326314378"/>
      <w:ins w:id="29" w:author="Wyatt" w:date="2012-06-03T14:46:00Z">
        <w:r>
          <w:lastRenderedPageBreak/>
          <w:t xml:space="preserve">Experimental </w:t>
        </w:r>
      </w:ins>
      <w:ins w:id="30" w:author="Wyatt" w:date="2012-06-03T14:47:00Z">
        <w:r>
          <w:t xml:space="preserve">Mobile-Robot </w:t>
        </w:r>
      </w:ins>
      <w:ins w:id="31" w:author="Wyatt" w:date="2012-06-03T14:46:00Z">
        <w:r>
          <w:t xml:space="preserve">System: </w:t>
        </w:r>
      </w:ins>
      <w:r w:rsidR="00F94ED7">
        <w:t>Harlie</w:t>
      </w:r>
      <w:bookmarkEnd w:id="28"/>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807468">
        <w:t xml:space="preserve">Figure </w:t>
      </w:r>
      <w:r w:rsidR="00807468">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w:t>
      </w:r>
      <w:del w:id="32" w:author="Wyatt" w:date="2012-06-03T14:47:00Z">
        <w:r w:rsidR="0060037A" w:rsidDel="0081604C">
          <w:delText xml:space="preserve">- </w:delText>
        </w:r>
      </w:del>
      <w:ins w:id="33" w:author="Wyatt" w:date="2012-06-03T14:47:00Z">
        <w:r w:rsidR="0081604C">
          <w:t xml:space="preserve">doors </w:t>
        </w:r>
      </w:ins>
      <w:r w:rsidR="0060037A">
        <w:t>and outdoors</w:t>
      </w:r>
      <w:r w:rsidR="001F090A">
        <w:t xml:space="preserve"> on </w:t>
      </w:r>
      <w:r w:rsidR="00807468">
        <w:t>varied</w:t>
      </w:r>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0F855CAA" wp14:editId="0A40AAB2">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6DE12655" wp14:editId="71888981">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34" w:name="_Ref325461456"/>
      <w:bookmarkStart w:id="35" w:name="_Toc326314400"/>
      <w:r>
        <w:t xml:space="preserve">Figure </w:t>
      </w:r>
      <w:fldSimple w:instr=" SEQ Figure \* ARABIC ">
        <w:r w:rsidR="00807468">
          <w:rPr>
            <w:noProof/>
          </w:rPr>
          <w:t>1</w:t>
        </w:r>
      </w:fldSimple>
      <w:bookmarkEnd w:id="34"/>
      <w:r>
        <w:t>: Harlie, the mobile robot</w:t>
      </w:r>
      <w:bookmarkEnd w:id="35"/>
    </w:p>
    <w:p w:rsidR="001F090A" w:rsidDel="00E97F73" w:rsidRDefault="001F090A" w:rsidP="001F090A">
      <w:pPr>
        <w:spacing w:before="240" w:line="480" w:lineRule="auto"/>
        <w:ind w:firstLine="720"/>
        <w:rPr>
          <w:del w:id="36" w:author="Bill" w:date="2012-06-04T07:26:00Z"/>
        </w:rPr>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w:t>
      </w:r>
      <w:ins w:id="37" w:author="Wyatt" w:date="2012-06-03T14:56:00Z">
        <w:r w:rsidR="00486A1E">
          <w:t xml:space="preserve"> </w:t>
        </w:r>
      </w:ins>
      <w:ins w:id="38" w:author="Wyatt" w:date="2012-06-03T14:55:00Z">
        <w:r w:rsidR="00486A1E">
          <w:t>an inertial measurement unit,</w:t>
        </w:r>
      </w:ins>
      <w:r>
        <w:t xml:space="preserve">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E97F73">
      <w:pPr>
        <w:spacing w:before="240" w:line="480" w:lineRule="auto"/>
        <w:ind w:firstLine="720"/>
        <w:pPrChange w:id="39" w:author="Bill" w:date="2012-06-04T07:26:00Z">
          <w:pPr>
            <w:pStyle w:val="Heading2"/>
          </w:pPr>
        </w:pPrChange>
      </w:pPr>
      <w:bookmarkStart w:id="40" w:name="_Toc326314379"/>
      <w:del w:id="41" w:author="Bill" w:date="2012-06-04T07:26:00Z">
        <w:r w:rsidDel="00E97F73">
          <w:delText>Software Architecture</w:delText>
        </w:r>
      </w:del>
      <w:bookmarkEnd w:id="40"/>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CompactRIO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w:t>
      </w:r>
      <w:ins w:id="42" w:author="Bill" w:date="2012-06-04T07:05:00Z">
        <w:r w:rsidR="004115E1">
          <w:t xml:space="preserve">open-source </w:t>
        </w:r>
      </w:ins>
      <w:r>
        <w:t xml:space="preserve">ROS (Robot Operating System) framework </w:t>
      </w:r>
      <w:del w:id="43" w:author="Bill" w:date="2012-06-04T07:05:00Z">
        <w:r w:rsidDel="004115E1">
          <w:delText xml:space="preserve">provided </w:delText>
        </w:r>
      </w:del>
      <w:ins w:id="44" w:author="Bill" w:date="2012-06-04T07:05:00Z">
        <w:r w:rsidR="004115E1">
          <w:t xml:space="preserve">hosted </w:t>
        </w:r>
      </w:ins>
      <w:r>
        <w:t>by Willow Garage</w:t>
      </w:r>
      <w:ins w:id="45" w:author="Bill" w:date="2012-06-04T07:13:00Z">
        <w:r w:rsidR="003332D4">
          <w:t xml:space="preserve"> </w:t>
        </w:r>
      </w:ins>
      <w:customXmlInsRangeStart w:id="46" w:author="Bill" w:date="2012-06-04T07:13:00Z"/>
      <w:sdt>
        <w:sdtPr>
          <w:id w:val="1348685138"/>
          <w:citation/>
        </w:sdtPr>
        <w:sdtContent>
          <w:customXmlInsRangeEnd w:id="46"/>
          <w:ins w:id="47" w:author="Bill" w:date="2012-06-04T07:13:00Z">
            <w:r w:rsidR="003332D4">
              <w:fldChar w:fldCharType="begin"/>
            </w:r>
            <w:r w:rsidR="003332D4">
              <w:instrText xml:space="preserve"> CITATION Wil12 \l 1033 </w:instrText>
            </w:r>
          </w:ins>
          <w:r w:rsidR="003332D4">
            <w:fldChar w:fldCharType="separate"/>
          </w:r>
          <w:ins w:id="48" w:author="Bill" w:date="2012-06-04T07:13:00Z">
            <w:r w:rsidR="003332D4" w:rsidRPr="003332D4">
              <w:rPr>
                <w:noProof/>
                <w:rPrChange w:id="49" w:author="Bill" w:date="2012-06-04T07:13:00Z">
                  <w:rPr>
                    <w:rFonts w:eastAsia="Times New Roman"/>
                  </w:rPr>
                </w:rPrChange>
              </w:rPr>
              <w:t>[28]</w:t>
            </w:r>
            <w:r w:rsidR="003332D4">
              <w:fldChar w:fldCharType="end"/>
            </w:r>
          </w:ins>
          <w:customXmlInsRangeStart w:id="50" w:author="Bill" w:date="2012-06-04T07:13:00Z"/>
        </w:sdtContent>
      </w:sdt>
      <w:customXmlInsRangeEnd w:id="50"/>
      <w:r>
        <w:t xml:space="preserve">.  </w:t>
      </w:r>
      <w:r w:rsidR="00424072">
        <w:t xml:space="preserve">ROS provides facilities for different software modules, called nodes, to communicate by sending </w:t>
      </w:r>
      <w:r w:rsidR="0015309C">
        <w:t xml:space="preserve">user-defined </w:t>
      </w:r>
      <w:r w:rsidR="00424072">
        <w:t xml:space="preserve">messages.  </w:t>
      </w:r>
      <w:r w:rsidR="003B692F" w:rsidRPr="003B692F">
        <w:t xml:space="preserve">ROS </w:t>
      </w:r>
      <w:r w:rsidR="003B692F">
        <w:t>is</w:t>
      </w:r>
      <w:r w:rsidR="003B692F" w:rsidRPr="003B692F">
        <w:t xml:space="preserve"> highly flexible and modular, </w:t>
      </w:r>
      <w:r w:rsidR="003B692F" w:rsidRPr="003B692F">
        <w:lastRenderedPageBreak/>
        <w:t xml:space="preserve">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807468">
        <w:t xml:space="preserve">Figure </w:t>
      </w:r>
      <w:r w:rsidR="00807468">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807468" w:rsidRPr="00807468">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807468" w:rsidRPr="00807468">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1E10192B" wp14:editId="6AA25179">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15E1" w:rsidRDefault="004115E1" w:rsidP="0033042D">
                              <w:pPr>
                                <w:spacing w:after="0" w:line="240" w:lineRule="auto"/>
                                <w:jc w:val="center"/>
                              </w:pPr>
                              <w:r>
                                <w:t>Person Tracking</w:t>
                              </w:r>
                            </w:p>
                            <w:p w:rsidR="004115E1" w:rsidRDefault="004115E1"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15E1" w:rsidRDefault="004115E1" w:rsidP="0033042D">
                              <w:pPr>
                                <w:spacing w:after="0" w:line="240" w:lineRule="auto"/>
                                <w:jc w:val="center"/>
                              </w:pPr>
                              <w:r>
                                <w:t>Planning</w:t>
                              </w:r>
                            </w:p>
                            <w:p w:rsidR="004115E1" w:rsidRDefault="004115E1"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15E1" w:rsidRDefault="004115E1" w:rsidP="0033042D">
                              <w:pPr>
                                <w:spacing w:after="0" w:line="240" w:lineRule="auto"/>
                                <w:jc w:val="center"/>
                              </w:pPr>
                              <w:r>
                                <w:t>Precision</w:t>
                              </w:r>
                            </w:p>
                            <w:p w:rsidR="004115E1" w:rsidRDefault="004115E1"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115E1" w:rsidRDefault="004115E1" w:rsidP="0033042D">
                              <w:pPr>
                                <w:spacing w:after="0" w:line="240" w:lineRule="auto"/>
                                <w:jc w:val="center"/>
                              </w:pPr>
                              <w:r>
                                <w:t>Mapping and</w:t>
                              </w:r>
                            </w:p>
                            <w:p w:rsidR="004115E1" w:rsidRDefault="004115E1"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51" w:name="_Ref324363926"/>
      <w:bookmarkStart w:id="52" w:name="_Toc326314401"/>
      <w:r>
        <w:t xml:space="preserve">Figure </w:t>
      </w:r>
      <w:fldSimple w:instr=" SEQ Figure \* ARABIC ">
        <w:r w:rsidR="00807468">
          <w:rPr>
            <w:noProof/>
          </w:rPr>
          <w:t>2</w:t>
        </w:r>
      </w:fldSimple>
      <w:bookmarkEnd w:id="51"/>
      <w:r>
        <w:t>: Overall software architecture</w:t>
      </w:r>
      <w:bookmarkEnd w:id="52"/>
    </w:p>
    <w:p w:rsidR="007138C2" w:rsidRDefault="00750DAF" w:rsidP="00F91C31">
      <w:pPr>
        <w:pStyle w:val="Heading1"/>
      </w:pPr>
      <w:bookmarkStart w:id="53" w:name="_Ref322950030"/>
      <w:bookmarkStart w:id="54" w:name="_Toc326314380"/>
      <w:r>
        <w:lastRenderedPageBreak/>
        <w:t xml:space="preserve">Evaluation of </w:t>
      </w:r>
      <w:r w:rsidR="00691CA2">
        <w:t xml:space="preserve">the </w:t>
      </w:r>
      <w:r>
        <w:t xml:space="preserve">Microsoft </w:t>
      </w:r>
      <w:r w:rsidR="00115579">
        <w:t>Kinect</w:t>
      </w:r>
      <w:bookmarkEnd w:id="53"/>
      <w:bookmarkEnd w:id="54"/>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w:t>
      </w:r>
      <w:ins w:id="55" w:author="Wyatt" w:date="2012-06-03T15:16:00Z">
        <w:r w:rsidR="005A6B0A">
          <w:rPr>
            <w:rFonts w:cs="Calibri"/>
            <w:szCs w:val="24"/>
          </w:rPr>
          <w:t>s</w:t>
        </w:r>
      </w:ins>
      <w:r w:rsidR="00BC00C4">
        <w:rPr>
          <w:rFonts w:cs="Calibri"/>
          <w:szCs w:val="24"/>
        </w:rPr>
        <w:t xml:space="preserve"> and orientation</w:t>
      </w:r>
      <w:ins w:id="56" w:author="Wyatt" w:date="2012-06-03T15:16:00Z">
        <w:r w:rsidR="005A6B0A">
          <w:rPr>
            <w:rFonts w:cs="Calibri"/>
            <w:szCs w:val="24"/>
          </w:rPr>
          <w:t>s</w:t>
        </w:r>
      </w:ins>
      <w:r w:rsidR="00BC00C4">
        <w:rPr>
          <w:rFonts w:cs="Calibri"/>
          <w:szCs w:val="24"/>
        </w:rPr>
        <w:t xml:space="preserve">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807468" w:rsidRPr="00807468">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807468" w:rsidRPr="00807468">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807468" w:rsidRPr="00807468">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xml:space="preserve">, the Kinect is able to </w:t>
      </w:r>
      <w:del w:id="57" w:author="Wyatt" w:date="2012-06-03T15:17:00Z">
        <w:r w:rsidR="008621F7" w:rsidDel="005A6B0A">
          <w:rPr>
            <w:rFonts w:cs="Calibri"/>
            <w:szCs w:val="24"/>
          </w:rPr>
          <w:delText xml:space="preserve">seamlessly </w:delText>
        </w:r>
      </w:del>
      <w:r w:rsidR="008621F7">
        <w:rPr>
          <w:rFonts w:cs="Calibri"/>
          <w:szCs w:val="24"/>
        </w:rPr>
        <w:t>detect and track multiple human users in its field of view</w:t>
      </w:r>
      <w:del w:id="58" w:author="Wyatt" w:date="2012-06-03T15:17:00Z">
        <w:r w:rsidR="008621F7" w:rsidDel="005A6B0A">
          <w:rPr>
            <w:rFonts w:cs="Calibri"/>
            <w:szCs w:val="24"/>
          </w:rPr>
          <w:delText xml:space="preserve">.  </w:delText>
        </w:r>
      </w:del>
      <w:ins w:id="59" w:author="Wyatt" w:date="2012-06-03T15:17:00Z">
        <w:r w:rsidR="005A6B0A">
          <w:rPr>
            <w:rFonts w:cs="Calibri"/>
            <w:szCs w:val="24"/>
          </w:rPr>
          <w:t xml:space="preserve">, </w:t>
        </w:r>
        <w:proofErr w:type="gramStart"/>
        <w:r w:rsidR="005A6B0A">
          <w:rPr>
            <w:rFonts w:cs="Calibri"/>
            <w:szCs w:val="24"/>
          </w:rPr>
          <w:t xml:space="preserve">which  </w:t>
        </w:r>
      </w:ins>
      <w:proofErr w:type="gramEnd"/>
      <w:del w:id="60" w:author="Wyatt" w:date="2012-06-03T15:17:00Z">
        <w:r w:rsidR="008621F7" w:rsidDel="005A6B0A">
          <w:rPr>
            <w:rFonts w:cs="Calibri"/>
            <w:szCs w:val="24"/>
          </w:rPr>
          <w:delText xml:space="preserve">This </w:delText>
        </w:r>
      </w:del>
      <w:r w:rsidR="008621F7">
        <w:rPr>
          <w:rFonts w:cs="Calibri"/>
          <w:szCs w:val="24"/>
        </w:rPr>
        <w:t xml:space="preserve">is </w:t>
      </w:r>
      <w:del w:id="61" w:author="Wyatt" w:date="2012-06-03T15:17:00Z">
        <w:r w:rsidR="008621F7" w:rsidDel="005A6B0A">
          <w:rPr>
            <w:rFonts w:cs="Calibri"/>
            <w:szCs w:val="24"/>
          </w:rPr>
          <w:delText xml:space="preserve">obviously very </w:delText>
        </w:r>
      </w:del>
      <w:r w:rsidR="008621F7">
        <w:rPr>
          <w:rFonts w:cs="Calibri"/>
          <w:szCs w:val="24"/>
        </w:rPr>
        <w:t>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r w:rsidRPr="004115E1">
        <w:rPr>
          <w:rFonts w:cs="Calibri"/>
          <w:i/>
          <w:szCs w:val="24"/>
        </w:rPr>
        <w:t>et</w:t>
      </w:r>
      <w:del w:id="62" w:author="Wyatt" w:date="2012-06-03T15:17:00Z">
        <w:r w:rsidRPr="004115E1" w:rsidDel="005A6B0A">
          <w:rPr>
            <w:rFonts w:cs="Calibri"/>
            <w:i/>
            <w:szCs w:val="24"/>
          </w:rPr>
          <w:delText>.</w:delText>
        </w:r>
      </w:del>
      <w:r w:rsidRPr="004115E1">
        <w:rPr>
          <w:rFonts w:cs="Calibri"/>
          <w:i/>
          <w:szCs w:val="24"/>
        </w:rPr>
        <w:t xml:space="preserve"> al</w:t>
      </w:r>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807468" w:rsidRPr="00807468">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904043">
      <w:pPr>
        <w:spacing w:line="480" w:lineRule="auto"/>
        <w:ind w:firstLine="720"/>
        <w:rPr>
          <w:rFonts w:cs="Calibri"/>
          <w:szCs w:val="24"/>
        </w:rPr>
      </w:pPr>
      <w:ins w:id="63" w:author="Wyatt" w:date="2012-06-03T15:23:00Z">
        <w:r>
          <w:rPr>
            <w:rFonts w:cs="Calibri"/>
            <w:szCs w:val="24"/>
          </w:rPr>
          <w:t xml:space="preserve">No published attempts were found </w:t>
        </w:r>
      </w:ins>
      <w:del w:id="64" w:author="Wyatt" w:date="2012-06-03T15:24:00Z">
        <w:r w:rsidR="00B9291F" w:rsidDel="00904043">
          <w:rPr>
            <w:rFonts w:cs="Calibri"/>
            <w:szCs w:val="24"/>
          </w:rPr>
          <w:delText>A</w:delText>
        </w:r>
        <w:r w:rsidR="00960273" w:rsidDel="00904043">
          <w:rPr>
            <w:rFonts w:cs="Calibri"/>
            <w:szCs w:val="24"/>
          </w:rPr>
          <w:delText xml:space="preserve">ttempts have </w:delText>
        </w:r>
        <w:r w:rsidR="00B9291F" w:rsidDel="00904043">
          <w:rPr>
            <w:rFonts w:cs="Calibri"/>
            <w:szCs w:val="24"/>
          </w:rPr>
          <w:delText xml:space="preserve">not </w:delText>
        </w:r>
        <w:r w:rsidR="00960273" w:rsidDel="00904043">
          <w:rPr>
            <w:rFonts w:cs="Calibri"/>
            <w:szCs w:val="24"/>
          </w:rPr>
          <w:delText>been made in the literature to evaluate</w:delText>
        </w:r>
      </w:del>
      <w:ins w:id="65" w:author="Wyatt" w:date="2012-06-03T15:24:00Z">
        <w:r>
          <w:rPr>
            <w:rFonts w:cs="Calibri"/>
            <w:szCs w:val="24"/>
          </w:rPr>
          <w:t>evaluating</w:t>
        </w:r>
      </w:ins>
      <w:r w:rsidR="00960273">
        <w:rPr>
          <w:rFonts w:cs="Calibri"/>
          <w:szCs w:val="24"/>
        </w:rPr>
        <w:t xml:space="preserve"> the Kinect’s person</w:t>
      </w:r>
      <w:ins w:id="66" w:author="Wyatt" w:date="2012-06-03T15:24:00Z">
        <w:r>
          <w:rPr>
            <w:rFonts w:cs="Calibri"/>
            <w:szCs w:val="24"/>
          </w:rPr>
          <w:t>-</w:t>
        </w:r>
      </w:ins>
      <w:del w:id="67" w:author="Wyatt" w:date="2012-06-03T15:24:00Z">
        <w:r w:rsidR="00960273" w:rsidDel="00904043">
          <w:rPr>
            <w:rFonts w:cs="Calibri"/>
            <w:szCs w:val="24"/>
          </w:rPr>
          <w:delText xml:space="preserve"> </w:delText>
        </w:r>
      </w:del>
      <w:r w:rsidR="00960273">
        <w:rPr>
          <w:rFonts w:cs="Calibri"/>
          <w:szCs w:val="24"/>
        </w:rPr>
        <w:t xml:space="preserve">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w:t>
      </w:r>
      <w:ins w:id="68" w:author="Wyatt" w:date="2012-06-03T15:25:00Z">
        <w:r w:rsidR="00904043">
          <w:rPr>
            <w:rFonts w:cs="Calibri"/>
            <w:szCs w:val="24"/>
          </w:rPr>
          <w:t>n</w:t>
        </w:r>
      </w:ins>
      <w:r w:rsidR="007C11F5">
        <w:rPr>
          <w:rFonts w:cs="Calibri"/>
          <w:szCs w:val="24"/>
        </w:rPr>
        <w:t xml:space="preserve"> </w:t>
      </w:r>
      <w:del w:id="69" w:author="Wyatt" w:date="2012-06-03T15:26:00Z">
        <w:r w:rsidR="007C11F5" w:rsidDel="00904043">
          <w:rPr>
            <w:rFonts w:cs="Calibri"/>
            <w:szCs w:val="24"/>
          </w:rPr>
          <w:delText xml:space="preserve">real-world </w:delText>
        </w:r>
      </w:del>
      <w:r w:rsidR="007C11F5">
        <w:rPr>
          <w:rFonts w:cs="Calibri"/>
          <w:szCs w:val="24"/>
        </w:rPr>
        <w:t xml:space="preserve">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del w:id="70" w:author="Wyatt" w:date="2012-06-03T15:26:00Z">
        <w:r w:rsidDel="00904043">
          <w:rPr>
            <w:rFonts w:cs="Calibri"/>
            <w:szCs w:val="24"/>
          </w:rPr>
          <w:lastRenderedPageBreak/>
          <w:delText>Most of</w:delText>
        </w:r>
      </w:del>
      <w:ins w:id="71" w:author="Wyatt" w:date="2012-06-03T15:26:00Z">
        <w:r w:rsidR="00904043">
          <w:rPr>
            <w:rFonts w:cs="Calibri"/>
            <w:szCs w:val="24"/>
          </w:rPr>
          <w:t>Possibly,</w:t>
        </w:r>
      </w:ins>
      <w:r>
        <w:rPr>
          <w:rFonts w:cs="Calibri"/>
          <w:szCs w:val="24"/>
        </w:rPr>
        <w:t xml:space="preserve">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 xml:space="preserve">there are few options to probe the library’s inner workings.  </w:t>
      </w:r>
      <w:del w:id="72" w:author="Wyatt" w:date="2012-06-03T15:27:00Z">
        <w:r w:rsidR="00044FAA" w:rsidDel="00904043">
          <w:rPr>
            <w:rFonts w:cs="Calibri"/>
            <w:szCs w:val="24"/>
          </w:rPr>
          <w:delText>Higher</w:delText>
        </w:r>
      </w:del>
      <w:ins w:id="73" w:author="Wyatt" w:date="2012-06-03T15:27:00Z">
        <w:r w:rsidR="00904043">
          <w:rPr>
            <w:rFonts w:cs="Calibri"/>
            <w:szCs w:val="24"/>
          </w:rPr>
          <w:t>Consequently, higher</w:t>
        </w:r>
      </w:ins>
      <w:r w:rsidR="00044FAA">
        <w:rPr>
          <w:rFonts w:cs="Calibri"/>
          <w:szCs w:val="24"/>
        </w:rPr>
        <w:t>-level software workarounds had to be employed to make up for some shortcomings of</w:t>
      </w:r>
      <w:r>
        <w:rPr>
          <w:rFonts w:cs="Calibri"/>
          <w:szCs w:val="24"/>
        </w:rPr>
        <w:t xml:space="preserve"> </w:t>
      </w:r>
      <w:r w:rsidR="007E079C">
        <w:rPr>
          <w:rFonts w:cs="Calibri"/>
          <w:szCs w:val="24"/>
        </w:rPr>
        <w:t>NiTE</w:t>
      </w:r>
      <w:del w:id="74" w:author="Wyatt" w:date="2012-06-03T15:27:00Z">
        <w:r w:rsidR="00C517ED" w:rsidDel="00904043">
          <w:rPr>
            <w:rFonts w:cs="Calibri"/>
            <w:szCs w:val="24"/>
          </w:rPr>
          <w:delText>,</w:delText>
        </w:r>
        <w:r w:rsidDel="00904043">
          <w:rPr>
            <w:rFonts w:cs="Calibri"/>
            <w:szCs w:val="24"/>
          </w:rPr>
          <w:delText xml:space="preserve"> </w:delText>
        </w:r>
        <w:r w:rsidR="00D10050" w:rsidDel="00904043">
          <w:rPr>
            <w:rFonts w:cs="Calibri"/>
            <w:szCs w:val="24"/>
          </w:rPr>
          <w:delText xml:space="preserve">mostly </w:delText>
        </w:r>
        <w:r w:rsidDel="00904043">
          <w:rPr>
            <w:rFonts w:cs="Calibri"/>
            <w:szCs w:val="24"/>
          </w:rPr>
          <w:delText xml:space="preserve">due to </w:delText>
        </w:r>
        <w:r w:rsidR="007E079C" w:rsidDel="00904043">
          <w:rPr>
            <w:rFonts w:cs="Calibri"/>
            <w:szCs w:val="24"/>
          </w:rPr>
          <w:delText xml:space="preserve">its </w:delText>
        </w:r>
        <w:r w:rsidDel="00904043">
          <w:rPr>
            <w:rFonts w:cs="Calibri"/>
            <w:szCs w:val="24"/>
          </w:rPr>
          <w:delText>closed-source</w:delText>
        </w:r>
        <w:r w:rsidR="007E079C" w:rsidDel="00904043">
          <w:rPr>
            <w:rFonts w:cs="Calibri"/>
            <w:szCs w:val="24"/>
          </w:rPr>
          <w:delText xml:space="preserve"> nature</w:delText>
        </w:r>
      </w:del>
      <w:r>
        <w:rPr>
          <w:rFonts w:cs="Calibri"/>
          <w:szCs w:val="24"/>
        </w:rPr>
        <w:t>.</w:t>
      </w:r>
    </w:p>
    <w:p w:rsidR="00115579" w:rsidRPr="00115579" w:rsidRDefault="00115579" w:rsidP="000330C7">
      <w:pPr>
        <w:pStyle w:val="Heading2"/>
      </w:pPr>
      <w:bookmarkStart w:id="75" w:name="_Ref322980249"/>
      <w:bookmarkStart w:id="76" w:name="_Ref322980256"/>
      <w:bookmarkStart w:id="77" w:name="_Toc326314381"/>
      <w:r>
        <w:t>Calibration</w:t>
      </w:r>
      <w:bookmarkEnd w:id="75"/>
      <w:bookmarkEnd w:id="76"/>
      <w:r w:rsidR="004E4B19">
        <w:t xml:space="preserve"> of Users</w:t>
      </w:r>
      <w:bookmarkEnd w:id="7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701C7A67" wp14:editId="0F90AD65">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5"/>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78" w:name="_Toc326314402"/>
      <w:r>
        <w:t xml:space="preserve">Figure </w:t>
      </w:r>
      <w:fldSimple w:instr=" SEQ Figure \* ARABIC ">
        <w:r w:rsidR="00807468">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78"/>
    </w:p>
    <w:p w:rsidR="007138C2" w:rsidRDefault="00AE267A">
      <w:pPr>
        <w:spacing w:line="480" w:lineRule="auto"/>
        <w:ind w:firstLine="720"/>
      </w:pPr>
      <w:r>
        <w:rPr>
          <w:rFonts w:cs="Calibri"/>
          <w:szCs w:val="24"/>
        </w:rPr>
        <w:lastRenderedPageBreak/>
        <w:t>With</w:t>
      </w:r>
      <w:r w:rsidR="00A07F11">
        <w:rPr>
          <w:rFonts w:cs="Calibri"/>
          <w:szCs w:val="24"/>
        </w:rPr>
        <w:t xml:space="preserve"> the Kinect </w:t>
      </w:r>
      <w:del w:id="79" w:author="Wyatt" w:date="2012-06-03T15:28:00Z">
        <w:r w:rsidR="00A07F11" w:rsidDel="00947CE7">
          <w:rPr>
            <w:rFonts w:cs="Calibri"/>
            <w:szCs w:val="24"/>
          </w:rPr>
          <w:delText xml:space="preserve">is </w:delText>
        </w:r>
      </w:del>
      <w:r w:rsidR="00A07F11">
        <w:rPr>
          <w:rFonts w:cs="Calibri"/>
          <w:szCs w:val="24"/>
        </w:rPr>
        <w:t>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inanimate objects</w:t>
      </w:r>
      <w:ins w:id="80" w:author="Wyatt" w:date="2012-06-03T15:29:00Z">
        <w:r w:rsidR="00BB5AEA">
          <w:rPr>
            <w:rFonts w:cs="Calibri"/>
            <w:szCs w:val="24"/>
          </w:rPr>
          <w:t>,</w:t>
        </w:r>
      </w:ins>
      <w:r w:rsidR="007C11F5">
        <w:rPr>
          <w:rFonts w:cs="Calibri"/>
          <w:szCs w:val="24"/>
        </w:rPr>
        <w:t xml:space="preserve"> such as </w:t>
      </w:r>
      <w:r>
        <w:rPr>
          <w:rFonts w:cs="Calibri"/>
          <w:szCs w:val="24"/>
        </w:rPr>
        <w:t>chairs</w:t>
      </w:r>
      <w:ins w:id="81" w:author="Wyatt" w:date="2012-06-03T15:29:00Z">
        <w:r w:rsidR="00BB5AEA">
          <w:rPr>
            <w:rFonts w:cs="Calibri"/>
            <w:szCs w:val="24"/>
          </w:rPr>
          <w:t>,</w:t>
        </w:r>
      </w:ins>
      <w:r>
        <w:rPr>
          <w:rFonts w:cs="Calibri"/>
          <w:szCs w:val="24"/>
        </w:rPr>
        <w:t xml:space="preserve">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82" w:name="_Ref323129706"/>
      <w:bookmarkStart w:id="83" w:name="_Toc326314382"/>
      <w:r>
        <w:t xml:space="preserve">Discrimination </w:t>
      </w:r>
      <w:proofErr w:type="gramStart"/>
      <w:r>
        <w:t>Between</w:t>
      </w:r>
      <w:proofErr w:type="gramEnd"/>
      <w:r>
        <w:t xml:space="preserve"> Users</w:t>
      </w:r>
      <w:bookmarkEnd w:id="82"/>
      <w:bookmarkEnd w:id="83"/>
    </w:p>
    <w:p w:rsidR="00917DCF" w:rsidRDefault="00917DCF" w:rsidP="00917DCF">
      <w:pPr>
        <w:spacing w:line="480" w:lineRule="auto"/>
        <w:ind w:firstLine="720"/>
        <w:rPr>
          <w:rFonts w:cs="Calibri"/>
          <w:szCs w:val="24"/>
        </w:rPr>
      </w:pPr>
      <w:del w:id="84" w:author="Wyatt" w:date="2012-06-03T15:30:00Z">
        <w:r w:rsidDel="00EA2928">
          <w:rPr>
            <w:rFonts w:cs="Calibri"/>
            <w:szCs w:val="24"/>
          </w:rPr>
          <w:delText>This raises a larger issue:</w:delText>
        </w:r>
      </w:del>
      <w:ins w:id="85" w:author="Wyatt" w:date="2012-06-03T15:30:00Z">
        <w:r w:rsidR="00EA2928">
          <w:rPr>
            <w:rFonts w:cs="Calibri"/>
            <w:szCs w:val="24"/>
          </w:rPr>
          <w:t xml:space="preserve">A challenge for people-following </w:t>
        </w:r>
        <w:proofErr w:type="gramStart"/>
        <w:r w:rsidR="00EA2928">
          <w:rPr>
            <w:rFonts w:cs="Calibri"/>
            <w:szCs w:val="24"/>
          </w:rPr>
          <w:t>applications  is</w:t>
        </w:r>
        <w:proofErr w:type="gramEnd"/>
        <w:r w:rsidR="00EA2928">
          <w:rPr>
            <w:rFonts w:cs="Calibri"/>
            <w:szCs w:val="24"/>
          </w:rPr>
          <w:t xml:space="preserve"> that</w:t>
        </w:r>
      </w:ins>
      <w:r>
        <w:rPr>
          <w:rFonts w:cs="Calibri"/>
          <w:szCs w:val="24"/>
        </w:rPr>
        <w:t xml:space="preserve"> the Kinect </w:t>
      </w:r>
      <w:del w:id="86" w:author="Wyatt" w:date="2012-06-03T15:30:00Z">
        <w:r w:rsidDel="00EA2928">
          <w:rPr>
            <w:rFonts w:cs="Calibri"/>
            <w:szCs w:val="24"/>
          </w:rPr>
          <w:delText>has no built-in facilities to</w:delText>
        </w:r>
      </w:del>
      <w:ins w:id="87" w:author="Wyatt" w:date="2012-06-03T15:30:00Z">
        <w:r w:rsidR="00EA2928">
          <w:rPr>
            <w:rFonts w:cs="Calibri"/>
            <w:szCs w:val="24"/>
          </w:rPr>
          <w:t xml:space="preserve"> does not do a good job of</w:t>
        </w:r>
      </w:ins>
      <w:r>
        <w:rPr>
          <w:rFonts w:cs="Calibri"/>
          <w:szCs w:val="24"/>
        </w:rPr>
        <w:t xml:space="preserve"> discriminat</w:t>
      </w:r>
      <w:ins w:id="88" w:author="Wyatt" w:date="2012-06-03T15:31:00Z">
        <w:r w:rsidR="00EA2928">
          <w:rPr>
            <w:rFonts w:cs="Calibri"/>
            <w:szCs w:val="24"/>
          </w:rPr>
          <w:t>ing</w:t>
        </w:r>
      </w:ins>
      <w:del w:id="89" w:author="Wyatt" w:date="2012-06-03T15:31:00Z">
        <w:r w:rsidDel="00EA2928">
          <w:rPr>
            <w:rFonts w:cs="Calibri"/>
            <w:szCs w:val="24"/>
          </w:rPr>
          <w:delText>e</w:delText>
        </w:r>
      </w:del>
      <w:r>
        <w:rPr>
          <w:rFonts w:cs="Calibri"/>
          <w:szCs w:val="24"/>
        </w:rPr>
        <w:t xml:space="preserv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w:t>
      </w:r>
      <w:r>
        <w:rPr>
          <w:rFonts w:cs="Calibri"/>
          <w:szCs w:val="24"/>
        </w:rPr>
        <w:lastRenderedPageBreak/>
        <w:t>same is true if a target is momentarily lost due to a sudden bump or relative motion.</w:t>
      </w:r>
    </w:p>
    <w:p w:rsidR="00917DCF" w:rsidRDefault="00917DCF" w:rsidP="00917DCF">
      <w:pPr>
        <w:spacing w:line="480" w:lineRule="auto"/>
        <w:ind w:firstLine="720"/>
      </w:pPr>
      <w:del w:id="90" w:author="Wyatt" w:date="2012-06-03T15:31:00Z">
        <w:r w:rsidDel="00EA2928">
          <w:rPr>
            <w:rFonts w:cs="Calibri"/>
            <w:szCs w:val="24"/>
          </w:rPr>
          <w:delText xml:space="preserve">This is perfectly fine for </w:delText>
        </w:r>
      </w:del>
      <w:ins w:id="91" w:author="Wyatt" w:date="2012-06-03T15:31:00Z">
        <w:r w:rsidR="00EA2928">
          <w:rPr>
            <w:rFonts w:cs="Calibri"/>
            <w:szCs w:val="24"/>
          </w:rPr>
          <w:t xml:space="preserve">For </w:t>
        </w:r>
      </w:ins>
      <w:del w:id="92" w:author="Wyatt" w:date="2012-06-03T15:31:00Z">
        <w:r w:rsidDel="00EA2928">
          <w:rPr>
            <w:rFonts w:cs="Calibri"/>
            <w:szCs w:val="24"/>
          </w:rPr>
          <w:delText xml:space="preserve">the </w:delText>
        </w:r>
      </w:del>
      <w:ins w:id="93" w:author="Wyatt" w:date="2012-06-03T15:31:00Z">
        <w:r w:rsidR="00EA2928">
          <w:rPr>
            <w:rFonts w:cs="Calibri"/>
            <w:szCs w:val="24"/>
          </w:rPr>
          <w:t xml:space="preserve">its </w:t>
        </w:r>
      </w:ins>
      <w:r>
        <w:rPr>
          <w:rFonts w:cs="Calibri"/>
          <w:szCs w:val="24"/>
        </w:rPr>
        <w:t>intended application as a game controller</w:t>
      </w:r>
      <w:ins w:id="94" w:author="Wyatt" w:date="2012-06-03T15:31:00Z">
        <w:r w:rsidR="00EA2928">
          <w:rPr>
            <w:rFonts w:cs="Calibri"/>
            <w:szCs w:val="24"/>
          </w:rPr>
          <w:t>,</w:t>
        </w:r>
      </w:ins>
      <w:r>
        <w:rPr>
          <w:rFonts w:cs="Calibri"/>
          <w:szCs w:val="24"/>
        </w:rPr>
        <w:t xml:space="preserve"> where players never leave the field of view and the Kinect is stationary</w:t>
      </w:r>
      <w:ins w:id="95" w:author="Wyatt" w:date="2012-06-03T15:32:00Z">
        <w:r w:rsidR="00EA2928">
          <w:rPr>
            <w:rFonts w:cs="Calibri"/>
            <w:szCs w:val="24"/>
          </w:rPr>
          <w:t>,</w:t>
        </w:r>
      </w:ins>
      <w:r>
        <w:rPr>
          <w:rFonts w:cs="Calibri"/>
          <w:szCs w:val="24"/>
        </w:rPr>
        <w:t xml:space="preserve"> </w:t>
      </w:r>
      <w:del w:id="96" w:author="Wyatt" w:date="2012-06-03T15:32:00Z">
        <w:r w:rsidDel="00EA2928">
          <w:rPr>
            <w:rFonts w:cs="Calibri"/>
            <w:szCs w:val="24"/>
          </w:rPr>
          <w:delText xml:space="preserve">so </w:delText>
        </w:r>
      </w:del>
      <w:r>
        <w:rPr>
          <w:rFonts w:cs="Calibri"/>
          <w:szCs w:val="24"/>
        </w:rPr>
        <w:t xml:space="preserve">the target lock is rarely broken.  However, for applications where the Kinect itself is moving, frequent dropouts must be </w:t>
      </w:r>
      <w:del w:id="97" w:author="Wyatt" w:date="2012-06-03T15:32:00Z">
        <w:r w:rsidDel="00EA2928">
          <w:rPr>
            <w:rFonts w:cs="Calibri"/>
            <w:szCs w:val="24"/>
          </w:rPr>
          <w:delText>dealt with</w:delText>
        </w:r>
      </w:del>
      <w:ins w:id="98" w:author="Wyatt" w:date="2012-06-03T15:32:00Z">
        <w:r w:rsidR="00EA2928">
          <w:rPr>
            <w:rFonts w:cs="Calibri"/>
            <w:szCs w:val="24"/>
          </w:rPr>
          <w:t>addressed</w:t>
        </w:r>
      </w:ins>
      <w:r>
        <w:rPr>
          <w:rFonts w:cs="Calibri"/>
          <w:szCs w:val="24"/>
        </w:rPr>
        <w:t>.  This project’s solution</w:t>
      </w:r>
      <w:ins w:id="99" w:author="Wyatt" w:date="2012-06-03T15:32:00Z">
        <w:r w:rsidR="00EA2928">
          <w:rPr>
            <w:rFonts w:cs="Calibri"/>
            <w:szCs w:val="24"/>
          </w:rPr>
          <w:t>,</w:t>
        </w:r>
      </w:ins>
      <w:r>
        <w:rPr>
          <w:rFonts w:cs="Calibri"/>
          <w:szCs w:val="24"/>
        </w:rPr>
        <w:t xml:space="preserve"> as </w:t>
      </w:r>
      <w:del w:id="100" w:author="Wyatt" w:date="2012-06-03T15:32:00Z">
        <w:r w:rsidDel="00EA2928">
          <w:rPr>
            <w:rFonts w:cs="Calibri"/>
            <w:szCs w:val="24"/>
          </w:rPr>
          <w:delText xml:space="preserve">explained </w:delText>
        </w:r>
      </w:del>
      <w:ins w:id="101" w:author="Wyatt" w:date="2012-06-03T15:32:00Z">
        <w:r w:rsidR="00EA2928">
          <w:rPr>
            <w:rFonts w:cs="Calibri"/>
            <w:szCs w:val="24"/>
          </w:rPr>
          <w:t xml:space="preserve">detailed </w:t>
        </w:r>
      </w:ins>
      <w:r>
        <w:rPr>
          <w:rFonts w:cs="Calibri"/>
          <w:szCs w:val="24"/>
        </w:rPr>
        <w:t xml:space="preserve">in </w:t>
      </w:r>
      <w:del w:id="102" w:author="Wyatt" w:date="2012-06-03T15:32:00Z">
        <w:r w:rsidDel="00EA2928">
          <w:rPr>
            <w:rFonts w:cs="Calibri"/>
            <w:szCs w:val="24"/>
          </w:rPr>
          <w:delText xml:space="preserve">chapter </w:delText>
        </w:r>
      </w:del>
      <w:ins w:id="103" w:author="Wyatt" w:date="2012-06-03T15:32:00Z">
        <w:r w:rsidR="00EA2928">
          <w:rPr>
            <w:rFonts w:cs="Calibri"/>
            <w:szCs w:val="24"/>
          </w:rPr>
          <w:t xml:space="preserve">Chapter </w:t>
        </w:r>
      </w:ins>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807468">
        <w:rPr>
          <w:rFonts w:cs="Calibri"/>
          <w:szCs w:val="24"/>
        </w:rPr>
        <w:t>5.3</w:t>
      </w:r>
      <w:ins w:id="104" w:author="Wyatt" w:date="2012-06-03T15:32:00Z">
        <w:r w:rsidR="00EA2928">
          <w:rPr>
            <w:rFonts w:cs="Calibri"/>
            <w:szCs w:val="24"/>
          </w:rPr>
          <w:t>,</w:t>
        </w:r>
      </w:ins>
      <w:r w:rsidR="00807468">
        <w:rPr>
          <w:rFonts w:cs="Calibri"/>
          <w:szCs w:val="24"/>
        </w:rPr>
        <w:t xml:space="preserve">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05" w:name="_Toc326314383"/>
      <w:r>
        <w:t>L</w:t>
      </w:r>
      <w:r w:rsidR="00115579">
        <w:t>imited Field of View</w:t>
      </w:r>
      <w:bookmarkEnd w:id="105"/>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del w:id="106" w:author="Wyatt" w:date="2012-06-03T15:33:00Z">
        <w:r w:rsidR="00D1117B" w:rsidDel="00C82633">
          <w:rPr>
            <w:rFonts w:cs="Calibri"/>
            <w:szCs w:val="24"/>
          </w:rPr>
          <w:delText xml:space="preserve">of course </w:delText>
        </w:r>
      </w:del>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807468">
        <w:t xml:space="preserve">Figure </w:t>
      </w:r>
      <w:r w:rsidR="00807468">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3C58A56D" wp14:editId="2FCF271B">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107" w:name="_Ref325642289"/>
      <w:bookmarkStart w:id="108" w:name="_Toc326314403"/>
      <w:r>
        <w:t xml:space="preserve">Figure </w:t>
      </w:r>
      <w:fldSimple w:instr=" SEQ Figure \* ARABIC ">
        <w:r w:rsidR="00807468">
          <w:rPr>
            <w:noProof/>
          </w:rPr>
          <w:t>4</w:t>
        </w:r>
      </w:fldSimple>
      <w:bookmarkEnd w:id="107"/>
      <w:r>
        <w:t xml:space="preserve">: </w:t>
      </w:r>
      <w:r w:rsidRPr="004047D6">
        <w:t>Obstacle avoidance may lead to target loss</w:t>
      </w:r>
      <w:r w:rsidR="0005382D">
        <w:t xml:space="preserve"> due</w:t>
      </w:r>
      <w:r w:rsidR="00735B7C">
        <w:t xml:space="preserve"> </w:t>
      </w:r>
      <w:r w:rsidR="0005382D">
        <w:t>to Kinect’s limited field of view</w:t>
      </w:r>
      <w:bookmarkEnd w:id="108"/>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 xml:space="preserve">ts are closer than 2 feet away, so Harlie </w:t>
      </w:r>
      <w:del w:id="109" w:author="Wyatt" w:date="2012-06-03T15:45:00Z">
        <w:r w:rsidR="00331762" w:rsidDel="00DE1CFE">
          <w:rPr>
            <w:rFonts w:cs="Calibri"/>
            <w:szCs w:val="24"/>
          </w:rPr>
          <w:delText>has a sort of</w:delText>
        </w:r>
      </w:del>
      <w:ins w:id="110" w:author="Wyatt" w:date="2012-06-03T15:45:00Z">
        <w:r w:rsidR="00DE1CFE">
          <w:rPr>
            <w:rFonts w:cs="Calibri"/>
            <w:szCs w:val="24"/>
          </w:rPr>
          <w:t>effectively has a</w:t>
        </w:r>
      </w:ins>
      <w:r w:rsidR="00331762">
        <w:rPr>
          <w:rFonts w:cs="Calibri"/>
          <w:szCs w:val="24"/>
        </w:rPr>
        <w:t xml:space="preserve">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807468">
        <w:t xml:space="preserve">Figure </w:t>
      </w:r>
      <w:r w:rsidR="00807468">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807468">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391C0EDA" wp14:editId="04728516">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111" w:name="_Ref325642378"/>
      <w:bookmarkStart w:id="112" w:name="_Toc326314404"/>
      <w:r>
        <w:t xml:space="preserve">Figure </w:t>
      </w:r>
      <w:fldSimple w:instr=" SEQ Figure \* ARABIC ">
        <w:r w:rsidR="00807468">
          <w:rPr>
            <w:noProof/>
          </w:rPr>
          <w:t>5</w:t>
        </w:r>
      </w:fldSimple>
      <w:bookmarkEnd w:id="111"/>
      <w:r>
        <w:t>:</w:t>
      </w:r>
      <w:r w:rsidRPr="00EA62EC">
        <w:t xml:space="preserve"> Difficulties arise in tracking a user in contact with a chair</w:t>
      </w:r>
      <w:bookmarkEnd w:id="112"/>
    </w:p>
    <w:p w:rsidR="005B1558" w:rsidRDefault="005B1558" w:rsidP="005B1558"/>
    <w:p w:rsidR="007138C2" w:rsidRDefault="00A07F11" w:rsidP="00115579">
      <w:pPr>
        <w:pStyle w:val="Heading2"/>
      </w:pPr>
      <w:bookmarkStart w:id="113" w:name="_Toc326314384"/>
      <w:r>
        <w:t>M</w:t>
      </w:r>
      <w:r w:rsidR="00115579">
        <w:t>oving Base Problem</w:t>
      </w:r>
      <w:bookmarkEnd w:id="113"/>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807468">
        <w:t xml:space="preserve">Figure </w:t>
      </w:r>
      <w:r w:rsidR="00807468">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8683FD6" wp14:editId="1265B9FB">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114" w:name="_Ref322513446"/>
      <w:bookmarkStart w:id="115" w:name="_Toc326314405"/>
      <w:r>
        <w:t xml:space="preserve">Figure </w:t>
      </w:r>
      <w:fldSimple w:instr=" SEQ Figure \* ARABIC ">
        <w:r w:rsidR="00807468">
          <w:rPr>
            <w:noProof/>
          </w:rPr>
          <w:t>6</w:t>
        </w:r>
      </w:fldSimple>
      <w:bookmarkEnd w:id="114"/>
      <w:r>
        <w:t>: Tracking performance of Kinect under motion</w:t>
      </w:r>
      <w:bookmarkEnd w:id="1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w:t>
      </w:r>
      <w:del w:id="116" w:author="Wyatt" w:date="2012-06-03T15:54:00Z">
        <w:r w:rsidDel="008E687A">
          <w:rPr>
            <w:rFonts w:cs="Calibri"/>
            <w:szCs w:val="24"/>
          </w:rPr>
          <w:delText xml:space="preserve">exits </w:delText>
        </w:r>
      </w:del>
      <w:ins w:id="117" w:author="Wyatt" w:date="2012-06-03T15:54:00Z">
        <w:r w:rsidR="008E687A">
          <w:rPr>
            <w:rFonts w:cs="Calibri"/>
            <w:szCs w:val="24"/>
          </w:rPr>
          <w:t xml:space="preserve">exited </w:t>
        </w:r>
      </w:ins>
      <w:r>
        <w:rPr>
          <w:rFonts w:cs="Calibri"/>
          <w:szCs w:val="24"/>
        </w:rPr>
        <w:t xml:space="preserve">and </w:t>
      </w:r>
      <w:del w:id="118" w:author="Wyatt" w:date="2012-06-03T15:54:00Z">
        <w:r w:rsidDel="008E687A">
          <w:rPr>
            <w:rFonts w:cs="Calibri"/>
            <w:szCs w:val="24"/>
          </w:rPr>
          <w:delText xml:space="preserve">reenters </w:delText>
        </w:r>
      </w:del>
      <w:ins w:id="119" w:author="Wyatt" w:date="2012-06-03T15:54:00Z">
        <w:r w:rsidR="008E687A">
          <w:rPr>
            <w:rFonts w:cs="Calibri"/>
            <w:szCs w:val="24"/>
          </w:rPr>
          <w:t xml:space="preserve">reentered </w:t>
        </w:r>
      </w:ins>
      <w:r>
        <w:rPr>
          <w:rFonts w:cs="Calibri"/>
          <w:szCs w:val="24"/>
        </w:rPr>
        <w:t xml:space="preserve">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120" w:name="_Toc326314385"/>
      <w:r>
        <w:lastRenderedPageBreak/>
        <w:t>Pan Mount</w:t>
      </w:r>
      <w:bookmarkEnd w:id="120"/>
    </w:p>
    <w:p w:rsidR="009B0251" w:rsidRDefault="009B0251" w:rsidP="00A655A3">
      <w:pPr>
        <w:spacing w:line="480" w:lineRule="auto"/>
        <w:ind w:firstLine="720"/>
        <w:rPr>
          <w:ins w:id="121" w:author="Bill" w:date="2012-06-04T07:26:00Z"/>
          <w:rFonts w:cs="Calibri"/>
          <w:szCs w:val="24"/>
        </w:rPr>
      </w:pPr>
      <w:del w:id="122" w:author="Wyatt" w:date="2012-06-03T15:55:00Z">
        <w:r w:rsidRPr="000F6125" w:rsidDel="008E687A">
          <w:rPr>
            <w:rFonts w:cs="Calibri"/>
            <w:szCs w:val="24"/>
          </w:rPr>
          <w:delText xml:space="preserve">To alleviate some issues inherent with the </w:delText>
        </w:r>
        <w:r w:rsidDel="008E687A">
          <w:rPr>
            <w:rFonts w:cs="Calibri"/>
            <w:szCs w:val="24"/>
          </w:rPr>
          <w:delText>Kinect</w:delText>
        </w:r>
      </w:del>
      <w:ins w:id="123" w:author="Wyatt" w:date="2012-06-03T15:55:00Z">
        <w:r w:rsidR="008E687A">
          <w:rPr>
            <w:rFonts w:cs="Calibri"/>
            <w:szCs w:val="24"/>
          </w:rPr>
          <w:t xml:space="preserve">To improve the Kinect’s performance </w:t>
        </w:r>
        <w:bookmarkStart w:id="124" w:name="_GoBack"/>
        <w:bookmarkEnd w:id="124"/>
        <w:del w:id="125" w:author="Bill" w:date="2012-06-04T07:26:00Z">
          <w:r w:rsidR="008E687A" w:rsidDel="00E97F73">
            <w:rPr>
              <w:rFonts w:cs="Calibri"/>
              <w:szCs w:val="24"/>
            </w:rPr>
            <w:delText xml:space="preserve"> </w:delText>
          </w:r>
        </w:del>
        <w:r w:rsidR="008E687A">
          <w:rPr>
            <w:rFonts w:cs="Calibri"/>
            <w:szCs w:val="24"/>
          </w:rPr>
          <w:t>for a person-following robot</w:t>
        </w:r>
      </w:ins>
      <w:r>
        <w:rPr>
          <w:rFonts w:cs="Calibri"/>
          <w:szCs w:val="24"/>
        </w:rPr>
        <w:t xml:space="preserve">,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E97F73" w:rsidRDefault="00E97F73" w:rsidP="00E97F73">
      <w:pPr>
        <w:pStyle w:val="Heading2"/>
        <w:pPrChange w:id="126" w:author="Bill" w:date="2012-06-04T07:26:00Z">
          <w:pPr>
            <w:spacing w:line="480" w:lineRule="auto"/>
            <w:ind w:firstLine="720"/>
          </w:pPr>
        </w:pPrChange>
      </w:pPr>
      <w:ins w:id="127" w:author="Bill" w:date="2012-06-04T07:26:00Z">
        <w:r>
          <w:t>Hardware</w:t>
        </w:r>
      </w:ins>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807468">
        <w:t xml:space="preserve">Figure </w:t>
      </w:r>
      <w:r w:rsidR="00807468">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807468">
        <w:t xml:space="preserve">Figure </w:t>
      </w:r>
      <w:r w:rsidR="00807468">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807468" w:rsidRPr="00807468">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w:t>
      </w:r>
      <w:r w:rsidR="00CF2AE2">
        <w:rPr>
          <w:rFonts w:cs="Calibri"/>
          <w:szCs w:val="24"/>
        </w:rPr>
        <w:lastRenderedPageBreak/>
        <w:t xml:space="preserve">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t xml:space="preserve"> </w:t>
      </w:r>
      <w:r>
        <w:rPr>
          <w:noProof/>
        </w:rPr>
        <w:drawing>
          <wp:inline distT="0" distB="0" distL="0" distR="0" wp14:anchorId="639C7F5D" wp14:editId="05CF00EF">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16384BF" wp14:editId="11E88ED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128" w:name="_Ref322513798"/>
      <w:bookmarkStart w:id="129" w:name="_Toc326314406"/>
      <w:r>
        <w:t xml:space="preserve">Figure </w:t>
      </w:r>
      <w:fldSimple w:instr=" SEQ Figure \* ARABIC ">
        <w:r w:rsidR="00807468">
          <w:rPr>
            <w:noProof/>
          </w:rPr>
          <w:t>7</w:t>
        </w:r>
      </w:fldSimple>
      <w:bookmarkEnd w:id="128"/>
      <w:r>
        <w:t xml:space="preserve">: DP155 Base Pan (left), </w:t>
      </w:r>
      <w:r w:rsidR="00C679DD">
        <w:t xml:space="preserve">    </w:t>
      </w:r>
      <w:r>
        <w:t xml:space="preserve"> Phidgets 1066_0 Servo Controller (right)</w:t>
      </w:r>
      <w:bookmarkEnd w:id="1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807468" w:rsidRPr="00807468">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807468">
        <w:t xml:space="preserve">Figure </w:t>
      </w:r>
      <w:r w:rsidR="00807468">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21BDC1AD" wp14:editId="07BBDA5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30" w:name="_Ref323044753"/>
      <w:bookmarkStart w:id="131" w:name="_Toc326314407"/>
      <w:r>
        <w:t xml:space="preserve">Figure </w:t>
      </w:r>
      <w:fldSimple w:instr=" SEQ Figure \* ARABIC ">
        <w:r w:rsidR="00807468">
          <w:rPr>
            <w:noProof/>
          </w:rPr>
          <w:t>8</w:t>
        </w:r>
      </w:fldSimple>
      <w:bookmarkEnd w:id="130"/>
      <w:r>
        <w:t xml:space="preserve">: Output from Phidgets 1066_0, showing </w:t>
      </w:r>
      <w:r w:rsidR="00AA4B5B">
        <w:t>commanded position</w:t>
      </w:r>
      <w:r>
        <w:t xml:space="preserve"> and open-loop feedback</w:t>
      </w:r>
      <w:r w:rsidR="00C679DD">
        <w:t xml:space="preserve"> for position and velocity</w:t>
      </w:r>
      <w:bookmarkEnd w:id="1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132" w:name="_Toc326314386"/>
      <w:r>
        <w:t>Performance</w:t>
      </w:r>
      <w:bookmarkEnd w:id="1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w:t>
      </w:r>
      <w:r w:rsidR="0073390E">
        <w:rPr>
          <w:rFonts w:cs="Calibri"/>
          <w:szCs w:val="24"/>
        </w:rPr>
        <w:lastRenderedPageBreak/>
        <w:t xml:space="preserve">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4CB358C6" wp14:editId="17618DBB">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2"/>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3"/>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4"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5" o:title=""/>
                  <v:path arrowok="t"/>
                </v:shape>
                <w10:anchorlock/>
              </v:group>
            </w:pict>
          </mc:Fallback>
        </mc:AlternateContent>
      </w:r>
    </w:p>
    <w:p w:rsidR="00BD5B74" w:rsidRPr="00BD5B74" w:rsidRDefault="00BD5B74" w:rsidP="00BD5B74">
      <w:pPr>
        <w:pStyle w:val="Caption1"/>
      </w:pPr>
      <w:bookmarkStart w:id="133" w:name="_Toc326314408"/>
      <w:r>
        <w:t xml:space="preserve">Figure </w:t>
      </w:r>
      <w:fldSimple w:instr=" SEQ Figure \* ARABIC ">
        <w:r w:rsidR="00807468">
          <w:rPr>
            <w:noProof/>
          </w:rPr>
          <w:t>9</w:t>
        </w:r>
      </w:fldSimple>
      <w:r>
        <w:t xml:space="preserve">: Kinect's effective FOV without (left) and with (right) pan </w:t>
      </w:r>
      <w:r w:rsidR="000F6971">
        <w:t>mount</w:t>
      </w:r>
      <w:bookmarkEnd w:id="1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w:t>
      </w:r>
      <w:proofErr w:type="gramStart"/>
      <w:ins w:id="134" w:author="Wyatt" w:date="2012-06-03T16:00:00Z">
        <w:r w:rsidR="008E687A">
          <w:rPr>
            <w:rFonts w:cs="Calibri"/>
            <w:szCs w:val="24"/>
          </w:rPr>
          <w:t>,</w:t>
        </w:r>
      </w:ins>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807468">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807468">
        <w:t xml:space="preserve">Figure </w:t>
      </w:r>
      <w:r w:rsidR="00807468">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w:t>
      </w:r>
      <w:r>
        <w:rPr>
          <w:rFonts w:cs="Calibri"/>
          <w:szCs w:val="24"/>
        </w:rPr>
        <w:lastRenderedPageBreak/>
        <w:t>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148704B2" wp14:editId="1ACBD843">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135" w:name="_Ref322019798"/>
      <w:bookmarkStart w:id="136" w:name="_Toc326314409"/>
      <w:r>
        <w:t xml:space="preserve">Figure </w:t>
      </w:r>
      <w:fldSimple w:instr=" SEQ Figure \* ARABIC ">
        <w:r w:rsidR="00807468">
          <w:rPr>
            <w:noProof/>
          </w:rPr>
          <w:t>10</w:t>
        </w:r>
      </w:fldSimple>
      <w:bookmarkEnd w:id="1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1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del w:id="137" w:author="Wyatt" w:date="2012-06-03T16:02:00Z">
        <w:r w:rsidR="00E73285" w:rsidDel="008E687A">
          <w:rPr>
            <w:rFonts w:cs="Calibri"/>
            <w:szCs w:val="24"/>
          </w:rPr>
          <w:delText xml:space="preserve">provide an </w:delText>
        </w:r>
        <w:r w:rsidDel="008E687A">
          <w:rPr>
            <w:rFonts w:cs="Calibri"/>
            <w:szCs w:val="24"/>
          </w:rPr>
          <w:delText>update</w:delText>
        </w:r>
        <w:r w:rsidR="00A655A3" w:rsidDel="008E687A">
          <w:rPr>
            <w:rFonts w:cs="Calibri"/>
            <w:szCs w:val="24"/>
          </w:rPr>
          <w:delText xml:space="preserve"> </w:delText>
        </w:r>
        <w:r w:rsidR="00CC7B62" w:rsidDel="008E687A">
          <w:rPr>
            <w:rFonts w:cs="Calibri"/>
            <w:szCs w:val="24"/>
          </w:rPr>
          <w:delText xml:space="preserve">for </w:delText>
        </w:r>
      </w:del>
      <w:ins w:id="138" w:author="Wyatt" w:date="2012-06-03T16:02:00Z">
        <w:r w:rsidR="008E687A">
          <w:rPr>
            <w:rFonts w:cs="Calibri"/>
            <w:szCs w:val="24"/>
          </w:rPr>
          <w:t xml:space="preserve">quantify performance relative to </w:t>
        </w:r>
      </w:ins>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807468">
        <w:t xml:space="preserve">Figure </w:t>
      </w:r>
      <w:r w:rsidR="00807468">
        <w:rPr>
          <w:noProof/>
        </w:rPr>
        <w:t>6</w:t>
      </w:r>
      <w:r w:rsidR="0005382D">
        <w:rPr>
          <w:rFonts w:cs="Calibri"/>
          <w:szCs w:val="24"/>
        </w:rPr>
        <w:fldChar w:fldCharType="end"/>
      </w:r>
      <w:ins w:id="139" w:author="Wyatt" w:date="2012-06-03T16:02:00Z">
        <w:r w:rsidR="008E687A">
          <w:rPr>
            <w:rFonts w:cs="Calibri"/>
            <w:szCs w:val="24"/>
          </w:rPr>
          <w:t xml:space="preserve"> (without a pan device)</w:t>
        </w:r>
      </w:ins>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807468">
        <w:t xml:space="preserve">Figure </w:t>
      </w:r>
      <w:r w:rsidR="00807468">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w:t>
      </w:r>
      <w:r w:rsidR="00F46792">
        <w:rPr>
          <w:rFonts w:cs="Calibri"/>
          <w:szCs w:val="24"/>
        </w:rPr>
        <w:lastRenderedPageBreak/>
        <w:t>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drawing>
                <wp:inline distT="0" distB="0" distL="0" distR="0" wp14:anchorId="193453A4" wp14:editId="07797121">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140" w:name="_Ref322511744"/>
            <w:bookmarkStart w:id="141" w:name="_Toc326314410"/>
            <w:r>
              <w:t xml:space="preserve">Figure </w:t>
            </w:r>
            <w:fldSimple w:instr=" SEQ Figure \* ARABIC ">
              <w:r w:rsidR="00807468">
                <w:rPr>
                  <w:noProof/>
                </w:rPr>
                <w:t>11</w:t>
              </w:r>
            </w:fldSimple>
            <w:bookmarkEnd w:id="140"/>
            <w:r>
              <w:t>: Tracking performance of Kinect with pan compensation</w:t>
            </w:r>
            <w:bookmarkEnd w:id="141"/>
          </w:p>
        </w:tc>
      </w:tr>
    </w:tbl>
    <w:p w:rsidR="00ED68F9" w:rsidRDefault="009B0251" w:rsidP="004354F4">
      <w:pPr>
        <w:spacing w:before="240" w:line="480" w:lineRule="auto"/>
        <w:rPr>
          <w:rFonts w:cs="Calibri"/>
          <w:szCs w:val="24"/>
        </w:rPr>
      </w:pPr>
      <w:r>
        <w:rPr>
          <w:rFonts w:cs="Calibri"/>
          <w:szCs w:val="24"/>
        </w:rPr>
        <w:tab/>
      </w:r>
      <w:del w:id="142" w:author="Wyatt" w:date="2012-06-03T16:04:00Z">
        <w:r w:rsidDel="008E687A">
          <w:rPr>
            <w:rFonts w:cs="Calibri"/>
            <w:szCs w:val="24"/>
          </w:rPr>
          <w:delText xml:space="preserve">The </w:delText>
        </w:r>
      </w:del>
      <w:ins w:id="143" w:author="Wyatt" w:date="2012-06-03T16:04:00Z">
        <w:r w:rsidR="008E687A">
          <w:rPr>
            <w:rFonts w:cs="Calibri"/>
            <w:szCs w:val="24"/>
          </w:rPr>
          <w:t xml:space="preserve">Overall, the </w:t>
        </w:r>
      </w:ins>
      <w:r>
        <w:rPr>
          <w:rFonts w:cs="Calibri"/>
          <w:szCs w:val="24"/>
        </w:rPr>
        <w:t>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807468">
        <w:t xml:space="preserve">Figure </w:t>
      </w:r>
      <w:r w:rsidR="00807468">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w:t>
      </w:r>
      <w:r>
        <w:rPr>
          <w:rFonts w:cs="Calibri"/>
          <w:szCs w:val="24"/>
        </w:rPr>
        <w:lastRenderedPageBreak/>
        <w:t xml:space="preserve">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del w:id="144" w:author="Wyatt" w:date="2012-06-03T16:04:00Z">
        <w:r w:rsidR="00ED68F9" w:rsidDel="00FD6D06">
          <w:rPr>
            <w:rFonts w:cs="Calibri"/>
            <w:szCs w:val="24"/>
          </w:rPr>
          <w:fldChar w:fldCharType="begin"/>
        </w:r>
        <w:r w:rsidR="00ED68F9" w:rsidDel="00FD6D06">
          <w:rPr>
            <w:rFonts w:cs="Calibri"/>
            <w:szCs w:val="24"/>
          </w:rPr>
          <w:delInstrText xml:space="preserve"> REF _Ref322511744 \h </w:delInstrText>
        </w:r>
        <w:r w:rsidR="00ED68F9" w:rsidDel="00FD6D06">
          <w:rPr>
            <w:rFonts w:cs="Calibri"/>
            <w:szCs w:val="24"/>
          </w:rPr>
        </w:r>
        <w:r w:rsidR="00ED68F9" w:rsidDel="00FD6D06">
          <w:rPr>
            <w:rFonts w:cs="Calibri"/>
            <w:szCs w:val="24"/>
          </w:rPr>
          <w:fldChar w:fldCharType="separate"/>
        </w:r>
        <w:r w:rsidR="00807468" w:rsidDel="00FD6D06">
          <w:delText xml:space="preserve">Figure </w:delText>
        </w:r>
        <w:r w:rsidR="00807468" w:rsidDel="00FD6D06">
          <w:rPr>
            <w:noProof/>
          </w:rPr>
          <w:delText>11</w:delText>
        </w:r>
        <w:r w:rsidR="00ED68F9" w:rsidDel="00FD6D06">
          <w:rPr>
            <w:rFonts w:cs="Calibri"/>
            <w:szCs w:val="24"/>
          </w:rPr>
          <w:fldChar w:fldCharType="end"/>
        </w:r>
        <w:r w:rsidR="00ED68F9" w:rsidDel="00FD6D06">
          <w:rPr>
            <w:rFonts w:cs="Calibri"/>
            <w:szCs w:val="24"/>
          </w:rPr>
          <w:delText xml:space="preserve"> would </w:delText>
        </w:r>
        <w:r w:rsidR="0079040E" w:rsidDel="00FD6D06">
          <w:rPr>
            <w:rFonts w:cs="Calibri"/>
            <w:szCs w:val="24"/>
          </w:rPr>
          <w:delText xml:space="preserve">shift </w:delText>
        </w:r>
        <w:r w:rsidR="004026C5" w:rsidDel="00FD6D06">
          <w:rPr>
            <w:rFonts w:cs="Calibri"/>
            <w:szCs w:val="24"/>
          </w:rPr>
          <w:delText xml:space="preserve">and the </w:delText>
        </w:r>
      </w:del>
      <w:r w:rsidR="004026C5">
        <w:rPr>
          <w:rFonts w:cs="Calibri"/>
          <w:szCs w:val="24"/>
        </w:rPr>
        <w:t xml:space="preserve">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145" w:name="_Ref323045519"/>
      <w:bookmarkStart w:id="146" w:name="_Toc326314387"/>
      <w:r>
        <w:lastRenderedPageBreak/>
        <w:t>Person Tracking</w:t>
      </w:r>
      <w:bookmarkEnd w:id="145"/>
      <w:bookmarkEnd w:id="146"/>
    </w:p>
    <w:p w:rsidR="00B618B1" w:rsidRDefault="00B618B1" w:rsidP="00D36F52">
      <w:pPr>
        <w:spacing w:line="480" w:lineRule="auto"/>
        <w:ind w:firstLine="720"/>
      </w:pPr>
      <w:del w:id="147" w:author="Wyatt" w:date="2012-06-03T16:05:00Z">
        <w:r w:rsidDel="00FD6D06">
          <w:delText>Fo</w:delText>
        </w:r>
        <w:r w:rsidR="00ED68F9" w:rsidDel="00FD6D06">
          <w:delText>r reasons discussed</w:delText>
        </w:r>
      </w:del>
      <w:ins w:id="148" w:author="Wyatt" w:date="2012-06-03T16:05:00Z">
        <w:r w:rsidR="00FD6D06">
          <w:t>As introduced</w:t>
        </w:r>
      </w:ins>
      <w:r w:rsidR="00ED68F9">
        <w:t xml:space="preserve"> in </w:t>
      </w:r>
      <w:r w:rsidR="00F01F93">
        <w:t>C</w:t>
      </w:r>
      <w:r w:rsidR="00ED68F9">
        <w:t xml:space="preserve">hapter </w:t>
      </w:r>
      <w:r w:rsidR="00ED68F9">
        <w:fldChar w:fldCharType="begin"/>
      </w:r>
      <w:r w:rsidR="00ED68F9">
        <w:instrText xml:space="preserve"> REF _Ref322950030 \r \h </w:instrText>
      </w:r>
      <w:r w:rsidR="00ED68F9">
        <w:fldChar w:fldCharType="separate"/>
      </w:r>
      <w:r w:rsidR="00807468">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807468">
        <w:t xml:space="preserve">Figure </w:t>
      </w:r>
      <w:r w:rsidR="00807468">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 xml:space="preserve">ation </w:t>
      </w:r>
      <w:del w:id="149" w:author="Wyatt" w:date="2012-06-03T16:06:00Z">
        <w:r w:rsidR="004354F4" w:rsidDel="00FD6D06">
          <w:delText xml:space="preserve">which </w:delText>
        </w:r>
      </w:del>
      <w:ins w:id="150" w:author="Wyatt" w:date="2012-06-03T16:06:00Z">
        <w:r w:rsidR="00FD6D06">
          <w:t xml:space="preserve">that </w:t>
        </w:r>
      </w:ins>
      <w:r w:rsidR="004354F4">
        <w:t>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58F5BB74" wp14:editId="66254162">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0850F7">
                              <w:pPr>
                                <w:pStyle w:val="NoSpacing"/>
                              </w:pPr>
                              <w:r>
                                <w:t>Person</w:t>
                              </w:r>
                            </w:p>
                            <w:p w:rsidR="004115E1" w:rsidRDefault="004115E1"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4115E1">
      <w:pPr>
        <w:pStyle w:val="Caption1"/>
        <w:jc w:val="center"/>
      </w:pPr>
      <w:bookmarkStart w:id="151" w:name="_Ref324336631"/>
      <w:bookmarkStart w:id="152" w:name="_Toc326314411"/>
      <w:r>
        <w:t xml:space="preserve">Figure </w:t>
      </w:r>
      <w:fldSimple w:instr=" SEQ Figure \* ARABIC ">
        <w:r w:rsidR="00807468">
          <w:rPr>
            <w:noProof/>
          </w:rPr>
          <w:t>12</w:t>
        </w:r>
      </w:fldSimple>
      <w:bookmarkEnd w:id="151"/>
      <w:r>
        <w:t>: Person-tracking architecture</w:t>
      </w:r>
      <w:bookmarkEnd w:id="15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153" w:name="_Ref323131019"/>
      <w:bookmarkStart w:id="154" w:name="_Toc326314388"/>
      <w:r>
        <w:t>Face Detector Node</w:t>
      </w:r>
      <w:bookmarkEnd w:id="153"/>
      <w:bookmarkEnd w:id="15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807468" w:rsidRPr="00807468">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w:t>
      </w:r>
      <w:del w:id="155" w:author="Wyatt" w:date="2012-06-03T16:15:00Z">
        <w:r w:rsidDel="00DA7BC2">
          <w:delText xml:space="preserve">is </w:delText>
        </w:r>
      </w:del>
      <w:ins w:id="156" w:author="Wyatt" w:date="2012-06-03T16:15:00Z">
        <w:r w:rsidR="00DA7BC2">
          <w:t xml:space="preserve">was </w:t>
        </w:r>
      </w:ins>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w:t>
      </w:r>
      <w:del w:id="157" w:author="Wyatt" w:date="2012-06-03T16:15:00Z">
        <w:r w:rsidR="000522CB" w:rsidDel="00DA7BC2">
          <w:delText xml:space="preserve">fails </w:delText>
        </w:r>
      </w:del>
      <w:ins w:id="158" w:author="Wyatt" w:date="2012-06-03T16:15:00Z">
        <w:r w:rsidR="00DA7BC2">
          <w:t xml:space="preserve">failed </w:t>
        </w:r>
      </w:ins>
      <w:r w:rsidR="000522CB">
        <w:t xml:space="preserve">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159" w:name="_Toc326314389"/>
      <w:r>
        <w:t>Leg Detector Node</w:t>
      </w:r>
      <w:bookmarkEnd w:id="159"/>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807468" w:rsidRPr="00807468">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807468">
            <w:rPr>
              <w:noProof/>
            </w:rPr>
            <w:t xml:space="preserve"> </w:t>
          </w:r>
          <w:r w:rsidR="00807468" w:rsidRPr="00807468">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160" w:name="_Ref323045443"/>
      <w:bookmarkStart w:id="161" w:name="_Toc326314390"/>
      <w:r>
        <w:t xml:space="preserve">Kinect </w:t>
      </w:r>
      <w:r w:rsidR="00A60026">
        <w:t xml:space="preserve">Person </w:t>
      </w:r>
      <w:r>
        <w:t>Detector Node</w:t>
      </w:r>
      <w:bookmarkEnd w:id="160"/>
      <w:bookmarkEnd w:id="161"/>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del w:id="162" w:author="Wyatt" w:date="2012-06-03T16:16:00Z">
        <w:r w:rsidR="00A32BD7" w:rsidDel="00DA7BC2">
          <w:delText xml:space="preserve">which </w:delText>
        </w:r>
      </w:del>
      <w:ins w:id="163" w:author="Wyatt" w:date="2012-06-03T16:16:00Z">
        <w:del w:id="164" w:author="Bill" w:date="2012-06-04T07:09:00Z">
          <w:r w:rsidR="00DA7BC2" w:rsidDel="004115E1">
            <w:delText>that</w:delText>
          </w:r>
        </w:del>
      </w:ins>
      <w:ins w:id="165" w:author="Bill" w:date="2012-06-04T07:09:00Z">
        <w:r w:rsidR="004115E1">
          <w:t>which</w:t>
        </w:r>
      </w:ins>
      <w:ins w:id="166" w:author="Wyatt" w:date="2012-06-03T16:16:00Z">
        <w:r w:rsidR="00DA7BC2">
          <w:t xml:space="preserve"> </w:t>
        </w:r>
      </w:ins>
      <w:r w:rsidR="00A32BD7">
        <w:t xml:space="preserve">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807468" w:rsidRPr="00807468">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 xml:space="preserve">perhaps the Kinect could be used to segment each individual limb, and a separate </w:t>
      </w:r>
      <w:ins w:id="167" w:author="Wyatt" w:date="2012-06-03T16:18:00Z">
        <w:r w:rsidR="00DA7BC2">
          <w:t xml:space="preserve">color </w:t>
        </w:r>
      </w:ins>
      <w:r w:rsidR="00C56540">
        <w:t>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807468">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807468">
        <w:t xml:space="preserve">Figure </w:t>
      </w:r>
      <w:r w:rsidR="00807468">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807468">
        <w:t xml:space="preserve">Figure </w:t>
      </w:r>
      <w:r w:rsidR="00807468">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117DFB4" wp14:editId="7BEDDC38">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168" w:name="_Ref322980214"/>
      <w:bookmarkStart w:id="169" w:name="_Toc326314412"/>
      <w:r>
        <w:t xml:space="preserve">Figure </w:t>
      </w:r>
      <w:fldSimple w:instr=" SEQ Figure \* ARABIC ">
        <w:r w:rsidR="00807468">
          <w:rPr>
            <w:noProof/>
          </w:rPr>
          <w:t>13</w:t>
        </w:r>
      </w:fldSimple>
      <w:bookmarkEnd w:id="168"/>
      <w:r>
        <w:t xml:space="preserve">: Kinect’s RGB image masked for </w:t>
      </w:r>
      <w:r w:rsidR="008A5AD7">
        <w:t>a</w:t>
      </w:r>
      <w:r>
        <w:t xml:space="preserve"> user</w:t>
      </w:r>
      <w:r w:rsidR="00C56540">
        <w:t xml:space="preserve">, </w:t>
      </w:r>
      <w:r w:rsidR="006E3E59">
        <w:t>taken</w:t>
      </w:r>
      <w:r w:rsidR="00C56540">
        <w:t xml:space="preserve"> after calibration</w:t>
      </w:r>
      <w:bookmarkEnd w:id="16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170" w:name="_Ref324336850"/>
            <w:r>
              <w:rPr>
                <w:noProof/>
              </w:rPr>
              <w:drawing>
                <wp:inline distT="0" distB="0" distL="0" distR="0" wp14:anchorId="6F265CC2" wp14:editId="2DC1677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171" w:name="_Ref324336895"/>
            <w:bookmarkStart w:id="172" w:name="_Toc326314413"/>
            <w:r>
              <w:t xml:space="preserve">Figure </w:t>
            </w:r>
            <w:fldSimple w:instr=" SEQ Figure \* ARABIC ">
              <w:r w:rsidR="00807468">
                <w:rPr>
                  <w:noProof/>
                </w:rPr>
                <w:t>14</w:t>
              </w:r>
            </w:fldSimple>
            <w:bookmarkEnd w:id="171"/>
            <w:r>
              <w:t xml:space="preserve">: Histogram computed from </w:t>
            </w:r>
            <w:r>
              <w:fldChar w:fldCharType="begin"/>
            </w:r>
            <w:r>
              <w:instrText xml:space="preserve"> REF _Ref322980214 \h </w:instrText>
            </w:r>
            <w:r>
              <w:fldChar w:fldCharType="separate"/>
            </w:r>
            <w:r w:rsidR="00807468">
              <w:t xml:space="preserve">Figure </w:t>
            </w:r>
            <w:r w:rsidR="00807468">
              <w:rPr>
                <w:noProof/>
              </w:rPr>
              <w:t>13</w:t>
            </w:r>
            <w:r>
              <w:fldChar w:fldCharType="end"/>
            </w:r>
            <w:r w:rsidRPr="006119FC">
              <w:t>: hue on horizontal axis, saturation on vertical axis, brightness represents to histogram value.</w:t>
            </w:r>
            <w:bookmarkEnd w:id="170"/>
            <w:bookmarkEnd w:id="172"/>
          </w:p>
        </w:tc>
        <w:tc>
          <w:tcPr>
            <w:tcW w:w="4428" w:type="dxa"/>
          </w:tcPr>
          <w:p w:rsidR="00D8607F" w:rsidRDefault="00D8607F" w:rsidP="00621E13">
            <w:pPr>
              <w:pStyle w:val="Caption1"/>
            </w:pPr>
            <w:r>
              <w:rPr>
                <w:noProof/>
              </w:rPr>
              <w:drawing>
                <wp:inline distT="0" distB="0" distL="0" distR="0" wp14:anchorId="6FAA930C" wp14:editId="7DD81F41">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173" w:name="_Toc326314414"/>
            <w:r>
              <w:t xml:space="preserve">Figure </w:t>
            </w:r>
            <w:fldSimple w:instr=" SEQ Figure \* ARABIC ">
              <w:r w:rsidR="00807468">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807468">
              <w:t xml:space="preserve">Figure </w:t>
            </w:r>
            <w:r w:rsidR="00807468">
              <w:rPr>
                <w:noProof/>
              </w:rPr>
              <w:t>14</w:t>
            </w:r>
            <w:r w:rsidR="00C276B3">
              <w:fldChar w:fldCharType="end"/>
            </w:r>
            <w:r w:rsidR="00C276B3">
              <w:t xml:space="preserve"> </w:t>
            </w:r>
            <w:r w:rsidR="00930501">
              <w:t>as 3</w:t>
            </w:r>
            <w:r>
              <w:t>D surface plot</w:t>
            </w:r>
            <w:bookmarkEnd w:id="17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807468">
        <w:t xml:space="preserve">Figure </w:t>
      </w:r>
      <w:r w:rsidR="00807468">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ins w:id="174" w:author="Wyatt" w:date="2012-06-02T21:30:00Z">
                <w:rPr>
                  <w:rFonts w:ascii="Cambria Math" w:hAnsi="Cambria Math"/>
                  <w:i/>
                </w:rPr>
              </w:ins>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ins w:id="175" w:author="Wyatt" w:date="2012-06-02T21:30:00Z">
                <w:rPr>
                  <w:rFonts w:ascii="Cambria Math" w:hAnsi="Cambria Math"/>
                  <w:i/>
                </w:rPr>
              </w:ins>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ins w:id="176" w:author="Wyatt" w:date="2012-06-02T21:30:00Z">
                  <w:rPr>
                    <w:rFonts w:ascii="Cambria Math" w:hAnsi="Cambria Math"/>
                    <w:i/>
                  </w:rPr>
                </w:ins>
              </m:ctrlPr>
            </m:dPr>
            <m:e>
              <m:sSub>
                <m:sSubPr>
                  <m:ctrlPr>
                    <w:ins w:id="177" w:author="Wyatt" w:date="2012-06-02T21:30:00Z">
                      <w:rPr>
                        <w:rFonts w:ascii="Cambria Math" w:hAnsi="Cambria Math"/>
                        <w:i/>
                      </w:rPr>
                    </w:ins>
                  </m:ctrlPr>
                </m:sSubPr>
                <m:e>
                  <m:r>
                    <w:rPr>
                      <w:rFonts w:ascii="Cambria Math" w:hAnsi="Cambria Math"/>
                    </w:rPr>
                    <m:t>H</m:t>
                  </m:r>
                </m:e>
                <m:sub>
                  <m:r>
                    <w:rPr>
                      <w:rFonts w:ascii="Cambria Math" w:hAnsi="Cambria Math"/>
                    </w:rPr>
                    <m:t>1</m:t>
                  </m:r>
                </m:sub>
              </m:sSub>
              <m:r>
                <w:rPr>
                  <w:rFonts w:ascii="Cambria Math" w:hAnsi="Cambria Math"/>
                </w:rPr>
                <m:t>,</m:t>
              </m:r>
              <m:sSub>
                <m:sSubPr>
                  <m:ctrlPr>
                    <w:ins w:id="178" w:author="Wyatt" w:date="2012-06-02T21:30:00Z">
                      <w:rPr>
                        <w:rFonts w:ascii="Cambria Math" w:hAnsi="Cambria Math"/>
                        <w:i/>
                      </w:rPr>
                    </w:ins>
                  </m:ctrlPr>
                </m:sSubPr>
                <m:e>
                  <m:r>
                    <w:rPr>
                      <w:rFonts w:ascii="Cambria Math" w:hAnsi="Cambria Math"/>
                    </w:rPr>
                    <m:t>H</m:t>
                  </m:r>
                </m:e>
                <m:sub>
                  <m:r>
                    <w:rPr>
                      <w:rFonts w:ascii="Cambria Math" w:hAnsi="Cambria Math"/>
                    </w:rPr>
                    <m:t>2</m:t>
                  </m:r>
                </m:sub>
              </m:sSub>
            </m:e>
          </m:d>
          <m:r>
            <w:rPr>
              <w:rFonts w:ascii="Cambria Math" w:hAnsi="Cambria Math"/>
            </w:rPr>
            <m:t>=</m:t>
          </m:r>
          <m:f>
            <m:fPr>
              <m:ctrlPr>
                <w:ins w:id="179" w:author="Wyatt" w:date="2012-06-02T21:30:00Z">
                  <w:rPr>
                    <w:rFonts w:ascii="Cambria Math" w:hAnsi="Cambria Math"/>
                    <w:i/>
                  </w:rPr>
                </w:ins>
              </m:ctrlPr>
            </m:fPr>
            <m:num>
              <m:nary>
                <m:naryPr>
                  <m:chr m:val="∑"/>
                  <m:limLoc m:val="subSup"/>
                  <m:supHide m:val="1"/>
                  <m:ctrlPr>
                    <w:ins w:id="180" w:author="Wyatt" w:date="2012-06-02T21:30:00Z">
                      <w:rPr>
                        <w:rFonts w:ascii="Cambria Math" w:hAnsi="Cambria Math"/>
                        <w:i/>
                      </w:rPr>
                    </w:ins>
                  </m:ctrlPr>
                </m:naryPr>
                <m:sub>
                  <m:r>
                    <w:rPr>
                      <w:rFonts w:ascii="Cambria Math" w:hAnsi="Cambria Math"/>
                    </w:rPr>
                    <m:t>i</m:t>
                  </m:r>
                </m:sub>
                <m:sup/>
                <m:e>
                  <m:d>
                    <m:dPr>
                      <m:ctrlPr>
                        <w:ins w:id="181" w:author="Wyatt" w:date="2012-06-02T21:30:00Z">
                          <w:rPr>
                            <w:rFonts w:ascii="Cambria Math" w:hAnsi="Cambria Math"/>
                            <w:i/>
                          </w:rPr>
                        </w:ins>
                      </m:ctrlPr>
                    </m:dPr>
                    <m:e>
                      <m:sSub>
                        <m:sSubPr>
                          <m:ctrlPr>
                            <w:ins w:id="182" w:author="Wyatt" w:date="2012-06-02T21:30:00Z">
                              <w:rPr>
                                <w:rFonts w:ascii="Cambria Math" w:hAnsi="Cambria Math"/>
                                <w:i/>
                              </w:rPr>
                            </w:ins>
                          </m:ctrlPr>
                        </m:sSubPr>
                        <m:e>
                          <m:r>
                            <w:rPr>
                              <w:rFonts w:ascii="Cambria Math" w:hAnsi="Cambria Math"/>
                            </w:rPr>
                            <m:t>H</m:t>
                          </m:r>
                        </m:e>
                        <m:sub>
                          <m:r>
                            <w:rPr>
                              <w:rFonts w:ascii="Cambria Math" w:hAnsi="Cambria Math"/>
                            </w:rPr>
                            <m:t>1</m:t>
                          </m:r>
                        </m:sub>
                      </m:sSub>
                      <m:d>
                        <m:dPr>
                          <m:ctrlPr>
                            <w:ins w:id="183"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184" w:author="Wyatt" w:date="2012-06-02T21:30:00Z">
                              <w:rPr>
                                <w:rFonts w:ascii="Cambria Math" w:hAnsi="Cambria Math"/>
                                <w:i/>
                              </w:rPr>
                            </w:ins>
                          </m:ctrlPr>
                        </m:accPr>
                        <m:e>
                          <m:sSub>
                            <m:sSubPr>
                              <m:ctrlPr>
                                <w:ins w:id="185" w:author="Wyatt" w:date="2012-06-02T21:30:00Z">
                                  <w:rPr>
                                    <w:rFonts w:ascii="Cambria Math" w:hAnsi="Cambria Math"/>
                                    <w:i/>
                                  </w:rPr>
                                </w:ins>
                              </m:ctrlPr>
                            </m:sSubPr>
                            <m:e>
                              <m:r>
                                <w:rPr>
                                  <w:rFonts w:ascii="Cambria Math" w:hAnsi="Cambria Math"/>
                                </w:rPr>
                                <m:t>H</m:t>
                              </m:r>
                            </m:e>
                            <m:sub>
                              <m:r>
                                <w:rPr>
                                  <w:rFonts w:ascii="Cambria Math" w:hAnsi="Cambria Math"/>
                                </w:rPr>
                                <m:t>1</m:t>
                              </m:r>
                            </m:sub>
                          </m:sSub>
                        </m:e>
                      </m:acc>
                    </m:e>
                  </m:d>
                  <m:d>
                    <m:dPr>
                      <m:ctrlPr>
                        <w:ins w:id="186" w:author="Wyatt" w:date="2012-06-02T21:30:00Z">
                          <w:rPr>
                            <w:rFonts w:ascii="Cambria Math" w:hAnsi="Cambria Math"/>
                            <w:i/>
                          </w:rPr>
                        </w:ins>
                      </m:ctrlPr>
                    </m:dPr>
                    <m:e>
                      <m:sSub>
                        <m:sSubPr>
                          <m:ctrlPr>
                            <w:ins w:id="187" w:author="Wyatt" w:date="2012-06-02T21:30:00Z">
                              <w:rPr>
                                <w:rFonts w:ascii="Cambria Math" w:hAnsi="Cambria Math"/>
                                <w:i/>
                              </w:rPr>
                            </w:ins>
                          </m:ctrlPr>
                        </m:sSubPr>
                        <m:e>
                          <m:r>
                            <w:rPr>
                              <w:rFonts w:ascii="Cambria Math" w:hAnsi="Cambria Math"/>
                            </w:rPr>
                            <m:t>H</m:t>
                          </m:r>
                        </m:e>
                        <m:sub>
                          <m:r>
                            <w:rPr>
                              <w:rFonts w:ascii="Cambria Math" w:hAnsi="Cambria Math"/>
                            </w:rPr>
                            <m:t>2</m:t>
                          </m:r>
                        </m:sub>
                      </m:sSub>
                      <m:d>
                        <m:dPr>
                          <m:ctrlPr>
                            <w:ins w:id="188"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189" w:author="Wyatt" w:date="2012-06-02T21:30:00Z">
                              <w:rPr>
                                <w:rFonts w:ascii="Cambria Math" w:hAnsi="Cambria Math"/>
                                <w:i/>
                              </w:rPr>
                            </w:ins>
                          </m:ctrlPr>
                        </m:accPr>
                        <m:e>
                          <m:sSub>
                            <m:sSubPr>
                              <m:ctrlPr>
                                <w:ins w:id="190" w:author="Wyatt" w:date="2012-06-02T21:30:00Z">
                                  <w:rPr>
                                    <w:rFonts w:ascii="Cambria Math" w:hAnsi="Cambria Math"/>
                                    <w:i/>
                                  </w:rPr>
                                </w:ins>
                              </m:ctrlPr>
                            </m:sSubPr>
                            <m:e>
                              <m:r>
                                <w:rPr>
                                  <w:rFonts w:ascii="Cambria Math" w:hAnsi="Cambria Math"/>
                                </w:rPr>
                                <m:t>H</m:t>
                              </m:r>
                            </m:e>
                            <m:sub>
                              <m:r>
                                <w:rPr>
                                  <w:rFonts w:ascii="Cambria Math" w:hAnsi="Cambria Math"/>
                                </w:rPr>
                                <m:t>2</m:t>
                              </m:r>
                            </m:sub>
                          </m:sSub>
                        </m:e>
                      </m:acc>
                    </m:e>
                  </m:d>
                </m:e>
              </m:nary>
            </m:num>
            <m:den>
              <m:rad>
                <m:radPr>
                  <m:degHide m:val="1"/>
                  <m:ctrlPr>
                    <w:ins w:id="191" w:author="Wyatt" w:date="2012-06-02T21:30:00Z">
                      <w:rPr>
                        <w:rFonts w:ascii="Cambria Math" w:hAnsi="Cambria Math"/>
                        <w:i/>
                      </w:rPr>
                    </w:ins>
                  </m:ctrlPr>
                </m:radPr>
                <m:deg/>
                <m:e>
                  <m:nary>
                    <m:naryPr>
                      <m:chr m:val="∑"/>
                      <m:limLoc m:val="subSup"/>
                      <m:supHide m:val="1"/>
                      <m:ctrlPr>
                        <w:ins w:id="192" w:author="Wyatt" w:date="2012-06-02T21:30:00Z">
                          <w:rPr>
                            <w:rFonts w:ascii="Cambria Math" w:hAnsi="Cambria Math"/>
                            <w:i/>
                          </w:rPr>
                        </w:ins>
                      </m:ctrlPr>
                    </m:naryPr>
                    <m:sub>
                      <m:r>
                        <w:rPr>
                          <w:rFonts w:ascii="Cambria Math" w:hAnsi="Cambria Math"/>
                        </w:rPr>
                        <m:t>i</m:t>
                      </m:r>
                    </m:sub>
                    <m:sup/>
                    <m:e>
                      <m:sSup>
                        <m:sSupPr>
                          <m:ctrlPr>
                            <w:ins w:id="193" w:author="Wyatt" w:date="2012-06-02T21:30:00Z">
                              <w:rPr>
                                <w:rFonts w:ascii="Cambria Math" w:hAnsi="Cambria Math"/>
                                <w:i/>
                              </w:rPr>
                            </w:ins>
                          </m:ctrlPr>
                        </m:sSupPr>
                        <m:e>
                          <m:d>
                            <m:dPr>
                              <m:ctrlPr>
                                <w:ins w:id="194" w:author="Wyatt" w:date="2012-06-02T21:30:00Z">
                                  <w:rPr>
                                    <w:rFonts w:ascii="Cambria Math" w:hAnsi="Cambria Math"/>
                                    <w:i/>
                                  </w:rPr>
                                </w:ins>
                              </m:ctrlPr>
                            </m:dPr>
                            <m:e>
                              <m:sSub>
                                <m:sSubPr>
                                  <m:ctrlPr>
                                    <w:ins w:id="195" w:author="Wyatt" w:date="2012-06-02T21:30:00Z">
                                      <w:rPr>
                                        <w:rFonts w:ascii="Cambria Math" w:hAnsi="Cambria Math"/>
                                        <w:i/>
                                      </w:rPr>
                                    </w:ins>
                                  </m:ctrlPr>
                                </m:sSubPr>
                                <m:e>
                                  <m:r>
                                    <w:rPr>
                                      <w:rFonts w:ascii="Cambria Math" w:hAnsi="Cambria Math"/>
                                    </w:rPr>
                                    <m:t>H</m:t>
                                  </m:r>
                                </m:e>
                                <m:sub>
                                  <m:r>
                                    <w:rPr>
                                      <w:rFonts w:ascii="Cambria Math" w:hAnsi="Cambria Math"/>
                                    </w:rPr>
                                    <m:t>1</m:t>
                                  </m:r>
                                </m:sub>
                              </m:sSub>
                              <m:d>
                                <m:dPr>
                                  <m:ctrlPr>
                                    <w:ins w:id="196"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197" w:author="Wyatt" w:date="2012-06-02T21:30:00Z">
                                      <w:rPr>
                                        <w:rFonts w:ascii="Cambria Math" w:hAnsi="Cambria Math"/>
                                        <w:i/>
                                      </w:rPr>
                                    </w:ins>
                                  </m:ctrlPr>
                                </m:accPr>
                                <m:e>
                                  <m:sSub>
                                    <m:sSubPr>
                                      <m:ctrlPr>
                                        <w:ins w:id="198" w:author="Wyatt" w:date="2012-06-02T21:30:00Z">
                                          <w:rPr>
                                            <w:rFonts w:ascii="Cambria Math" w:hAnsi="Cambria Math"/>
                                            <w:i/>
                                          </w:rPr>
                                        </w:ins>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ins w:id="199" w:author="Wyatt" w:date="2012-06-02T21:30:00Z">
                          <w:rPr>
                            <w:rFonts w:ascii="Cambria Math" w:hAnsi="Cambria Math"/>
                            <w:i/>
                          </w:rPr>
                        </w:ins>
                      </m:ctrlPr>
                    </m:naryPr>
                    <m:sub>
                      <m:r>
                        <w:rPr>
                          <w:rFonts w:ascii="Cambria Math" w:hAnsi="Cambria Math"/>
                        </w:rPr>
                        <m:t>i</m:t>
                      </m:r>
                    </m:sub>
                    <m:sup/>
                    <m:e>
                      <m:sSup>
                        <m:sSupPr>
                          <m:ctrlPr>
                            <w:ins w:id="200" w:author="Wyatt" w:date="2012-06-02T21:30:00Z">
                              <w:rPr>
                                <w:rFonts w:ascii="Cambria Math" w:hAnsi="Cambria Math"/>
                                <w:i/>
                              </w:rPr>
                            </w:ins>
                          </m:ctrlPr>
                        </m:sSupPr>
                        <m:e>
                          <m:d>
                            <m:dPr>
                              <m:ctrlPr>
                                <w:ins w:id="201" w:author="Wyatt" w:date="2012-06-02T21:30:00Z">
                                  <w:rPr>
                                    <w:rFonts w:ascii="Cambria Math" w:hAnsi="Cambria Math"/>
                                    <w:i/>
                                  </w:rPr>
                                </w:ins>
                              </m:ctrlPr>
                            </m:dPr>
                            <m:e>
                              <m:sSub>
                                <m:sSubPr>
                                  <m:ctrlPr>
                                    <w:ins w:id="202" w:author="Wyatt" w:date="2012-06-02T21:30:00Z">
                                      <w:rPr>
                                        <w:rFonts w:ascii="Cambria Math" w:hAnsi="Cambria Math"/>
                                        <w:i/>
                                      </w:rPr>
                                    </w:ins>
                                  </m:ctrlPr>
                                </m:sSubPr>
                                <m:e>
                                  <m:r>
                                    <w:rPr>
                                      <w:rFonts w:ascii="Cambria Math" w:hAnsi="Cambria Math"/>
                                    </w:rPr>
                                    <m:t>H</m:t>
                                  </m:r>
                                </m:e>
                                <m:sub>
                                  <m:r>
                                    <w:rPr>
                                      <w:rFonts w:ascii="Cambria Math" w:hAnsi="Cambria Math"/>
                                    </w:rPr>
                                    <m:t>2</m:t>
                                  </m:r>
                                </m:sub>
                              </m:sSub>
                              <m:d>
                                <m:dPr>
                                  <m:ctrlPr>
                                    <w:ins w:id="203" w:author="Wyatt" w:date="2012-06-02T21:30:00Z">
                                      <w:rPr>
                                        <w:rFonts w:ascii="Cambria Math" w:hAnsi="Cambria Math"/>
                                        <w:i/>
                                      </w:rPr>
                                    </w:ins>
                                  </m:ctrlPr>
                                </m:dPr>
                                <m:e>
                                  <m:r>
                                    <w:rPr>
                                      <w:rFonts w:ascii="Cambria Math" w:hAnsi="Cambria Math"/>
                                    </w:rPr>
                                    <m:t>i</m:t>
                                  </m:r>
                                </m:e>
                              </m:d>
                              <m:r>
                                <w:rPr>
                                  <w:rFonts w:ascii="Cambria Math" w:hAnsi="Cambria Math"/>
                                </w:rPr>
                                <m:t>-</m:t>
                              </m:r>
                              <m:acc>
                                <m:accPr>
                                  <m:chr m:val="̅"/>
                                  <m:ctrlPr>
                                    <w:ins w:id="204" w:author="Wyatt" w:date="2012-06-02T21:30:00Z">
                                      <w:rPr>
                                        <w:rFonts w:ascii="Cambria Math" w:hAnsi="Cambria Math"/>
                                        <w:i/>
                                      </w:rPr>
                                    </w:ins>
                                  </m:ctrlPr>
                                </m:accPr>
                                <m:e>
                                  <m:sSub>
                                    <m:sSubPr>
                                      <m:ctrlPr>
                                        <w:ins w:id="205" w:author="Wyatt" w:date="2012-06-02T21:30:00Z">
                                          <w:rPr>
                                            <w:rFonts w:ascii="Cambria Math" w:hAnsi="Cambria Math"/>
                                            <w:i/>
                                          </w:rPr>
                                        </w:ins>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ins w:id="206"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ins w:id="20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ins w:id="208" w:author="Wyatt" w:date="2012-06-02T21:30:00Z">
                <w:rPr>
                  <w:rFonts w:ascii="Cambria Math" w:hAnsi="Cambria Math"/>
                  <w:b/>
                </w:rPr>
              </w:ins>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ins w:id="209" w:author="Wyatt" w:date="2012-06-02T21:30:00Z">
                <w:rPr>
                  <w:rFonts w:ascii="Cambria Math" w:hAnsi="Cambria Math"/>
                  <w:b/>
                </w:rPr>
              </w:ins>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ins w:id="21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ins w:id="21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4115E1" w:rsidP="00F4648D">
      <w:pPr>
        <w:spacing w:line="480" w:lineRule="auto"/>
        <w:ind w:firstLine="720"/>
      </w:pPr>
      <m:oMathPara>
        <m:oMath>
          <m:sSub>
            <m:sSubPr>
              <m:ctrlPr>
                <w:ins w:id="212"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ins w:id="213" w:author="Wyatt" w:date="2012-06-02T21:30:00Z">
                  <w:rPr>
                    <w:rFonts w:ascii="Cambria Math" w:hAnsi="Cambria Math"/>
                    <w:b/>
                  </w:rPr>
                </w:ins>
              </m:ctrlPr>
            </m:dPr>
            <m:e>
              <m:r>
                <w:rPr>
                  <w:rFonts w:ascii="Cambria Math" w:hAnsi="Cambria Math"/>
                </w:rPr>
                <m:t xml:space="preserve"> </m:t>
              </m:r>
              <m:sSub>
                <m:sSubPr>
                  <m:ctrlPr>
                    <w:ins w:id="214" w:author="Wyatt" w:date="2012-06-02T21:30:00Z">
                      <w:rPr>
                        <w:rFonts w:ascii="Cambria Math" w:hAnsi="Cambria Math"/>
                        <w:b/>
                      </w:rPr>
                    </w:ins>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ins w:id="215" w:author="Wyatt" w:date="2012-06-02T21:30:00Z">
                      <w:rPr>
                        <w:rFonts w:ascii="Cambria Math" w:hAnsi="Cambria Math"/>
                        <w:i/>
                      </w:rPr>
                    </w:ins>
                  </m:ctrlPr>
                </m:dPr>
                <m:e>
                  <m:r>
                    <w:rPr>
                      <w:rFonts w:ascii="Cambria Math" w:hAnsi="Cambria Math"/>
                    </w:rPr>
                    <m:t>1-α</m:t>
                  </m:r>
                </m:e>
              </m:d>
              <m:sSub>
                <m:sSubPr>
                  <m:ctrlPr>
                    <w:ins w:id="216"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ins w:id="21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ins w:id="218"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ins w:id="21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ins w:id="22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ins w:id="22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ins w:id="222"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ins w:id="223"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ins w:id="224"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ins w:id="225"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ins w:id="226"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ins w:id="22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ins w:id="228"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ins w:id="229"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ins w:id="230"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ins w:id="23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ins w:id="232"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4115E1">
      <w:pPr>
        <w:spacing w:line="480" w:lineRule="auto"/>
        <w:ind w:firstLine="720"/>
        <w:rPr>
          <w:b/>
        </w:rPr>
      </w:pPr>
      <m:oMathPara>
        <m:oMath>
          <m:sSub>
            <m:sSubPr>
              <m:ctrlPr>
                <w:ins w:id="233"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ins w:id="234" w:author="Wyatt" w:date="2012-06-02T21:30:00Z">
                  <w:rPr>
                    <w:rFonts w:ascii="Cambria Math" w:hAnsi="Cambria Math"/>
                    <w:b/>
                  </w:rPr>
                </w:ins>
              </m:ctrlPr>
            </m:dPr>
            <m:e>
              <m:r>
                <w:rPr>
                  <w:rFonts w:ascii="Cambria Math" w:hAnsi="Cambria Math"/>
                </w:rPr>
                <m:t xml:space="preserve"> </m:t>
              </m:r>
              <m:sSub>
                <m:sSubPr>
                  <m:ctrlPr>
                    <w:ins w:id="235" w:author="Wyatt" w:date="2012-06-02T21:30:00Z">
                      <w:rPr>
                        <w:rFonts w:ascii="Cambria Math" w:hAnsi="Cambria Math"/>
                        <w:b/>
                      </w:rPr>
                    </w:ins>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ins w:id="236" w:author="Wyatt" w:date="2012-06-02T21:30:00Z">
                      <w:rPr>
                        <w:rFonts w:ascii="Cambria Math" w:hAnsi="Cambria Math"/>
                        <w:i/>
                      </w:rPr>
                    </w:ins>
                  </m:ctrlPr>
                </m:dPr>
                <m:e>
                  <m:r>
                    <w:rPr>
                      <w:rFonts w:ascii="Cambria Math" w:hAnsi="Cambria Math"/>
                    </w:rPr>
                    <m:t>1-β</m:t>
                  </m:r>
                </m:e>
              </m:d>
              <m:sSub>
                <m:sSubPr>
                  <m:ctrlPr>
                    <w:ins w:id="237"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807468">
        <w:t xml:space="preserve">Figure </w:t>
      </w:r>
      <w:r w:rsidR="00807468">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ins w:id="238"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ins w:id="239"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ins w:id="240"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ins w:id="241" w:author="Wyatt" w:date="2012-06-02T21:30:00Z">
                <w:rPr>
                  <w:rFonts w:ascii="Cambria Math" w:hAnsi="Cambria Math"/>
                  <w:b/>
                </w:rPr>
              </w:ins>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6733F008" wp14:editId="4E8C40A4">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242" w:name="_Ref324337029"/>
      <w:bookmarkStart w:id="243" w:name="_Toc326314415"/>
      <w:r>
        <w:t xml:space="preserve">Figure </w:t>
      </w:r>
      <w:fldSimple w:instr=" SEQ Figure \* ARABIC ">
        <w:r w:rsidR="00807468">
          <w:rPr>
            <w:noProof/>
          </w:rPr>
          <w:t>16</w:t>
        </w:r>
      </w:fldSimple>
      <w:bookmarkEnd w:id="242"/>
      <w:r>
        <w:t xml:space="preserve">: Correlation </w:t>
      </w:r>
      <w:r w:rsidR="00E57938">
        <w:t xml:space="preserve">over time </w:t>
      </w:r>
      <w:r>
        <w:t xml:space="preserve">of user's </w:t>
      </w:r>
      <w:r w:rsidR="00624659">
        <w:t xml:space="preserve">hue-saturation </w:t>
      </w:r>
      <w:r>
        <w:t xml:space="preserve">histogram with </w:t>
      </w:r>
      <m:oMath>
        <m:sSub>
          <m:sSubPr>
            <m:ctrlPr>
              <w:ins w:id="244"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ins w:id="245" w:author="Wyatt" w:date="2012-06-02T21:30:00Z">
                <w:rPr>
                  <w:rFonts w:ascii="Cambria Math" w:hAnsi="Cambria Math"/>
                </w:rPr>
              </w:ins>
            </m:ctrlPr>
          </m:sSubPr>
          <m:e>
            <m:r>
              <m:rPr>
                <m:sty m:val="b"/>
              </m:rPr>
              <w:rPr>
                <w:rFonts w:ascii="Cambria Math" w:hAnsi="Cambria Math"/>
              </w:rPr>
              <m:t>H</m:t>
            </m:r>
          </m:e>
          <m:sub>
            <m:r>
              <m:rPr>
                <m:sty m:val="b"/>
              </m:rPr>
              <w:rPr>
                <w:rFonts w:ascii="Cambria Math" w:hAnsi="Cambria Math"/>
              </w:rPr>
              <m:t>cal</m:t>
            </m:r>
          </m:sub>
        </m:sSub>
      </m:oMath>
      <w:r>
        <w:t xml:space="preserve">  (blue)</w:t>
      </w:r>
      <w:bookmarkEnd w:id="243"/>
    </w:p>
    <w:p w:rsidR="009B0251" w:rsidRDefault="00A07F11" w:rsidP="00724C1A">
      <w:pPr>
        <w:pStyle w:val="Heading1"/>
      </w:pPr>
      <w:bookmarkStart w:id="246" w:name="_Ref324364407"/>
      <w:bookmarkStart w:id="247" w:name="_Toc326314391"/>
      <w:r>
        <w:lastRenderedPageBreak/>
        <w:t>Planning</w:t>
      </w:r>
      <w:bookmarkEnd w:id="246"/>
      <w:bookmarkEnd w:id="247"/>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807468">
        <w:t xml:space="preserve">Figure </w:t>
      </w:r>
      <w:r w:rsidR="00807468">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7598B655" wp14:editId="7E97C426">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4115E1" w:rsidRDefault="004115E1"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115E1" w:rsidRDefault="004115E1"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2454;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248" w:name="_Ref324365250"/>
      <w:bookmarkStart w:id="249" w:name="_Toc326314416"/>
      <w:r>
        <w:t xml:space="preserve">Figure </w:t>
      </w:r>
      <w:fldSimple w:instr=" SEQ Figure \* ARABIC ">
        <w:r w:rsidR="00807468">
          <w:rPr>
            <w:noProof/>
          </w:rPr>
          <w:t>17</w:t>
        </w:r>
      </w:fldSimple>
      <w:bookmarkEnd w:id="248"/>
      <w:r>
        <w:t>: Planning module</w:t>
      </w:r>
      <w:r>
        <w:rPr>
          <w:noProof/>
        </w:rPr>
        <w:t xml:space="preserve"> architecture</w:t>
      </w:r>
      <w:bookmarkEnd w:id="249"/>
    </w:p>
    <w:p w:rsidR="0009680C" w:rsidRDefault="0009680C" w:rsidP="0009680C">
      <w:pPr>
        <w:pStyle w:val="Caption1"/>
      </w:pPr>
    </w:p>
    <w:p w:rsidR="006556D0" w:rsidRDefault="006556D0" w:rsidP="00724C1A">
      <w:pPr>
        <w:pStyle w:val="Heading2"/>
      </w:pPr>
      <w:bookmarkStart w:id="250" w:name="_Toc326314392"/>
      <w:r>
        <w:t>Point-</w:t>
      </w:r>
      <w:r w:rsidR="002B55DA">
        <w:t>to-</w:t>
      </w:r>
      <w:r>
        <w:t>point planner</w:t>
      </w:r>
      <w:bookmarkEnd w:id="25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807468" w:rsidRPr="00807468">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807468" w:rsidRPr="00807468">
            <w:rPr>
              <w:noProof/>
            </w:rPr>
            <w:t>[34]</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807468">
        <w:t xml:space="preserve">Figure </w:t>
      </w:r>
      <w:r w:rsidR="00807468">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F4CEDF4" wp14:editId="65515EC3">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251" w:name="_Ref322950225"/>
      <w:bookmarkStart w:id="252" w:name="_Toc326314417"/>
      <w:r>
        <w:t xml:space="preserve">Figure </w:t>
      </w:r>
      <w:fldSimple w:instr=" SEQ Figure \* ARABIC ">
        <w:r w:rsidR="00807468">
          <w:rPr>
            <w:noProof/>
          </w:rPr>
          <w:t>18</w:t>
        </w:r>
      </w:fldSimple>
      <w:bookmarkEnd w:id="251"/>
      <w:r>
        <w:t>: Smooth path produced by SBPL planner in presence of obstacles (grid size 1m)</w:t>
      </w:r>
      <w:bookmarkEnd w:id="252"/>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ins w:id="253" w:author="Wyatt" w:date="2012-06-03T16:28:00Z">
        <w:r w:rsidR="00F56A6B">
          <w:t>,</w:t>
        </w:r>
      </w:ins>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807468">
        <w:t xml:space="preserve">Figure </w:t>
      </w:r>
      <w:r w:rsidR="00807468">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7DAD56B9" wp14:editId="7DE4E905">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254" w:name="_Ref322520674"/>
      <w:bookmarkStart w:id="255" w:name="_Toc326314418"/>
      <w:r>
        <w:t xml:space="preserve">Figure </w:t>
      </w:r>
      <w:fldSimple w:instr=" SEQ Figure \* ARABIC ">
        <w:r w:rsidR="00807468">
          <w:rPr>
            <w:noProof/>
          </w:rPr>
          <w:t>19</w:t>
        </w:r>
      </w:fldSimple>
      <w:bookmarkEnd w:id="254"/>
      <w:r>
        <w:t>: Harlie's motion primitives (spin-in-place moves not shown)</w:t>
      </w:r>
      <w:bookmarkEnd w:id="255"/>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807468" w:rsidRPr="00807468">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807468">
        <w:t xml:space="preserve">Figure </w:t>
      </w:r>
      <w:r w:rsidR="00807468">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256" w:name="_Toc326314393"/>
      <w:r>
        <w:t>Dynamic P</w:t>
      </w:r>
      <w:r w:rsidR="00573238">
        <w:t>lanning</w:t>
      </w:r>
      <w:bookmarkEnd w:id="256"/>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w:t>
      </w:r>
      <w:r>
        <w:lastRenderedPageBreak/>
        <w:t xml:space="preserve">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807468">
        <w:t xml:space="preserve">Figure </w:t>
      </w:r>
      <w:r w:rsidR="00807468">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51CC61B9" wp14:editId="28CDC841">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4115E1" w:rsidRDefault="004115E1"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E6108E">
                              <w:pPr>
                                <w:pStyle w:val="NormalWeb"/>
                                <w:spacing w:before="0" w:beforeAutospacing="0" w:after="200" w:afterAutospacing="0" w:line="276" w:lineRule="auto"/>
                              </w:pPr>
                              <w:r>
                                <w:rPr>
                                  <w:rFonts w:ascii="Georgia" w:eastAsia="Times New Roman" w:hAnsi="Georgia"/>
                                </w:rPr>
                                <w:t>Committed</w:t>
                              </w:r>
                            </w:p>
                            <w:p w:rsidR="004115E1" w:rsidRDefault="004115E1"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4115E1" w:rsidRDefault="004115E1"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257" w:name="_Ref324339031"/>
      <w:bookmarkStart w:id="258" w:name="_Toc326314419"/>
      <w:r>
        <w:t xml:space="preserve">Figure </w:t>
      </w:r>
      <w:fldSimple w:instr=" SEQ Figure \* ARABIC ">
        <w:r w:rsidR="00807468">
          <w:rPr>
            <w:noProof/>
          </w:rPr>
          <w:t>20</w:t>
        </w:r>
      </w:fldSimple>
      <w:bookmarkEnd w:id="257"/>
      <w:r>
        <w:t>: Illustration of rolling-window approach</w:t>
      </w:r>
      <w:bookmarkEnd w:id="258"/>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t>
      </w:r>
      <w:del w:id="259" w:author="Wyatt" w:date="2012-06-03T16:31:00Z">
        <w:r w:rsidR="00EB44F7" w:rsidDel="00F56A6B">
          <w:delText xml:space="preserve">which </w:delText>
        </w:r>
      </w:del>
      <w:ins w:id="260" w:author="Wyatt" w:date="2012-06-03T16:31:00Z">
        <w:r w:rsidR="00F56A6B">
          <w:t xml:space="preserve">that </w:t>
        </w:r>
      </w:ins>
      <w:r w:rsidR="00EB44F7">
        <w:t>Harlie will execute in the next several seconds.  The committed path is nominally 1m long, just enough to keep the robot moving for 1-2 seconds</w:t>
      </w:r>
      <w:r w:rsidR="00B056DC">
        <w:t>.</w:t>
      </w:r>
      <w:r w:rsidR="00EB44F7">
        <w:t xml:space="preserve"> </w:t>
      </w:r>
      <w:r w:rsidR="00B056DC">
        <w:t xml:space="preserve"> </w:t>
      </w:r>
      <w:r w:rsidR="00EB44F7">
        <w:t xml:space="preserve">This section of path is referred </w:t>
      </w:r>
      <w:r w:rsidR="00EB44F7">
        <w:lastRenderedPageBreak/>
        <w:t>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w:t>
      </w:r>
      <w:ins w:id="261" w:author="Wyatt" w:date="2012-06-03T16:32:00Z">
        <w:r w:rsidR="00F56A6B">
          <w:t xml:space="preserve"> it</w:t>
        </w:r>
      </w:ins>
      <w:r w:rsidR="00EB44F7">
        <w:t xml:space="preserve">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w:t>
      </w:r>
      <w:ins w:id="262" w:author="Wyatt" w:date="2012-06-03T16:32:00Z">
        <w:r w:rsidR="00F56A6B">
          <w:t xml:space="preserve"> match</w:t>
        </w:r>
      </w:ins>
      <w:r>
        <w:t xml:space="preserve">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807468">
        <w:t xml:space="preserve">Figure </w:t>
      </w:r>
      <w:r w:rsidR="00807468">
        <w:rPr>
          <w:noProof/>
        </w:rPr>
        <w:t>21</w:t>
      </w:r>
      <w:r w:rsidR="009348AF">
        <w:fldChar w:fldCharType="end"/>
      </w:r>
      <w:r>
        <w:t xml:space="preserve">.  </w:t>
      </w:r>
      <w:r w:rsidR="00291534">
        <w:t xml:space="preserve">When performing a partial replan, Harlie discards the uncommitted path and </w:t>
      </w:r>
      <w:r w:rsidR="00E2694B">
        <w:t xml:space="preserve">creates a new uncommitted path </w:t>
      </w:r>
      <w:del w:id="263" w:author="Wyatt" w:date="2012-06-03T16:33:00Z">
        <w:r w:rsidR="00E2694B" w:rsidDel="00F56A6B">
          <w:delText xml:space="preserve">which </w:delText>
        </w:r>
      </w:del>
      <w:ins w:id="264" w:author="Wyatt" w:date="2012-06-03T16:33:00Z">
        <w:r w:rsidR="00F56A6B">
          <w:t xml:space="preserve">that </w:t>
        </w:r>
      </w:ins>
      <w:r w:rsidR="00E2694B">
        <w:t>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807468">
        <w:t xml:space="preserve">Table </w:t>
      </w:r>
      <w:r w:rsidR="00807468">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79883B7A" wp14:editId="7A5EBDAA">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Uncommitted</w:t>
                              </w:r>
                            </w:p>
                            <w:p w:rsidR="004115E1" w:rsidRDefault="004115E1"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Committed</w:t>
                              </w:r>
                            </w:p>
                            <w:p w:rsidR="004115E1" w:rsidRDefault="004115E1"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15E1" w:rsidRDefault="004115E1"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4115E1" w:rsidRDefault="004115E1"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265" w:name="_Ref324359823"/>
      <w:bookmarkStart w:id="266" w:name="_Toc326314420"/>
      <w:r>
        <w:t xml:space="preserve">Figure </w:t>
      </w:r>
      <w:fldSimple w:instr=" SEQ Figure \* ARABIC ">
        <w:r w:rsidR="00807468">
          <w:rPr>
            <w:noProof/>
          </w:rPr>
          <w:t>21</w:t>
        </w:r>
      </w:fldSimple>
      <w:bookmarkEnd w:id="265"/>
      <w:r>
        <w:t>: Illustration of partial and full replanning</w:t>
      </w:r>
      <w:bookmarkEnd w:id="266"/>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1F9F16D3" wp14:editId="353B5E11">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4115E1" w:rsidRPr="006416BE" w:rsidRDefault="004115E1" w:rsidP="005F612B">
                            <w:pPr>
                              <w:pStyle w:val="Caption1"/>
                              <w:rPr>
                                <w:noProof/>
                                <w:sz w:val="24"/>
                              </w:rPr>
                            </w:pPr>
                            <w:bookmarkStart w:id="267" w:name="_Ref324360218"/>
                            <w:bookmarkStart w:id="268" w:name="_Toc325660622"/>
                            <w:bookmarkStart w:id="269" w:name="_Toc326314399"/>
                            <w:r>
                              <w:t xml:space="preserve">Table </w:t>
                            </w:r>
                            <w:fldSimple w:instr=" SEQ Table \* ARABIC ">
                              <w:r>
                                <w:rPr>
                                  <w:noProof/>
                                </w:rPr>
                                <w:t>1</w:t>
                              </w:r>
                            </w:fldSimple>
                            <w:bookmarkEnd w:id="267"/>
                            <w:r>
                              <w:t>: Conditions for full and partial replanning</w:t>
                            </w:r>
                            <w:bookmarkEnd w:id="268"/>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A5FF6" w:rsidRPr="006416BE" w:rsidRDefault="002A5FF6" w:rsidP="005F612B">
                      <w:pPr>
                        <w:pStyle w:val="Caption1"/>
                        <w:rPr>
                          <w:noProof/>
                          <w:sz w:val="24"/>
                        </w:rPr>
                      </w:pPr>
                      <w:bookmarkStart w:id="73" w:name="_Ref324360218"/>
                      <w:bookmarkStart w:id="74" w:name="_Toc325660622"/>
                      <w:bookmarkStart w:id="75" w:name="_Toc326314399"/>
                      <w:r>
                        <w:t xml:space="preserve">Table </w:t>
                      </w:r>
                      <w:r w:rsidR="00C73DD6">
                        <w:fldChar w:fldCharType="begin"/>
                      </w:r>
                      <w:r w:rsidR="00C73DD6">
                        <w:instrText xml:space="preserve"> SEQ Table \* ARABIC </w:instrText>
                      </w:r>
                      <w:r w:rsidR="00C73DD6">
                        <w:fldChar w:fldCharType="separate"/>
                      </w:r>
                      <w:r>
                        <w:rPr>
                          <w:noProof/>
                        </w:rPr>
                        <w:t>1</w:t>
                      </w:r>
                      <w:r w:rsidR="00C73DD6">
                        <w:rPr>
                          <w:noProof/>
                        </w:rPr>
                        <w:fldChar w:fldCharType="end"/>
                      </w:r>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41947B9B" wp14:editId="7856C372">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115E1" w:rsidRPr="0095394F" w:rsidRDefault="004115E1" w:rsidP="005F612B">
                            <w:pPr>
                              <w:rPr>
                                <w:u w:val="single"/>
                              </w:rPr>
                            </w:pPr>
                            <w:r w:rsidRPr="0095394F">
                              <w:rPr>
                                <w:u w:val="single"/>
                              </w:rPr>
                              <w:t>Conditions for partial replan</w:t>
                            </w:r>
                          </w:p>
                          <w:p w:rsidR="004115E1" w:rsidRDefault="004115E1" w:rsidP="005F612B">
                            <w:pPr>
                              <w:pStyle w:val="ListParagraph"/>
                              <w:numPr>
                                <w:ilvl w:val="0"/>
                                <w:numId w:val="2"/>
                              </w:numPr>
                            </w:pPr>
                            <w:r>
                              <w:t>New goal</w:t>
                            </w:r>
                          </w:p>
                          <w:p w:rsidR="004115E1" w:rsidRDefault="004115E1" w:rsidP="005F612B">
                            <w:pPr>
                              <w:pStyle w:val="ListParagraph"/>
                              <w:numPr>
                                <w:ilvl w:val="0"/>
                                <w:numId w:val="2"/>
                              </w:numPr>
                            </w:pPr>
                            <w:r>
                              <w:t>Obstacle in uncommitted path</w:t>
                            </w:r>
                          </w:p>
                          <w:p w:rsidR="004115E1" w:rsidRDefault="004115E1" w:rsidP="005F612B">
                            <w:pPr>
                              <w:pStyle w:val="ListParagraph"/>
                            </w:pPr>
                          </w:p>
                          <w:p w:rsidR="004115E1" w:rsidRPr="0095394F" w:rsidRDefault="004115E1" w:rsidP="005F612B">
                            <w:pPr>
                              <w:rPr>
                                <w:u w:val="single"/>
                              </w:rPr>
                            </w:pPr>
                            <w:r w:rsidRPr="0095394F">
                              <w:rPr>
                                <w:u w:val="single"/>
                              </w:rPr>
                              <w:t>Conditions for full replan</w:t>
                            </w:r>
                          </w:p>
                          <w:p w:rsidR="004115E1" w:rsidRDefault="004115E1" w:rsidP="005F612B">
                            <w:pPr>
                              <w:pStyle w:val="ListParagraph"/>
                              <w:numPr>
                                <w:ilvl w:val="0"/>
                                <w:numId w:val="1"/>
                              </w:numPr>
                            </w:pPr>
                            <w:r>
                              <w:t>Partial replan fails</w:t>
                            </w:r>
                          </w:p>
                          <w:p w:rsidR="004115E1" w:rsidRDefault="004115E1" w:rsidP="005F612B">
                            <w:pPr>
                              <w:pStyle w:val="ListParagraph"/>
                              <w:numPr>
                                <w:ilvl w:val="0"/>
                                <w:numId w:val="1"/>
                              </w:numPr>
                            </w:pPr>
                            <w:r>
                              <w:t>Robot currently at rest</w:t>
                            </w:r>
                          </w:p>
                          <w:p w:rsidR="004115E1" w:rsidRDefault="004115E1" w:rsidP="005F612B">
                            <w:pPr>
                              <w:pStyle w:val="ListParagraph"/>
                              <w:numPr>
                                <w:ilvl w:val="0"/>
                                <w:numId w:val="1"/>
                              </w:numPr>
                            </w:pPr>
                            <w:r>
                              <w:t>Obstacle in committed path</w:t>
                            </w:r>
                          </w:p>
                          <w:p w:rsidR="004115E1" w:rsidRDefault="004115E1"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w:t>
      </w:r>
      <w:del w:id="270" w:author="Wyatt" w:date="2012-06-03T16:34:00Z">
        <w:r w:rsidR="00DC6050" w:rsidDel="0039427E">
          <w:delText xml:space="preserve">person </w:delText>
        </w:r>
      </w:del>
      <w:ins w:id="271" w:author="Wyatt" w:date="2012-06-03T16:34:00Z">
        <w:r w:rsidR="0039427E">
          <w:t>person-</w:t>
        </w:r>
      </w:ins>
      <w:r w:rsidR="00DC6050">
        <w:t>tracking module</w:t>
      </w:r>
      <w:r w:rsidR="00825EC4">
        <w:t xml:space="preserve">, it attempts to </w:t>
      </w:r>
      <w:r>
        <w:t>perform a partial replan</w:t>
      </w:r>
      <w:r w:rsidR="0014190F">
        <w:t xml:space="preserve">.  This is part of normal </w:t>
      </w:r>
      <w:proofErr w:type="spellStart"/>
      <w:r w:rsidR="0014190F">
        <w:t>operation</w:t>
      </w:r>
      <w:del w:id="272" w:author="Wyatt" w:date="2012-06-03T16:35:00Z">
        <w:r w:rsidR="0014190F" w:rsidDel="004C555A">
          <w:delText xml:space="preserve">, </w:delText>
        </w:r>
      </w:del>
      <w:r w:rsidR="0014190F">
        <w:t>and</w:t>
      </w:r>
      <w:proofErr w:type="spellEnd"/>
      <w:r w:rsidR="0014190F">
        <w:t xml:space="preserve">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807468">
        <w:t xml:space="preserve">Figure </w:t>
      </w:r>
      <w:r w:rsidR="00807468">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807468">
        <w:t xml:space="preserve">Figure </w:t>
      </w:r>
      <w:r w:rsidR="00807468">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3394D9F6" wp14:editId="707A7B45">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4115E1" w:rsidRDefault="004115E1"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pPr>
                              <w:r>
                                <w:rPr>
                                  <w:rFonts w:ascii="Georgia" w:eastAsia="Times New Roman" w:hAnsi="Georgia"/>
                                </w:rPr>
                                <w:t>Committed</w:t>
                              </w:r>
                            </w:p>
                            <w:p w:rsidR="004115E1" w:rsidRDefault="004115E1"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15E1" w:rsidRDefault="004115E1"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4115E1" w:rsidRDefault="004115E1"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273" w:name="_Ref324361944"/>
      <w:bookmarkStart w:id="274" w:name="_Toc326314421"/>
      <w:r>
        <w:t xml:space="preserve">Figure </w:t>
      </w:r>
      <w:fldSimple w:instr=" SEQ Figure \* ARABIC ">
        <w:r w:rsidR="00807468">
          <w:rPr>
            <w:noProof/>
          </w:rPr>
          <w:t>22</w:t>
        </w:r>
      </w:fldSimple>
      <w:bookmarkEnd w:id="273"/>
      <w:r>
        <w:t xml:space="preserve">: Special condition leading to full replan: target </w:t>
      </w:r>
      <w:r w:rsidR="00D8607F">
        <w:t>moves</w:t>
      </w:r>
      <w:r>
        <w:t xml:space="preserve"> behind the robot</w:t>
      </w:r>
      <w:bookmarkEnd w:id="274"/>
    </w:p>
    <w:p w:rsidR="009B0251" w:rsidRDefault="0095394F" w:rsidP="0095394F">
      <w:pPr>
        <w:pStyle w:val="Heading2"/>
      </w:pPr>
      <w:bookmarkStart w:id="275" w:name="_Toc324334540"/>
      <w:bookmarkStart w:id="276" w:name="_Toc324336828"/>
      <w:bookmarkStart w:id="277" w:name="_Toc324361982"/>
      <w:bookmarkStart w:id="278" w:name="_Toc324362031"/>
      <w:bookmarkStart w:id="279" w:name="_Toc326314394"/>
      <w:bookmarkEnd w:id="275"/>
      <w:bookmarkEnd w:id="276"/>
      <w:bookmarkEnd w:id="277"/>
      <w:bookmarkEnd w:id="278"/>
      <w:r>
        <w:t xml:space="preserve">Goal </w:t>
      </w:r>
      <w:r w:rsidR="00AF3C43">
        <w:t>G</w:t>
      </w:r>
      <w:r>
        <w:t>eneration</w:t>
      </w:r>
      <w:bookmarkEnd w:id="279"/>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807468">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807468">
        <w:t xml:space="preserve">Figure </w:t>
      </w:r>
      <w:r w:rsidR="00807468">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25D7FC28" wp14:editId="69F14832">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280" w:name="_Ref322951239"/>
      <w:bookmarkStart w:id="281" w:name="_Toc326314422"/>
      <w:r>
        <w:t xml:space="preserve">Figure </w:t>
      </w:r>
      <w:fldSimple w:instr=" SEQ Figure \* ARABIC ">
        <w:r w:rsidR="00807468">
          <w:rPr>
            <w:noProof/>
          </w:rPr>
          <w:t>23</w:t>
        </w:r>
      </w:fldSimple>
      <w:bookmarkEnd w:id="280"/>
      <w:r>
        <w:t>: Goal constellation</w:t>
      </w:r>
      <w:r w:rsidR="008C29A6">
        <w:t>,</w:t>
      </w:r>
      <w:r>
        <w:t xml:space="preserve"> </w:t>
      </w:r>
      <w:r w:rsidR="002D4111">
        <w:t xml:space="preserve">true </w:t>
      </w:r>
      <w:r>
        <w:t>goal in green</w:t>
      </w:r>
      <w:r w:rsidR="008C29A6">
        <w:t xml:space="preserve"> (grid resolution 1m)</w:t>
      </w:r>
      <w:bookmarkEnd w:id="281"/>
    </w:p>
    <w:p w:rsidR="004F2187" w:rsidRDefault="004F2187" w:rsidP="004F2187">
      <w:pPr>
        <w:pStyle w:val="Heading2"/>
      </w:pPr>
      <w:bookmarkStart w:id="282" w:name="_Toc326314395"/>
      <w:r>
        <w:t>Benchmarks</w:t>
      </w:r>
      <w:bookmarkEnd w:id="282"/>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807468">
        <w:t xml:space="preserve">Figure </w:t>
      </w:r>
      <w:r w:rsidR="00807468">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686B92CF" wp14:editId="01EBF794">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283" w:name="_Ref325398678"/>
      <w:bookmarkStart w:id="284" w:name="_Toc326314423"/>
      <w:r>
        <w:t xml:space="preserve">Figure </w:t>
      </w:r>
      <w:fldSimple w:instr=" SEQ Figure \* ARABIC ">
        <w:r w:rsidR="00807468">
          <w:rPr>
            <w:noProof/>
          </w:rPr>
          <w:t>24</w:t>
        </w:r>
      </w:fldSimple>
      <w:bookmarkEnd w:id="283"/>
      <w:r>
        <w:t>: Planning benchmark in obstruction-free setting</w:t>
      </w:r>
      <w:bookmarkEnd w:id="2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807468">
        <w:t xml:space="preserve">Figure </w:t>
      </w:r>
      <w:r w:rsidR="00807468">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807468">
        <w:t xml:space="preserve">Figure </w:t>
      </w:r>
      <w:r w:rsidR="00807468">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807468">
        <w:t xml:space="preserve">Figure </w:t>
      </w:r>
      <w:r w:rsidR="00807468">
        <w:rPr>
          <w:noProof/>
        </w:rPr>
        <w:t>26</w:t>
      </w:r>
      <w:r>
        <w:fldChar w:fldCharType="end"/>
      </w:r>
      <w:r>
        <w:t>.  Most importantly, in no cases did the replan take so long that the committed path ran out</w:t>
      </w:r>
      <w:ins w:id="285" w:author="Wyatt" w:date="2012-06-03T16:39:00Z">
        <w:r w:rsidR="00AD6CB7">
          <w:t>,</w:t>
        </w:r>
      </w:ins>
      <w:r>
        <w:t xml:space="preserve"> </w:t>
      </w:r>
      <w:del w:id="286" w:author="Wyatt" w:date="2012-06-03T16:39:00Z">
        <w:r w:rsidDel="00AD6CB7">
          <w:delText xml:space="preserve">and </w:delText>
        </w:r>
      </w:del>
      <w:ins w:id="287" w:author="Wyatt" w:date="2012-06-03T16:39:00Z">
        <w:r w:rsidR="00AD6CB7">
          <w:t xml:space="preserve">forcing </w:t>
        </w:r>
      </w:ins>
      <w:r>
        <w:t xml:space="preserve">Harlie </w:t>
      </w:r>
      <w:del w:id="288" w:author="Wyatt" w:date="2012-06-03T16:39:00Z">
        <w:r w:rsidDel="00AD6CB7">
          <w:delText xml:space="preserve">was forced </w:delText>
        </w:r>
      </w:del>
      <w:r>
        <w:t>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807468">
        <w:t xml:space="preserve">Figure </w:t>
      </w:r>
      <w:r w:rsidR="00807468">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54859D37" wp14:editId="24ED2685">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289" w:name="_Ref325399670"/>
      <w:bookmarkStart w:id="290" w:name="_Toc326314424"/>
      <w:r>
        <w:t xml:space="preserve">Figure </w:t>
      </w:r>
      <w:fldSimple w:instr=" SEQ Figure \* ARABIC ">
        <w:r w:rsidR="00807468">
          <w:rPr>
            <w:noProof/>
          </w:rPr>
          <w:t>25</w:t>
        </w:r>
      </w:fldSimple>
      <w:bookmarkEnd w:id="289"/>
      <w:r w:rsidR="00C47151">
        <w:t xml:space="preserve">: Path taken by Harlie to avoid </w:t>
      </w:r>
      <w:r>
        <w:t>box (grid size 1m.)  Note that only front face of box is visible.</w:t>
      </w:r>
      <w:bookmarkEnd w:id="290"/>
    </w:p>
    <w:p w:rsidR="004F2187" w:rsidRDefault="004F2187" w:rsidP="004F2187">
      <w:pPr>
        <w:pStyle w:val="NoSpacing"/>
      </w:pPr>
      <w:r>
        <w:rPr>
          <w:noProof/>
        </w:rPr>
        <w:drawing>
          <wp:inline distT="0" distB="0" distL="0" distR="0" wp14:anchorId="38EB7723" wp14:editId="3C4643BF">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291" w:name="_Ref325399841"/>
      <w:bookmarkStart w:id="292" w:name="_Toc326314425"/>
      <w:r>
        <w:t xml:space="preserve">Figure </w:t>
      </w:r>
      <w:fldSimple w:instr=" SEQ Figure \* ARABIC ">
        <w:r w:rsidR="00807468">
          <w:rPr>
            <w:noProof/>
          </w:rPr>
          <w:t>26</w:t>
        </w:r>
      </w:fldSimple>
      <w:bookmarkEnd w:id="291"/>
      <w:r>
        <w:t>: Planning benchmark in dynamic replanning scenario</w:t>
      </w:r>
      <w:bookmarkEnd w:id="292"/>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w:t>
      </w:r>
      <w:ins w:id="293" w:author="Wyatt" w:date="2012-06-04T00:44:00Z">
        <w:r w:rsidR="00EB0745">
          <w:t xml:space="preserve">to </w:t>
        </w:r>
      </w:ins>
      <w:r>
        <w:t xml:space="preserve">test the system as a whole, including the person-tracking module.  These final trials were performed in a </w:t>
      </w:r>
      <w:del w:id="294" w:author="Wyatt" w:date="2012-06-04T00:44:00Z">
        <w:r w:rsidDel="00EB0745">
          <w:delText xml:space="preserve">real-world </w:delText>
        </w:r>
      </w:del>
      <w:r>
        <w:t xml:space="preserve">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807468">
        <w:t xml:space="preserve">Figure </w:t>
      </w:r>
      <w:r w:rsidR="00807468">
        <w:rPr>
          <w:noProof/>
        </w:rPr>
        <w:t>27</w:t>
      </w:r>
      <w:r>
        <w:fldChar w:fldCharType="end"/>
      </w:r>
      <w:r>
        <w:t xml:space="preserve"> </w:t>
      </w:r>
      <w:commentRangeStart w:id="295"/>
      <w:r>
        <w:t xml:space="preserve">illustrates </w:t>
      </w:r>
      <w:commentRangeEnd w:id="295"/>
      <w:r w:rsidR="00EB0745">
        <w:rPr>
          <w:rStyle w:val="CommentReference"/>
        </w:rPr>
        <w:commentReference w:id="295"/>
      </w:r>
      <w:r>
        <w:t>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807468">
        <w:t xml:space="preserve">Figure </w:t>
      </w:r>
      <w:r w:rsidR="00807468">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6EA1BB8B" wp14:editId="4DA4B670">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296" w:name="_Ref325555566"/>
      <w:bookmarkStart w:id="297" w:name="_Toc326314426"/>
      <w:r>
        <w:t xml:space="preserve">Figure </w:t>
      </w:r>
      <w:fldSimple w:instr=" SEQ Figure \* ARABIC ">
        <w:r w:rsidR="00807468">
          <w:rPr>
            <w:noProof/>
          </w:rPr>
          <w:t>27</w:t>
        </w:r>
      </w:fldSimple>
      <w:bookmarkEnd w:id="296"/>
      <w:r>
        <w:t>: Path taken by Harlie (blue) and path taken by target person (green).  Arrows indicate direction.  Grid size 1m, red indicates obstacles.</w:t>
      </w:r>
      <w:bookmarkEnd w:id="297"/>
    </w:p>
    <w:p w:rsidR="004F2187" w:rsidRDefault="004F2187" w:rsidP="00BD0AEB">
      <w:pPr>
        <w:pStyle w:val="NoSpacing"/>
        <w:spacing w:before="240"/>
      </w:pPr>
      <w:r>
        <w:rPr>
          <w:noProof/>
        </w:rPr>
        <w:drawing>
          <wp:inline distT="0" distB="0" distL="0" distR="0" wp14:anchorId="42F7B297" wp14:editId="338B24C5">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298" w:name="_Ref325626769"/>
      <w:bookmarkStart w:id="299" w:name="_Toc326314427"/>
      <w:r>
        <w:t xml:space="preserve">Figure </w:t>
      </w:r>
      <w:fldSimple w:instr=" SEQ Figure \* ARABIC ">
        <w:r w:rsidR="00807468">
          <w:rPr>
            <w:noProof/>
          </w:rPr>
          <w:t>28</w:t>
        </w:r>
      </w:fldSimple>
      <w:bookmarkEnd w:id="298"/>
      <w:r>
        <w:t>:</w:t>
      </w:r>
      <w:r w:rsidRPr="00A70342">
        <w:t xml:space="preserve"> </w:t>
      </w:r>
      <w:r>
        <w:t>Path taken by Harlie (blue) and path taken by target person (green).  Arrows indicate direction.  Grid size 1m, red indicates obstacles.</w:t>
      </w:r>
      <w:bookmarkEnd w:id="299"/>
    </w:p>
    <w:p w:rsidR="004F2187" w:rsidRDefault="004F2187" w:rsidP="001F1CF9">
      <w:pPr>
        <w:pStyle w:val="Caption1"/>
      </w:pPr>
    </w:p>
    <w:p w:rsidR="00FC5EC7" w:rsidRDefault="00FC5EC7" w:rsidP="00193048">
      <w:pPr>
        <w:pStyle w:val="Heading1"/>
      </w:pPr>
      <w:bookmarkStart w:id="300" w:name="_Toc326314396"/>
      <w:r>
        <w:lastRenderedPageBreak/>
        <w:t>Conclusions</w:t>
      </w:r>
      <w:bookmarkEnd w:id="300"/>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w:t>
      </w:r>
      <w:ins w:id="301" w:author="Bill" w:date="2012-06-04T07:15:00Z">
        <w:r w:rsidR="003332D4">
          <w:t xml:space="preserve">The sensor-fusion approach </w:t>
        </w:r>
      </w:ins>
      <w:ins w:id="302" w:author="Bill" w:date="2012-06-04T07:16:00Z">
        <w:r w:rsidR="003332D4">
          <w:t>allowed the system to benefit from each detector</w:t>
        </w:r>
      </w:ins>
      <w:ins w:id="303" w:author="Bill" w:date="2012-06-04T07:17:00Z">
        <w:r w:rsidR="003332D4">
          <w:t>’s strengths while avoiding their individual weaknesses</w:t>
        </w:r>
      </w:ins>
      <w:ins w:id="304" w:author="Bill" w:date="2012-06-04T07:15:00Z">
        <w:r w:rsidR="003332D4">
          <w:t xml:space="preserve">.  </w:t>
        </w:r>
      </w:ins>
      <w:r w:rsidR="00C279A1">
        <w:t xml:space="preserve">A dynamic replanning algorithm was developed to allow </w:t>
      </w:r>
      <w:del w:id="305" w:author="Wyatt" w:date="2012-06-04T00:48:00Z">
        <w:r w:rsidR="00C279A1" w:rsidDel="00EB0745">
          <w:delText xml:space="preserve">the </w:delText>
        </w:r>
      </w:del>
      <w:r w:rsidR="00C279A1">
        <w:t xml:space="preserve">Harlie to follow a moving target.  The system </w:t>
      </w:r>
      <w:del w:id="306" w:author="Wyatt" w:date="2012-06-04T00:48:00Z">
        <w:r w:rsidR="00C279A1" w:rsidDel="00EB0745">
          <w:delText xml:space="preserve">works </w:delText>
        </w:r>
      </w:del>
      <w:ins w:id="307" w:author="Wyatt" w:date="2012-06-04T00:48:00Z">
        <w:r w:rsidR="00EB0745">
          <w:t xml:space="preserve">worked </w:t>
        </w:r>
      </w:ins>
      <w:r w:rsidR="00C279A1">
        <w:t xml:space="preserve">well in </w:t>
      </w:r>
      <w:ins w:id="308" w:author="Wyatt" w:date="2012-06-04T00:49:00Z">
        <w:r w:rsidR="00EB0745">
          <w:t xml:space="preserve">tests with fairly complex environments, </w:t>
        </w:r>
      </w:ins>
      <w:del w:id="309" w:author="Wyatt" w:date="2012-06-04T00:49:00Z">
        <w:r w:rsidR="00C279A1" w:rsidDel="00EB0745">
          <w:delText xml:space="preserve">a real-world environment, </w:delText>
        </w:r>
      </w:del>
      <w:r w:rsidR="009635B1">
        <w:t xml:space="preserve">and </w:t>
      </w:r>
      <w:del w:id="310" w:author="Wyatt" w:date="2012-06-04T00:49:00Z">
        <w:r w:rsidR="009635B1" w:rsidDel="00EB0745">
          <w:delText xml:space="preserve">is </w:delText>
        </w:r>
      </w:del>
      <w:ins w:id="311" w:author="Wyatt" w:date="2012-06-04T00:49:00Z">
        <w:r w:rsidR="00EB0745">
          <w:t xml:space="preserve">it was </w:t>
        </w:r>
      </w:ins>
      <w:r w:rsidR="00C279A1">
        <w:t xml:space="preserve">able to </w:t>
      </w:r>
      <w:del w:id="312" w:author="Wyatt" w:date="2012-06-04T00:49:00Z">
        <w:r w:rsidR="00C279A1" w:rsidDel="00EB0745">
          <w:delText xml:space="preserve">seamlessly </w:delText>
        </w:r>
      </w:del>
      <w:ins w:id="313" w:author="Wyatt" w:date="2012-06-04T00:49:00Z">
        <w:r w:rsidR="00EB0745">
          <w:t xml:space="preserve">smoothly </w:t>
        </w:r>
      </w:ins>
      <w:r w:rsidR="00C279A1">
        <w:t>follow a user through a cluttered room.</w:t>
      </w:r>
    </w:p>
    <w:p w:rsidR="0014190F" w:rsidRDefault="0014190F" w:rsidP="0014190F">
      <w:pPr>
        <w:pStyle w:val="Heading2"/>
      </w:pPr>
      <w:bookmarkStart w:id="314" w:name="_Toc326314397"/>
      <w:r>
        <w:t>Summary of Accomplishments</w:t>
      </w:r>
      <w:bookmarkEnd w:id="314"/>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 xml:space="preserve">the pan </w:t>
      </w:r>
      <w:r w:rsidR="0063253D">
        <w:lastRenderedPageBreak/>
        <w:t>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lastRenderedPageBreak/>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315" w:name="_Toc326314398"/>
      <w:r>
        <w:t>Future Work</w:t>
      </w:r>
      <w:bookmarkEnd w:id="315"/>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w:t>
      </w:r>
      <w:r w:rsidR="002A5FF6">
        <w:t>within</w:t>
      </w:r>
      <w:r>
        <w:t xml:space="preserve"> a single 2-dimensionsal plane.  Eventually, it is planned to use the Kinect’s depth data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w:t>
      </w:r>
      <w:r w:rsidR="00FD152E">
        <w:lastRenderedPageBreak/>
        <w:t>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807468">
        <w:t xml:space="preserve">Figure </w:t>
      </w:r>
      <w:r w:rsidR="00807468">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807468" w:rsidRDefault="00C17AD4" w:rsidP="004D3EFF">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807468">
        <w:trPr>
          <w:tblCellSpacing w:w="15" w:type="dxa"/>
        </w:trPr>
        <w:tc>
          <w:tcPr>
            <w:tcW w:w="50" w:type="pct"/>
            <w:hideMark/>
          </w:tcPr>
          <w:p w:rsidR="00807468" w:rsidRDefault="00807468">
            <w:pPr>
              <w:pStyle w:val="Bibliography"/>
              <w:rPr>
                <w:noProof/>
              </w:rPr>
            </w:pPr>
            <w:r>
              <w:rPr>
                <w:noProof/>
              </w:rPr>
              <w:t xml:space="preserve">[1] </w:t>
            </w:r>
          </w:p>
        </w:tc>
        <w:tc>
          <w:tcPr>
            <w:tcW w:w="0" w:type="auto"/>
            <w:hideMark/>
          </w:tcPr>
          <w:p w:rsidR="00807468" w:rsidRDefault="00807468">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807468">
        <w:trPr>
          <w:tblCellSpacing w:w="15" w:type="dxa"/>
        </w:trPr>
        <w:tc>
          <w:tcPr>
            <w:tcW w:w="50" w:type="pct"/>
            <w:hideMark/>
          </w:tcPr>
          <w:p w:rsidR="00807468" w:rsidRDefault="00807468">
            <w:pPr>
              <w:pStyle w:val="Bibliography"/>
              <w:rPr>
                <w:noProof/>
              </w:rPr>
            </w:pPr>
            <w:r>
              <w:rPr>
                <w:noProof/>
              </w:rPr>
              <w:t xml:space="preserve">[2] </w:t>
            </w:r>
          </w:p>
        </w:tc>
        <w:tc>
          <w:tcPr>
            <w:tcW w:w="0" w:type="auto"/>
            <w:hideMark/>
          </w:tcPr>
          <w:p w:rsidR="00807468" w:rsidRDefault="00807468">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807468">
        <w:trPr>
          <w:tblCellSpacing w:w="15" w:type="dxa"/>
        </w:trPr>
        <w:tc>
          <w:tcPr>
            <w:tcW w:w="50" w:type="pct"/>
            <w:hideMark/>
          </w:tcPr>
          <w:p w:rsidR="00807468" w:rsidRDefault="00807468">
            <w:pPr>
              <w:pStyle w:val="Bibliography"/>
              <w:rPr>
                <w:noProof/>
              </w:rPr>
            </w:pPr>
            <w:r>
              <w:rPr>
                <w:noProof/>
              </w:rPr>
              <w:t xml:space="preserve">[3] </w:t>
            </w:r>
          </w:p>
        </w:tc>
        <w:tc>
          <w:tcPr>
            <w:tcW w:w="0" w:type="auto"/>
            <w:hideMark/>
          </w:tcPr>
          <w:p w:rsidR="00807468" w:rsidRDefault="00807468">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807468">
        <w:trPr>
          <w:tblCellSpacing w:w="15" w:type="dxa"/>
        </w:trPr>
        <w:tc>
          <w:tcPr>
            <w:tcW w:w="50" w:type="pct"/>
            <w:hideMark/>
          </w:tcPr>
          <w:p w:rsidR="00807468" w:rsidRDefault="00807468">
            <w:pPr>
              <w:pStyle w:val="Bibliography"/>
              <w:rPr>
                <w:noProof/>
              </w:rPr>
            </w:pPr>
            <w:r>
              <w:rPr>
                <w:noProof/>
              </w:rPr>
              <w:t xml:space="preserve">[4] </w:t>
            </w:r>
          </w:p>
        </w:tc>
        <w:tc>
          <w:tcPr>
            <w:tcW w:w="0" w:type="auto"/>
            <w:hideMark/>
          </w:tcPr>
          <w:p w:rsidR="00807468" w:rsidRDefault="00807468">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807468">
        <w:trPr>
          <w:tblCellSpacing w:w="15" w:type="dxa"/>
        </w:trPr>
        <w:tc>
          <w:tcPr>
            <w:tcW w:w="50" w:type="pct"/>
            <w:hideMark/>
          </w:tcPr>
          <w:p w:rsidR="00807468" w:rsidRDefault="00807468">
            <w:pPr>
              <w:pStyle w:val="Bibliography"/>
              <w:rPr>
                <w:noProof/>
              </w:rPr>
            </w:pPr>
            <w:r>
              <w:rPr>
                <w:noProof/>
              </w:rPr>
              <w:t xml:space="preserve">[5] </w:t>
            </w:r>
          </w:p>
        </w:tc>
        <w:tc>
          <w:tcPr>
            <w:tcW w:w="0" w:type="auto"/>
            <w:hideMark/>
          </w:tcPr>
          <w:p w:rsidR="00807468" w:rsidRDefault="00807468">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807468">
        <w:trPr>
          <w:tblCellSpacing w:w="15" w:type="dxa"/>
        </w:trPr>
        <w:tc>
          <w:tcPr>
            <w:tcW w:w="50" w:type="pct"/>
            <w:hideMark/>
          </w:tcPr>
          <w:p w:rsidR="00807468" w:rsidRDefault="00807468">
            <w:pPr>
              <w:pStyle w:val="Bibliography"/>
              <w:rPr>
                <w:noProof/>
              </w:rPr>
            </w:pPr>
            <w:r>
              <w:rPr>
                <w:noProof/>
              </w:rPr>
              <w:t xml:space="preserve">[6] </w:t>
            </w:r>
          </w:p>
        </w:tc>
        <w:tc>
          <w:tcPr>
            <w:tcW w:w="0" w:type="auto"/>
            <w:hideMark/>
          </w:tcPr>
          <w:p w:rsidR="00807468" w:rsidRDefault="00807468">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807468">
        <w:trPr>
          <w:tblCellSpacing w:w="15" w:type="dxa"/>
        </w:trPr>
        <w:tc>
          <w:tcPr>
            <w:tcW w:w="50" w:type="pct"/>
            <w:hideMark/>
          </w:tcPr>
          <w:p w:rsidR="00807468" w:rsidRDefault="00807468">
            <w:pPr>
              <w:pStyle w:val="Bibliography"/>
              <w:rPr>
                <w:noProof/>
              </w:rPr>
            </w:pPr>
            <w:r>
              <w:rPr>
                <w:noProof/>
              </w:rPr>
              <w:t xml:space="preserve">[7] </w:t>
            </w:r>
          </w:p>
        </w:tc>
        <w:tc>
          <w:tcPr>
            <w:tcW w:w="0" w:type="auto"/>
            <w:hideMark/>
          </w:tcPr>
          <w:p w:rsidR="00807468" w:rsidRDefault="00807468">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807468">
        <w:trPr>
          <w:tblCellSpacing w:w="15" w:type="dxa"/>
        </w:trPr>
        <w:tc>
          <w:tcPr>
            <w:tcW w:w="50" w:type="pct"/>
            <w:hideMark/>
          </w:tcPr>
          <w:p w:rsidR="00807468" w:rsidRDefault="00807468">
            <w:pPr>
              <w:pStyle w:val="Bibliography"/>
              <w:rPr>
                <w:noProof/>
              </w:rPr>
            </w:pPr>
            <w:r>
              <w:rPr>
                <w:noProof/>
              </w:rPr>
              <w:t xml:space="preserve">[8] </w:t>
            </w:r>
          </w:p>
        </w:tc>
        <w:tc>
          <w:tcPr>
            <w:tcW w:w="0" w:type="auto"/>
            <w:hideMark/>
          </w:tcPr>
          <w:p w:rsidR="00807468" w:rsidRDefault="00807468">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807468">
        <w:trPr>
          <w:tblCellSpacing w:w="15" w:type="dxa"/>
        </w:trPr>
        <w:tc>
          <w:tcPr>
            <w:tcW w:w="50" w:type="pct"/>
            <w:hideMark/>
          </w:tcPr>
          <w:p w:rsidR="00807468" w:rsidRDefault="00807468">
            <w:pPr>
              <w:pStyle w:val="Bibliography"/>
              <w:rPr>
                <w:noProof/>
              </w:rPr>
            </w:pPr>
            <w:r>
              <w:rPr>
                <w:noProof/>
              </w:rPr>
              <w:t xml:space="preserve">[9] </w:t>
            </w:r>
          </w:p>
        </w:tc>
        <w:tc>
          <w:tcPr>
            <w:tcW w:w="0" w:type="auto"/>
            <w:hideMark/>
          </w:tcPr>
          <w:p w:rsidR="00807468" w:rsidRDefault="00807468">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807468">
        <w:trPr>
          <w:tblCellSpacing w:w="15" w:type="dxa"/>
        </w:trPr>
        <w:tc>
          <w:tcPr>
            <w:tcW w:w="50" w:type="pct"/>
            <w:hideMark/>
          </w:tcPr>
          <w:p w:rsidR="00807468" w:rsidRDefault="00807468">
            <w:pPr>
              <w:pStyle w:val="Bibliography"/>
              <w:rPr>
                <w:noProof/>
              </w:rPr>
            </w:pPr>
            <w:r>
              <w:rPr>
                <w:noProof/>
              </w:rPr>
              <w:t xml:space="preserve">[10] </w:t>
            </w:r>
          </w:p>
        </w:tc>
        <w:tc>
          <w:tcPr>
            <w:tcW w:w="0" w:type="auto"/>
            <w:hideMark/>
          </w:tcPr>
          <w:p w:rsidR="00807468" w:rsidRDefault="00807468">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807468">
        <w:trPr>
          <w:tblCellSpacing w:w="15" w:type="dxa"/>
        </w:trPr>
        <w:tc>
          <w:tcPr>
            <w:tcW w:w="50" w:type="pct"/>
            <w:hideMark/>
          </w:tcPr>
          <w:p w:rsidR="00807468" w:rsidRDefault="00807468">
            <w:pPr>
              <w:pStyle w:val="Bibliography"/>
              <w:rPr>
                <w:noProof/>
              </w:rPr>
            </w:pPr>
            <w:r>
              <w:rPr>
                <w:noProof/>
              </w:rPr>
              <w:lastRenderedPageBreak/>
              <w:t xml:space="preserve">[11] </w:t>
            </w:r>
          </w:p>
        </w:tc>
        <w:tc>
          <w:tcPr>
            <w:tcW w:w="0" w:type="auto"/>
            <w:hideMark/>
          </w:tcPr>
          <w:p w:rsidR="00807468" w:rsidRDefault="00807468">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807468">
        <w:trPr>
          <w:tblCellSpacing w:w="15" w:type="dxa"/>
        </w:trPr>
        <w:tc>
          <w:tcPr>
            <w:tcW w:w="50" w:type="pct"/>
            <w:hideMark/>
          </w:tcPr>
          <w:p w:rsidR="00807468" w:rsidRDefault="00807468">
            <w:pPr>
              <w:pStyle w:val="Bibliography"/>
              <w:rPr>
                <w:noProof/>
              </w:rPr>
            </w:pPr>
            <w:r>
              <w:rPr>
                <w:noProof/>
              </w:rPr>
              <w:t xml:space="preserve">[12] </w:t>
            </w:r>
          </w:p>
        </w:tc>
        <w:tc>
          <w:tcPr>
            <w:tcW w:w="0" w:type="auto"/>
            <w:hideMark/>
          </w:tcPr>
          <w:p w:rsidR="00807468" w:rsidRDefault="00807468">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807468">
        <w:trPr>
          <w:tblCellSpacing w:w="15" w:type="dxa"/>
        </w:trPr>
        <w:tc>
          <w:tcPr>
            <w:tcW w:w="50" w:type="pct"/>
            <w:hideMark/>
          </w:tcPr>
          <w:p w:rsidR="00807468" w:rsidRDefault="00807468">
            <w:pPr>
              <w:pStyle w:val="Bibliography"/>
              <w:rPr>
                <w:noProof/>
              </w:rPr>
            </w:pPr>
            <w:r>
              <w:rPr>
                <w:noProof/>
              </w:rPr>
              <w:t xml:space="preserve">[13] </w:t>
            </w:r>
          </w:p>
        </w:tc>
        <w:tc>
          <w:tcPr>
            <w:tcW w:w="0" w:type="auto"/>
            <w:hideMark/>
          </w:tcPr>
          <w:p w:rsidR="00807468" w:rsidRDefault="00807468">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807468">
        <w:trPr>
          <w:tblCellSpacing w:w="15" w:type="dxa"/>
        </w:trPr>
        <w:tc>
          <w:tcPr>
            <w:tcW w:w="50" w:type="pct"/>
            <w:hideMark/>
          </w:tcPr>
          <w:p w:rsidR="00807468" w:rsidRDefault="00807468">
            <w:pPr>
              <w:pStyle w:val="Bibliography"/>
              <w:rPr>
                <w:noProof/>
              </w:rPr>
            </w:pPr>
            <w:r>
              <w:rPr>
                <w:noProof/>
              </w:rPr>
              <w:t xml:space="preserve">[14] </w:t>
            </w:r>
          </w:p>
        </w:tc>
        <w:tc>
          <w:tcPr>
            <w:tcW w:w="0" w:type="auto"/>
            <w:hideMark/>
          </w:tcPr>
          <w:p w:rsidR="00807468" w:rsidRDefault="00807468">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807468">
        <w:trPr>
          <w:tblCellSpacing w:w="15" w:type="dxa"/>
        </w:trPr>
        <w:tc>
          <w:tcPr>
            <w:tcW w:w="50" w:type="pct"/>
            <w:hideMark/>
          </w:tcPr>
          <w:p w:rsidR="00807468" w:rsidRDefault="00807468">
            <w:pPr>
              <w:pStyle w:val="Bibliography"/>
              <w:rPr>
                <w:noProof/>
              </w:rPr>
            </w:pPr>
            <w:r>
              <w:rPr>
                <w:noProof/>
              </w:rPr>
              <w:t xml:space="preserve">[15] </w:t>
            </w:r>
          </w:p>
        </w:tc>
        <w:tc>
          <w:tcPr>
            <w:tcW w:w="0" w:type="auto"/>
            <w:hideMark/>
          </w:tcPr>
          <w:p w:rsidR="00807468" w:rsidRDefault="00807468">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807468">
        <w:trPr>
          <w:tblCellSpacing w:w="15" w:type="dxa"/>
        </w:trPr>
        <w:tc>
          <w:tcPr>
            <w:tcW w:w="50" w:type="pct"/>
            <w:hideMark/>
          </w:tcPr>
          <w:p w:rsidR="00807468" w:rsidRDefault="00807468">
            <w:pPr>
              <w:pStyle w:val="Bibliography"/>
              <w:rPr>
                <w:noProof/>
              </w:rPr>
            </w:pPr>
            <w:r>
              <w:rPr>
                <w:noProof/>
              </w:rPr>
              <w:t xml:space="preserve">[16] </w:t>
            </w:r>
          </w:p>
        </w:tc>
        <w:tc>
          <w:tcPr>
            <w:tcW w:w="0" w:type="auto"/>
            <w:hideMark/>
          </w:tcPr>
          <w:p w:rsidR="00807468" w:rsidRDefault="00807468">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807468">
        <w:trPr>
          <w:tblCellSpacing w:w="15" w:type="dxa"/>
        </w:trPr>
        <w:tc>
          <w:tcPr>
            <w:tcW w:w="50" w:type="pct"/>
            <w:hideMark/>
          </w:tcPr>
          <w:p w:rsidR="00807468" w:rsidRDefault="00807468">
            <w:pPr>
              <w:pStyle w:val="Bibliography"/>
              <w:rPr>
                <w:noProof/>
              </w:rPr>
            </w:pPr>
            <w:r>
              <w:rPr>
                <w:noProof/>
              </w:rPr>
              <w:t xml:space="preserve">[17] </w:t>
            </w:r>
          </w:p>
        </w:tc>
        <w:tc>
          <w:tcPr>
            <w:tcW w:w="0" w:type="auto"/>
            <w:hideMark/>
          </w:tcPr>
          <w:p w:rsidR="00807468" w:rsidRDefault="00807468">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807468">
        <w:trPr>
          <w:tblCellSpacing w:w="15" w:type="dxa"/>
        </w:trPr>
        <w:tc>
          <w:tcPr>
            <w:tcW w:w="50" w:type="pct"/>
            <w:hideMark/>
          </w:tcPr>
          <w:p w:rsidR="00807468" w:rsidRDefault="00807468">
            <w:pPr>
              <w:pStyle w:val="Bibliography"/>
              <w:rPr>
                <w:noProof/>
              </w:rPr>
            </w:pPr>
            <w:r>
              <w:rPr>
                <w:noProof/>
              </w:rPr>
              <w:t xml:space="preserve">[18] </w:t>
            </w:r>
          </w:p>
        </w:tc>
        <w:tc>
          <w:tcPr>
            <w:tcW w:w="0" w:type="auto"/>
            <w:hideMark/>
          </w:tcPr>
          <w:p w:rsidR="00807468" w:rsidRDefault="00807468">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807468">
        <w:trPr>
          <w:tblCellSpacing w:w="15" w:type="dxa"/>
        </w:trPr>
        <w:tc>
          <w:tcPr>
            <w:tcW w:w="50" w:type="pct"/>
            <w:hideMark/>
          </w:tcPr>
          <w:p w:rsidR="00807468" w:rsidRDefault="00807468">
            <w:pPr>
              <w:pStyle w:val="Bibliography"/>
              <w:rPr>
                <w:noProof/>
              </w:rPr>
            </w:pPr>
            <w:r>
              <w:rPr>
                <w:noProof/>
              </w:rPr>
              <w:t xml:space="preserve">[19] </w:t>
            </w:r>
          </w:p>
        </w:tc>
        <w:tc>
          <w:tcPr>
            <w:tcW w:w="0" w:type="auto"/>
            <w:hideMark/>
          </w:tcPr>
          <w:p w:rsidR="00807468" w:rsidRDefault="00807468">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807468">
        <w:trPr>
          <w:tblCellSpacing w:w="15" w:type="dxa"/>
        </w:trPr>
        <w:tc>
          <w:tcPr>
            <w:tcW w:w="50" w:type="pct"/>
            <w:hideMark/>
          </w:tcPr>
          <w:p w:rsidR="00807468" w:rsidRDefault="00807468">
            <w:pPr>
              <w:pStyle w:val="Bibliography"/>
              <w:rPr>
                <w:noProof/>
              </w:rPr>
            </w:pPr>
            <w:r>
              <w:rPr>
                <w:noProof/>
              </w:rPr>
              <w:t xml:space="preserve">[20] </w:t>
            </w:r>
          </w:p>
        </w:tc>
        <w:tc>
          <w:tcPr>
            <w:tcW w:w="0" w:type="auto"/>
            <w:hideMark/>
          </w:tcPr>
          <w:p w:rsidR="00807468" w:rsidRDefault="00807468">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807468">
        <w:trPr>
          <w:tblCellSpacing w:w="15" w:type="dxa"/>
        </w:trPr>
        <w:tc>
          <w:tcPr>
            <w:tcW w:w="50" w:type="pct"/>
            <w:hideMark/>
          </w:tcPr>
          <w:p w:rsidR="00807468" w:rsidRDefault="00807468">
            <w:pPr>
              <w:pStyle w:val="Bibliography"/>
              <w:rPr>
                <w:noProof/>
              </w:rPr>
            </w:pPr>
            <w:r>
              <w:rPr>
                <w:noProof/>
              </w:rPr>
              <w:lastRenderedPageBreak/>
              <w:t xml:space="preserve">[21] </w:t>
            </w:r>
          </w:p>
        </w:tc>
        <w:tc>
          <w:tcPr>
            <w:tcW w:w="0" w:type="auto"/>
            <w:hideMark/>
          </w:tcPr>
          <w:p w:rsidR="00807468" w:rsidRDefault="00807468">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807468">
        <w:trPr>
          <w:tblCellSpacing w:w="15" w:type="dxa"/>
        </w:trPr>
        <w:tc>
          <w:tcPr>
            <w:tcW w:w="50" w:type="pct"/>
            <w:hideMark/>
          </w:tcPr>
          <w:p w:rsidR="00807468" w:rsidRDefault="00807468">
            <w:pPr>
              <w:pStyle w:val="Bibliography"/>
              <w:rPr>
                <w:noProof/>
              </w:rPr>
            </w:pPr>
            <w:r>
              <w:rPr>
                <w:noProof/>
              </w:rPr>
              <w:t xml:space="preserve">[22] </w:t>
            </w:r>
          </w:p>
        </w:tc>
        <w:tc>
          <w:tcPr>
            <w:tcW w:w="0" w:type="auto"/>
            <w:hideMark/>
          </w:tcPr>
          <w:p w:rsidR="00807468" w:rsidRDefault="00807468">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807468">
        <w:trPr>
          <w:tblCellSpacing w:w="15" w:type="dxa"/>
        </w:trPr>
        <w:tc>
          <w:tcPr>
            <w:tcW w:w="50" w:type="pct"/>
            <w:hideMark/>
          </w:tcPr>
          <w:p w:rsidR="00807468" w:rsidRDefault="00807468">
            <w:pPr>
              <w:pStyle w:val="Bibliography"/>
              <w:rPr>
                <w:noProof/>
              </w:rPr>
            </w:pPr>
            <w:r>
              <w:rPr>
                <w:noProof/>
              </w:rPr>
              <w:t xml:space="preserve">[23] </w:t>
            </w:r>
          </w:p>
        </w:tc>
        <w:tc>
          <w:tcPr>
            <w:tcW w:w="0" w:type="auto"/>
            <w:hideMark/>
          </w:tcPr>
          <w:p w:rsidR="00807468" w:rsidRDefault="00807468">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807468">
        <w:trPr>
          <w:tblCellSpacing w:w="15" w:type="dxa"/>
        </w:trPr>
        <w:tc>
          <w:tcPr>
            <w:tcW w:w="50" w:type="pct"/>
            <w:hideMark/>
          </w:tcPr>
          <w:p w:rsidR="00807468" w:rsidRDefault="00807468">
            <w:pPr>
              <w:pStyle w:val="Bibliography"/>
              <w:rPr>
                <w:noProof/>
              </w:rPr>
            </w:pPr>
            <w:r>
              <w:rPr>
                <w:noProof/>
              </w:rPr>
              <w:t xml:space="preserve">[24] </w:t>
            </w:r>
          </w:p>
        </w:tc>
        <w:tc>
          <w:tcPr>
            <w:tcW w:w="0" w:type="auto"/>
            <w:hideMark/>
          </w:tcPr>
          <w:p w:rsidR="00807468" w:rsidRDefault="00807468">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807468">
        <w:trPr>
          <w:tblCellSpacing w:w="15" w:type="dxa"/>
        </w:trPr>
        <w:tc>
          <w:tcPr>
            <w:tcW w:w="50" w:type="pct"/>
            <w:hideMark/>
          </w:tcPr>
          <w:p w:rsidR="00807468" w:rsidRDefault="00807468">
            <w:pPr>
              <w:pStyle w:val="Bibliography"/>
              <w:rPr>
                <w:noProof/>
              </w:rPr>
            </w:pPr>
            <w:r>
              <w:rPr>
                <w:noProof/>
              </w:rPr>
              <w:t xml:space="preserve">[25] </w:t>
            </w:r>
          </w:p>
        </w:tc>
        <w:tc>
          <w:tcPr>
            <w:tcW w:w="0" w:type="auto"/>
            <w:hideMark/>
          </w:tcPr>
          <w:p w:rsidR="00807468" w:rsidRDefault="00807468">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807468">
        <w:trPr>
          <w:tblCellSpacing w:w="15" w:type="dxa"/>
        </w:trPr>
        <w:tc>
          <w:tcPr>
            <w:tcW w:w="50" w:type="pct"/>
            <w:hideMark/>
          </w:tcPr>
          <w:p w:rsidR="00807468" w:rsidRDefault="00807468">
            <w:pPr>
              <w:pStyle w:val="Bibliography"/>
              <w:rPr>
                <w:noProof/>
              </w:rPr>
            </w:pPr>
            <w:r>
              <w:rPr>
                <w:noProof/>
              </w:rPr>
              <w:t xml:space="preserve">[26] </w:t>
            </w:r>
          </w:p>
        </w:tc>
        <w:tc>
          <w:tcPr>
            <w:tcW w:w="0" w:type="auto"/>
            <w:hideMark/>
          </w:tcPr>
          <w:p w:rsidR="00807468" w:rsidRDefault="00807468">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807468">
        <w:trPr>
          <w:tblCellSpacing w:w="15" w:type="dxa"/>
        </w:trPr>
        <w:tc>
          <w:tcPr>
            <w:tcW w:w="50" w:type="pct"/>
            <w:hideMark/>
          </w:tcPr>
          <w:p w:rsidR="00807468" w:rsidRDefault="00807468">
            <w:pPr>
              <w:pStyle w:val="Bibliography"/>
              <w:rPr>
                <w:noProof/>
              </w:rPr>
            </w:pPr>
            <w:r>
              <w:rPr>
                <w:noProof/>
              </w:rPr>
              <w:t xml:space="preserve">[27] </w:t>
            </w:r>
          </w:p>
        </w:tc>
        <w:tc>
          <w:tcPr>
            <w:tcW w:w="0" w:type="auto"/>
            <w:hideMark/>
          </w:tcPr>
          <w:p w:rsidR="00807468" w:rsidRDefault="00807468">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807468">
        <w:trPr>
          <w:tblCellSpacing w:w="15" w:type="dxa"/>
        </w:trPr>
        <w:tc>
          <w:tcPr>
            <w:tcW w:w="50" w:type="pct"/>
            <w:hideMark/>
          </w:tcPr>
          <w:p w:rsidR="00807468" w:rsidRDefault="00807468">
            <w:pPr>
              <w:pStyle w:val="Bibliography"/>
              <w:rPr>
                <w:noProof/>
              </w:rPr>
            </w:pPr>
            <w:r>
              <w:rPr>
                <w:noProof/>
              </w:rPr>
              <w:t xml:space="preserve">[28] </w:t>
            </w:r>
          </w:p>
        </w:tc>
        <w:tc>
          <w:tcPr>
            <w:tcW w:w="0" w:type="auto"/>
            <w:hideMark/>
          </w:tcPr>
          <w:p w:rsidR="00807468" w:rsidRDefault="00807468">
            <w:pPr>
              <w:pStyle w:val="Bibliography"/>
              <w:rPr>
                <w:noProof/>
              </w:rPr>
            </w:pPr>
            <w:r>
              <w:rPr>
                <w:noProof/>
              </w:rPr>
              <w:t>B. P. Gerkey, "AMCL Package Summary," 3 August 2011. [Online]. Available: http://www.ros.org/wiki/amcl. [Accessed 9 May 2012].</w:t>
            </w:r>
          </w:p>
        </w:tc>
      </w:tr>
      <w:tr w:rsidR="00807468">
        <w:trPr>
          <w:tblCellSpacing w:w="15" w:type="dxa"/>
        </w:trPr>
        <w:tc>
          <w:tcPr>
            <w:tcW w:w="50" w:type="pct"/>
            <w:hideMark/>
          </w:tcPr>
          <w:p w:rsidR="00807468" w:rsidRDefault="00807468">
            <w:pPr>
              <w:pStyle w:val="Bibliography"/>
              <w:rPr>
                <w:noProof/>
              </w:rPr>
            </w:pPr>
            <w:r>
              <w:rPr>
                <w:noProof/>
              </w:rPr>
              <w:t xml:space="preserve">[29] </w:t>
            </w:r>
          </w:p>
        </w:tc>
        <w:tc>
          <w:tcPr>
            <w:tcW w:w="0" w:type="auto"/>
            <w:hideMark/>
          </w:tcPr>
          <w:p w:rsidR="00807468" w:rsidRDefault="00807468">
            <w:pPr>
              <w:pStyle w:val="Bibliography"/>
              <w:rPr>
                <w:noProof/>
              </w:rPr>
            </w:pPr>
            <w:r>
              <w:rPr>
                <w:noProof/>
              </w:rPr>
              <w:t xml:space="preserve">E. M. Perko, "Precision Navigation for Indoor Mobile Robots," 2012. </w:t>
            </w:r>
          </w:p>
        </w:tc>
      </w:tr>
      <w:tr w:rsidR="00807468">
        <w:trPr>
          <w:tblCellSpacing w:w="15" w:type="dxa"/>
        </w:trPr>
        <w:tc>
          <w:tcPr>
            <w:tcW w:w="50" w:type="pct"/>
            <w:hideMark/>
          </w:tcPr>
          <w:p w:rsidR="00807468" w:rsidRDefault="00807468">
            <w:pPr>
              <w:pStyle w:val="Bibliography"/>
              <w:rPr>
                <w:noProof/>
              </w:rPr>
            </w:pPr>
            <w:r>
              <w:rPr>
                <w:noProof/>
              </w:rPr>
              <w:t xml:space="preserve">[30] </w:t>
            </w:r>
          </w:p>
        </w:tc>
        <w:tc>
          <w:tcPr>
            <w:tcW w:w="0" w:type="auto"/>
            <w:hideMark/>
          </w:tcPr>
          <w:p w:rsidR="00807468" w:rsidRDefault="00807468">
            <w:pPr>
              <w:pStyle w:val="Bibliography"/>
              <w:rPr>
                <w:noProof/>
              </w:rPr>
            </w:pPr>
            <w:r>
              <w:rPr>
                <w:noProof/>
              </w:rPr>
              <w:t>OpenNI, "About OpenNI," DotNetNuke Corporation, 2011. [Online]. Available: http://www.openni.org/About.aspx. [Accessed 9 May 2012].</w:t>
            </w:r>
          </w:p>
        </w:tc>
      </w:tr>
      <w:tr w:rsidR="00807468">
        <w:trPr>
          <w:tblCellSpacing w:w="15" w:type="dxa"/>
        </w:trPr>
        <w:tc>
          <w:tcPr>
            <w:tcW w:w="50" w:type="pct"/>
            <w:hideMark/>
          </w:tcPr>
          <w:p w:rsidR="00807468" w:rsidRDefault="00807468">
            <w:pPr>
              <w:pStyle w:val="Bibliography"/>
              <w:rPr>
                <w:noProof/>
              </w:rPr>
            </w:pPr>
            <w:r>
              <w:rPr>
                <w:noProof/>
              </w:rPr>
              <w:t xml:space="preserve">[31] </w:t>
            </w:r>
          </w:p>
        </w:tc>
        <w:tc>
          <w:tcPr>
            <w:tcW w:w="0" w:type="auto"/>
            <w:hideMark/>
          </w:tcPr>
          <w:p w:rsidR="00807468" w:rsidRDefault="00807468">
            <w:pPr>
              <w:pStyle w:val="Bibliography"/>
              <w:rPr>
                <w:noProof/>
              </w:rPr>
            </w:pPr>
            <w:r>
              <w:rPr>
                <w:noProof/>
              </w:rPr>
              <w:t>PrimeSense, Ltd., "PrimeSense Natural Interraction," 2011. [Online]. Available: http://www.primesense.com/nite. [Accessed 9 May 2012].</w:t>
            </w:r>
          </w:p>
        </w:tc>
      </w:tr>
      <w:tr w:rsidR="00807468">
        <w:trPr>
          <w:tblCellSpacing w:w="15" w:type="dxa"/>
        </w:trPr>
        <w:tc>
          <w:tcPr>
            <w:tcW w:w="50" w:type="pct"/>
            <w:hideMark/>
          </w:tcPr>
          <w:p w:rsidR="00807468" w:rsidRDefault="00807468">
            <w:pPr>
              <w:pStyle w:val="Bibliography"/>
              <w:rPr>
                <w:noProof/>
              </w:rPr>
            </w:pPr>
            <w:r>
              <w:rPr>
                <w:noProof/>
              </w:rPr>
              <w:lastRenderedPageBreak/>
              <w:t xml:space="preserve">[32] </w:t>
            </w:r>
          </w:p>
        </w:tc>
        <w:tc>
          <w:tcPr>
            <w:tcW w:w="0" w:type="auto"/>
            <w:hideMark/>
          </w:tcPr>
          <w:p w:rsidR="00807468" w:rsidRDefault="00807468">
            <w:pPr>
              <w:pStyle w:val="Bibliography"/>
              <w:rPr>
                <w:noProof/>
              </w:rPr>
            </w:pPr>
            <w:r>
              <w:rPr>
                <w:noProof/>
              </w:rPr>
              <w:t>Robotzone, LLC., "DDP155 Base Pan," 2012. [Online]. Available: http://www.servocity.com/html/ddp155_base_pan.html. [Accessed 9 May 2012].</w:t>
            </w:r>
          </w:p>
        </w:tc>
      </w:tr>
      <w:tr w:rsidR="00807468">
        <w:trPr>
          <w:tblCellSpacing w:w="15" w:type="dxa"/>
        </w:trPr>
        <w:tc>
          <w:tcPr>
            <w:tcW w:w="50" w:type="pct"/>
            <w:hideMark/>
          </w:tcPr>
          <w:p w:rsidR="00807468" w:rsidRDefault="00807468">
            <w:pPr>
              <w:pStyle w:val="Bibliography"/>
              <w:rPr>
                <w:noProof/>
              </w:rPr>
            </w:pPr>
            <w:r>
              <w:rPr>
                <w:noProof/>
              </w:rPr>
              <w:t xml:space="preserve">[33] </w:t>
            </w:r>
          </w:p>
        </w:tc>
        <w:tc>
          <w:tcPr>
            <w:tcW w:w="0" w:type="auto"/>
            <w:hideMark/>
          </w:tcPr>
          <w:p w:rsidR="00807468" w:rsidRDefault="00807468">
            <w:pPr>
              <w:pStyle w:val="Bibliography"/>
              <w:rPr>
                <w:noProof/>
              </w:rPr>
            </w:pPr>
            <w:r>
              <w:rPr>
                <w:noProof/>
              </w:rPr>
              <w:t>Phidgets, Inc., "1066_0 PhidgetAdvancedServo 1-Motor," 2011. [Online]. Available: http://www.phidgets.com/products.php?product_id=1066_0. [Accessed 9 May 2012].</w:t>
            </w:r>
          </w:p>
        </w:tc>
      </w:tr>
      <w:tr w:rsidR="00807468">
        <w:trPr>
          <w:tblCellSpacing w:w="15" w:type="dxa"/>
        </w:trPr>
        <w:tc>
          <w:tcPr>
            <w:tcW w:w="50" w:type="pct"/>
            <w:hideMark/>
          </w:tcPr>
          <w:p w:rsidR="00807468" w:rsidRDefault="00807468">
            <w:pPr>
              <w:pStyle w:val="Bibliography"/>
              <w:rPr>
                <w:noProof/>
              </w:rPr>
            </w:pPr>
            <w:r>
              <w:rPr>
                <w:noProof/>
              </w:rPr>
              <w:t xml:space="preserve">[34] </w:t>
            </w:r>
          </w:p>
        </w:tc>
        <w:tc>
          <w:tcPr>
            <w:tcW w:w="0" w:type="auto"/>
            <w:hideMark/>
          </w:tcPr>
          <w:p w:rsidR="00807468" w:rsidRDefault="00807468">
            <w:pPr>
              <w:pStyle w:val="Bibliography"/>
              <w:rPr>
                <w:noProof/>
              </w:rPr>
            </w:pPr>
            <w:r>
              <w:rPr>
                <w:noProof/>
              </w:rPr>
              <w:t>M. Likhachev, "Search-based Planning with Motion Primitives," 2009. [Online]. Available: http://www.cs.cmu.edu/~maxim/files/tutorials/robschooltutorial_oct10.pdf. [Accessed 30 4 2012].</w:t>
            </w:r>
          </w:p>
        </w:tc>
      </w:tr>
      <w:tr w:rsidR="00807468">
        <w:trPr>
          <w:tblCellSpacing w:w="15" w:type="dxa"/>
        </w:trPr>
        <w:tc>
          <w:tcPr>
            <w:tcW w:w="50" w:type="pct"/>
            <w:hideMark/>
          </w:tcPr>
          <w:p w:rsidR="00807468" w:rsidRDefault="00807468">
            <w:pPr>
              <w:pStyle w:val="Bibliography"/>
              <w:rPr>
                <w:noProof/>
              </w:rPr>
            </w:pPr>
            <w:r>
              <w:rPr>
                <w:noProof/>
              </w:rPr>
              <w:t xml:space="preserve">[35] </w:t>
            </w:r>
          </w:p>
        </w:tc>
        <w:tc>
          <w:tcPr>
            <w:tcW w:w="0" w:type="auto"/>
            <w:hideMark/>
          </w:tcPr>
          <w:p w:rsidR="00807468" w:rsidRDefault="00807468">
            <w:pPr>
              <w:pStyle w:val="Bibliography"/>
              <w:rPr>
                <w:noProof/>
              </w:rPr>
            </w:pPr>
            <w:r>
              <w:rPr>
                <w:noProof/>
              </w:rPr>
              <w:t>E. Marder-Eppstein, "Costmap_2d Package Summary," 11 August 2011. [Online]. Available: http://www.ros.org/wiki/costmap_2d. [Accessed 9 May 2012].</w:t>
            </w:r>
          </w:p>
        </w:tc>
      </w:tr>
    </w:tbl>
    <w:p w:rsidR="00807468" w:rsidRDefault="00807468">
      <w:pPr>
        <w:rPr>
          <w:rFonts w:eastAsia="Times New Roman"/>
          <w:noProof/>
        </w:rPr>
      </w:pPr>
    </w:p>
    <w:p w:rsidR="00D971A3" w:rsidRPr="00AF3C43" w:rsidRDefault="00C17AD4" w:rsidP="004D3EFF">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Wyatt" w:date="2012-06-03T16:25:00Z" w:initials="W">
    <w:p w:rsidR="004115E1" w:rsidRDefault="004115E1">
      <w:pPr>
        <w:pStyle w:val="CommentText"/>
      </w:pPr>
      <w:r>
        <w:rPr>
          <w:rStyle w:val="CommentReference"/>
        </w:rPr>
        <w:annotationRef/>
      </w:r>
      <w:r>
        <w:t>Can you cite examples?</w:t>
      </w:r>
    </w:p>
  </w:comment>
  <w:comment w:id="295" w:author="Wyatt" w:date="2012-06-04T00:46:00Z" w:initials="W">
    <w:p w:rsidR="004115E1" w:rsidRDefault="004115E1">
      <w:pPr>
        <w:pStyle w:val="CommentText"/>
      </w:pPr>
      <w:r>
        <w:rPr>
          <w:rStyle w:val="CommentReference"/>
        </w:rPr>
        <w:annotationRef/>
      </w:r>
      <w:r>
        <w:t>Need to modify these figures.  Too hard to see what is going on.  E.g., make several of these figures showing shorter snippets of the path.  Do dots on blue correspond to dots on green?  (</w:t>
      </w:r>
      <w:proofErr w:type="gramStart"/>
      <w:r>
        <w:t>if</w:t>
      </w:r>
      <w:proofErr w:type="gramEnd"/>
      <w:r>
        <w:t xml:space="preserve"> so, say so—if not, make it so).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1F4" w:rsidRDefault="002401F4" w:rsidP="000F6971">
      <w:pPr>
        <w:spacing w:after="0" w:line="240" w:lineRule="auto"/>
      </w:pPr>
      <w:r>
        <w:separator/>
      </w:r>
    </w:p>
  </w:endnote>
  <w:endnote w:type="continuationSeparator" w:id="0">
    <w:p w:rsidR="002401F4" w:rsidRDefault="002401F4"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4115E1" w:rsidRDefault="004115E1">
        <w:pPr>
          <w:pStyle w:val="Footer"/>
          <w:jc w:val="right"/>
        </w:pPr>
        <w:r>
          <w:fldChar w:fldCharType="begin"/>
        </w:r>
        <w:r>
          <w:instrText xml:space="preserve"> PAGE   \* MERGEFORMAT </w:instrText>
        </w:r>
        <w:r>
          <w:fldChar w:fldCharType="separate"/>
        </w:r>
        <w:r w:rsidR="00E97F73">
          <w:rPr>
            <w:noProof/>
          </w:rPr>
          <w:t>24</w:t>
        </w:r>
        <w:r>
          <w:rPr>
            <w:noProof/>
          </w:rPr>
          <w:fldChar w:fldCharType="end"/>
        </w:r>
      </w:p>
    </w:sdtContent>
  </w:sdt>
  <w:p w:rsidR="004115E1" w:rsidRDefault="004115E1"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15E1" w:rsidRDefault="004115E1">
    <w:pPr>
      <w:pStyle w:val="Footer"/>
      <w:jc w:val="right"/>
    </w:pPr>
  </w:p>
  <w:p w:rsidR="004115E1" w:rsidRDefault="004115E1"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1F4" w:rsidRDefault="002401F4" w:rsidP="000F6971">
      <w:pPr>
        <w:spacing w:after="0" w:line="240" w:lineRule="auto"/>
      </w:pPr>
      <w:r>
        <w:separator/>
      </w:r>
    </w:p>
  </w:footnote>
  <w:footnote w:type="continuationSeparator" w:id="0">
    <w:p w:rsidR="002401F4" w:rsidRDefault="002401F4"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1529"/>
    <w:rsid w:val="00012E7B"/>
    <w:rsid w:val="00014CD6"/>
    <w:rsid w:val="00020B8E"/>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0786"/>
    <w:rsid w:val="002012DB"/>
    <w:rsid w:val="00205FE5"/>
    <w:rsid w:val="0021236F"/>
    <w:rsid w:val="00212636"/>
    <w:rsid w:val="002153CB"/>
    <w:rsid w:val="00220923"/>
    <w:rsid w:val="002210D9"/>
    <w:rsid w:val="00236A08"/>
    <w:rsid w:val="00236B40"/>
    <w:rsid w:val="002401F4"/>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5FF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2D4"/>
    <w:rsid w:val="00333C89"/>
    <w:rsid w:val="0033726E"/>
    <w:rsid w:val="00345E51"/>
    <w:rsid w:val="003502E4"/>
    <w:rsid w:val="00360200"/>
    <w:rsid w:val="00366EC6"/>
    <w:rsid w:val="00371F78"/>
    <w:rsid w:val="00382FD7"/>
    <w:rsid w:val="0039427E"/>
    <w:rsid w:val="00394728"/>
    <w:rsid w:val="00395035"/>
    <w:rsid w:val="003964F8"/>
    <w:rsid w:val="003B692F"/>
    <w:rsid w:val="003D17C6"/>
    <w:rsid w:val="003D4136"/>
    <w:rsid w:val="003F29EE"/>
    <w:rsid w:val="003F62D4"/>
    <w:rsid w:val="004026C5"/>
    <w:rsid w:val="00406890"/>
    <w:rsid w:val="004115E1"/>
    <w:rsid w:val="004127AC"/>
    <w:rsid w:val="00416EEF"/>
    <w:rsid w:val="00424072"/>
    <w:rsid w:val="004245B2"/>
    <w:rsid w:val="004303D8"/>
    <w:rsid w:val="00430ECB"/>
    <w:rsid w:val="00430FCF"/>
    <w:rsid w:val="004354F4"/>
    <w:rsid w:val="004459FA"/>
    <w:rsid w:val="00452783"/>
    <w:rsid w:val="00481D35"/>
    <w:rsid w:val="00485793"/>
    <w:rsid w:val="00486A1E"/>
    <w:rsid w:val="004A2AB5"/>
    <w:rsid w:val="004A2AE7"/>
    <w:rsid w:val="004A44C1"/>
    <w:rsid w:val="004A4F98"/>
    <w:rsid w:val="004A6112"/>
    <w:rsid w:val="004B6D29"/>
    <w:rsid w:val="004C3013"/>
    <w:rsid w:val="004C459C"/>
    <w:rsid w:val="004C503A"/>
    <w:rsid w:val="004C555A"/>
    <w:rsid w:val="004D3EFF"/>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497D"/>
    <w:rsid w:val="005A6B0A"/>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326"/>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46BC6"/>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B63FA"/>
    <w:rsid w:val="007C11F5"/>
    <w:rsid w:val="007C75C2"/>
    <w:rsid w:val="007D07FF"/>
    <w:rsid w:val="007D19ED"/>
    <w:rsid w:val="007E079C"/>
    <w:rsid w:val="007E28BE"/>
    <w:rsid w:val="007E3FE9"/>
    <w:rsid w:val="007E7C2A"/>
    <w:rsid w:val="007F1955"/>
    <w:rsid w:val="007F20C4"/>
    <w:rsid w:val="007F319B"/>
    <w:rsid w:val="007F5E7A"/>
    <w:rsid w:val="007F72DD"/>
    <w:rsid w:val="00807468"/>
    <w:rsid w:val="00810CA6"/>
    <w:rsid w:val="00810FE9"/>
    <w:rsid w:val="0081604C"/>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973"/>
    <w:rsid w:val="008D2779"/>
    <w:rsid w:val="008E687A"/>
    <w:rsid w:val="00903499"/>
    <w:rsid w:val="00904043"/>
    <w:rsid w:val="00912610"/>
    <w:rsid w:val="009137A6"/>
    <w:rsid w:val="009145F0"/>
    <w:rsid w:val="00917DCF"/>
    <w:rsid w:val="00920837"/>
    <w:rsid w:val="009208C7"/>
    <w:rsid w:val="00921310"/>
    <w:rsid w:val="009224AA"/>
    <w:rsid w:val="00923441"/>
    <w:rsid w:val="009261AC"/>
    <w:rsid w:val="00930501"/>
    <w:rsid w:val="00931BA4"/>
    <w:rsid w:val="009348AF"/>
    <w:rsid w:val="00934B3D"/>
    <w:rsid w:val="0094221C"/>
    <w:rsid w:val="00943DAB"/>
    <w:rsid w:val="00947CE7"/>
    <w:rsid w:val="0095394F"/>
    <w:rsid w:val="00956182"/>
    <w:rsid w:val="00960273"/>
    <w:rsid w:val="009635B1"/>
    <w:rsid w:val="00967797"/>
    <w:rsid w:val="0097622B"/>
    <w:rsid w:val="00984294"/>
    <w:rsid w:val="00994B8E"/>
    <w:rsid w:val="0099513F"/>
    <w:rsid w:val="00997A6D"/>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6CB7"/>
    <w:rsid w:val="00AD7B60"/>
    <w:rsid w:val="00AE175B"/>
    <w:rsid w:val="00AE267A"/>
    <w:rsid w:val="00AE3349"/>
    <w:rsid w:val="00AE71DF"/>
    <w:rsid w:val="00AF1B00"/>
    <w:rsid w:val="00AF35B7"/>
    <w:rsid w:val="00AF3C43"/>
    <w:rsid w:val="00AF4EAC"/>
    <w:rsid w:val="00B02F00"/>
    <w:rsid w:val="00B056DC"/>
    <w:rsid w:val="00B070BA"/>
    <w:rsid w:val="00B14853"/>
    <w:rsid w:val="00B14EDA"/>
    <w:rsid w:val="00B2057E"/>
    <w:rsid w:val="00B243E9"/>
    <w:rsid w:val="00B367FF"/>
    <w:rsid w:val="00B426CB"/>
    <w:rsid w:val="00B437E1"/>
    <w:rsid w:val="00B438AD"/>
    <w:rsid w:val="00B46E5B"/>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B5AEA"/>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3DD6"/>
    <w:rsid w:val="00C77269"/>
    <w:rsid w:val="00C82633"/>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A7BC2"/>
    <w:rsid w:val="00DB7416"/>
    <w:rsid w:val="00DC4F7C"/>
    <w:rsid w:val="00DC6050"/>
    <w:rsid w:val="00DC7C7E"/>
    <w:rsid w:val="00DD387E"/>
    <w:rsid w:val="00DD788F"/>
    <w:rsid w:val="00DE1CFE"/>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97F73"/>
    <w:rsid w:val="00EA2888"/>
    <w:rsid w:val="00EA2928"/>
    <w:rsid w:val="00EA2C8A"/>
    <w:rsid w:val="00EA43E5"/>
    <w:rsid w:val="00EB074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56A6B"/>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D6D06"/>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 w:type="character" w:styleId="CommentReference">
    <w:name w:val="annotation reference"/>
    <w:basedOn w:val="DefaultParagraphFont"/>
    <w:uiPriority w:val="99"/>
    <w:semiHidden/>
    <w:unhideWhenUsed/>
    <w:rsid w:val="00020B8E"/>
    <w:rPr>
      <w:sz w:val="16"/>
      <w:szCs w:val="16"/>
    </w:rPr>
  </w:style>
  <w:style w:type="paragraph" w:styleId="CommentText">
    <w:name w:val="annotation text"/>
    <w:basedOn w:val="Normal"/>
    <w:link w:val="CommentTextChar"/>
    <w:uiPriority w:val="99"/>
    <w:semiHidden/>
    <w:unhideWhenUsed/>
    <w:rsid w:val="00020B8E"/>
    <w:pPr>
      <w:spacing w:line="240" w:lineRule="auto"/>
    </w:pPr>
    <w:rPr>
      <w:sz w:val="20"/>
      <w:szCs w:val="20"/>
    </w:rPr>
  </w:style>
  <w:style w:type="character" w:customStyle="1" w:styleId="CommentTextChar">
    <w:name w:val="Comment Text Char"/>
    <w:basedOn w:val="DefaultParagraphFont"/>
    <w:link w:val="CommentText"/>
    <w:uiPriority w:val="99"/>
    <w:semiHidden/>
    <w:rsid w:val="00020B8E"/>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020B8E"/>
    <w:rPr>
      <w:b/>
      <w:bCs/>
    </w:rPr>
  </w:style>
  <w:style w:type="character" w:customStyle="1" w:styleId="CommentSubjectChar">
    <w:name w:val="Comment Subject Char"/>
    <w:basedOn w:val="CommentTextChar"/>
    <w:link w:val="CommentSubject"/>
    <w:uiPriority w:val="99"/>
    <w:semiHidden/>
    <w:rsid w:val="00020B8E"/>
    <w:rPr>
      <w:rFonts w:ascii="Georgia" w:hAnsi="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2.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emf"/><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8.docx"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35</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32</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31</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33</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34</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29</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36</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30</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
    <b:Tag>Wil12</b:Tag>
    <b:SourceType>InternetSite</b:SourceType>
    <b:Guid>{76DE6B2B-F2F7-4812-93B5-0E796C632457}</b:Guid>
    <b:Title>ROS</b:Title>
    <b:Author>
      <b:Author>
        <b:Corporate>Willow Garage</b:Corporate>
      </b:Author>
    </b:Author>
    <b:YearAccessed>2012</b:YearAccessed>
    <b:MonthAccessed>May</b:MonthAccessed>
    <b:DayAccessed>4</b:DayAccessed>
    <b:URL>http://www.willowgarage.com/pages/software/ros-platform</b:URL>
    <b:RefOrder>28</b:RefOrder>
  </b:Source>
</b:Sources>
</file>

<file path=customXml/itemProps1.xml><?xml version="1.0" encoding="utf-8"?>
<ds:datastoreItem xmlns:ds="http://schemas.openxmlformats.org/officeDocument/2006/customXml" ds:itemID="{7DBD6D64-A1DD-4295-A495-4DFEE7F34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71</Pages>
  <Words>12012</Words>
  <Characters>68470</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80322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cp:revision>
  <dcterms:created xsi:type="dcterms:W3CDTF">2012-06-04T10:59:00Z</dcterms:created>
  <dcterms:modified xsi:type="dcterms:W3CDTF">2012-06-04T11:27:00Z</dcterms:modified>
</cp:coreProperties>
</file>