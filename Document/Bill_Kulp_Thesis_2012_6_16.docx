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proofErr w:type="gramStart"/>
      <w:r>
        <w:t>for</w:t>
      </w:r>
      <w:proofErr w:type="gramEnd"/>
      <w:r>
        <w:t xml:space="preserve">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594BDD" w:rsidP="000072A2">
      <w:pPr>
        <w:jc w:val="center"/>
      </w:pPr>
      <w:r>
        <w:t>August</w:t>
      </w:r>
      <w:r w:rsidR="00477610">
        <w:t>, 2012</w:t>
      </w:r>
    </w:p>
    <w:p w:rsidR="00540AEA" w:rsidRDefault="00540AEA">
      <w:r>
        <w:br w:type="page"/>
      </w:r>
    </w:p>
    <w:p w:rsidR="00477610" w:rsidRPr="00C43107" w:rsidRDefault="00477610" w:rsidP="00E3380E">
      <w:pPr>
        <w:jc w:val="center"/>
        <w:rPr>
          <w:b/>
          <w:sz w:val="28"/>
        </w:rPr>
      </w:pPr>
      <w:r w:rsidRPr="00C43107">
        <w:rPr>
          <w:b/>
          <w:sz w:val="28"/>
        </w:rPr>
        <w:lastRenderedPageBreak/>
        <w:t>Case Western Reserve University</w:t>
      </w:r>
    </w:p>
    <w:p w:rsidR="00477610" w:rsidRPr="00C43107" w:rsidRDefault="00477610" w:rsidP="000072A2">
      <w:pPr>
        <w:jc w:val="center"/>
        <w:rPr>
          <w:b/>
          <w:sz w:val="28"/>
        </w:rPr>
      </w:pPr>
      <w:r w:rsidRPr="00C43107">
        <w:rPr>
          <w:b/>
          <w:sz w:val="28"/>
        </w:rPr>
        <w:t>School of Graduate Studies</w:t>
      </w:r>
    </w:p>
    <w:p w:rsidR="00477610" w:rsidRDefault="00477610" w:rsidP="000072A2">
      <w:pPr>
        <w:jc w:val="center"/>
      </w:pPr>
    </w:p>
    <w:p w:rsidR="00477610" w:rsidRDefault="00477610">
      <w:pPr>
        <w:jc w:val="center"/>
      </w:pPr>
      <w:r>
        <w:t>We hereby approve the thesis/dissertation of</w:t>
      </w:r>
    </w:p>
    <w:p w:rsidR="00477610" w:rsidRDefault="002D18F0">
      <w:pPr>
        <w:jc w:val="center"/>
      </w:pPr>
      <w:r w:rsidRPr="00C43107">
        <w:rPr>
          <w:noProof/>
          <w:sz w:val="32"/>
          <w:szCs w:val="32"/>
        </w:rPr>
        <mc:AlternateContent>
          <mc:Choice Requires="wps">
            <w:drawing>
              <wp:anchor distT="0" distB="0" distL="114300" distR="114300" simplePos="0" relativeHeight="251666432" behindDoc="0" locked="0" layoutInCell="1" allowOverlap="1" wp14:anchorId="17CB2081" wp14:editId="66AAA20B">
                <wp:simplePos x="0" y="0"/>
                <wp:positionH relativeFrom="column">
                  <wp:posOffset>1181100</wp:posOffset>
                </wp:positionH>
                <wp:positionV relativeFrom="paragraph">
                  <wp:posOffset>238950</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pt,18.8pt" to="35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" strokecolor="black [3040]"/>
            </w:pict>
          </mc:Fallback>
        </mc:AlternateContent>
      </w:r>
      <w:r w:rsidR="00477610" w:rsidRPr="00C43107">
        <w:rPr>
          <w:sz w:val="32"/>
          <w:szCs w:val="32"/>
        </w:rPr>
        <w:t>William R. Kulp</w:t>
      </w:r>
    </w:p>
    <w:p w:rsidR="00477610" w:rsidRDefault="00477610" w:rsidP="000072A2">
      <w:pPr>
        <w:jc w:val="center"/>
      </w:pPr>
      <w:proofErr w:type="gramStart"/>
      <w:r>
        <w:t>candidate</w:t>
      </w:r>
      <w:proofErr w:type="gramEnd"/>
      <w:r>
        <w:t xml:space="preserve"> for the </w:t>
      </w:r>
      <w:r w:rsidRPr="00C43107">
        <w:rPr>
          <w:u w:val="single"/>
        </w:rPr>
        <w:t>Master of Science</w:t>
      </w:r>
      <w:r>
        <w:t xml:space="preserv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w:t>
      </w:r>
      <w:proofErr w:type="gramStart"/>
      <w:r>
        <w:t>signed</w:t>
      </w:r>
      <w:proofErr w:type="gramEnd"/>
      <w:r>
        <w:t>)</w:t>
      </w:r>
      <w:r w:rsidRPr="000072A2">
        <w:rPr>
          <w:u w:val="single"/>
        </w:rPr>
        <w:t>_______________</w:t>
      </w:r>
      <w:r w:rsidR="00E3380E" w:rsidRPr="00C43107">
        <w:rPr>
          <w:sz w:val="32"/>
          <w:szCs w:val="32"/>
          <w:u w:val="single"/>
        </w:rPr>
        <w:t>Wyatt Newman</w:t>
      </w:r>
      <w:r w:rsidRPr="000072A2">
        <w:rPr>
          <w:u w:val="single"/>
        </w:rPr>
        <w:t>_____________________</w:t>
      </w:r>
    </w:p>
    <w:p w:rsidR="00E3380E" w:rsidRDefault="00477610" w:rsidP="00C43107">
      <w:pPr>
        <w:jc w:val="center"/>
        <w:rPr>
          <w:u w:val="single"/>
        </w:rPr>
      </w:pPr>
      <w:r>
        <w:t>(</w:t>
      </w:r>
      <w:proofErr w:type="gramStart"/>
      <w:r>
        <w:t>chair</w:t>
      </w:r>
      <w:proofErr w:type="gramEnd"/>
      <w:r>
        <w:t xml:space="preserve"> of the committee)</w:t>
      </w:r>
    </w:p>
    <w:p w:rsidR="00477610" w:rsidRPr="00C43107" w:rsidRDefault="00477610" w:rsidP="00C43107">
      <w:pPr>
        <w:jc w:val="center"/>
        <w:rPr>
          <w:sz w:val="8"/>
          <w:szCs w:val="8"/>
          <w:u w:val="single"/>
        </w:rPr>
      </w:pPr>
    </w:p>
    <w:p w:rsidR="002D18F0" w:rsidRPr="000072A2" w:rsidRDefault="00477610" w:rsidP="00C43107">
      <w:pPr>
        <w:spacing w:before="240"/>
        <w:jc w:val="both"/>
        <w:rPr>
          <w:u w:val="single"/>
        </w:rPr>
      </w:pPr>
      <w:r w:rsidRPr="00C43107">
        <w:rPr>
          <w:sz w:val="32"/>
          <w:szCs w:val="32"/>
          <w:u w:val="single"/>
        </w:rPr>
        <w:t>___</w:t>
      </w:r>
      <w:r w:rsidR="00E3380E">
        <w:rPr>
          <w:sz w:val="32"/>
          <w:szCs w:val="32"/>
          <w:u w:val="single"/>
        </w:rPr>
        <w:t>________</w:t>
      </w:r>
      <w:r w:rsidRPr="00C43107">
        <w:rPr>
          <w:sz w:val="32"/>
          <w:szCs w:val="32"/>
          <w:u w:val="single"/>
        </w:rPr>
        <w:t>___</w:t>
      </w:r>
      <w:r w:rsidR="00E3380E">
        <w:rPr>
          <w:sz w:val="32"/>
          <w:szCs w:val="32"/>
          <w:u w:val="single"/>
        </w:rPr>
        <w:t>_</w:t>
      </w:r>
      <w:r w:rsidR="00E3380E" w:rsidRPr="00C43107">
        <w:rPr>
          <w:sz w:val="32"/>
          <w:szCs w:val="32"/>
          <w:u w:val="single"/>
        </w:rPr>
        <w:t xml:space="preserve">M. </w:t>
      </w:r>
      <w:proofErr w:type="spellStart"/>
      <w:r w:rsidR="00E3380E" w:rsidRPr="00C43107">
        <w:rPr>
          <w:sz w:val="32"/>
          <w:szCs w:val="32"/>
          <w:u w:val="single"/>
        </w:rPr>
        <w:t>Cenk</w:t>
      </w:r>
      <w:proofErr w:type="spellEnd"/>
      <w:r w:rsidR="00E3380E" w:rsidRPr="00C43107">
        <w:rPr>
          <w:sz w:val="32"/>
          <w:szCs w:val="32"/>
          <w:u w:val="single"/>
        </w:rPr>
        <w:t xml:space="preserve"> </w:t>
      </w:r>
      <w:proofErr w:type="spellStart"/>
      <w:r w:rsidR="00E3380E" w:rsidRPr="00C43107">
        <w:rPr>
          <w:sz w:val="32"/>
          <w:szCs w:val="32"/>
          <w:u w:val="single"/>
        </w:rPr>
        <w:t>Cavusoglu</w:t>
      </w:r>
      <w:proofErr w:type="spellEnd"/>
      <w:r w:rsidR="00E3380E" w:rsidRPr="00C43107">
        <w:rPr>
          <w:sz w:val="32"/>
          <w:szCs w:val="32"/>
          <w:u w:val="single"/>
        </w:rPr>
        <w:t>__________</w:t>
      </w:r>
      <w:r w:rsidR="00E3380E">
        <w:rPr>
          <w:sz w:val="32"/>
          <w:szCs w:val="32"/>
          <w:u w:val="single"/>
        </w:rPr>
        <w:t>___</w:t>
      </w:r>
    </w:p>
    <w:p w:rsidR="00477610" w:rsidRPr="00C43107" w:rsidRDefault="00477610" w:rsidP="000072A2">
      <w:pPr>
        <w:jc w:val="center"/>
        <w:rPr>
          <w:sz w:val="32"/>
          <w:szCs w:val="32"/>
          <w:u w:val="single"/>
        </w:rPr>
      </w:pPr>
    </w:p>
    <w:p w:rsidR="00477610" w:rsidRPr="00C43107" w:rsidRDefault="00E3380E" w:rsidP="000072A2">
      <w:pPr>
        <w:jc w:val="both"/>
        <w:rPr>
          <w:sz w:val="32"/>
          <w:szCs w:val="32"/>
          <w:u w:val="single"/>
        </w:rPr>
      </w:pPr>
      <w:r>
        <w:rPr>
          <w:sz w:val="32"/>
          <w:szCs w:val="32"/>
          <w:u w:val="single"/>
        </w:rPr>
        <w:t>_______</w:t>
      </w:r>
      <w:r w:rsidR="00477610" w:rsidRPr="00C43107">
        <w:rPr>
          <w:sz w:val="32"/>
          <w:szCs w:val="32"/>
          <w:u w:val="single"/>
        </w:rPr>
        <w:t>______</w:t>
      </w:r>
      <w:r w:rsidR="00F430A9" w:rsidRPr="00C43107">
        <w:rPr>
          <w:sz w:val="32"/>
          <w:szCs w:val="32"/>
          <w:u w:val="single"/>
        </w:rPr>
        <w:t>___</w:t>
      </w:r>
      <w:r w:rsidRPr="00C43107">
        <w:rPr>
          <w:sz w:val="32"/>
          <w:szCs w:val="32"/>
          <w:u w:val="single"/>
        </w:rPr>
        <w:t>Gregory S. Lee</w:t>
      </w:r>
      <w:r w:rsidR="00F430A9" w:rsidRPr="00C43107">
        <w:rPr>
          <w:sz w:val="32"/>
          <w:szCs w:val="32"/>
          <w:u w:val="single"/>
        </w:rPr>
        <w:t>____________</w:t>
      </w:r>
      <w:r>
        <w:rPr>
          <w:sz w:val="32"/>
          <w:szCs w:val="32"/>
          <w:u w:val="single"/>
        </w:rPr>
        <w:t>___</w:t>
      </w:r>
    </w:p>
    <w:p w:rsidR="00477610" w:rsidRDefault="00477610" w:rsidP="000072A2">
      <w:pPr>
        <w:jc w:val="center"/>
      </w:pPr>
    </w:p>
    <w:p w:rsidR="00477610" w:rsidRDefault="00477610" w:rsidP="000072A2">
      <w:pPr>
        <w:jc w:val="center"/>
      </w:pPr>
    </w:p>
    <w:p w:rsidR="00477610" w:rsidRDefault="00E3380E" w:rsidP="00C43107">
      <w:pPr>
        <w:ind w:left="-810" w:firstLine="90"/>
        <w:jc w:val="center"/>
      </w:pPr>
      <w:r w:rsidRPr="00C43107">
        <w:rPr>
          <w:noProof/>
          <w:sz w:val="32"/>
          <w:szCs w:val="32"/>
        </w:rPr>
        <mc:AlternateContent>
          <mc:Choice Requires="wps">
            <w:drawing>
              <wp:anchor distT="0" distB="0" distL="114300" distR="114300" simplePos="0" relativeHeight="251668480" behindDoc="0" locked="0" layoutInCell="1" allowOverlap="1" wp14:anchorId="677CF6AC" wp14:editId="4010001F">
                <wp:simplePos x="0" y="0"/>
                <wp:positionH relativeFrom="column">
                  <wp:posOffset>2190800</wp:posOffset>
                </wp:positionH>
                <wp:positionV relativeFrom="paragraph">
                  <wp:posOffset>243840</wp:posOffset>
                </wp:positionV>
                <wp:extent cx="1318161" cy="0"/>
                <wp:effectExtent l="0" t="0" r="15875" b="19050"/>
                <wp:wrapNone/>
                <wp:docPr id="230" name="Straight Connector 230"/>
                <wp:cNvGraphicFramePr/>
                <a:graphic xmlns:a="http://schemas.openxmlformats.org/drawingml/2006/main">
                  <a:graphicData uri="http://schemas.microsoft.com/office/word/2010/wordprocessingShape">
                    <wps:wsp>
                      <wps:cNvCnPr/>
                      <wps:spPr>
                        <a:xfrm>
                          <a:off x="0" y="0"/>
                          <a:ext cx="13181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30"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5pt,19.2pt" to="276.3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" strokecolor="black [3040]"/>
            </w:pict>
          </mc:Fallback>
        </mc:AlternateContent>
      </w:r>
      <w:r w:rsidR="00477610">
        <w:t>(</w:t>
      </w:r>
      <w:proofErr w:type="gramStart"/>
      <w:r w:rsidR="00477610">
        <w:t>date</w:t>
      </w:r>
      <w:proofErr w:type="gramEnd"/>
      <w:r>
        <w:t xml:space="preserve">)   </w:t>
      </w:r>
      <w:r w:rsidRPr="00C43107">
        <w:rPr>
          <w:sz w:val="32"/>
          <w:szCs w:val="32"/>
        </w:rPr>
        <w:t>June 14, 2012</w:t>
      </w:r>
    </w:p>
    <w:p w:rsidR="00477610" w:rsidRDefault="00477610" w:rsidP="00C43107">
      <w:pPr>
        <w:tabs>
          <w:tab w:val="left" w:pos="0"/>
        </w:tabs>
        <w:jc w:val="center"/>
      </w:pPr>
    </w:p>
    <w:p w:rsidR="00540AEA" w:rsidRDefault="00477610">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A301BF">
          <w:rPr>
            <w:noProof/>
            <w:webHidden/>
          </w:rPr>
          <w:t>1</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78" w:history="1">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r w:rsidR="00A301BF">
          <w:rPr>
            <w:noProof/>
            <w:webHidden/>
          </w:rPr>
          <w:t>2</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A301BF">
          <w:rPr>
            <w:noProof/>
            <w:webHidden/>
          </w:rPr>
          <w:t>5</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80" w:history="1">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r w:rsidR="00A301BF">
          <w:rPr>
            <w:noProof/>
            <w:webHidden/>
          </w:rPr>
          <w:t>7</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81" w:history="1">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r w:rsidR="00A301BF">
          <w:rPr>
            <w:noProof/>
            <w:webHidden/>
          </w:rPr>
          <w:t>8</w:t>
        </w:r>
        <w:r w:rsidR="00F430A9">
          <w:rPr>
            <w:noProof/>
            <w:webHidden/>
          </w:rPr>
          <w:fldChar w:fldCharType="end"/>
        </w:r>
      </w:hyperlink>
    </w:p>
    <w:p w:rsidR="00F430A9" w:rsidRDefault="00386F1B">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386F1B">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A301BF">
          <w:rPr>
            <w:noProof/>
            <w:webHidden/>
          </w:rPr>
          <w:t>14</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A301BF">
          <w:rPr>
            <w:noProof/>
            <w:webHidden/>
          </w:rPr>
          <w:t>17</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A301BF">
          <w:rPr>
            <w:noProof/>
            <w:webHidden/>
          </w:rPr>
          <w:t>18</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386F1B">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386F1B">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A301BF">
          <w:rPr>
            <w:noProof/>
            <w:webHidden/>
          </w:rPr>
          <w:t>32</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386F1B">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A301BF">
          <w:rPr>
            <w:noProof/>
            <w:webHidden/>
          </w:rPr>
          <w:t>39</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97" w:history="1">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699" w:history="1">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r w:rsidR="00A301BF">
          <w:rPr>
            <w:noProof/>
            <w:webHidden/>
          </w:rPr>
          <w:t>51</w:t>
        </w:r>
        <w:r w:rsidR="00F430A9">
          <w:rPr>
            <w:noProof/>
            <w:webHidden/>
          </w:rPr>
          <w:fldChar w:fldCharType="end"/>
        </w:r>
      </w:hyperlink>
    </w:p>
    <w:p w:rsidR="00F430A9" w:rsidRDefault="00386F1B">
      <w:pPr>
        <w:pStyle w:val="TOC1"/>
        <w:tabs>
          <w:tab w:val="left" w:pos="440"/>
          <w:tab w:val="right" w:leader="dot" w:pos="8630"/>
        </w:tabs>
        <w:rPr>
          <w:rFonts w:asciiTheme="minorHAnsi" w:hAnsiTheme="minorHAnsi"/>
          <w:noProof/>
          <w:sz w:val="22"/>
        </w:rPr>
      </w:pPr>
      <w:hyperlink w:anchor="_Toc326694700" w:history="1">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701" w:history="1">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386F1B">
      <w:pPr>
        <w:pStyle w:val="TOC2"/>
        <w:tabs>
          <w:tab w:val="left" w:pos="880"/>
          <w:tab w:val="right" w:leader="dot" w:pos="8630"/>
        </w:tabs>
        <w:rPr>
          <w:rFonts w:asciiTheme="minorHAnsi" w:hAnsiTheme="minorHAnsi"/>
          <w:noProof/>
          <w:sz w:val="22"/>
        </w:rPr>
      </w:pPr>
      <w:hyperlink w:anchor="_Toc326694702" w:history="1">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r w:rsidR="00A301BF">
          <w:rPr>
            <w:noProof/>
            <w:webHidden/>
          </w:rPr>
          <w:t>59</w:t>
        </w:r>
        <w:r w:rsidR="00F430A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A301BF">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A301BF">
          <w:rPr>
            <w:noProof/>
            <w:webHidden/>
          </w:rPr>
          <w:t>13</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A301BF">
          <w:rPr>
            <w:noProof/>
            <w:webHidden/>
          </w:rPr>
          <w:t>19</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A301BF">
          <w:rPr>
            <w:noProof/>
            <w:webHidden/>
          </w:rPr>
          <w:t>22</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A301BF">
          <w:rPr>
            <w:noProof/>
            <w:webHidden/>
          </w:rPr>
          <w:t>25</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A301BF">
          <w:rPr>
            <w:noProof/>
            <w:webHidden/>
          </w:rPr>
          <w:t>27</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A301BF">
          <w:rPr>
            <w:noProof/>
            <w:webHidden/>
          </w:rPr>
          <w:t>28</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A301BF">
          <w:rPr>
            <w:noProof/>
            <w:webHidden/>
          </w:rPr>
          <w:t>29</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A301BF">
          <w:rPr>
            <w:noProof/>
            <w:webHidden/>
          </w:rPr>
          <w:t>38</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A301BF">
          <w:rPr>
            <w:noProof/>
            <w:webHidden/>
          </w:rPr>
          <w:t>41</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A301BF">
          <w:rPr>
            <w:noProof/>
            <w:webHidden/>
          </w:rPr>
          <w:t>42</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A301BF">
          <w:rPr>
            <w:noProof/>
            <w:webHidden/>
          </w:rPr>
          <w:t>47</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A301BF">
          <w:rPr>
            <w:noProof/>
            <w:webHidden/>
          </w:rPr>
          <w:t>50</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27" w:history="1">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r w:rsidR="00A301BF">
          <w:rPr>
            <w:noProof/>
            <w:webHidden/>
          </w:rPr>
          <w:t>52</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A301BF">
          <w:rPr>
            <w:noProof/>
            <w:webHidden/>
          </w:rPr>
          <w:t>53</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29" w:history="1">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r w:rsidR="00A301BF">
          <w:rPr>
            <w:noProof/>
            <w:webHidden/>
          </w:rPr>
          <w:t>54</w:t>
        </w:r>
        <w:r w:rsidR="00F430A9">
          <w:rPr>
            <w:noProof/>
            <w:webHidden/>
          </w:rPr>
          <w:fldChar w:fldCharType="end"/>
        </w:r>
      </w:hyperlink>
    </w:p>
    <w:p w:rsidR="00F430A9" w:rsidRDefault="00386F1B">
      <w:pPr>
        <w:pStyle w:val="TableofFigures"/>
        <w:tabs>
          <w:tab w:val="right" w:leader="dot" w:pos="8630"/>
        </w:tabs>
        <w:rPr>
          <w:rFonts w:asciiTheme="minorHAnsi" w:hAnsiTheme="minorHAnsi"/>
          <w:noProof/>
          <w:sz w:val="22"/>
        </w:rPr>
      </w:pPr>
      <w:hyperlink w:anchor="_Toc326694730" w:history="1">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r w:rsidR="00A301BF">
          <w:rPr>
            <w:noProof/>
            <w:webHidden/>
          </w:rPr>
          <w:t>56</w:t>
        </w:r>
        <w:r w:rsidR="00F430A9">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I would like to thank my academic advisor, Dr. Wyatt Newman, for his tireless mentoring since freshman year.  Thanks for advising me as an undergraduate, for steering me into the B.S</w:t>
      </w:r>
      <w:proofErr w:type="gramStart"/>
      <w:r>
        <w:t>./</w:t>
      </w:r>
      <w:proofErr w:type="gramEnd"/>
      <w:r>
        <w:t xml:space="preserve">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w:t>
      </w:r>
      <w:proofErr w:type="spellStart"/>
      <w:r w:rsidR="00005F2C">
        <w:t>Roc</w:t>
      </w:r>
      <w:r w:rsidR="00FA3A82">
        <w:t>key</w:t>
      </w:r>
      <w:proofErr w:type="spellEnd"/>
      <w:r w:rsidR="00FA3A82">
        <w:t xml:space="preserve"> and Eric </w:t>
      </w:r>
      <w:proofErr w:type="spellStart"/>
      <w:r w:rsidR="00FA3A82">
        <w:t>Perko</w:t>
      </w:r>
      <w:proofErr w:type="spellEnd"/>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CC4B91"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rsidRPr="00CC4B91">
        <w:t xml:space="preserve">This thesis presents the development of hardware and software elements for the task of a mobile robot following a specific person through an obstacle-filled room.  Person-tracking is performed via </w:t>
      </w:r>
      <w:r>
        <w:t>a</w:t>
      </w:r>
      <w:r w:rsidRPr="00CC4B91">
        <w:t xml:space="preserve"> Microsoft Kinect</w:t>
      </w:r>
      <w:r>
        <w:t xml:space="preserve"> placed on a panning mount.  A sensor fusion algorithm combines information from the Kinect with</w:t>
      </w:r>
      <w:r w:rsidRPr="00CC4B91">
        <w:t xml:space="preserve"> </w:t>
      </w:r>
      <w:r>
        <w:t xml:space="preserve">a face detector, a </w:t>
      </w:r>
      <w:r w:rsidRPr="00CC4B91">
        <w:t>LIDAR-based leg detec</w:t>
      </w:r>
      <w:r>
        <w:t>tor, and a color signature</w:t>
      </w:r>
      <w:r w:rsidRPr="00CC4B91">
        <w:t xml:space="preserve">.  A dynamic replanning system was created to allow the robot to converge on targets moving through space navigable by the robot.  Performance data is presented for </w:t>
      </w:r>
      <w:r>
        <w:t>the</w:t>
      </w:r>
      <w:r w:rsidRPr="00CC4B91">
        <w:t xml:space="preserve"> experimental system.</w:t>
      </w:r>
    </w:p>
    <w:p w:rsidR="00735B7C" w:rsidRDefault="00735B7C" w:rsidP="00F91C31">
      <w:pPr>
        <w:pStyle w:val="Heading1"/>
      </w:pPr>
      <w:bookmarkStart w:id="0" w:name="_Toc326694677"/>
      <w:r>
        <w:lastRenderedPageBreak/>
        <w:t>Introduction</w:t>
      </w:r>
      <w:r w:rsidR="00236A08">
        <w:t xml:space="preserve"> and Background</w:t>
      </w:r>
      <w:bookmarkEnd w:id="0"/>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xml:space="preserve">.  </w:t>
      </w:r>
      <w:ins w:id="1" w:author="Bill" w:date="2012-06-16T22:40:00Z">
        <w:r w:rsidR="003F4998">
          <w:t>Mastering t</w:t>
        </w:r>
      </w:ins>
      <w:del w:id="2" w:author="Bill" w:date="2012-06-16T22:40:00Z">
        <w:r w:rsidR="00710F25" w:rsidDel="003F4998">
          <w:delText>T</w:delText>
        </w:r>
      </w:del>
      <w:r w:rsidR="00710F25">
        <w:t xml:space="preserve">his </w:t>
      </w:r>
      <w:del w:id="3" w:author="Bill" w:date="2012-06-16T22:40:00Z">
        <w:r w:rsidR="00710F25" w:rsidDel="003F4998">
          <w:delText xml:space="preserve">deceptively </w:delText>
        </w:r>
      </w:del>
      <w:ins w:id="4" w:author="Bill" w:date="2012-06-16T22:40:00Z">
        <w:r w:rsidR="003F4998">
          <w:t>seemingly-</w:t>
        </w:r>
      </w:ins>
      <w:r w:rsidR="00710F25">
        <w:t>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C40B5A">
            <w:rPr>
              <w:noProof/>
            </w:rPr>
            <w:t xml:space="preserve"> </w:t>
          </w:r>
          <w:r w:rsidR="00C40B5A" w:rsidRPr="0047338F">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ins w:id="5" w:author="Bill" w:date="2012-06-17T14:48:00Z">
        <w:r w:rsidR="00386F1B">
          <w:t xml:space="preserve">  This thesis makes several contributions</w:t>
        </w:r>
      </w:ins>
      <w:ins w:id="6" w:author="Bill" w:date="2012-06-17T14:49:00Z">
        <w:r w:rsidR="00386F1B">
          <w:t xml:space="preserve"> to the field</w:t>
        </w:r>
      </w:ins>
      <w:ins w:id="7" w:author="Bill" w:date="2012-06-17T14:48:00Z">
        <w:r w:rsidR="00386F1B">
          <w:t>, including the use of a rolling-window algorithm to follow a moving target without coming to a halt and the fusing of data from the Microsoft Kinect with other sources.</w:t>
        </w:r>
      </w:ins>
    </w:p>
    <w:p w:rsidR="00D971A3" w:rsidDel="00386F1B" w:rsidRDefault="00735B7C" w:rsidP="007C75C2">
      <w:pPr>
        <w:spacing w:line="480" w:lineRule="auto"/>
        <w:ind w:firstLine="720"/>
        <w:rPr>
          <w:del w:id="8" w:author="Bill" w:date="2012-06-17T14:49:00Z"/>
        </w:rPr>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w:t>
      </w:r>
      <w:r w:rsidR="00FC59E7">
        <w:lastRenderedPageBreak/>
        <w:t>from a mobile robot.  The remainder of this chapter will provide an overview of the current technologies.</w:t>
      </w:r>
    </w:p>
    <w:p w:rsidR="000072A2" w:rsidRDefault="000072A2" w:rsidP="00386F1B">
      <w:pPr>
        <w:spacing w:line="480" w:lineRule="auto"/>
        <w:ind w:firstLine="720"/>
      </w:pPr>
    </w:p>
    <w:p w:rsidR="00236A08" w:rsidRDefault="00236A08" w:rsidP="00193048">
      <w:pPr>
        <w:pStyle w:val="Heading2"/>
      </w:pPr>
      <w:bookmarkStart w:id="9" w:name="_Toc326694678"/>
      <w:r>
        <w:t>Computer Vision</w:t>
      </w:r>
      <w:bookmarkEnd w:id="9"/>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C40B5A" w:rsidRPr="0047338F">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C40B5A" w:rsidRPr="0047338F">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C40B5A" w:rsidRPr="0047338F">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C40B5A" w:rsidRPr="0047338F">
            <w:rPr>
              <w:noProof/>
            </w:rPr>
            <w:t>[5]</w:t>
          </w:r>
          <w:r w:rsidR="00C17AD4">
            <w:fldChar w:fldCharType="end"/>
          </w:r>
        </w:sdtContent>
      </w:sdt>
      <w:r w:rsidR="00C17AD4">
        <w:t xml:space="preserve">.  While </w:t>
      </w:r>
      <w:r w:rsidR="00075E01">
        <w:t>methods that rely on color alone</w:t>
      </w:r>
      <w:r w:rsidR="00C17AD4">
        <w:t xml:space="preserve"> are simple and </w:t>
      </w:r>
      <w:r w:rsidR="00C17AD4">
        <w:lastRenderedPageBreak/>
        <w:t xml:space="preserve">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C40B5A" w:rsidRPr="0047338F">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C40B5A" w:rsidRPr="0047338F">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C40B5A" w:rsidRPr="0047338F">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C40B5A" w:rsidRPr="0047338F">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C40B5A">
            <w:rPr>
              <w:noProof/>
            </w:rPr>
            <w:t xml:space="preserve"> </w:t>
          </w:r>
          <w:r w:rsidR="00C40B5A" w:rsidRPr="0047338F">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C40B5A" w:rsidRPr="0047338F">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C40B5A" w:rsidRPr="0047338F">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C40B5A" w:rsidRPr="0047338F">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proofErr w:type="spellStart"/>
      <w:r w:rsidR="00CA22C5">
        <w:t>Seemann</w:t>
      </w:r>
      <w:proofErr w:type="spellEnd"/>
      <w:r w:rsidR="00CA22C5">
        <w:t xml:space="preserve">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C40B5A" w:rsidRPr="0047338F">
            <w:rPr>
              <w:noProof/>
            </w:rPr>
            <w:t>[13]</w:t>
          </w:r>
          <w:r w:rsidR="00CA22C5">
            <w:fldChar w:fldCharType="end"/>
          </w:r>
        </w:sdtContent>
      </w:sdt>
      <w:r w:rsidR="00CA22C5">
        <w:t>.</w:t>
      </w:r>
      <w:r w:rsidR="00825C2A">
        <w:t xml:space="preserve">  </w:t>
      </w:r>
    </w:p>
    <w:p w:rsidR="00D41CF1" w:rsidRDefault="00DF2C28">
      <w:pPr>
        <w:spacing w:line="480" w:lineRule="auto"/>
        <w:ind w:firstLine="720"/>
      </w:pPr>
      <w:r>
        <w:lastRenderedPageBreak/>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The process is 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C40B5A" w:rsidRPr="0047338F">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C40B5A" w:rsidRPr="0047338F">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 al.</w:t>
      </w:r>
      <w:r>
        <w:t xml:space="preserve"> </w:t>
      </w:r>
      <w:sdt>
        <w:sdtPr>
          <w:id w:val="1526444793"/>
          <w:citation/>
        </w:sdtPr>
        <w:sdtContent>
          <w:r w:rsidR="007D19ED">
            <w:fldChar w:fldCharType="begin"/>
          </w:r>
          <w:r w:rsidR="007D19ED">
            <w:instrText xml:space="preserve"> CITATION Baj09 \l 1033 </w:instrText>
          </w:r>
          <w:r w:rsidR="007D19ED">
            <w:fldChar w:fldCharType="separate"/>
          </w:r>
          <w:r w:rsidR="00C40B5A" w:rsidRPr="0047338F">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C40B5A" w:rsidRPr="0047338F">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C40B5A" w:rsidRPr="0047338F">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C40B5A" w:rsidRPr="0047338F">
            <w:rPr>
              <w:noProof/>
            </w:rPr>
            <w:t>[17]</w:t>
          </w:r>
          <w:r>
            <w:fldChar w:fldCharType="end"/>
          </w:r>
        </w:sdtContent>
      </w:sdt>
      <w:r>
        <w:t xml:space="preserve"> attempted to do so by estimating the </w:t>
      </w:r>
      <w:proofErr w:type="spellStart"/>
      <w:r>
        <w:t>egomotion</w:t>
      </w:r>
      <w:proofErr w:type="spellEnd"/>
      <w:r>
        <w:t xml:space="preserve"> </w:t>
      </w:r>
      <w:r>
        <w:lastRenderedPageBreak/>
        <w:t xml:space="preserve">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C40B5A" w:rsidRPr="0047338F">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C40B5A" w:rsidRPr="0047338F">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Content>
          <w:r>
            <w:fldChar w:fldCharType="begin"/>
          </w:r>
          <w:r>
            <w:instrText xml:space="preserve"> CITATION Liv12 \l 1033 </w:instrText>
          </w:r>
          <w:r>
            <w:fldChar w:fldCharType="separate"/>
          </w:r>
          <w:r w:rsidR="00C40B5A" w:rsidRPr="0047338F">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10" w:name="_Toc326694679"/>
      <w:r>
        <w:t>Other sensors</w:t>
      </w:r>
      <w:bookmarkEnd w:id="10"/>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C40B5A" w:rsidRPr="0047338F">
            <w:rPr>
              <w:noProof/>
            </w:rPr>
            <w:t>[2]</w:t>
          </w:r>
          <w:r w:rsidR="00891478">
            <w:fldChar w:fldCharType="end"/>
          </w:r>
        </w:sdtContent>
      </w:sdt>
      <w:r w:rsidR="00891478">
        <w:t xml:space="preserve"> or IR </w:t>
      </w:r>
      <w:r w:rsidR="00891478">
        <w:lastRenderedPageBreak/>
        <w:t>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C40B5A" w:rsidRPr="0047338F">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C40B5A" w:rsidRPr="0047338F">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C40B5A" w:rsidRPr="0047338F">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C40B5A" w:rsidRPr="0047338F">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Content>
          <w:r w:rsidR="007F20C4">
            <w:fldChar w:fldCharType="begin"/>
          </w:r>
          <w:r w:rsidR="007F20C4">
            <w:instrText xml:space="preserve"> CITATION Kob06 \l 1033 </w:instrText>
          </w:r>
          <w:r w:rsidR="007F20C4">
            <w:fldChar w:fldCharType="separate"/>
          </w:r>
          <w:r w:rsidR="00C40B5A" w:rsidRPr="0047338F">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C40B5A" w:rsidRPr="0047338F">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 xml:space="preserve">have no way of distinguishing one </w:t>
      </w:r>
      <w:r w:rsidR="00205FE5">
        <w:lastRenderedPageBreak/>
        <w:t>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11" w:name="_Toc326694680"/>
      <w:r>
        <w:t>Sensor fusion</w:t>
      </w:r>
      <w:bookmarkEnd w:id="11"/>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C40B5A" w:rsidRPr="0047338F">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C40B5A" w:rsidRPr="0047338F">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C40B5A" w:rsidRPr="0047338F">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C40B5A" w:rsidRPr="0047338F">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w:t>
      </w:r>
      <w:r w:rsidR="00CB220A">
        <w:lastRenderedPageBreak/>
        <w:t xml:space="preserve">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C40B5A" w:rsidRPr="0047338F">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12" w:name="_Toc326694681"/>
      <w:r>
        <w:t>Planning</w:t>
      </w:r>
      <w:bookmarkEnd w:id="12"/>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C40B5A" w:rsidRPr="0047338F">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C40B5A" w:rsidRPr="0047338F">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C40B5A" w:rsidRPr="0047338F">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 xml:space="preserve">to a 2-dimensional </w:t>
      </w:r>
      <w:r w:rsidR="00C02B15">
        <w:lastRenderedPageBreak/>
        <w:t>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C40B5A" w:rsidRPr="0047338F">
            <w:rPr>
              <w:noProof/>
            </w:rPr>
            <w:t>[26]</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C40B5A" w:rsidRPr="0047338F">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C40B5A" w:rsidRPr="0047338F">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13" w:name="_Toc326694682"/>
      <w:r>
        <w:lastRenderedPageBreak/>
        <w:t xml:space="preserve">Experimental Mobile-Robot System: </w:t>
      </w:r>
      <w:r w:rsidR="00F94ED7">
        <w:t>Harlie</w:t>
      </w:r>
      <w:bookmarkEnd w:id="13"/>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A301BF">
        <w:t xml:space="preserve">Figure </w:t>
      </w:r>
      <w:r w:rsidR="00A301BF">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6B4D8727" wp14:editId="1846CC72">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6F1DECD4" wp14:editId="6A1382CA">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14" w:name="_Ref325461456"/>
      <w:bookmarkStart w:id="15" w:name="_Toc326694704"/>
      <w:r>
        <w:t xml:space="preserve">Figure </w:t>
      </w:r>
      <w:fldSimple w:instr=" SEQ Figure \* ARABIC ">
        <w:r w:rsidR="00A301BF">
          <w:rPr>
            <w:noProof/>
          </w:rPr>
          <w:t>1</w:t>
        </w:r>
      </w:fldSimple>
      <w:bookmarkEnd w:id="14"/>
      <w:r>
        <w:t>: Harlie, the mobile robot</w:t>
      </w:r>
      <w:bookmarkEnd w:id="15"/>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Content>
          <w:r w:rsidR="003332D4">
            <w:fldChar w:fldCharType="begin"/>
          </w:r>
          <w:r w:rsidR="003332D4">
            <w:instrText xml:space="preserve"> CITATION Wil12 \l 1033 </w:instrText>
          </w:r>
          <w:r w:rsidR="003332D4">
            <w:fldChar w:fldCharType="separate"/>
          </w:r>
          <w:r w:rsidR="00C40B5A" w:rsidRPr="0047338F">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A301BF">
        <w:t xml:space="preserve">Figure </w:t>
      </w:r>
      <w:r w:rsidR="00A301BF">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C40B5A" w:rsidRPr="0047338F">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C40B5A" w:rsidRPr="0047338F">
            <w:rPr>
              <w:noProof/>
            </w:rPr>
            <w:t>[30]</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098D704E" wp14:editId="121A098D">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6F1B" w:rsidRDefault="00386F1B" w:rsidP="0033042D">
                              <w:pPr>
                                <w:spacing w:after="0" w:line="240" w:lineRule="auto"/>
                                <w:jc w:val="center"/>
                              </w:pPr>
                              <w:r>
                                <w:t>Person Tracking</w:t>
                              </w:r>
                            </w:p>
                            <w:p w:rsidR="00386F1B" w:rsidRDefault="00386F1B"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6F1B" w:rsidRDefault="00386F1B" w:rsidP="0033042D">
                              <w:pPr>
                                <w:spacing w:after="0" w:line="240" w:lineRule="auto"/>
                                <w:jc w:val="center"/>
                              </w:pPr>
                              <w:r>
                                <w:t>Planning</w:t>
                              </w:r>
                            </w:p>
                            <w:p w:rsidR="00386F1B" w:rsidRDefault="00386F1B"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6F1B" w:rsidRDefault="00386F1B" w:rsidP="0033042D">
                              <w:pPr>
                                <w:spacing w:after="0" w:line="240" w:lineRule="auto"/>
                                <w:jc w:val="center"/>
                              </w:pPr>
                              <w:r>
                                <w:t>Precision</w:t>
                              </w:r>
                            </w:p>
                            <w:p w:rsidR="00386F1B" w:rsidRDefault="00386F1B"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6F1B" w:rsidRDefault="00386F1B" w:rsidP="0033042D">
                              <w:pPr>
                                <w:spacing w:after="0" w:line="240" w:lineRule="auto"/>
                                <w:jc w:val="center"/>
                              </w:pPr>
                              <w:r>
                                <w:t>Mapping and</w:t>
                              </w:r>
                            </w:p>
                            <w:p w:rsidR="00386F1B" w:rsidRDefault="00386F1B"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47CBE" w:rsidRDefault="00947CBE" w:rsidP="0033042D">
                        <w:pPr>
                          <w:spacing w:after="0" w:line="240" w:lineRule="auto"/>
                          <w:jc w:val="center"/>
                        </w:pPr>
                        <w:r>
                          <w:t>Person Tracking</w:t>
                        </w:r>
                      </w:p>
                      <w:p w:rsidR="00947CBE" w:rsidRDefault="00947CBE"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47CBE" w:rsidRDefault="00947CBE" w:rsidP="0033042D">
                        <w:pPr>
                          <w:spacing w:after="0" w:line="240" w:lineRule="auto"/>
                          <w:jc w:val="center"/>
                        </w:pPr>
                        <w:r>
                          <w:t>Planning</w:t>
                        </w:r>
                      </w:p>
                      <w:p w:rsidR="00947CBE" w:rsidRDefault="00947CBE"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47CBE" w:rsidRDefault="00947CBE" w:rsidP="0033042D">
                        <w:pPr>
                          <w:spacing w:after="0" w:line="240" w:lineRule="auto"/>
                          <w:jc w:val="center"/>
                        </w:pPr>
                        <w:r>
                          <w:t>Precision</w:t>
                        </w:r>
                      </w:p>
                      <w:p w:rsidR="00947CBE" w:rsidRDefault="00947CBE"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47CBE" w:rsidRDefault="00947CBE" w:rsidP="0033042D">
                        <w:pPr>
                          <w:spacing w:after="0" w:line="240" w:lineRule="auto"/>
                          <w:jc w:val="center"/>
                        </w:pPr>
                        <w:r>
                          <w:t>Mapping and</w:t>
                        </w:r>
                      </w:p>
                      <w:p w:rsidR="00947CBE" w:rsidRDefault="00947CBE"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16" w:name="_Ref324363926"/>
      <w:bookmarkStart w:id="17" w:name="_Toc326694705"/>
      <w:r>
        <w:t xml:space="preserve">Figure </w:t>
      </w:r>
      <w:fldSimple w:instr=" SEQ Figure \* ARABIC ">
        <w:r w:rsidR="00A301BF">
          <w:rPr>
            <w:noProof/>
          </w:rPr>
          <w:t>2</w:t>
        </w:r>
      </w:fldSimple>
      <w:bookmarkEnd w:id="16"/>
      <w:r>
        <w:t>: Overall software architecture</w:t>
      </w:r>
      <w:bookmarkEnd w:id="17"/>
    </w:p>
    <w:p w:rsidR="007138C2" w:rsidRDefault="00750DAF" w:rsidP="00F91C31">
      <w:pPr>
        <w:pStyle w:val="Heading1"/>
      </w:pPr>
      <w:bookmarkStart w:id="18" w:name="_Ref322950030"/>
      <w:bookmarkStart w:id="19" w:name="_Toc326694683"/>
      <w:r>
        <w:lastRenderedPageBreak/>
        <w:t xml:space="preserve">Evaluation of </w:t>
      </w:r>
      <w:r w:rsidR="00691CA2">
        <w:t xml:space="preserve">the </w:t>
      </w:r>
      <w:r>
        <w:t xml:space="preserve">Microsoft </w:t>
      </w:r>
      <w:r w:rsidR="00115579">
        <w:t>Kinect</w:t>
      </w:r>
      <w:bookmarkEnd w:id="18"/>
      <w:bookmarkEnd w:id="19"/>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C40B5A" w:rsidRPr="0047338F">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40B5A" w:rsidRPr="0047338F">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40B5A" w:rsidRPr="0047338F">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40B5A" w:rsidRPr="0047338F">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20" w:name="_Ref322980249"/>
      <w:bookmarkStart w:id="21" w:name="_Ref322980256"/>
      <w:bookmarkStart w:id="22" w:name="_Toc326694684"/>
      <w:r>
        <w:t>Calibration</w:t>
      </w:r>
      <w:bookmarkEnd w:id="20"/>
      <w:bookmarkEnd w:id="21"/>
      <w:r w:rsidR="004E4B19">
        <w:t xml:space="preserve"> of Users</w:t>
      </w:r>
      <w:bookmarkEnd w:id="22"/>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0BED15F5" wp14:editId="2170002B">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23" w:name="_Toc326694706"/>
      <w:r>
        <w:t xml:space="preserve">Figure </w:t>
      </w:r>
      <w:fldSimple w:instr=" SEQ Figure \* ARABIC ">
        <w:r w:rsidR="00A301BF">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23"/>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24" w:name="_Ref323129706"/>
      <w:bookmarkStart w:id="25" w:name="_Toc326694685"/>
      <w:r>
        <w:t xml:space="preserve">Discrimination </w:t>
      </w:r>
      <w:proofErr w:type="gramStart"/>
      <w:r>
        <w:t>Between</w:t>
      </w:r>
      <w:proofErr w:type="gramEnd"/>
      <w:r>
        <w:t xml:space="preserve"> Users</w:t>
      </w:r>
      <w:bookmarkEnd w:id="24"/>
      <w:bookmarkEnd w:id="25"/>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w:t>
      </w:r>
      <w:proofErr w:type="gramStart"/>
      <w:r w:rsidR="00917DCF">
        <w:rPr>
          <w:rFonts w:cs="Calibri"/>
          <w:szCs w:val="24"/>
        </w:rPr>
        <w:t xml:space="preserve">Kinect </w:t>
      </w:r>
      <w:r>
        <w:rPr>
          <w:rFonts w:cs="Calibri"/>
          <w:szCs w:val="24"/>
        </w:rPr>
        <w:t xml:space="preserve"> does</w:t>
      </w:r>
      <w:proofErr w:type="gramEnd"/>
      <w:r>
        <w:rPr>
          <w:rFonts w:cs="Calibri"/>
          <w:szCs w:val="24"/>
        </w:rPr>
        <w:t xml:space="preserve">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A301BF">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26" w:name="_Toc326694686"/>
      <w:r>
        <w:t>L</w:t>
      </w:r>
      <w:r w:rsidR="00115579">
        <w:t>imited Field of View</w:t>
      </w:r>
      <w:bookmarkEnd w:id="26"/>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A301BF">
        <w:t xml:space="preserve">Figure </w:t>
      </w:r>
      <w:r w:rsidR="00A301BF">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60C332E2" wp14:editId="3B83E9F5">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7" w:name="_Ref325642289"/>
      <w:bookmarkStart w:id="28" w:name="_Toc326694707"/>
      <w:r>
        <w:t xml:space="preserve">Figure </w:t>
      </w:r>
      <w:fldSimple w:instr=" SEQ Figure \* ARABIC ">
        <w:r w:rsidR="00A301BF">
          <w:rPr>
            <w:noProof/>
          </w:rPr>
          <w:t>4</w:t>
        </w:r>
      </w:fldSimple>
      <w:bookmarkEnd w:id="27"/>
      <w:r>
        <w:t xml:space="preserve">: </w:t>
      </w:r>
      <w:r w:rsidRPr="004047D6">
        <w:t>Obstacle avoidance may lead to target loss</w:t>
      </w:r>
      <w:r w:rsidR="0005382D">
        <w:t xml:space="preserve"> due</w:t>
      </w:r>
      <w:r w:rsidR="00735B7C">
        <w:t xml:space="preserve"> </w:t>
      </w:r>
      <w:r w:rsidR="0005382D">
        <w:t>to Kinect’s limited field of view</w:t>
      </w:r>
      <w:bookmarkEnd w:id="28"/>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A301BF">
        <w:t xml:space="preserve">Figure </w:t>
      </w:r>
      <w:r w:rsidR="00A301BF">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A301BF">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4EB33E62" wp14:editId="4D6D2266">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9" w:name="_Ref325642378"/>
      <w:bookmarkStart w:id="30" w:name="_Toc326694708"/>
      <w:r>
        <w:t xml:space="preserve">Figure </w:t>
      </w:r>
      <w:fldSimple w:instr=" SEQ Figure \* ARABIC ">
        <w:r w:rsidR="00A301BF">
          <w:rPr>
            <w:noProof/>
          </w:rPr>
          <w:t>5</w:t>
        </w:r>
      </w:fldSimple>
      <w:bookmarkEnd w:id="29"/>
      <w:r>
        <w:t>:</w:t>
      </w:r>
      <w:r w:rsidRPr="00EA62EC">
        <w:t xml:space="preserve"> Difficulties arise in tracking a user in contact with a chair</w:t>
      </w:r>
      <w:bookmarkEnd w:id="30"/>
    </w:p>
    <w:p w:rsidR="005B1558" w:rsidRDefault="005B1558" w:rsidP="005B1558"/>
    <w:p w:rsidR="007138C2" w:rsidRDefault="00A07F11" w:rsidP="00115579">
      <w:pPr>
        <w:pStyle w:val="Heading2"/>
      </w:pPr>
      <w:bookmarkStart w:id="31" w:name="_Toc326694687"/>
      <w:r>
        <w:t>M</w:t>
      </w:r>
      <w:r w:rsidR="00115579">
        <w:t>oving Base Problem</w:t>
      </w:r>
      <w:bookmarkEnd w:id="31"/>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A301BF">
        <w:t xml:space="preserve">Figure </w:t>
      </w:r>
      <w:r w:rsidR="00A301BF">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6ECD7300" wp14:editId="5AC1BFEF">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32" w:name="_Ref322513446"/>
      <w:bookmarkStart w:id="33" w:name="_Toc326694709"/>
      <w:r>
        <w:t xml:space="preserve">Figure </w:t>
      </w:r>
      <w:fldSimple w:instr=" SEQ Figure \* ARABIC ">
        <w:r w:rsidR="00A301BF">
          <w:rPr>
            <w:noProof/>
          </w:rPr>
          <w:t>6</w:t>
        </w:r>
      </w:fldSimple>
      <w:bookmarkEnd w:id="32"/>
      <w:r>
        <w:t>: Tracking performance of Kinect under motion</w:t>
      </w:r>
      <w:bookmarkEnd w:id="33"/>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34" w:name="_Toc326694688"/>
      <w:r>
        <w:lastRenderedPageBreak/>
        <w:t>Pan Mount</w:t>
      </w:r>
      <w:bookmarkEnd w:id="34"/>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35" w:name="_Toc326694689"/>
      <w:r>
        <w:t>Hardware</w:t>
      </w:r>
      <w:bookmarkEnd w:id="35"/>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A301BF">
        <w:t xml:space="preserve">Figure </w:t>
      </w:r>
      <w:r w:rsidR="00A301BF">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A301BF">
        <w:t xml:space="preserve">Figure </w:t>
      </w:r>
      <w:r w:rsidR="00A301BF">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40B5A" w:rsidRPr="0047338F">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55ED141B" wp14:editId="03293950">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5F885BF2" wp14:editId="0D3C415D">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36" w:name="_Ref322513798"/>
      <w:bookmarkStart w:id="37" w:name="_Toc326694710"/>
      <w:r>
        <w:t xml:space="preserve">Figure </w:t>
      </w:r>
      <w:fldSimple w:instr=" SEQ Figure \* ARABIC ">
        <w:r w:rsidR="00A301BF">
          <w:rPr>
            <w:noProof/>
          </w:rPr>
          <w:t>7</w:t>
        </w:r>
      </w:fldSimple>
      <w:bookmarkEnd w:id="36"/>
      <w:r>
        <w:t xml:space="preserve">: DP155 Base Pan (left), </w:t>
      </w:r>
      <w:r w:rsidR="00C679DD">
        <w:t xml:space="preserve">    </w:t>
      </w:r>
      <w:r>
        <w:t xml:space="preserve"> Phidgets 1066_0 Servo Controller (right)</w:t>
      </w:r>
      <w:bookmarkEnd w:id="37"/>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40B5A" w:rsidRPr="0047338F">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A301BF">
        <w:t xml:space="preserve">Figure </w:t>
      </w:r>
      <w:r w:rsidR="00A301BF">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BA44D39" wp14:editId="493365A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8" w:name="_Ref323044753"/>
      <w:bookmarkStart w:id="39" w:name="_Toc326694711"/>
      <w:r>
        <w:t xml:space="preserve">Figure </w:t>
      </w:r>
      <w:fldSimple w:instr=" SEQ Figure \* ARABIC ">
        <w:r w:rsidR="00A301BF">
          <w:rPr>
            <w:noProof/>
          </w:rPr>
          <w:t>8</w:t>
        </w:r>
      </w:fldSimple>
      <w:bookmarkEnd w:id="38"/>
      <w:r>
        <w:t xml:space="preserve">: Output from Phidgets 1066_0, showing </w:t>
      </w:r>
      <w:r w:rsidR="00AA4B5B">
        <w:t>commanded position</w:t>
      </w:r>
      <w:r>
        <w:t xml:space="preserve"> and open-loop feedback</w:t>
      </w:r>
      <w:r w:rsidR="00C679DD">
        <w:t xml:space="preserve"> for position and velocity</w:t>
      </w:r>
      <w:bookmarkEnd w:id="39"/>
      <w:ins w:id="40" w:author="Bill" w:date="2012-06-16T22:41:00Z">
        <w:r w:rsidR="00316B8D">
          <w:t>. Mixed units (degrees and degrees/sec)</w:t>
        </w:r>
      </w:ins>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41" w:name="_Toc326694690"/>
      <w:r>
        <w:t>Performance</w:t>
      </w:r>
      <w:bookmarkEnd w:id="41"/>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53CF0790" wp14:editId="486207FD">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42" w:name="_Toc326694712"/>
      <w:r>
        <w:t xml:space="preserve">Figure </w:t>
      </w:r>
      <w:fldSimple w:instr=" SEQ Figure \* ARABIC ">
        <w:r w:rsidR="00A301BF">
          <w:rPr>
            <w:noProof/>
          </w:rPr>
          <w:t>9</w:t>
        </w:r>
      </w:fldSimple>
      <w:r>
        <w:t xml:space="preserve">: </w:t>
      </w:r>
      <w:ins w:id="43" w:author="Bill" w:date="2012-06-16T22:42:00Z">
        <w:r w:rsidR="00947CBE">
          <w:t xml:space="preserve">Blue shaded region represents </w:t>
        </w:r>
      </w:ins>
      <w:r>
        <w:t xml:space="preserve">Kinect's effective FOV without (left) and with (right) pan </w:t>
      </w:r>
      <w:r w:rsidR="000F6971">
        <w:t>mount</w:t>
      </w:r>
      <w:bookmarkEnd w:id="42"/>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proofErr w:type="gramStart"/>
      <w:r w:rsidR="00A301BF">
        <w:rPr>
          <w:rFonts w:cs="Calibri"/>
          <w:szCs w:val="24"/>
        </w:rPr>
        <w:t xml:space="preserve">5.1 </w:t>
      </w:r>
      <w:proofErr w:type="gramEnd"/>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A301BF">
        <w:t xml:space="preserve">Figure </w:t>
      </w:r>
      <w:r w:rsidR="00A301BF">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t>
      </w:r>
      <w:ins w:id="44" w:author="Bill" w:date="2012-06-16T22:46:00Z">
        <w:r w:rsidR="00947CBE">
          <w:rPr>
            <w:rFonts w:cs="Calibri"/>
            <w:szCs w:val="24"/>
          </w:rPr>
          <w:t xml:space="preserve">Several </w:t>
        </w:r>
      </w:ins>
      <w:ins w:id="45" w:author="Bill" w:date="2012-06-17T16:19:00Z">
        <w:r w:rsidR="0065367F">
          <w:rPr>
            <w:rFonts w:cs="Calibri"/>
            <w:szCs w:val="24"/>
          </w:rPr>
          <w:t xml:space="preserve">spurious </w:t>
        </w:r>
      </w:ins>
      <w:ins w:id="46" w:author="Bill" w:date="2012-06-16T22:46:00Z">
        <w:r w:rsidR="00947CBE">
          <w:rPr>
            <w:rFonts w:cs="Calibri"/>
            <w:szCs w:val="24"/>
          </w:rPr>
          <w:t xml:space="preserve">measurements were found around the 160cm mark.  It is hypothesized that these </w:t>
        </w:r>
      </w:ins>
      <w:ins w:id="47" w:author="Bill" w:date="2012-06-17T16:19:00Z">
        <w:r w:rsidR="0065367F">
          <w:rPr>
            <w:rFonts w:cs="Calibri"/>
            <w:szCs w:val="24"/>
          </w:rPr>
          <w:t>we</w:t>
        </w:r>
      </w:ins>
      <w:ins w:id="48" w:author="Bill" w:date="2012-06-16T22:46:00Z">
        <w:r w:rsidR="00947CBE">
          <w:rPr>
            <w:rFonts w:cs="Calibri"/>
            <w:szCs w:val="24"/>
          </w:rPr>
          <w:t xml:space="preserve">re due to error in processing the Kinect’s depth data.  </w:t>
        </w:r>
      </w:ins>
      <w:r>
        <w:rPr>
          <w:rFonts w:cs="Calibri"/>
          <w:szCs w:val="24"/>
        </w:rPr>
        <w:t xml:space="preserve">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lastRenderedPageBreak/>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47CBE" w:rsidP="00A655A3">
      <w:pPr>
        <w:pStyle w:val="NoSpacing"/>
      </w:pPr>
      <w:ins w:id="49" w:author="Bill" w:date="2012-06-16T22:43:00Z">
        <w:r>
          <w:rPr>
            <w:noProof/>
          </w:rPr>
          <mc:AlternateContent>
            <mc:Choice Requires="wpc">
              <w:drawing>
                <wp:inline distT="0" distB="0" distL="0" distR="0" wp14:anchorId="73D9453B" wp14:editId="7141DDD8">
                  <wp:extent cx="4543425" cy="3456305"/>
                  <wp:effectExtent l="0" t="0" r="0" b="1079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9" name="Rectangle 5"/>
                          <wps:cNvSpPr>
                            <a:spLocks noChangeArrowheads="1"/>
                          </wps:cNvSpPr>
                          <wps:spPr bwMode="auto">
                            <a:xfrm>
                              <a:off x="592455" y="251460"/>
                              <a:ext cx="3512820" cy="278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6"/>
                          <wps:cNvSpPr>
                            <a:spLocks noChangeArrowheads="1"/>
                          </wps:cNvSpPr>
                          <wps:spPr bwMode="auto">
                            <a:xfrm>
                              <a:off x="592455" y="251460"/>
                              <a:ext cx="3512820" cy="2781300"/>
                            </a:xfrm>
                            <a:prstGeom prst="rect">
                              <a:avLst/>
                            </a:prstGeom>
                            <a:noFill/>
                            <a:ln w="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Line 7"/>
                          <wps:cNvCnPr/>
                          <wps:spPr bwMode="auto">
                            <a:xfrm>
                              <a:off x="592455" y="3032760"/>
                              <a:ext cx="351282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 name="Line 8"/>
                          <wps:cNvCnPr/>
                          <wps:spPr bwMode="auto">
                            <a:xfrm flipV="1">
                              <a:off x="592455" y="251460"/>
                              <a:ext cx="0" cy="278130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9"/>
                          <wps:cNvCnPr/>
                          <wps:spPr bwMode="auto">
                            <a:xfrm flipV="1">
                              <a:off x="73850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 name="Rectangle 10"/>
                          <wps:cNvSpPr>
                            <a:spLocks noChangeArrowheads="1"/>
                          </wps:cNvSpPr>
                          <wps:spPr bwMode="auto">
                            <a:xfrm>
                              <a:off x="648970" y="3056890"/>
                              <a:ext cx="1473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-15</w:t>
                                </w:r>
                              </w:p>
                            </w:txbxContent>
                          </wps:txbx>
                          <wps:bodyPr rot="0" vert="horz" wrap="none" lIns="0" tIns="0" rIns="0" bIns="0" anchor="t" anchorCtr="0">
                            <a:spAutoFit/>
                          </wps:bodyPr>
                        </wps:wsp>
                        <wps:wsp>
                          <wps:cNvPr id="255" name="Line 11"/>
                          <wps:cNvCnPr/>
                          <wps:spPr bwMode="auto">
                            <a:xfrm flipV="1">
                              <a:off x="128968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Rectangle 12"/>
                          <wps:cNvSpPr>
                            <a:spLocks noChangeArrowheads="1"/>
                          </wps:cNvSpPr>
                          <wps:spPr bwMode="auto">
                            <a:xfrm>
                              <a:off x="1200785" y="3056890"/>
                              <a:ext cx="1473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-10</w:t>
                                </w:r>
                              </w:p>
                            </w:txbxContent>
                          </wps:txbx>
                          <wps:bodyPr rot="0" vert="horz" wrap="none" lIns="0" tIns="0" rIns="0" bIns="0" anchor="t" anchorCtr="0">
                            <a:spAutoFit/>
                          </wps:bodyPr>
                        </wps:wsp>
                        <wps:wsp>
                          <wps:cNvPr id="39" name="Line 13"/>
                          <wps:cNvCnPr/>
                          <wps:spPr bwMode="auto">
                            <a:xfrm flipV="1">
                              <a:off x="1841500"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Rectangle 14"/>
                          <wps:cNvSpPr>
                            <a:spLocks noChangeArrowheads="1"/>
                          </wps:cNvSpPr>
                          <wps:spPr bwMode="auto">
                            <a:xfrm>
                              <a:off x="1784985" y="3056890"/>
                              <a:ext cx="908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-5</w:t>
                                </w:r>
                              </w:p>
                            </w:txbxContent>
                          </wps:txbx>
                          <wps:bodyPr rot="0" vert="horz" wrap="none" lIns="0" tIns="0" rIns="0" bIns="0" anchor="t" anchorCtr="0">
                            <a:spAutoFit/>
                          </wps:bodyPr>
                        </wps:wsp>
                        <wps:wsp>
                          <wps:cNvPr id="41" name="Line 15"/>
                          <wps:cNvCnPr/>
                          <wps:spPr bwMode="auto">
                            <a:xfrm flipV="1">
                              <a:off x="2401570"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Rectangle 16"/>
                          <wps:cNvSpPr>
                            <a:spLocks noChangeArrowheads="1"/>
                          </wps:cNvSpPr>
                          <wps:spPr bwMode="auto">
                            <a:xfrm>
                              <a:off x="2377440" y="3056890"/>
                              <a:ext cx="5651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0</w:t>
                                </w:r>
                              </w:p>
                            </w:txbxContent>
                          </wps:txbx>
                          <wps:bodyPr rot="0" vert="horz" wrap="none" lIns="0" tIns="0" rIns="0" bIns="0" anchor="t" anchorCtr="0">
                            <a:spAutoFit/>
                          </wps:bodyPr>
                        </wps:wsp>
                        <wps:wsp>
                          <wps:cNvPr id="49" name="Line 17"/>
                          <wps:cNvCnPr/>
                          <wps:spPr bwMode="auto">
                            <a:xfrm flipV="1">
                              <a:off x="295338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Rectangle 18"/>
                          <wps:cNvSpPr>
                            <a:spLocks noChangeArrowheads="1"/>
                          </wps:cNvSpPr>
                          <wps:spPr bwMode="auto">
                            <a:xfrm>
                              <a:off x="2928620" y="3056890"/>
                              <a:ext cx="5651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5</w:t>
                                </w:r>
                              </w:p>
                            </w:txbxContent>
                          </wps:txbx>
                          <wps:bodyPr rot="0" vert="horz" wrap="none" lIns="0" tIns="0" rIns="0" bIns="0" anchor="t" anchorCtr="0">
                            <a:spAutoFit/>
                          </wps:bodyPr>
                        </wps:wsp>
                        <wps:wsp>
                          <wps:cNvPr id="259" name="Line 19"/>
                          <wps:cNvCnPr/>
                          <wps:spPr bwMode="auto">
                            <a:xfrm flipV="1">
                              <a:off x="3512820"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Rectangle 20"/>
                          <wps:cNvSpPr>
                            <a:spLocks noChangeArrowheads="1"/>
                          </wps:cNvSpPr>
                          <wps:spPr bwMode="auto">
                            <a:xfrm>
                              <a:off x="3456305" y="3056890"/>
                              <a:ext cx="11303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10</w:t>
                                </w:r>
                              </w:p>
                            </w:txbxContent>
                          </wps:txbx>
                          <wps:bodyPr rot="0" vert="horz" wrap="none" lIns="0" tIns="0" rIns="0" bIns="0" anchor="t" anchorCtr="0">
                            <a:spAutoFit/>
                          </wps:bodyPr>
                        </wps:wsp>
                        <wps:wsp>
                          <wps:cNvPr id="261" name="Line 21"/>
                          <wps:cNvCnPr/>
                          <wps:spPr bwMode="auto">
                            <a:xfrm flipV="1">
                              <a:off x="4064635" y="2992120"/>
                              <a:ext cx="0" cy="406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Rectangle 22"/>
                          <wps:cNvSpPr>
                            <a:spLocks noChangeArrowheads="1"/>
                          </wps:cNvSpPr>
                          <wps:spPr bwMode="auto">
                            <a:xfrm>
                              <a:off x="4008120" y="3056890"/>
                              <a:ext cx="11303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15</w:t>
                                </w:r>
                              </w:p>
                            </w:txbxContent>
                          </wps:txbx>
                          <wps:bodyPr rot="0" vert="horz" wrap="none" lIns="0" tIns="0" rIns="0" bIns="0" anchor="t" anchorCtr="0">
                            <a:spAutoFit/>
                          </wps:bodyPr>
                        </wps:wsp>
                        <wps:wsp>
                          <wps:cNvPr id="263" name="Line 23"/>
                          <wps:cNvCnPr/>
                          <wps:spPr bwMode="auto">
                            <a:xfrm>
                              <a:off x="592455" y="303276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Rectangle 24"/>
                          <wps:cNvSpPr>
                            <a:spLocks noChangeArrowheads="1"/>
                          </wps:cNvSpPr>
                          <wps:spPr bwMode="auto">
                            <a:xfrm>
                              <a:off x="389255" y="2967355"/>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140</w:t>
                                </w:r>
                              </w:p>
                            </w:txbxContent>
                          </wps:txbx>
                          <wps:bodyPr rot="0" vert="horz" wrap="none" lIns="0" tIns="0" rIns="0" bIns="0" anchor="t" anchorCtr="0">
                            <a:spAutoFit/>
                          </wps:bodyPr>
                        </wps:wsp>
                        <wps:wsp>
                          <wps:cNvPr id="265" name="Line 25"/>
                          <wps:cNvCnPr/>
                          <wps:spPr bwMode="auto">
                            <a:xfrm>
                              <a:off x="592455" y="247269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Rectangle 26"/>
                          <wps:cNvSpPr>
                            <a:spLocks noChangeArrowheads="1"/>
                          </wps:cNvSpPr>
                          <wps:spPr bwMode="auto">
                            <a:xfrm>
                              <a:off x="389255" y="2407920"/>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145</w:t>
                                </w:r>
                              </w:p>
                            </w:txbxContent>
                          </wps:txbx>
                          <wps:bodyPr rot="0" vert="horz" wrap="none" lIns="0" tIns="0" rIns="0" bIns="0" anchor="t" anchorCtr="0">
                            <a:spAutoFit/>
                          </wps:bodyPr>
                        </wps:wsp>
                        <wps:wsp>
                          <wps:cNvPr id="267" name="Line 27"/>
                          <wps:cNvCnPr/>
                          <wps:spPr bwMode="auto">
                            <a:xfrm>
                              <a:off x="592455" y="192151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Rectangle 28"/>
                          <wps:cNvSpPr>
                            <a:spLocks noChangeArrowheads="1"/>
                          </wps:cNvSpPr>
                          <wps:spPr bwMode="auto">
                            <a:xfrm>
                              <a:off x="389255" y="1856740"/>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150</w:t>
                                </w:r>
                              </w:p>
                            </w:txbxContent>
                          </wps:txbx>
                          <wps:bodyPr rot="0" vert="horz" wrap="none" lIns="0" tIns="0" rIns="0" bIns="0" anchor="t" anchorCtr="0">
                            <a:spAutoFit/>
                          </wps:bodyPr>
                        </wps:wsp>
                        <wps:wsp>
                          <wps:cNvPr id="269" name="Line 29"/>
                          <wps:cNvCnPr/>
                          <wps:spPr bwMode="auto">
                            <a:xfrm>
                              <a:off x="592455" y="1362075"/>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Rectangle 30"/>
                          <wps:cNvSpPr>
                            <a:spLocks noChangeArrowheads="1"/>
                          </wps:cNvSpPr>
                          <wps:spPr bwMode="auto">
                            <a:xfrm>
                              <a:off x="389255" y="1297305"/>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155</w:t>
                                </w:r>
                              </w:p>
                            </w:txbxContent>
                          </wps:txbx>
                          <wps:bodyPr rot="0" vert="horz" wrap="none" lIns="0" tIns="0" rIns="0" bIns="0" anchor="t" anchorCtr="0">
                            <a:spAutoFit/>
                          </wps:bodyPr>
                        </wps:wsp>
                        <wps:wsp>
                          <wps:cNvPr id="271" name="Line 31"/>
                          <wps:cNvCnPr/>
                          <wps:spPr bwMode="auto">
                            <a:xfrm>
                              <a:off x="592455" y="810895"/>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Rectangle 32"/>
                          <wps:cNvSpPr>
                            <a:spLocks noChangeArrowheads="1"/>
                          </wps:cNvSpPr>
                          <wps:spPr bwMode="auto">
                            <a:xfrm>
                              <a:off x="389255" y="746125"/>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160</w:t>
                                </w:r>
                              </w:p>
                            </w:txbxContent>
                          </wps:txbx>
                          <wps:bodyPr rot="0" vert="horz" wrap="none" lIns="0" tIns="0" rIns="0" bIns="0" anchor="t" anchorCtr="0">
                            <a:spAutoFit/>
                          </wps:bodyPr>
                        </wps:wsp>
                        <wps:wsp>
                          <wps:cNvPr id="273" name="Line 33"/>
                          <wps:cNvCnPr/>
                          <wps:spPr bwMode="auto">
                            <a:xfrm>
                              <a:off x="592455" y="251460"/>
                              <a:ext cx="3238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Rectangle 34"/>
                          <wps:cNvSpPr>
                            <a:spLocks noChangeArrowheads="1"/>
                          </wps:cNvSpPr>
                          <wps:spPr bwMode="auto">
                            <a:xfrm>
                              <a:off x="389255" y="186690"/>
                              <a:ext cx="16954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165</w:t>
                                </w:r>
                              </w:p>
                            </w:txbxContent>
                          </wps:txbx>
                          <wps:bodyPr rot="0" vert="horz" wrap="none" lIns="0" tIns="0" rIns="0" bIns="0" anchor="t" anchorCtr="0">
                            <a:spAutoFit/>
                          </wps:bodyPr>
                        </wps:wsp>
                        <wps:wsp>
                          <wps:cNvPr id="275" name="Oval 35"/>
                          <wps:cNvSpPr>
                            <a:spLocks noChangeArrowheads="1"/>
                          </wps:cNvSpPr>
                          <wps:spPr bwMode="auto">
                            <a:xfrm>
                              <a:off x="2506980" y="205930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Oval 36"/>
                          <wps:cNvSpPr>
                            <a:spLocks noChangeArrowheads="1"/>
                          </wps:cNvSpPr>
                          <wps:spPr bwMode="auto">
                            <a:xfrm>
                              <a:off x="3009900" y="201866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Oval 37"/>
                          <wps:cNvSpPr>
                            <a:spLocks noChangeArrowheads="1"/>
                          </wps:cNvSpPr>
                          <wps:spPr bwMode="auto">
                            <a:xfrm>
                              <a:off x="3050540" y="1735455"/>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Oval 38"/>
                          <wps:cNvSpPr>
                            <a:spLocks noChangeArrowheads="1"/>
                          </wps:cNvSpPr>
                          <wps:spPr bwMode="auto">
                            <a:xfrm>
                              <a:off x="1809115" y="79438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Oval 39"/>
                          <wps:cNvSpPr>
                            <a:spLocks noChangeArrowheads="1"/>
                          </wps:cNvSpPr>
                          <wps:spPr bwMode="auto">
                            <a:xfrm>
                              <a:off x="1574165" y="229489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Oval 40"/>
                          <wps:cNvSpPr>
                            <a:spLocks noChangeArrowheads="1"/>
                          </wps:cNvSpPr>
                          <wps:spPr bwMode="auto">
                            <a:xfrm>
                              <a:off x="1736090" y="239204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Oval 41"/>
                          <wps:cNvSpPr>
                            <a:spLocks noChangeArrowheads="1"/>
                          </wps:cNvSpPr>
                          <wps:spPr bwMode="auto">
                            <a:xfrm>
                              <a:off x="1890395" y="22783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Oval 42"/>
                          <wps:cNvSpPr>
                            <a:spLocks noChangeArrowheads="1"/>
                          </wps:cNvSpPr>
                          <wps:spPr bwMode="auto">
                            <a:xfrm>
                              <a:off x="1882140" y="228663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Oval 43"/>
                          <wps:cNvSpPr>
                            <a:spLocks noChangeArrowheads="1"/>
                          </wps:cNvSpPr>
                          <wps:spPr bwMode="auto">
                            <a:xfrm>
                              <a:off x="2726055" y="218122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Oval 44"/>
                          <wps:cNvSpPr>
                            <a:spLocks noChangeArrowheads="1"/>
                          </wps:cNvSpPr>
                          <wps:spPr bwMode="auto">
                            <a:xfrm>
                              <a:off x="3074670" y="237553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Oval 45"/>
                          <wps:cNvSpPr>
                            <a:spLocks noChangeArrowheads="1"/>
                          </wps:cNvSpPr>
                          <wps:spPr bwMode="auto">
                            <a:xfrm>
                              <a:off x="2612390" y="176784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Oval 46"/>
                          <wps:cNvSpPr>
                            <a:spLocks noChangeArrowheads="1"/>
                          </wps:cNvSpPr>
                          <wps:spPr bwMode="auto">
                            <a:xfrm>
                              <a:off x="1833880" y="2091690"/>
                              <a:ext cx="40005"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Oval 47"/>
                          <wps:cNvSpPr>
                            <a:spLocks noChangeArrowheads="1"/>
                          </wps:cNvSpPr>
                          <wps:spPr bwMode="auto">
                            <a:xfrm>
                              <a:off x="1849755" y="234315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Oval 48"/>
                          <wps:cNvSpPr>
                            <a:spLocks noChangeArrowheads="1"/>
                          </wps:cNvSpPr>
                          <wps:spPr bwMode="auto">
                            <a:xfrm>
                              <a:off x="1963420" y="2302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Oval 49"/>
                          <wps:cNvSpPr>
                            <a:spLocks noChangeArrowheads="1"/>
                          </wps:cNvSpPr>
                          <wps:spPr bwMode="auto">
                            <a:xfrm>
                              <a:off x="244221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Oval 50"/>
                          <wps:cNvSpPr>
                            <a:spLocks noChangeArrowheads="1"/>
                          </wps:cNvSpPr>
                          <wps:spPr bwMode="auto">
                            <a:xfrm>
                              <a:off x="309118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Oval 51"/>
                          <wps:cNvSpPr>
                            <a:spLocks noChangeArrowheads="1"/>
                          </wps:cNvSpPr>
                          <wps:spPr bwMode="auto">
                            <a:xfrm>
                              <a:off x="2734310" y="23596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Oval 52"/>
                          <wps:cNvSpPr>
                            <a:spLocks noChangeArrowheads="1"/>
                          </wps:cNvSpPr>
                          <wps:spPr bwMode="auto">
                            <a:xfrm>
                              <a:off x="2685415" y="74612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Oval 53"/>
                          <wps:cNvSpPr>
                            <a:spLocks noChangeArrowheads="1"/>
                          </wps:cNvSpPr>
                          <wps:spPr bwMode="auto">
                            <a:xfrm>
                              <a:off x="2661285" y="98107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Oval 54"/>
                          <wps:cNvSpPr>
                            <a:spLocks noChangeArrowheads="1"/>
                          </wps:cNvSpPr>
                          <wps:spPr bwMode="auto">
                            <a:xfrm>
                              <a:off x="2717800" y="67310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Oval 55"/>
                          <wps:cNvSpPr>
                            <a:spLocks noChangeArrowheads="1"/>
                          </wps:cNvSpPr>
                          <wps:spPr bwMode="auto">
                            <a:xfrm>
                              <a:off x="2044700" y="80264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Oval 56"/>
                          <wps:cNvSpPr>
                            <a:spLocks noChangeArrowheads="1"/>
                          </wps:cNvSpPr>
                          <wps:spPr bwMode="auto">
                            <a:xfrm>
                              <a:off x="1720215" y="233489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Oval 57"/>
                          <wps:cNvSpPr>
                            <a:spLocks noChangeArrowheads="1"/>
                          </wps:cNvSpPr>
                          <wps:spPr bwMode="auto">
                            <a:xfrm>
                              <a:off x="1833880" y="2383790"/>
                              <a:ext cx="40005"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Oval 58"/>
                          <wps:cNvSpPr>
                            <a:spLocks noChangeArrowheads="1"/>
                          </wps:cNvSpPr>
                          <wps:spPr bwMode="auto">
                            <a:xfrm>
                              <a:off x="189865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Oval 59"/>
                          <wps:cNvSpPr>
                            <a:spLocks noChangeArrowheads="1"/>
                          </wps:cNvSpPr>
                          <wps:spPr bwMode="auto">
                            <a:xfrm>
                              <a:off x="1939290" y="23596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Oval 60"/>
                          <wps:cNvSpPr>
                            <a:spLocks noChangeArrowheads="1"/>
                          </wps:cNvSpPr>
                          <wps:spPr bwMode="auto">
                            <a:xfrm>
                              <a:off x="2571750" y="237553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Oval 61"/>
                          <wps:cNvSpPr>
                            <a:spLocks noChangeArrowheads="1"/>
                          </wps:cNvSpPr>
                          <wps:spPr bwMode="auto">
                            <a:xfrm>
                              <a:off x="2872105"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Oval 62"/>
                          <wps:cNvSpPr>
                            <a:spLocks noChangeArrowheads="1"/>
                          </wps:cNvSpPr>
                          <wps:spPr bwMode="auto">
                            <a:xfrm>
                              <a:off x="2409825" y="214884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Oval 63"/>
                          <wps:cNvSpPr>
                            <a:spLocks noChangeArrowheads="1"/>
                          </wps:cNvSpPr>
                          <wps:spPr bwMode="auto">
                            <a:xfrm>
                              <a:off x="2466340"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Oval 64"/>
                          <wps:cNvSpPr>
                            <a:spLocks noChangeArrowheads="1"/>
                          </wps:cNvSpPr>
                          <wps:spPr bwMode="auto">
                            <a:xfrm>
                              <a:off x="2474595"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Oval 65"/>
                          <wps:cNvSpPr>
                            <a:spLocks noChangeArrowheads="1"/>
                          </wps:cNvSpPr>
                          <wps:spPr bwMode="auto">
                            <a:xfrm>
                              <a:off x="2474595"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Oval 66"/>
                          <wps:cNvSpPr>
                            <a:spLocks noChangeArrowheads="1"/>
                          </wps:cNvSpPr>
                          <wps:spPr bwMode="auto">
                            <a:xfrm>
                              <a:off x="2458085" y="21564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Oval 67"/>
                          <wps:cNvSpPr>
                            <a:spLocks noChangeArrowheads="1"/>
                          </wps:cNvSpPr>
                          <wps:spPr bwMode="auto">
                            <a:xfrm>
                              <a:off x="2490470"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Oval 68"/>
                          <wps:cNvSpPr>
                            <a:spLocks noChangeArrowheads="1"/>
                          </wps:cNvSpPr>
                          <wps:spPr bwMode="auto">
                            <a:xfrm>
                              <a:off x="2474595" y="209994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Oval 69"/>
                          <wps:cNvSpPr>
                            <a:spLocks noChangeArrowheads="1"/>
                          </wps:cNvSpPr>
                          <wps:spPr bwMode="auto">
                            <a:xfrm>
                              <a:off x="1995805" y="210820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Oval 70"/>
                          <wps:cNvSpPr>
                            <a:spLocks noChangeArrowheads="1"/>
                          </wps:cNvSpPr>
                          <wps:spPr bwMode="auto">
                            <a:xfrm>
                              <a:off x="1711960" y="239204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Oval 71"/>
                          <wps:cNvSpPr>
                            <a:spLocks noChangeArrowheads="1"/>
                          </wps:cNvSpPr>
                          <wps:spPr bwMode="auto">
                            <a:xfrm>
                              <a:off x="2060575"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Oval 72"/>
                          <wps:cNvSpPr>
                            <a:spLocks noChangeArrowheads="1"/>
                          </wps:cNvSpPr>
                          <wps:spPr bwMode="auto">
                            <a:xfrm>
                              <a:off x="2052320"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Oval 73"/>
                          <wps:cNvSpPr>
                            <a:spLocks noChangeArrowheads="1"/>
                          </wps:cNvSpPr>
                          <wps:spPr bwMode="auto">
                            <a:xfrm>
                              <a:off x="2052320"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Oval 74"/>
                          <wps:cNvSpPr>
                            <a:spLocks noChangeArrowheads="1"/>
                          </wps:cNvSpPr>
                          <wps:spPr bwMode="auto">
                            <a:xfrm>
                              <a:off x="2077085"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Oval 75"/>
                          <wps:cNvSpPr>
                            <a:spLocks noChangeArrowheads="1"/>
                          </wps:cNvSpPr>
                          <wps:spPr bwMode="auto">
                            <a:xfrm>
                              <a:off x="2060575" y="244856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Oval 76"/>
                          <wps:cNvSpPr>
                            <a:spLocks noChangeArrowheads="1"/>
                          </wps:cNvSpPr>
                          <wps:spPr bwMode="auto">
                            <a:xfrm>
                              <a:off x="2369185" y="23837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Oval 77"/>
                          <wps:cNvSpPr>
                            <a:spLocks noChangeArrowheads="1"/>
                          </wps:cNvSpPr>
                          <wps:spPr bwMode="auto">
                            <a:xfrm>
                              <a:off x="2758440" y="209169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Oval 78"/>
                          <wps:cNvSpPr>
                            <a:spLocks noChangeArrowheads="1"/>
                          </wps:cNvSpPr>
                          <wps:spPr bwMode="auto">
                            <a:xfrm>
                              <a:off x="2604135" y="212407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Oval 79"/>
                          <wps:cNvSpPr>
                            <a:spLocks noChangeArrowheads="1"/>
                          </wps:cNvSpPr>
                          <wps:spPr bwMode="auto">
                            <a:xfrm>
                              <a:off x="253111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Oval 80"/>
                          <wps:cNvSpPr>
                            <a:spLocks noChangeArrowheads="1"/>
                          </wps:cNvSpPr>
                          <wps:spPr bwMode="auto">
                            <a:xfrm>
                              <a:off x="2547620" y="192976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Oval 81"/>
                          <wps:cNvSpPr>
                            <a:spLocks noChangeArrowheads="1"/>
                          </wps:cNvSpPr>
                          <wps:spPr bwMode="auto">
                            <a:xfrm>
                              <a:off x="253111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Oval 82"/>
                          <wps:cNvSpPr>
                            <a:spLocks noChangeArrowheads="1"/>
                          </wps:cNvSpPr>
                          <wps:spPr bwMode="auto">
                            <a:xfrm>
                              <a:off x="254762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Oval 83"/>
                          <wps:cNvSpPr>
                            <a:spLocks noChangeArrowheads="1"/>
                          </wps:cNvSpPr>
                          <wps:spPr bwMode="auto">
                            <a:xfrm>
                              <a:off x="2498725" y="1986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Oval 84"/>
                          <wps:cNvSpPr>
                            <a:spLocks noChangeArrowheads="1"/>
                          </wps:cNvSpPr>
                          <wps:spPr bwMode="auto">
                            <a:xfrm>
                              <a:off x="2515235"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Oval 85"/>
                          <wps:cNvSpPr>
                            <a:spLocks noChangeArrowheads="1"/>
                          </wps:cNvSpPr>
                          <wps:spPr bwMode="auto">
                            <a:xfrm>
                              <a:off x="2531110" y="19215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Oval 86"/>
                          <wps:cNvSpPr>
                            <a:spLocks noChangeArrowheads="1"/>
                          </wps:cNvSpPr>
                          <wps:spPr bwMode="auto">
                            <a:xfrm>
                              <a:off x="2498725" y="1986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Oval 87"/>
                          <wps:cNvSpPr>
                            <a:spLocks noChangeArrowheads="1"/>
                          </wps:cNvSpPr>
                          <wps:spPr bwMode="auto">
                            <a:xfrm>
                              <a:off x="2498725" y="1986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Oval 88"/>
                          <wps:cNvSpPr>
                            <a:spLocks noChangeArrowheads="1"/>
                          </wps:cNvSpPr>
                          <wps:spPr bwMode="auto">
                            <a:xfrm>
                              <a:off x="184150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Oval 89"/>
                          <wps:cNvSpPr>
                            <a:spLocks noChangeArrowheads="1"/>
                          </wps:cNvSpPr>
                          <wps:spPr bwMode="auto">
                            <a:xfrm>
                              <a:off x="1695450" y="2432685"/>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Oval 90"/>
                          <wps:cNvSpPr>
                            <a:spLocks noChangeArrowheads="1"/>
                          </wps:cNvSpPr>
                          <wps:spPr bwMode="auto">
                            <a:xfrm>
                              <a:off x="1841500" y="236728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Oval 91"/>
                          <wps:cNvSpPr>
                            <a:spLocks noChangeArrowheads="1"/>
                          </wps:cNvSpPr>
                          <wps:spPr bwMode="auto">
                            <a:xfrm>
                              <a:off x="1946910" y="244030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Oval 92"/>
                          <wps:cNvSpPr>
                            <a:spLocks noChangeArrowheads="1"/>
                          </wps:cNvSpPr>
                          <wps:spPr bwMode="auto">
                            <a:xfrm>
                              <a:off x="2019935" y="2432685"/>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Oval 93"/>
                          <wps:cNvSpPr>
                            <a:spLocks noChangeArrowheads="1"/>
                          </wps:cNvSpPr>
                          <wps:spPr bwMode="auto">
                            <a:xfrm>
                              <a:off x="2726055" y="218948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Oval 94"/>
                          <wps:cNvSpPr>
                            <a:spLocks noChangeArrowheads="1"/>
                          </wps:cNvSpPr>
                          <wps:spPr bwMode="auto">
                            <a:xfrm>
                              <a:off x="2872105" y="203517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Oval 95"/>
                          <wps:cNvSpPr>
                            <a:spLocks noChangeArrowheads="1"/>
                          </wps:cNvSpPr>
                          <wps:spPr bwMode="auto">
                            <a:xfrm>
                              <a:off x="2263775" y="90805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Oval 96"/>
                          <wps:cNvSpPr>
                            <a:spLocks noChangeArrowheads="1"/>
                          </wps:cNvSpPr>
                          <wps:spPr bwMode="auto">
                            <a:xfrm>
                              <a:off x="1784985" y="231076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Oval 97"/>
                          <wps:cNvSpPr>
                            <a:spLocks noChangeArrowheads="1"/>
                          </wps:cNvSpPr>
                          <wps:spPr bwMode="auto">
                            <a:xfrm>
                              <a:off x="1638935" y="240030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Oval 98"/>
                          <wps:cNvSpPr>
                            <a:spLocks noChangeArrowheads="1"/>
                          </wps:cNvSpPr>
                          <wps:spPr bwMode="auto">
                            <a:xfrm>
                              <a:off x="1931035" y="258635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Oval 99"/>
                          <wps:cNvSpPr>
                            <a:spLocks noChangeArrowheads="1"/>
                          </wps:cNvSpPr>
                          <wps:spPr bwMode="auto">
                            <a:xfrm>
                              <a:off x="1931035" y="251333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Oval 100"/>
                          <wps:cNvSpPr>
                            <a:spLocks noChangeArrowheads="1"/>
                          </wps:cNvSpPr>
                          <wps:spPr bwMode="auto">
                            <a:xfrm>
                              <a:off x="1922780" y="2586355"/>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Oval 101"/>
                          <wps:cNvSpPr>
                            <a:spLocks noChangeArrowheads="1"/>
                          </wps:cNvSpPr>
                          <wps:spPr bwMode="auto">
                            <a:xfrm>
                              <a:off x="2223135" y="252984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Oval 102"/>
                          <wps:cNvSpPr>
                            <a:spLocks noChangeArrowheads="1"/>
                          </wps:cNvSpPr>
                          <wps:spPr bwMode="auto">
                            <a:xfrm>
                              <a:off x="2774950" y="221361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Oval 103"/>
                          <wps:cNvSpPr>
                            <a:spLocks noChangeArrowheads="1"/>
                          </wps:cNvSpPr>
                          <wps:spPr bwMode="auto">
                            <a:xfrm>
                              <a:off x="2709545" y="1962150"/>
                              <a:ext cx="40640" cy="40640"/>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Oval 104"/>
                          <wps:cNvSpPr>
                            <a:spLocks noChangeArrowheads="1"/>
                          </wps:cNvSpPr>
                          <wps:spPr bwMode="auto">
                            <a:xfrm>
                              <a:off x="2636520" y="819150"/>
                              <a:ext cx="40640" cy="40005"/>
                            </a:xfrm>
                            <a:prstGeom prst="ellipse">
                              <a:avLst/>
                            </a:pr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Rectangle 105"/>
                          <wps:cNvSpPr>
                            <a:spLocks noChangeArrowheads="1"/>
                          </wps:cNvSpPr>
                          <wps:spPr bwMode="auto">
                            <a:xfrm rot="16200000">
                              <a:off x="-579437" y="1219598"/>
                              <a:ext cx="167576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Distance from robot (cm)</w:t>
                                </w:r>
                              </w:p>
                            </w:txbxContent>
                          </wps:txbx>
                          <wps:bodyPr rot="0" vert="horz" wrap="square" lIns="0" tIns="0" rIns="0" bIns="0" anchor="t" anchorCtr="0">
                            <a:spAutoFit/>
                          </wps:bodyPr>
                        </wps:wsp>
                        <wps:wsp>
                          <wps:cNvPr id="295" name="Rectangle 106"/>
                          <wps:cNvSpPr>
                            <a:spLocks noChangeArrowheads="1"/>
                          </wps:cNvSpPr>
                          <wps:spPr bwMode="auto">
                            <a:xfrm>
                              <a:off x="1922780" y="3194685"/>
                              <a:ext cx="81915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Lateral offset (cm)</w:t>
                                </w:r>
                              </w:p>
                            </w:txbxContent>
                          </wps:txbx>
                          <wps:bodyPr rot="0" vert="horz" wrap="none" lIns="0" tIns="0" rIns="0" bIns="0" anchor="t" anchorCtr="0">
                            <a:spAutoFit/>
                          </wps:bodyPr>
                        </wps:wsp>
                        <wps:wsp>
                          <wps:cNvPr id="296" name="Rectangle 107"/>
                          <wps:cNvSpPr>
                            <a:spLocks noChangeArrowheads="1"/>
                          </wps:cNvSpPr>
                          <wps:spPr bwMode="auto">
                            <a:xfrm>
                              <a:off x="1046480" y="73025"/>
                              <a:ext cx="250253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6F1B" w:rsidRDefault="00386F1B">
                                <w:r>
                                  <w:rPr>
                                    <w:rFonts w:ascii="Helvetica" w:hAnsi="Helvetica" w:cs="Helvetica"/>
                                    <w:color w:val="000000"/>
                                    <w:sz w:val="16"/>
                                    <w:szCs w:val="16"/>
                                  </w:rPr>
                                  <w:t>World coordinates of detected face from panning Kinect</w:t>
                                </w:r>
                              </w:p>
                            </w:txbxContent>
                          </wps:txbx>
                          <wps:bodyPr rot="0" vert="horz" wrap="none" lIns="0" tIns="0" rIns="0" bIns="0" anchor="t" anchorCtr="0">
                            <a:spAutoFit/>
                          </wps:bodyPr>
                        </wps:wsp>
                        <wps:wsp>
                          <wps:cNvPr id="299" name="5-Point Star 299"/>
                          <wps:cNvSpPr/>
                          <wps:spPr>
                            <a:xfrm>
                              <a:off x="2298066" y="2400300"/>
                              <a:ext cx="176529" cy="146050"/>
                            </a:xfrm>
                            <a:prstGeom prst="star5">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97" o:spid="_x0000_s1037" editas="canvas" style="width:357.75pt;height:272.15pt;mso-position-horizontal-relative:char;mso-position-vertical-relative:line" coordsize="45434,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">
                  <v:shape id="_x0000_s1038" type="#_x0000_t75" style="position:absolute;width:45434;height:34563;visibility:visible;mso-wrap-style:square">
                    <v:fill o:detectmouseclick="t"/>
                    <v:path o:connecttype="none"/>
                  </v:shape>
                  <v:rect id="Rectangle 5" o:spid="_x0000_s1039" style="position:absolute;left:5924;top:2514;width:35128;height:27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uibMQA&#10;AADcAAAADwAAAGRycy9kb3ducmV2LnhtbESPT4vCMBTE7wt+h/AEb2viny1ajSKCILh7WBW8Pppn&#10;W2xeahO1fvuNIOxxmJnfMPNlaytxp8aXjjUM+goEceZMybmG42HzOQHhA7LByjFpeJKH5aLzMcfU&#10;uAf/0n0fchEh7FPUUIRQp1L6rCCLvu9q4uidXWMxRNnk0jT4iHBbyaFSibRYclwosKZ1Qdllf7Ma&#10;MBmb68959H3Y3RKc5q3afJ2U1r1uu5qBCNSG//C7vTUahqMpvM7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7omzEAAAA3AAAAA8AAAAAAAAAAAAAAAAAmAIAAGRycy9k&#10;b3ducmV2LnhtbFBLBQYAAAAABAAEAPUAAACJAwAAAAA=&#10;" stroked="f"/>
                  <v:rect id="Rectangle 6" o:spid="_x0000_s1040" style="position:absolute;left:5924;top:2514;width:35128;height:27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eLMYA&#10;AADcAAAADwAAAGRycy9kb3ducmV2LnhtbESPQWsCMRSE7wX/Q3hCL6VmdylVVqNIobSHirgW8fjY&#10;PDeLm5clSXX77xuh4HGYmW+YxWqwnbiQD61jBfkkA0FcO91yo+B7//48AxEissbOMSn4pQCr5ehh&#10;gaV2V97RpYqNSBAOJSowMfallKE2ZDFMXE+cvJPzFmOSvpHa4zXBbSeLLHuVFltOCwZ7ejNUn6sf&#10;q6A1+ZMvqsN6v9lOv6ad2X4cZyelHsfDeg4i0hDv4f/2p1ZQvORwO5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eLMYAAADcAAAADwAAAAAAAAAAAAAAAACYAgAAZHJz&#10;L2Rvd25yZXYueG1sUEsFBgAAAAAEAAQA9QAAAIsDAAAAAA==&#10;" filled="f" strokecolor="white" strokeweight="0"/>
                  <v:line id="Line 7" o:spid="_x0000_s1041" style="position:absolute;visibility:visible;mso-wrap-style:square" from="5924,30327" to="41052,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s4S8UAAADcAAAADwAAAGRycy9kb3ducmV2LnhtbESPQWvCQBSE70L/w/IK3nQTrTZNs0op&#10;Fu2ttQo9PrKvyWL2bciuGv+9Kwg9DjPzDVMse9uIE3XeOFaQjhMQxKXThisFu5+PUQbCB2SNjWNS&#10;cCEPy8XDoMBcuzN/02kbKhEh7HNUUIfQ5lL6siaLfuxa4uj9uc5iiLKrpO7wHOG2kZMkmUuLhuNC&#10;jS2911QetkerwHzN17PP5/3LXq7WIf3NDpmxO6WGj/3bK4hAffgP39sbrWDyNIXbmXgE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xs4S8UAAADcAAAADwAAAAAAAAAA&#10;AAAAAAChAgAAZHJzL2Rvd25yZXYueG1sUEsFBgAAAAAEAAQA+QAAAJMDAAAAAA==&#10;" strokeweight="0"/>
                  <v:line id="Line 8" o:spid="_x0000_s1042" style="position:absolute;flip:y;visibility:visible;mso-wrap-style:square" from="5924,2514" to="5924,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aT+sYAAADcAAAADwAAAGRycy9kb3ducmV2LnhtbESPT2sCMRTE74V+h/CE3mpWkSqrUaSl&#10;pRRa8d/B23Pz3F3cvCxJdNNv3xQEj8PM/IaZLaJpxJWcry0rGPQzEMSF1TWXCnbb9+cJCB+QNTaW&#10;ScEveVjMHx9mmGvb8Zqum1CKBGGfo4IqhDaX0hcVGfR92xIn72SdwZCkK6V22CW4aeQwy16kwZrT&#10;QoUtvVZUnDcXo2D9M+aj+7jEczx236vDvvzavy2VeurF5RREoBju4Vv7UysYjkbwfyYd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Wk/rGAAAA3AAAAA8AAAAAAAAA&#10;AAAAAAAAoQIAAGRycy9kb3ducmV2LnhtbFBLBQYAAAAABAAEAPkAAACUAwAAAAA=&#10;" strokeweight="0"/>
                  <v:line id="Line 9" o:spid="_x0000_s1043" style="position:absolute;flip:y;visibility:visible;mso-wrap-style:square" from="7385,29921" to="7385,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QNjcYAAADcAAAADwAAAGRycy9kb3ducmV2LnhtbESPQWsCMRSE74L/IbyCN81WSi1bo4il&#10;RQpWtPXQ23Pzuru4eVmS6MZ/b4SCx2FmvmGm82gacSbna8sKHkcZCOLC6ppLBT/f78MXED4ga2ws&#10;k4ILeZjP+r0p5tp2vKXzLpQiQdjnqKAKoc2l9EVFBv3ItsTJ+7POYEjSlVI77BLcNHKcZc/SYM1p&#10;ocKWlhUVx93JKNh+TfjgPk7xGA/devO7Lz/3bwulBg9x8QoiUAz38H97pRWMnyZwO5OOgJ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EDY3GAAAA3AAAAA8AAAAAAAAA&#10;AAAAAAAAoQIAAGRycy9kb3ducmV2LnhtbFBLBQYAAAAABAAEAPkAAACUAwAAAAA=&#10;" strokeweight="0"/>
                  <v:rect id="Rectangle 10" o:spid="_x0000_s1044" style="position:absolute;left:6489;top:30568;width:1473;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rVL4A&#10;AADcAAAADwAAAGRycy9kb3ducmV2LnhtbERPy4rCMBTdC/5DuMLsNLUM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sia1S+AAAA3AAAAA8AAAAAAAAAAAAAAAAAmAIAAGRycy9kb3ducmV2&#10;LnhtbFBLBQYAAAAABAAEAPUAAACDAwAAAAA=&#10;" filled="f" stroked="f">
                    <v:textbox style="mso-fit-shape-to-text:t" inset="0,0,0,0">
                      <w:txbxContent>
                        <w:p w:rsidR="00947CBE" w:rsidRDefault="00947CBE">
                          <w:r>
                            <w:rPr>
                              <w:rFonts w:ascii="Helvetica" w:hAnsi="Helvetica" w:cs="Helvetica"/>
                              <w:color w:val="000000"/>
                              <w:sz w:val="16"/>
                              <w:szCs w:val="16"/>
                            </w:rPr>
                            <w:t>-15</w:t>
                          </w:r>
                        </w:p>
                      </w:txbxContent>
                    </v:textbox>
                  </v:rect>
                  <v:line id="Line 11" o:spid="_x0000_s1045" style="position:absolute;flip:y;visibility:visible;mso-wrap-style:square" from="12896,29921" to="12896,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OgvMYAAADcAAAADwAAAGRycy9kb3ducmV2LnhtbESPT2sCMRTE74V+h/CE3mpWwSqrUaSl&#10;pRRa8d/B23Pz3F3cvCxJdNNv3xQEj8PM/IaZLaJpxJWcry0rGPQzEMSF1TWXCnbb9+cJCB+QNTaW&#10;ScEveVjMHx9mmGvb8Zqum1CKBGGfo4IqhDaX0hcVGfR92xIn72SdwZCkK6V22CW4aeQwy16kwZrT&#10;QoUtvVZUnDcXo2D9M+aj+7jEczx236vDvvzavy2VeurF5RREoBju4Vv7UysYjkbwfyYd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DoLzGAAAA3AAAAA8AAAAAAAAA&#10;AAAAAAAAoQIAAGRycy9kb3ducmV2LnhtbFBLBQYAAAAABAAEAPkAAACUAwAAAAA=&#10;" strokeweight="0"/>
                  <v:rect id="Rectangle 12" o:spid="_x0000_s1046" style="position:absolute;left:12007;top:30568;width:1474;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-10</w:t>
                          </w:r>
                        </w:p>
                      </w:txbxContent>
                    </v:textbox>
                  </v:rect>
                  <v:line id="Line 13" o:spid="_x0000_s1047" style="position:absolute;flip:y;visibility:visible;mso-wrap-style:square" from="18415,29921" to="18415,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inXMYAAADbAAAADwAAAGRycy9kb3ducmV2LnhtbESPQWsCMRSE7wX/Q3gFbzVbC7bdGkWU&#10;ighatPXQ23Pzuru4eVmS6MZ/bwqFHoeZ+YYZT6NpxIWcry0reBxkIIgLq2suFXx9vj+8gPABWWNj&#10;mRRcycN00rsbY65txzu67EMpEoR9jgqqENpcSl9UZNAPbEucvB/rDIYkXSm1wy7BTSOHWTaSBmtO&#10;CxW2NK+oOO3PRsFu+8xHtzzHUzx2m4/vQ7k+LGZK9e/j7A1EoBj+w3/tlVbw9Aq/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Yp1zGAAAA2wAAAA8AAAAAAAAA&#10;AAAAAAAAoQIAAGRycy9kb3ducmV2LnhtbFBLBQYAAAAABAAEAPkAAACUAwAAAAA=&#10;" strokeweight="0"/>
                  <v:rect id="Rectangle 14" o:spid="_x0000_s1048" style="position:absolute;left:17849;top:30568;width:908;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-5</w:t>
                          </w:r>
                        </w:p>
                      </w:txbxContent>
                    </v:textbox>
                  </v:rect>
                  <v:line id="Line 15" o:spid="_x0000_s1049" style="position:absolute;flip:y;visibility:visible;mso-wrap-style:square" from="24015,29921" to="24015,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YJ8UAAADbAAAADwAAAGRycy9kb3ducmV2LnhtbESPQWsCMRSE70L/Q3iF3jSrlCpbo0il&#10;RQQr2nro7bl53V3cvCxJdNN/bwqCx2FmvmGm82gacSHna8sKhoMMBHFhdc2lgu+v9/4EhA/IGhvL&#10;pOCPPMxnD70p5tp2vKPLPpQiQdjnqKAKoc2l9EVFBv3AtsTJ+7XOYEjSlVI77BLcNHKUZS/SYM1p&#10;ocKW3ioqTvuzUbD7HPPRfZzjKR67zfbnUK4Py4VST49x8QoiUAz38K290gqeh/D/Jf0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jYJ8UAAADbAAAADwAAAAAAAAAA&#10;AAAAAAChAgAAZHJzL2Rvd25yZXYueG1sUEsFBgAAAAAEAAQA+QAAAJMDAAAAAA==&#10;" strokeweight="0"/>
                  <v:rect id="Rectangle 16" o:spid="_x0000_s1050" style="position:absolute;left:23774;top:30568;width:565;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0</w:t>
                          </w:r>
                        </w:p>
                      </w:txbxContent>
                    </v:textbox>
                  </v:rect>
                  <v:line id="Line 17" o:spid="_x0000_s1051" style="position:absolute;flip:y;visibility:visible;mso-wrap-style:square" from="29533,29921" to="29533,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UIcYAAADbAAAADwAAAGRycy9kb3ducmV2LnhtbESPQWsCMRSE7wX/Q3gFbzVbKbbdGkWU&#10;ighatPXQ23Pzuru4eVmS6MZ/bwqFHoeZ+YYZT6NpxIWcry0reBxkIIgLq2suFXx9vj+8gPABWWNj&#10;mRRcycN00rsbY65txzu67EMpEoR9jgqqENpcSl9UZNAPbEucvB/rDIYkXSm1wy7BTSOHWTaSBmtO&#10;CxW2NK+oOO3PRsFu+8xHtzzHUzx2m4/vQ7k+LGZK9e/j7A1EoBj+w3/tlVbw9Aq/X9IPk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e1CHGAAAA2wAAAA8AAAAAAAAA&#10;AAAAAAAAoQIAAGRycy9kb3ducmV2LnhtbFBLBQYAAAAABAAEAPkAAACUAwAAAAA=&#10;" strokeweight="0"/>
                  <v:rect id="Rectangle 18" o:spid="_x0000_s1052" style="position:absolute;left:29286;top:30568;width:565;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5</w:t>
                          </w:r>
                        </w:p>
                      </w:txbxContent>
                    </v:textbox>
                  </v:rect>
                  <v:line id="Line 19" o:spid="_x0000_s1053" style="position:absolute;flip:y;visibility:visible;mso-wrap-style:square" from="35128,29921" to="35128,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6qucYAAADcAAAADwAAAGRycy9kb3ducmV2LnhtbESPQWsCMRSE7wX/Q3iCt5qt0NpujSJK&#10;pQi2aOuht+fmdXdx87Ik0Y3/3giFHoeZ+YaZzKJpxJmcry0reBhmIIgLq2suFXx/vd0/g/ABWWNj&#10;mRRcyMNs2rubYK5tx1s670IpEoR9jgqqENpcSl9UZNAPbUucvF/rDIYkXSm1wy7BTSNHWfYkDdac&#10;FipsaVFRcdydjILtx5gPbnWKx3joNp8/+3K9X86VGvTj/BVEoBj+w3/td61g9PgCtzPp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OqrnGAAAA3AAAAA8AAAAAAAAA&#10;AAAAAAAAoQIAAGRycy9kb3ducmV2LnhtbFBLBQYAAAAABAAEAPkAAACUAwAAAAA=&#10;" strokeweight="0"/>
                  <v:rect id="Rectangle 20" o:spid="_x0000_s1054" style="position:absolute;left:34563;top:30568;width:1130;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7Mr8A&#10;AADcAAAADwAAAGRycy9kb3ducmV2LnhtbERPy4rCMBTdC/MP4Q6403S6EKlGGQYKHXFj9QMuze2D&#10;SW5KkrH1781CcHk47/1xtkbcyYfBsYKvdQaCuHF64E7B7VqutiBCRNZoHJOCBwU4Hj4Weyy0m/hC&#10;9zp2IoVwKFBBH+NYSBmaniyGtRuJE9c6bzEm6DupPU4p3BqZZ9lGWhw4NfQ40k9PzV/9bxXIa11O&#10;29r4zJ3y9mx+q0tLTqnl5/y9AxFpjm/xy11pBfkmzU9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4TsyvwAAANw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10</w:t>
                          </w:r>
                        </w:p>
                      </w:txbxContent>
                    </v:textbox>
                  </v:rect>
                  <v:line id="Line 21" o:spid="_x0000_s1055" style="position:absolute;flip:y;visibility:visible;mso-wrap-style:square" from="40646,29921" to="40646,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RsAsYAAADcAAAADwAAAGRycy9kb3ducmV2LnhtbESPQWsCMRSE7wX/Q3iCt5rVgy2rUcTS&#10;UoRatPXg7bl57i5uXpYkuvHfG6HQ4zAz3zCzRTSNuJLztWUFo2EGgriwuuZSwe/P+/MrCB+QNTaW&#10;ScGNPCzmvacZ5tp2vKXrLpQiQdjnqKAKoc2l9EVFBv3QtsTJO1lnMCTpSqkddgluGjnOsok0WHNa&#10;qLClVUXFeXcxCrabFz66j0s8x2P39X3Yl+v921KpQT8upyACxfAf/mt/agXjyQgeZ9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UbALGAAAA3AAAAA8AAAAAAAAA&#10;AAAAAAAAoQIAAGRycy9kb3ducmV2LnhtbFBLBQYAAAAABAAEAPkAAACUAwAAAAA=&#10;" strokeweight="0"/>
                  <v:rect id="Rectangle 22" o:spid="_x0000_s1056" style="position:absolute;left:40081;top:30568;width:1130;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A3sEA&#10;AADcAAAADwAAAGRycy9kb3ducmV2LnhtbESPzYoCMRCE74LvEFrYm2acg8hoFBEEV/biuA/QTHp+&#10;MOkMSXRm394Iwh6LqvqK2u5Ha8STfOgcK1guMhDEldMdNwp+b6f5GkSIyBqNY1LwRwH2u+lki4V2&#10;A1/pWcZGJAiHAhW0MfaFlKFqyWJYuJ44ebXzFmOSvpHa45Dg1sg8y1bSYsdpocWeji1V9/JhFchb&#10;eRrWpfGZu+T1j/k+X2tySn3NxsMGRKQx/oc/7bNWkK9y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N7BAAAA3A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15</w:t>
                          </w:r>
                        </w:p>
                      </w:txbxContent>
                    </v:textbox>
                  </v:rect>
                  <v:line id="Line 23" o:spid="_x0000_s1057" style="position:absolute;visibility:visible;mso-wrap-style:square" from="5924,30327" to="6248,30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5kK8QAAADcAAAADwAAAGRycy9kb3ducmV2LnhtbESPQWvCQBSE7wX/w/IKvelGi2kaXUVE&#10;0d6sVfD4yL4mi9m3Ibtq/PduQehxmJlvmOm8s7W4UuuNYwXDQQKCuHDacKng8LPuZyB8QNZYOyYF&#10;d/Iwn/Vepphrd+Nvuu5DKSKEfY4KqhCaXEpfVGTRD1xDHL1f11oMUbal1C3eItzWcpQkqbRoOC5U&#10;2NCyouK8v1gFZpduxl8fx8+jXG3C8JSdM2MPSr29dosJiEBd+A8/21utYJS+w9+Ze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rmQrxAAAANwAAAAPAAAAAAAAAAAA&#10;AAAAAKECAABkcnMvZG93bnJldi54bWxQSwUGAAAAAAQABAD5AAAAkgMAAAAA&#10;" strokeweight="0"/>
                  <v:rect id="Rectangle 24" o:spid="_x0000_s1058" style="position:absolute;left:3892;top:29673;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9McEA&#10;AADcAAAADwAAAGRycy9kb3ducmV2LnhtbESP3YrCMBSE7xd8h3AWvFvTLSJ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aPTHBAAAA3A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140</w:t>
                          </w:r>
                        </w:p>
                      </w:txbxContent>
                    </v:textbox>
                  </v:rect>
                  <v:line id="Line 25" o:spid="_x0000_s1059" style="position:absolute;visibility:visible;mso-wrap-style:square" from="5924,24726" to="6248,24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tZxMQAAADcAAAADwAAAGRycy9kb3ducmV2LnhtbESPT4vCMBTE7wt+h/AEb2uqYLdWo4is&#10;6N7Wf+Dx0TzbYPNSmqzWb79ZWPA4zMxvmPmys7W4U+uNYwWjYQKCuHDacKngdNy8ZyB8QNZYOyYF&#10;T/KwXPTe5phr9+A93Q+hFBHCPkcFVQhNLqUvKrLoh64hjt7VtRZDlG0pdYuPCLe1HCdJKi0ajgsV&#10;NrSuqLgdfqwC851uJ18f5+lZfm7D6JLdMmNPSg363WoGIlAXXuH/9k4rGKcT+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C1nExAAAANwAAAAPAAAAAAAAAAAA&#10;AAAAAKECAABkcnMvZG93bnJldi54bWxQSwUGAAAAAAQABAD5AAAAkgMAAAAA&#10;" strokeweight="0"/>
                  <v:rect id="Rectangle 26" o:spid="_x0000_s1060" style="position:absolute;left:3892;top:24079;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G3cEA&#10;AADcAAAADwAAAGRycy9kb3ducmV2LnhtbESP3YrCMBSE7xd8h3AWvFvT7UWRapRlQXDFG6sPcGhO&#10;fzA5KUm03bc3guDlMDPfMOvtZI24kw+9YwXfiwwEce10z62Cy3n3tQQRIrJG45gU/FOA7Wb2scZS&#10;u5FPdK9iKxKEQ4kKuhiHUspQd2QxLNxAnLzGeYsxSd9K7XFMcGtknmWFtNhzWuhwoN+O6mt1swrk&#10;udqNy8r4zB3y5mj+9qeGnFLzz+lnBSLSFN/hV3uvFeRF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EBt3BAAAA3AAAAA8AAAAAAAAAAAAAAAAAmAIAAGRycy9kb3du&#10;cmV2LnhtbFBLBQYAAAAABAAEAPUAAACGAwAAAAA=&#10;" filled="f" stroked="f">
                    <v:textbox style="mso-fit-shape-to-text:t" inset="0,0,0,0">
                      <w:txbxContent>
                        <w:p w:rsidR="00947CBE" w:rsidRDefault="00947CBE">
                          <w:r>
                            <w:rPr>
                              <w:rFonts w:ascii="Helvetica" w:hAnsi="Helvetica" w:cs="Helvetica"/>
                              <w:color w:val="000000"/>
                              <w:sz w:val="16"/>
                              <w:szCs w:val="16"/>
                            </w:rPr>
                            <w:t>145</w:t>
                          </w:r>
                        </w:p>
                      </w:txbxContent>
                    </v:textbox>
                  </v:rect>
                  <v:line id="Line 27" o:spid="_x0000_s1061" style="position:absolute;visibility:visible;mso-wrap-style:square" from="5924,19215" to="6248,19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iKMQAAADcAAAADwAAAGRycy9kb3ducmV2LnhtbESPT4vCMBTE7wt+h/CEva2pgrVWo4is&#10;uN7Wf+Dx0TzbYPNSmqx2v/1GWPA4zMxvmPmys7W4U+uNYwXDQQKCuHDacKngdNx8ZCB8QNZYOyYF&#10;v+Rhuei9zTHX7sF7uh9CKSKEfY4KqhCaXEpfVGTRD1xDHL2ray2GKNtS6hYfEW5rOUqSVFo0HBcq&#10;bGhdUXE7/FgF5jvdjneT8/QsP7dheMlumbEnpd773WoGIlAXXuH/9pdWMEon8DwTj4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lWIoxAAAANwAAAAPAAAAAAAAAAAA&#10;AAAAAKECAABkcnMvZG93bnJldi54bWxQSwUGAAAAAAQABAD5AAAAkgMAAAAA&#10;" strokeweight="0"/>
                  <v:rect id="Rectangle 28" o:spid="_x0000_s1062" style="position:absolute;left:3892;top:18567;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3NL8A&#10;AADcAAAADwAAAGRycy9kb3ducmV2LnhtbERPy4rCMBTdC/MP4Q6403S6EKlGGQYKHXFj9QMuze2D&#10;SW5KkrH1781CcHk47/1xtkbcyYfBsYKvdQaCuHF64E7B7VqutiBCRNZoHJOCBwU4Hj4Weyy0m/hC&#10;9zp2IoVwKFBBH+NYSBmaniyGtRuJE9c6bzEm6DupPU4p3BqZZ9lGWhw4NfQ40k9PzV/9bxXIa11O&#10;29r4zJ3y9mx+q0tLTqnl5/y9AxFpjm/xy11pBfkmrU1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lzc0vwAAANwAAAAPAAAAAAAAAAAAAAAAAJgCAABkcnMvZG93bnJl&#10;di54bWxQSwUGAAAAAAQABAD1AAAAhAMAAAAA&#10;" filled="f" stroked="f">
                    <v:textbox style="mso-fit-shape-to-text:t" inset="0,0,0,0">
                      <w:txbxContent>
                        <w:p w:rsidR="00947CBE" w:rsidRDefault="00947CBE">
                          <w:r>
                            <w:rPr>
                              <w:rFonts w:ascii="Helvetica" w:hAnsi="Helvetica" w:cs="Helvetica"/>
                              <w:color w:val="000000"/>
                              <w:sz w:val="16"/>
                              <w:szCs w:val="16"/>
                            </w:rPr>
                            <w:t>150</w:t>
                          </w:r>
                        </w:p>
                      </w:txbxContent>
                    </v:textbox>
                  </v:rect>
                  <v:line id="Line 29" o:spid="_x0000_s1063" style="position:absolute;visibility:visible;mso-wrap-style:square" from="5924,13620" to="6248,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ZTwcQAAADcAAAADwAAAGRycy9kb3ducmV2LnhtbESPT4vCMBTE7wt+h/AEb2uqYK1do4i4&#10;uHvzL+zx0TzbYPNSmqx2v/1GEDwOM/MbZr7sbC1u1HrjWMFomIAgLpw2XCo4HT/fMxA+IGusHZOC&#10;P/KwXPTe5phrd+c93Q6hFBHCPkcFVQhNLqUvKrLoh64hjt7FtRZDlG0pdYv3CLe1HCdJKi0ajgsV&#10;NrSuqLgefq0Cs0u3k+/peXaWm20Y/WTXzNiTUoN+t/oAEagLr/Cz/aUVjNMZPM7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lPBxAAAANwAAAAPAAAAAAAAAAAA&#10;AAAAAKECAABkcnMvZG93bnJldi54bWxQSwUGAAAAAAQABAD5AAAAkgMAAAAA&#10;" strokeweight="0"/>
                  <v:rect id="Rectangle 30" o:spid="_x0000_s1064" style="position:absolute;left:3892;top:12973;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t774A&#10;AADcAAAADwAAAGRycy9kb3ducmV2LnhtbERPy4rCMBTdC/5DuMLsNLWLUapRRBAcmY3VD7g0tw9M&#10;bkoSbefvzWLA5eG8t/vRGvEiHzrHCpaLDARx5XTHjYL77TRfgwgRWaNxTAr+KMB+N51ssdBu4Cu9&#10;ytiIFMKhQAVtjH0hZahashgWridOXO28xZigb6T2OKRwa2SeZd/SYsepocWeji1Vj/JpFchbeRrW&#10;pfGZu+T1r/k5X2tySn3NxsMGRKQxfsT/7rNWkK/S/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4re++AAAA3AAAAA8AAAAAAAAAAAAAAAAAmAIAAGRycy9kb3ducmV2&#10;LnhtbFBLBQYAAAAABAAEAPUAAACDAwAAAAA=&#10;" filled="f" stroked="f">
                    <v:textbox style="mso-fit-shape-to-text:t" inset="0,0,0,0">
                      <w:txbxContent>
                        <w:p w:rsidR="00947CBE" w:rsidRDefault="00947CBE">
                          <w:r>
                            <w:rPr>
                              <w:rFonts w:ascii="Helvetica" w:hAnsi="Helvetica" w:cs="Helvetica"/>
                              <w:color w:val="000000"/>
                              <w:sz w:val="16"/>
                              <w:szCs w:val="16"/>
                            </w:rPr>
                            <w:t>155</w:t>
                          </w:r>
                        </w:p>
                      </w:txbxContent>
                    </v:textbox>
                  </v:rect>
                  <v:line id="Line 31" o:spid="_x0000_s1065" style="position:absolute;visibility:visible;mso-wrap-style:square" from="5924,8108" to="6248,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nJGsQAAADcAAAADwAAAGRycy9kb3ducmV2LnhtbESPT4vCMBTE7wt+h/CEva1pBbVWo4go&#10;7t7Wf+Dx0TzbYPNSmqjdb79ZWPA4zMxvmPmys7V4UOuNYwXpIAFBXDhtuFRwOm4/MhA+IGusHZOC&#10;H/KwXPTe5phr9+Q9PQ6hFBHCPkcFVQhNLqUvKrLoB64hjt7VtRZDlG0pdYvPCLe1HCbJWFo0HBcq&#10;bGhdUXE73K0C8z3ejb4m5+lZbnYhvWS3zNiTUu/9bjUDEagLr/B/+1MrGE5S+DsTj4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6ckaxAAAANwAAAAPAAAAAAAAAAAA&#10;AAAAAKECAABkcnMvZG93bnJldi54bWxQSwUGAAAAAAQABAD5AAAAkgMAAAAA&#10;" strokeweight="0"/>
                  <v:rect id="Rectangle 32" o:spid="_x0000_s1066" style="position:absolute;left:3892;top:7461;width:169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160</w:t>
                          </w:r>
                        </w:p>
                      </w:txbxContent>
                    </v:textbox>
                  </v:rect>
                  <v:line id="Line 33" o:spid="_x0000_s1067" style="position:absolute;visibility:visible;mso-wrap-style:square" from="5924,2514" to="6248,2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fy9sQAAADcAAAADwAAAGRycy9kb3ducmV2LnhtbESPT4vCMBTE7wt+h/AEb2uqslqrUURc&#10;dG/+BY+P5tkGm5fSZLX77c3Cwh6HmfkNM1+2thIParxxrGDQT0AQ504bLhScT5/vKQgfkDVWjknB&#10;D3lYLjpvc8y0e/KBHsdQiAhhn6GCMoQ6k9LnJVn0fVcTR+/mGoshyqaQusFnhNtKDpNkLC0ajgsl&#10;1rQuKb8fv60Csx9vP74ml+lFbrZhcE3vqbFnpXrddjUDEagN/+G/9k4rGE5G8HsmHgG5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d/L2xAAAANwAAAAPAAAAAAAAAAAA&#10;AAAAAKECAABkcnMvZG93bnJldi54bWxQSwUGAAAAAAQABAD5AAAAkgMAAAAA&#10;" strokeweight="0"/>
                  <v:rect id="Rectangle 34" o:spid="_x0000_s1068" style="position:absolute;left:3892;top:1866;width:1696;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165</w:t>
                          </w:r>
                        </w:p>
                      </w:txbxContent>
                    </v:textbox>
                  </v:rect>
                  <v:oval id="Oval 35" o:spid="_x0000_s1069" style="position:absolute;left:25069;top:20593;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DkcQA&#10;AADcAAAADwAAAGRycy9kb3ducmV2LnhtbESPQWvCQBSE7wX/w/KE3urGiG2JriILBS89mCpen9ln&#10;Es2+DdltTP99VxA8DjPzDbNcD7YRPXW+dqxgOklAEBfO1Fwq2P98vX2C8AHZYOOYFPyRh/Vq9LLE&#10;zLgb76jPQykihH2GCqoQ2kxKX1Rk0U9cSxy9s+sshii7UpoObxFuG5kmybu0WHNcqLAlXVFxzX+t&#10;An3RvT5c9W6q3eVwOn4f03w/U+p1PGwWIAIN4Rl+tLdGQfoxh/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jw5HEAAAA3AAAAA8AAAAAAAAAAAAAAAAAmAIAAGRycy9k&#10;b3ducmV2LnhtbFBLBQYAAAAABAAEAPUAAACJAwAAAAA=&#10;" fillcolor="blue" stroked="f"/>
                  <v:oval id="Oval 36" o:spid="_x0000_s1070" style="position:absolute;left:30099;top:2018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d5sQA&#10;AADcAAAADwAAAGRycy9kb3ducmV2LnhtbESPQWvCQBSE7wX/w/IK3urGCLakrlIWBC8ejIrX1+xr&#10;Es2+Ddk1xn/vCkKPw8x8wyxWg21ET52vHSuYThIQxIUzNZcKDvv1xxcIH5ANNo5JwZ08rJajtwVm&#10;xt14R30eShEh7DNUUIXQZlL6oiKLfuJa4uj9uc5iiLIrpenwFuG2kWmSzKXFmuNChS3piopLfrUK&#10;9Fn3+njRu6l25+PvaXtK88NMqfH78PMNItAQ/sOv9sYoSD/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xXebEAAAA3AAAAA8AAAAAAAAAAAAAAAAAmAIAAGRycy9k&#10;b3ducmV2LnhtbFBLBQYAAAAABAAEAPUAAACJAwAAAAA=&#10;" fillcolor="blue" stroked="f"/>
                  <v:oval id="Oval 37" o:spid="_x0000_s1071" style="position:absolute;left:30505;top:17354;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34fcQA&#10;AADcAAAADwAAAGRycy9kb3ducmV2LnhtbESPQWvCQBSE74L/YXkFb7oxgpbUVcqC0IsHU8Xra/Y1&#10;iWbfhuw2xn/vCkKPw8x8w6y3g21ET52vHSuYzxIQxIUzNZcKjt+76TsIH5ANNo5JwZ08bDfj0Roz&#10;4258oD4PpYgQ9hkqqEJoMyl9UZFFP3MtcfR+XWcxRNmV0nR4i3DbyDRJltJizXGhwpZ0RcU1/7MK&#10;9EX3+nTVh7l2l9PPeX9O8+NCqcnb8PkBItAQ/sOv9pdRkK5W8Dw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9+H3EAAAA3AAAAA8AAAAAAAAAAAAAAAAAmAIAAGRycy9k&#10;b3ducmV2LnhtbFBLBQYAAAAABAAEAPUAAACJAwAAAAA=&#10;" fillcolor="blue" stroked="f"/>
                  <v:oval id="Oval 38" o:spid="_x0000_s1072" style="position:absolute;left:18091;top:7943;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JsD8EA&#10;AADcAAAADwAAAGRycy9kb3ducmV2LnhtbERPTYvCMBC9L/gfwgje1tQK7lKNIgFhLx7sKl5nm7Gt&#10;NpPSZGv99+YgeHy879VmsI3oqfO1YwWzaQKCuHCm5lLB8Xf3+Q3CB2SDjWNS8CAPm/XoY4WZcXc+&#10;UJ+HUsQQ9hkqqEJoMyl9UZFFP3UtceQurrMYIuxKaTq8x3DbyDRJFtJizbGhwpZ0RcUt/7cK9FX3&#10;+nTTh5l219PfeX9O8+Ncqcl42C5BBBrCW/xy/xgF6VdcG8/E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ibA/BAAAA3AAAAA8AAAAAAAAAAAAAAAAAmAIAAGRycy9kb3du&#10;cmV2LnhtbFBLBQYAAAAABAAEAPUAAACGAwAAAAA=&#10;" fillcolor="blue" stroked="f"/>
                  <v:oval id="Oval 39" o:spid="_x0000_s1073" style="position:absolute;left:15741;top:22948;width:407;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7JlMQA&#10;AADcAAAADwAAAGRycy9kb3ducmV2LnhtbESPQWvCQBSE7wX/w/KE3urGCLaNriILBS89mCpen9ln&#10;Es2+DdltTP99VxA8DjPzDbNcD7YRPXW+dqxgOklAEBfO1Fwq2P98vX2A8AHZYOOYFPyRh/Vq9LLE&#10;zLgb76jPQykihH2GCqoQ2kxKX1Rk0U9cSxy9s+sshii7UpoObxFuG5kmyVxarDkuVNiSrqi45r9W&#10;gb7oXh+uejfV7nI4Hb+Pab6fKfU6HjYLEIGG8Aw/2lujIH3/hP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uyZTEAAAA3AAAAA8AAAAAAAAAAAAAAAAAmAIAAGRycy9k&#10;b3ducmV2LnhtbFBLBQYAAAAABAAEAPUAAACJAwAAAAA=&#10;" fillcolor="blue" stroked="f"/>
                  <v:oval id="Oval 40" o:spid="_x0000_s1074" style="position:absolute;left:17360;top:23920;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EQLsAA&#10;AADcAAAADwAAAGRycy9kb3ducmV2LnhtbERPTYvCMBC9L/gfwgje1tQKIl2jSEDw4sGu4nW2Gdtq&#10;MylNrPXfm8OCx8f7Xm0G24ieOl87VjCbJiCIC2dqLhWcfnffSxA+IBtsHJOCF3nYrEdfK8yMe/KR&#10;+jyUIoawz1BBFUKbSemLiiz6qWuJI3d1ncUQYVdK0+EzhttGpkmykBZrjg0VtqQrKu75wyrQN93r&#10;810fZ9rdzn+XwyXNT3OlJuNh+wMi0BA+4n/33ihIl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8EQLsAAAADcAAAADwAAAAAAAAAAAAAAAACYAgAAZHJzL2Rvd25y&#10;ZXYueG1sUEsFBgAAAAAEAAQA9QAAAIUDAAAAAA==&#10;" fillcolor="blue" stroked="f"/>
                  <v:oval id="Oval 41" o:spid="_x0000_s1075" style="position:absolute;left:18903;top:22783;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21tcQA&#10;AADcAAAADwAAAGRycy9kb3ducmV2LnhtbESPQWvCQBSE70L/w/IEb7pJCiKpq8hCoZcejIrXZ/Y1&#10;iWbfhuw2xn/vCoUeh5n5hllvR9uKgXrfOFaQLhIQxKUzDVcKjofP+QqED8gGW8ek4EEetpu3yRpz&#10;4+68p6EIlYgQ9jkqqEPocil9WZNFv3AdcfR+XG8xRNlX0vR4j3DbyixJltJiw3Ghxo50TeWt+LUK&#10;9FUP+nTT+1S76+ly/j5nxfFdqdl03H2ACDSG//Bf+8soyFYpvM7EI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NtbXEAAAA3AAAAA8AAAAAAAAAAAAAAAAAmAIAAGRycy9k&#10;b3ducmV2LnhtbFBLBQYAAAAABAAEAPUAAACJAwAAAAA=&#10;" fillcolor="blue" stroked="f"/>
                  <v:oval id="Oval 42" o:spid="_x0000_s1076" style="position:absolute;left:18821;top:22866;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rwsMA&#10;AADcAAAADwAAAGRycy9kb3ducmV2LnhtbESPQYvCMBSE74L/ITzBm6Z2YZFqFAkIe9mDXcXrs3m2&#10;1ealNNla//1mQfA4zMw3zHo72Eb01PnasYLFPAFBXDhTc6ng+LOfLUH4gGywcUwKnuRhuxmP1pgZ&#10;9+AD9XkoRYSwz1BBFUKbSemLiiz6uWuJo3d1ncUQZVdK0+Ejwm0j0yT5lBZrjgsVtqQrKu75r1Wg&#10;b7rXp7s+LLS7nS7n73OaHz+Umk6G3QpEoCG8w6/2l1GQLlP4Px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8rwsMAAADcAAAADwAAAAAAAAAAAAAAAACYAgAAZHJzL2Rv&#10;d25yZXYueG1sUEsFBgAAAAAEAAQA9QAAAIgDAAAAAA==&#10;" fillcolor="blue" stroked="f"/>
                  <v:oval id="Oval 43" o:spid="_x0000_s1077" style="position:absolute;left:27260;top:21812;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OOWcMA&#10;AADcAAAADwAAAGRycy9kb3ducmV2LnhtbESPQYvCMBSE7wv7H8Jb8LamVhCpRlkCgpc9WBWvz+Zt&#10;W21eSpOt9d8bQfA4zMw3zHI92Eb01PnasYLJOAFBXDhTc6ngsN98z0H4gGywcUwK7uRhvfr8WGJm&#10;3I131OehFBHCPkMFVQhtJqUvKrLox64ljt6f6yyGKLtSmg5vEW4bmSbJTFqsOS5U2JKuqLjm/1aB&#10;vuheH696N9Hucjyffk9pfpgqNfoafhYgAg3hHX61t0ZBOp/C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OOWcMAAADcAAAADwAAAAAAAAAAAAAAAACYAgAAZHJzL2Rv&#10;d25yZXYueG1sUEsFBgAAAAAEAAQA9QAAAIgDAAAAAA==&#10;" fillcolor="blue" stroked="f"/>
                  <v:oval id="Oval 44" o:spid="_x0000_s1078" style="position:absolute;left:30746;top:23755;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oWLcQA&#10;AADcAAAADwAAAGRycy9kb3ducmV2LnhtbESPQWvCQBSE74L/YXlCb7oxLUVSV5EFoZcejIrX1+wz&#10;iWbfhuwa4793C0KPw8x8wyzXg21ET52vHSuYzxIQxIUzNZcKDvvtdAHCB2SDjWNS8CAP69V4tMTM&#10;uDvvqM9DKSKEfYYKqhDaTEpfVGTRz1xLHL2z6yyGKLtSmg7vEW4bmSbJp7RYc1yosCVdUXHNb1aB&#10;vuheH696N9fucvw9/ZzS/PCu1Ntk2HyBCDSE//Cr/W0UpIsP+Ds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6Fi3EAAAA3AAAAA8AAAAAAAAAAAAAAAAAmAIAAGRycy9k&#10;b3ducmV2LnhtbFBLBQYAAAAABAAEAPUAAACJAwAAAAA=&#10;" fillcolor="blue" stroked="f"/>
                  <v:oval id="Oval 45" o:spid="_x0000_s1079" style="position:absolute;left:26123;top:17678;width:407;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ztsQA&#10;AADcAAAADwAAAGRycy9kb3ducmV2LnhtbESPQWvCQBSE74L/YXlCb7oxpUVSV5EFoZcejIrX1+wz&#10;iWbfhuwa4793C0KPw8x8wyzXg21ET52vHSuYzxIQxIUzNZcKDvvtdAHCB2SDjWNS8CAP69V4tMTM&#10;uDvvqM9DKSKEfYYKqhDaTEpfVGTRz1xLHL2z6yyGKLtSmg7vEW4bmSbJp7RYc1yosCVdUXHNb1aB&#10;vuheH696N9fucvw9/ZzS/PCu1Ntk2HyBCDSE//Cr/W0UpIsP+Ds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2s7bEAAAA3AAAAA8AAAAAAAAAAAAAAAAAmAIAAGRycy9k&#10;b3ducmV2LnhtbFBLBQYAAAAABAAEAPUAAACJAwAAAAA=&#10;" fillcolor="blue" stroked="f"/>
                  <v:oval id="Oval 46" o:spid="_x0000_s1080" style="position:absolute;left:18338;top:20916;width:40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twcMA&#10;AADcAAAADwAAAGRycy9kb3ducmV2LnhtbESPQYvCMBSE78L+h/AWvGlqBZFqlCUgePFgVbw+m7dt&#10;tXkpTazdf78RFvY4zMw3zHo72Eb01PnasYLZNAFBXDhTc6ngfNpNliB8QDbYOCYFP+Rhu/kYrTEz&#10;7sVH6vNQighhn6GCKoQ2k9IXFVn0U9cSR+/bdRZDlF0pTYevCLeNTJNkIS3WHBcqbElXVDzyp1Wg&#10;77rXl4c+zrS7X27XwzXNz3Olxp/D1wpEoCH8h//ae6MgXS7gfSYe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twcMAAADcAAAADwAAAAAAAAAAAAAAAACYAgAAZHJzL2Rv&#10;d25yZXYueG1sUEsFBgAAAAAEAAQA9QAAAIgDAAAAAA==&#10;" fillcolor="blue" stroked="f"/>
                  <v:oval id="Oval 47" o:spid="_x0000_s1081" style="position:absolute;left:18497;top:2343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iIWsQA&#10;AADcAAAADwAAAGRycy9kb3ducmV2LnhtbESPQWvCQBSE74L/YXlCb7oxhVZSV5EFoZcejIrX1+wz&#10;iWbfhuwa4793C0KPw8x8wyzXg21ET52vHSuYzxIQxIUzNZcKDvvtdAHCB2SDjWNS8CAP69V4tMTM&#10;uDvvqM9DKSKEfYYKqhDaTEpfVGTRz1xLHL2z6yyGKLtSmg7vEW4bmSbJh7RYc1yosCVdUXHNb1aB&#10;vuheH696N9fucvw9/ZzS/PCu1Ntk2HyBCDSE//Cr/W0UpItP+Ds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oiFrEAAAA3AAAAA8AAAAAAAAAAAAAAAAAmAIAAGRycy9k&#10;b3ducmV2LnhtbFBLBQYAAAAABAAEAPUAAACJAwAAAAA=&#10;" fillcolor="blue" stroked="f"/>
                  <v:oval id="Oval 48" o:spid="_x0000_s1082" style="position:absolute;left:19634;top:2302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o08UA&#10;AADcAAAADwAAAGRycy9kb3ducmV2LnhtbESPQWvCQBCF74X+h2WE3uomCqWkriILhV48mCpex+w0&#10;iWZnQ3Yb03/vHITeZnhv3vtmtZl8p0YaYhvYQD7PQBFXwbVcGzh8f76+g4oJ2WEXmAz8UYTN+vlp&#10;hYULN97TWKZaSQjHAg00KfWF1rFqyGOch55YtJ8weEyyDrV2A94k3Hd6kWVv2mPL0tBgT7ah6lr+&#10;egP2Ykd7vNp9bsPleD7tTovysDTmZTZtP0AlmtK/+XH95QQ/F1p5Rib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OjTxQAAANwAAAAPAAAAAAAAAAAAAAAAAJgCAABkcnMv&#10;ZG93bnJldi54bWxQSwUGAAAAAAQABAD1AAAAigMAAAAA&#10;" fillcolor="blue" stroked="f"/>
                  <v:oval id="Oval 49" o:spid="_x0000_s1083" style="position:absolute;left:24422;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3LyMUA&#10;AADcAAAADwAAAGRycy9kb3ducmV2LnhtbESPQWvCQBCF70L/wzIFb7rRSimpq5SFgpceTBWv0+w0&#10;iWZnQ3aN8d87h0JvM7w3732z3o6+VQP1sQlsYDHPQBGXwTVcGTh8f87eQMWE7LANTAbuFGG7eZqs&#10;MXfhxnsailQpCeGYo4E6pS7XOpY1eYzz0BGL9ht6j0nWvtKux5uE+1Yvs+xVe2xYGmrsyNZUXoqr&#10;N2DPdrDHi90vbDgff05fp2VxeDFm+jx+vINKNKZ/89/1zgn+SvD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cvIxQAAANwAAAAPAAAAAAAAAAAAAAAAAJgCAABkcnMv&#10;ZG93bnJldi54bWxQSwUGAAAAAAQABAD1AAAAigMAAAAA&#10;" fillcolor="blue" stroked="f"/>
                  <v:oval id="Oval 50" o:spid="_x0000_s1084" style="position:absolute;left:30911;top:23672;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uU8IA&#10;AADcAAAADwAAAGRycy9kb3ducmV2LnhtbERPTYvCMBC9L+x/CLPgbU2ryyLVKEtA8OLBqngdm9m2&#10;2kxKE2v992ZB2Ns83ucsVoNtRE+drx0rSMcJCOLCmZpLBYf9+nMGwgdkg41jUvAgD6vl+9sCM+Pu&#10;vKM+D6WIIewzVFCF0GZS+qIii37sWuLI/brOYoiwK6Xp8B7DbSMnSfItLdYcGypsSVdUXPObVaAv&#10;utfHq96l2l2O59P2NMkPU6VGH8PPHESgIfyLX+6NifO/Uvh7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W5TwgAAANwAAAAPAAAAAAAAAAAAAAAAAJgCAABkcnMvZG93&#10;bnJldi54bWxQSwUGAAAAAAQABAD1AAAAhwMAAAAA&#10;" fillcolor="blue" stroked="f"/>
                  <v:oval id="Oval 51" o:spid="_x0000_s1085" style="position:absolute;left:27343;top:2359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wJMMA&#10;AADcAAAADwAAAGRycy9kb3ducmV2LnhtbERPPWvDMBDdC/0P4grdGjluKMGJHIog0KVD3JisF+tq&#10;O7ZOxlIc999XgUK3e7zP2+5m24uJRt86VrBcJCCIK2darhUcv/YvaxA+IBvsHZOCH/Kwyx8ftpgZ&#10;d+MDTUWoRQxhn6GCJoQhk9JXDVn0CzcQR+7bjRZDhGMtzYi3GG57mSbJm7TYcmxocCDdUNUVV6tA&#10;X/Sky04fltpdyvPp85QWx1elnp/m9w2IQHP4F/+5P0ycv0r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PwJMMAAADcAAAADwAAAAAAAAAAAAAAAACYAgAAZHJzL2Rv&#10;d25yZXYueG1sUEsFBgAAAAAEAAQA9QAAAIgDAAAAAA==&#10;" fillcolor="blue" stroked="f"/>
                  <v:oval id="Oval 52" o:spid="_x0000_s1086" style="position:absolute;left:26854;top:746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Vv8EA&#10;AADcAAAADwAAAGRycy9kb3ducmV2LnhtbERPTYvCMBC9L/gfwgje1lRdlqUaRQKCFw9WxetsM7bV&#10;ZlKaWOu/NwvC3ubxPmex6m0tOmp95VjBZJyAIM6dqbhQcDxsPn9A+IBssHZMCp7kYbUcfCwwNe7B&#10;e+qyUIgYwj5FBWUITSqlz0uy6MeuIY7cxbUWQ4RtIU2LjxhuazlNkm9pseLYUGJDuqT8lt2tAn3V&#10;nT7d9H6i3fX0e96dp9lxptRo2K/nIAL14V/8dm9NnP81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PVb/BAAAA3AAAAA8AAAAAAAAAAAAAAAAAmAIAAGRycy9kb3du&#10;cmV2LnhtbFBLBQYAAAAABAAEAPUAAACGAwAAAAA=&#10;" fillcolor="blue" stroked="f"/>
                  <v:oval id="Oval 53" o:spid="_x0000_s1087" style="position:absolute;left:26612;top:9810;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bNy8EA&#10;AADcAAAADwAAAGRycy9kb3ducmV2LnhtbERPS4vCMBC+C/sfwgjeNPWBSNcoEljYiwer4nVsZttq&#10;MylNttZ/v1kQvM3H95z1tre16Kj1lWMF00kCgjh3puJCwen4NV6B8AHZYO2YFDzJw3bzMVhjatyD&#10;D9RloRAxhH2KCsoQmlRKn5dk0U9cQxy5H9daDBG2hTQtPmK4reUsSZbSYsWxocSGdEn5Pfu1CvRN&#10;d/p814epdrfz9bK/zLLTXKnRsN99ggjUh7f45f42cf5iAf/PxAv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mzcvBAAAA3AAAAA8AAAAAAAAAAAAAAAAAmAIAAGRycy9kb3du&#10;cmV2LnhtbFBLBQYAAAAABAAEAPUAAACGAwAAAAA=&#10;" fillcolor="blue" stroked="f"/>
                  <v:oval id="Oval 54" o:spid="_x0000_s1088" style="position:absolute;left:27178;top:673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TvMIA&#10;AADcAAAADwAAAGRycy9kb3ducmV2LnhtbERPS2sCMRC+C/0PYQRvmlWLLVujlEDBiwdXxet0M+4z&#10;k2WTrtt/3xQKvc3H95ztfrStGKj3lWMFy0UCgjh3puJCweX8MX8F4QOywdYxKfgmD/vd02SLqXEP&#10;PtGQhULEEPYpKihD6FIpfV6SRb9wHXHk7q63GCLsC2l6fMRw28pVkmykxYpjQ4kd6ZLyJvuyCnSt&#10;B31t9GmpXX39vB1vq+yyVmo2Hd/fQAQaw7/4z30wcf7zC/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tFO8wgAAANwAAAAPAAAAAAAAAAAAAAAAAJgCAABkcnMvZG93&#10;bnJldi54bWxQSwUGAAAAAAQABAD1AAAAhwMAAAAA&#10;" fillcolor="blue" stroked="f"/>
                  <v:oval id="Oval 55" o:spid="_x0000_s1089" style="position:absolute;left:20447;top:8026;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HzsUA&#10;AADcAAAADwAAAGRycy9kb3ducmV2LnhtbESPQWvCQBCF70L/wzIFb7rRSimpq5SFgpceTBWv0+w0&#10;iWZnQ3aN8d87h0JvM7w3732z3o6+VQP1sQlsYDHPQBGXwTVcGTh8f87eQMWE7LANTAbuFGG7eZqs&#10;MXfhxnsailQpCeGYo4E6pS7XOpY1eYzz0BGL9ht6j0nWvtKux5uE+1Yvs+xVe2xYGmrsyNZUXoqr&#10;N2DPdrDHi90vbDgff05fp2VxeDFm+jx+vINKNKZ/89/1zgn+Smj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K8fOxQAAANwAAAAPAAAAAAAAAAAAAAAAAJgCAABkcnMv&#10;ZG93bnJldi54bWxQSwUGAAAAAAQABAD1AAAAigMAAAAA&#10;" fillcolor="blue" stroked="f"/>
                  <v:oval id="Oval 56" o:spid="_x0000_s1090" style="position:absolute;left:17202;top:23348;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iVcIA&#10;AADcAAAADwAAAGRycy9kb3ducmV2LnhtbERPS2sCMRC+C/0PYQRvmlWLtFujlEDBiwdXxet0M+4z&#10;k2WTrtt/3xQKvc3H95ztfrStGKj3lWMFy0UCgjh3puJCweX8MX8B4QOywdYxKfgmD/vd02SLqXEP&#10;PtGQhULEEPYpKihD6FIpfV6SRb9wHXHk7q63GCLsC2l6fMRw28pVkmykxYpjQ4kd6ZLyJvuyCnSt&#10;B31t9GmpXX39vB1vq+yyVmo2Hd/fQAQaw7/4z30wcf7zK/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2JVwgAAANwAAAAPAAAAAAAAAAAAAAAAAJgCAABkcnMvZG93&#10;bnJldi54bWxQSwUGAAAAAAQABAD1AAAAhwMAAAAA&#10;" fillcolor="blue" stroked="f"/>
                  <v:oval id="Oval 57" o:spid="_x0000_s1091" style="position:absolute;left:18338;top:23837;width:400;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pm+cMA&#10;AADcAAAADwAAAGRycy9kb3ducmV2LnhtbERPPWvDMBDdC/0P4grdGjkuKcGJHIog0KVD3JisF+tq&#10;O7ZOxlIc999XgUK3e7zP2+5m24uJRt86VrBcJCCIK2darhUcv/YvaxA+IBvsHZOCH/Kwyx8ftpgZ&#10;d+MDTUWoRQxhn6GCJoQhk9JXDVn0CzcQR+7bjRZDhGMtzYi3GG57mSbJm7TYcmxocCDdUNUVV6tA&#10;X/Sky04fltpdyvPp85QWx1elnp/m9w2IQHP4F/+5P0ycv0r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pm+cMAAADcAAAADwAAAAAAAAAAAAAAAACYAgAAZHJzL2Rv&#10;d25yZXYueG1sUEsFBgAAAAAEAAQA9QAAAIgDAAAAAA==&#10;" fillcolor="blue" stroked="f"/>
                  <v:oval id="Oval 58" o:spid="_x0000_s1092" style="position:absolute;left:18986;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9bFsIA&#10;AADcAAAADwAAAGRycy9kb3ducmV2LnhtbERPS2sCMRC+C/0PYQRvmlVrKVujlEDBiwdXxet0M+4z&#10;k2WTrtt/3xQKvc3H95ztfrStGKj3lWMFy0UCgjh3puJCweX8MX8F4QOywdYxKfgmD/vd02SLqXEP&#10;PtGQhULEEPYpKihD6FIpfV6SRb9wHXHk7q63GCLsC2l6fMRw28pVkrxIixXHhhI70iXlTfZlFeha&#10;D/ra6NNSu/r6eTveVtllrdRsOr6/gQg0hn/xn/tg4vzN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1sWwgAAANwAAAAPAAAAAAAAAAAAAAAAAJgCAABkcnMvZG93&#10;bnJldi54bWxQSwUGAAAAAAQABAD1AAAAhwMAAAAA&#10;" fillcolor="blue" stroked="f"/>
                  <v:oval id="Oval 59" o:spid="_x0000_s1093" style="position:absolute;left:19392;top:2359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3FYcIA&#10;AADcAAAADwAAAGRycy9kb3ducmV2LnhtbERPS2sCMRC+C/0PYQRvmlWpLVujlEDBiwdXxet0M+4z&#10;k2WTrtt/3xQKvc3H95ztfrStGKj3lWMFy0UCgjh3puJCweX8MX8F4QOywdYxKfgmD/vd02SLqXEP&#10;PtGQhULEEPYpKihD6FIpfV6SRb9wHXHk7q63GCLsC2l6fMRw28pVkmykxYpjQ4kd6ZLyJvuyCnSt&#10;B31t9GmpXX39vB1vq+yyVmo2Hd/fQAQaw7/4z30wcf7zC/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cVhwgAAANwAAAAPAAAAAAAAAAAAAAAAAJgCAABkcnMvZG93&#10;bnJldi54bWxQSwUGAAAAAAQABAD1AAAAhwMAAAAA&#10;" fillcolor="blue" stroked="f"/>
                  <v:oval id="Oval 60" o:spid="_x0000_s1094" style="position:absolute;left:25717;top:2375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70iMIA&#10;AADcAAAADwAAAGRycy9kb3ducmV2LnhtbERPS2sCMRC+C/0PYQRvmlWptFujlEDBiwdXxet0M+4z&#10;k2WTrtt/3xQKvc3H95ztfrStGKj3lWMFy0UCgjh3puJCweX8MX8B4QOywdYxKfgmD/vd02SLqXEP&#10;PtGQhULEEPYpKihD6FIpfV6SRb9wHXHk7q63GCLsC2l6fMRw28pVkmykxYpjQ4kd6ZLyJvuyCnSt&#10;B31t9GmpXX39vB1vq+yyVmo2Hd/fQAQaw7/4z30wcf7zK/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vSIwgAAANwAAAAPAAAAAAAAAAAAAAAAAJgCAABkcnMvZG93&#10;bnJldi54bWxQSwUGAAAAAAQABAD1AAAAhwMAAAAA&#10;" fillcolor="blue" stroked="f"/>
                  <v:oval id="Oval 61" o:spid="_x0000_s1095" style="position:absolute;left:28721;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P3MEA&#10;AADcAAAADwAAAGRycy9kb3ducmV2LnhtbERPTYvCMBC9C/sfwgjeNFVBpWsUCSzsxYNV8To2s221&#10;mZQmW+u/3ywI3ubxPme97W0tOmp95VjBdJKAIM6dqbhQcDp+jVcgfEA2WDsmBU/ysN18DNaYGvfg&#10;A3VZKEQMYZ+igjKEJpXS5yVZ9BPXEEfux7UWQ4RtIU2LjxhuazlLkoW0WHFsKLEhXVJ+z36tAn3T&#10;nT7f9WGq3e18vewvs+w0V2o07HefIAL14S1+ub9NnL9Ywv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BD9zBAAAA3AAAAA8AAAAAAAAAAAAAAAAAmAIAAGRycy9kb3du&#10;cmV2LnhtbFBLBQYAAAAABAAEAPUAAACGAwAAAAA=&#10;" fillcolor="blue" stroked="f"/>
                  <v:oval id="Oval 62" o:spid="_x0000_s1096" style="position:absolute;left:24098;top:21488;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6brsQA&#10;AADcAAAADwAAAGRycy9kb3ducmV2LnhtbESPT2vDMAzF74V9B6PBbq3TDsrI6pZhGOyyQ9OWXrVY&#10;y1/LIfbS7NtPh8JuEu/pvZ92h9n3aqIxNoENrFcZKOIyuIYrA+fT+/IFVEzIDvvAZOCXIhz2D4sd&#10;5i7c+EhTkSolIRxzNFCnNORax7Imj3EVBmLRvsPoMck6VtqNeJNw3+tNlm21x4alocaBbE1lV/x4&#10;A7a1k7109ri2ob18XT+vm+L8bMzT4/z2CirRnP7N9+sPJ/hboZVnZAK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em67EAAAA3AAAAA8AAAAAAAAAAAAAAAAAmAIAAGRycy9k&#10;b3ducmV2LnhtbFBLBQYAAAAABAAEAPUAAACJAwAAAAA=&#10;" fillcolor="blue" stroked="f"/>
                  <v:oval id="Oval 63" o:spid="_x0000_s1097" style="position:absolute;left:24663;top:2091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BdcUA&#10;AADcAAAADwAAAGRycy9kb3ducmV2LnhtbESPQWvCQBCF70L/wzIFb7rRgi2pq5SFgpceTBWv0+w0&#10;iWZnQ3aN8d87h0JvM7w3732z3o6+VQP1sQlsYDHPQBGXwTVcGTh8f87eQMWE7LANTAbuFGG7eZqs&#10;MXfhxnsailQpCeGYo4E6pS7XOpY1eYzz0BGL9ht6j0nWvtKux5uE+1Yvs2ylPTYsDTV2ZGsqL8XV&#10;G7BnO9jjxe4XNpyPP6ev07I4vBgzfR4/3kElGtO/+e965wT/VfD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QF1xQAAANwAAAAPAAAAAAAAAAAAAAAAAJgCAABkcnMv&#10;ZG93bnJldi54bWxQSwUGAAAAAAQABAD1AAAAigMAAAAA&#10;" fillcolor="blue" stroked="f"/>
                  <v:oval id="Oval 64" o:spid="_x0000_s1098" style="position:absolute;left:24745;top:2091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2k7sIA&#10;AADcAAAADwAAAGRycy9kb3ducmV2LnhtbERPTYvCMBC9L+x/CLPgbU2rsCvVKEtA8OLBqngdm9m2&#10;2kxKE2v992ZB2Ns83ucsVoNtRE+drx0rSMcJCOLCmZpLBYf9+nMGwgdkg41jUvAgD6vl+9sCM+Pu&#10;vKM+D6WIIewzVFCF0GZS+qIii37sWuLI/brOYoiwK6Xp8B7DbSMnSfIlLdYcGypsSVdUXPObVaAv&#10;utfHq96l2l2O59P2NMkPU6VGH8PPHESgIfyLX+6NifO/U/h7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faTuwgAAANwAAAAPAAAAAAAAAAAAAAAAAJgCAABkcnMvZG93&#10;bnJldi54bWxQSwUGAAAAAAQABAD1AAAAhwMAAAAA&#10;" fillcolor="blue" stroked="f"/>
                  <v:oval id="Oval 65" o:spid="_x0000_s1099" style="position:absolute;left:24745;top:2091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86mcMA&#10;AADcAAAADwAAAGRycy9kb3ducmV2LnhtbERPPWvDMBDdC/0P4grdGjkupMGJHIog0KVD3JisF+tq&#10;O7ZOxlIc999XgUK3e7zP2+5m24uJRt86VrBcJCCIK2darhUcv/YvaxA+IBvsHZOCH/Kwyx8ftpgZ&#10;d+MDTUWoRQxhn6GCJoQhk9JXDVn0CzcQR+7bjRZDhGMtzYi3GG57mSbJSlpsOTY0OJBuqOqKq1Wg&#10;L3rSZacPS+0u5fn0eUqL46tSz0/z+wZEoDn8i//cHybOf0v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86mcMAAADcAAAADwAAAAAAAAAAAAAAAACYAgAAZHJzL2Rv&#10;d25yZXYueG1sUEsFBgAAAAAEAAQA9QAAAIgDAAAAAA==&#10;" fillcolor="blue" stroked="f"/>
                  <v:oval id="Oval 66" o:spid="_x0000_s1100" style="position:absolute;left:24580;top:21564;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OfAsEA&#10;AADcAAAADwAAAGRycy9kb3ducmV2LnhtbERPTYvCMBC9L/gfwgje1lSF3aUaRQKCFw9WxetsM7bV&#10;ZlKaWOu/NwvC3ubxPmex6m0tOmp95VjBZJyAIM6dqbhQcDxsPn9A+IBssHZMCp7kYbUcfCwwNe7B&#10;e+qyUIgYwj5FBWUITSqlz0uy6MeuIY7cxbUWQ4RtIU2LjxhuazlNki9pseLYUGJDuqT8lt2tAn3V&#10;nT7d9H6i3fX0e96dp9lxptRo2K/nIAL14V/8dm9NnP89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jnwLBAAAA3AAAAA8AAAAAAAAAAAAAAAAAmAIAAGRycy9kb3du&#10;cmV2LnhtbFBLBQYAAAAABAAEAPUAAACGAwAAAAA=&#10;" fillcolor="blue" stroked="f"/>
                  <v:oval id="Oval 67" o:spid="_x0000_s1101" style="position:absolute;left:24904;top:20916;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HdsIA&#10;AADcAAAADwAAAGRycy9kb3ducmV2LnhtbERPS2sCMRC+C/0PYQRvmlWLLVujlEDBiwdXxet0M+4z&#10;k2WTrtt/3xQKvc3H95ztfrStGKj3lWMFy0UCgjh3puJCweX8MX8F4QOywdYxKfgmD/vd02SLqXEP&#10;PtGQhULEEPYpKihD6FIpfV6SRb9wHXHk7q63GCLsC2l6fMRw28pVkmykxYpjQ4kd6ZLyJvuyCnSt&#10;B31t9GmpXX39vB1vq+yyVmo2Hd/fQAQaw7/4z30wcf7L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Cgd2wgAAANwAAAAPAAAAAAAAAAAAAAAAAJgCAABkcnMvZG93&#10;bnJldi54bWxQSwUGAAAAAAQABAD1AAAAhwMAAAAA&#10;" fillcolor="blue" stroked="f"/>
                  <v:oval id="Oval 68" o:spid="_x0000_s1102" style="position:absolute;left:24745;top:20999;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i7cIA&#10;AADcAAAADwAAAGRycy9kb3ducmV2LnhtbERPS2sCMRC+C/0PYQRvmlWpLVujlEDBiwdXxet0M+4z&#10;k2WTrtt/3xQKvc3H95ztfrStGKj3lWMFy0UCgjh3puJCweX8MX8F4QOywdYxKfgmD/vd02SLqXEP&#10;PtGQhULEEPYpKihD6FIpfV6SRb9wHXHk7q63GCLsC2l6fMRw28pVkmykxYpjQ4kd6ZLyJvuyCnSt&#10;B31t9GmpXX39vB1vq+yyVmo2Hd/fQAQaw7/4z30wcf7L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qLtwgAAANwAAAAPAAAAAAAAAAAAAAAAAJgCAABkcnMvZG93&#10;bnJldi54bWxQSwUGAAAAAAQABAD1AAAAhwMAAAAA&#10;" fillcolor="blue" stroked="f"/>
                  <v:oval id="Oval 69" o:spid="_x0000_s1103" style="position:absolute;left:19958;top:21082;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8msEA&#10;AADcAAAADwAAAGRycy9kb3ducmV2LnhtbERPTYvCMBC9C/sfwgjeNFVBpWsUCSzsxYNV8To2s221&#10;mZQmW+u/3ywI3ubxPme97W0tOmp95VjBdJKAIM6dqbhQcDp+jVcgfEA2WDsmBU/ysN18DNaYGvfg&#10;A3VZKEQMYZ+igjKEJpXS5yVZ9BPXEEfux7UWQ4RtIU2LjxhuazlLkoW0WHFsKLEhXVJ+z36tAn3T&#10;nT7f9WGq3e18vewvs+w0V2o07HefIAL14S1+ub9NnL9cwP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UPJrBAAAA3AAAAA8AAAAAAAAAAAAAAAAAmAIAAGRycy9kb3du&#10;cmV2LnhtbFBLBQYAAAAABAAEAPUAAACGAwAAAAA=&#10;" fillcolor="blue" stroked="f"/>
                  <v:oval id="Oval 70" o:spid="_x0000_s1104" style="position:absolute;left:17119;top:23920;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ZAcEA&#10;AADcAAAADwAAAGRycy9kb3ducmV2LnhtbERPTYvCMBC9C/6HMII3TVXQpRpFAsJePNhVvM42Y1tt&#10;JqXJ1vrvzcLC3ubxPmez620tOmp95VjBbJqAIM6dqbhQcP46TD5A+IBssHZMCl7kYbcdDjaYGvfk&#10;E3VZKEQMYZ+igjKEJpXS5yVZ9FPXEEfu5lqLIcK2kKbFZwy3tZwnyVJarDg2lNiQLil/ZD9Wgb7r&#10;Tl8e+jTT7n75vh6v8+y8UGo86vdrEIH68C/+c3+aOH+1gt9n4gVy+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YmQHBAAAA3AAAAA8AAAAAAAAAAAAAAAAAmAIAAGRycy9kb3du&#10;cmV2LnhtbFBLBQYAAAAABAAEAPUAAACGAwAAAAA=&#10;" fillcolor="blue" stroked="f"/>
                  <v:oval id="Oval 71" o:spid="_x0000_s1105" style="position:absolute;left:20605;top:24485;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cNc8UA&#10;AADcAAAADwAAAGRycy9kb3ducmV2LnhtbESPQWvCQBCF70L/wzIFb7rRgi2pq5SFgpceTBWv0+w0&#10;iWZnQ3aN8d87h0JvM7w3732z3o6+VQP1sQlsYDHPQBGXwTVcGTh8f87eQMWE7LANTAbuFGG7eZqs&#10;MXfhxnsailQpCeGYo4E6pS7XOpY1eYzz0BGL9ht6j0nWvtKux5uE+1Yvs2ylPTYsDTV2ZGsqL8XV&#10;G7BnO9jjxe4XNpyPP6ev07I4vBgzfR4/3kElGtO/+e965wT/VWj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w1zxQAAANwAAAAPAAAAAAAAAAAAAAAAAJgCAABkcnMv&#10;ZG93bnJldi54bWxQSwUGAAAAAAQABAD1AAAAigMAAAAA&#10;" fillcolor="blue" stroked="f"/>
                  <v:oval id="Oval 72" o:spid="_x0000_s1106" style="position:absolute;left:20523;top:24485;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o6MIA&#10;AADcAAAADwAAAGRycy9kb3ducmV2LnhtbERPS2sCMRC+C/0PYQRvmlWhtlujlEDBiwdXxet0M+4z&#10;k2WTrtt/3xQKvc3H95ztfrStGKj3lWMFy0UCgjh3puJCweX8MX8B4QOywdYxKfgmD/vd02SLqXEP&#10;PtGQhULEEPYpKihD6FIpfV6SRb9wHXHk7q63GCLsC2l6fMRw28pVkjxLixXHhhI70iXlTfZlFeha&#10;D/ra6NNSu/r6eTveVtllrdRsOr6/gQg0hn/xn/tg4vzNK/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6jowgAAANwAAAAPAAAAAAAAAAAAAAAAAJgCAABkcnMvZG93&#10;bnJldi54bWxQSwUGAAAAAAQABAD1AAAAhwMAAAAA&#10;" fillcolor="blue" stroked="f"/>
                  <v:oval id="Oval 73" o:spid="_x0000_s1107" style="position:absolute;left:20523;top:24485;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xUsQA&#10;AADcAAAADwAAAGRycy9kb3ducmV2LnhtbESPT2vDMAzF74V9B6PBbq3TDkbJ6pZhGOyyQ9OWXrVY&#10;y1/LIfbS7NtPh8JuEu/pvZ92h9n3aqIxNoENrFcZKOIyuIYrA+fT+3ILKiZkh31gMvBLEQ77h8UO&#10;cxdufKSpSJWSEI45GqhTGnKtY1mTx7gKA7Fo32H0mGQdK+1GvEm47/Umy160x4alocaBbE1lV/x4&#10;A7a1k7109ri2ob18XT+vm+L8bMzT4/z2CirRnP7N9+sPJ/hbwZdnZAK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kcVLEAAAA3AAAAA8AAAAAAAAAAAAAAAAAmAIAAGRycy9k&#10;b3ducmV2LnhtbFBLBQYAAAAABAAEAPUAAACJAwAAAAA=&#10;" fillcolor="blue" stroked="f"/>
                  <v:oval id="Oval 74" o:spid="_x0000_s1108" style="position:absolute;left:20770;top:24485;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jUycEA&#10;AADcAAAADwAAAGRycy9kb3ducmV2LnhtbERPTYvCMBC9C/sfwix407QuiFSjLIEFL3uwKl7HZmyr&#10;zaQ0sdZ/v1kQvM3jfc5qM9hG9NT52rGCdJqAIC6cqblUcNj/TBYgfEA22DgmBU/ysFl/jFaYGffg&#10;HfV5KEUMYZ+hgiqENpPSFxVZ9FPXEkfu4jqLIcKulKbDRwy3jZwlyVxarDk2VNiSrqi45XerQF91&#10;r483vUu1ux7Pp9/TLD98KTX+HL6XIAIN4S1+ubcmzl+k8P9MvE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1MnBAAAA3AAAAA8AAAAAAAAAAAAAAAAAmAIAAGRycy9kb3du&#10;cmV2LnhtbFBLBQYAAAAABAAEAPUAAACGAwAAAAA=&#10;" fillcolor="blue" stroked="f"/>
                  <v:oval id="Oval 75" o:spid="_x0000_s1109" style="position:absolute;left:20605;top:24485;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pKvsEA&#10;AADcAAAADwAAAGRycy9kb3ducmV2LnhtbERPTYvCMBC9C/6HMAveNLULIl2jLAHByx6sitexmW2r&#10;zaQ0sdZ/v1kQvM3jfc5qM9hG9NT52rGC+SwBQVw4U3Op4HjYTpcgfEA22DgmBU/ysFmPRyvMjHvw&#10;nvo8lCKGsM9QQRVCm0npi4os+plriSP36zqLIcKulKbDRwy3jUyTZCEt1hwbKmxJV1Tc8rtVoK+6&#10;16eb3s+1u54u559zmh8/lZp8DN9fIAIN4S1+uXcmzl+m8P9MvE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6Sr7BAAAA3AAAAA8AAAAAAAAAAAAAAAAAmAIAAGRycy9kb3du&#10;cmV2LnhtbFBLBQYAAAAABAAEAPUAAACGAwAAAAA=&#10;" fillcolor="blue" stroked="f"/>
                  <v:oval id="Oval 76" o:spid="_x0000_s1110" style="position:absolute;left:23691;top:23837;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vJcAA&#10;AADcAAAADwAAAGRycy9kb3ducmV2LnhtbERPTYvCMBC9C/6HMII3TVUQ6RpFAoKXPVgVr7PN2Fab&#10;SWmytf57IyzsbR7vc9bb3taio9ZXjhXMpgkI4tyZigsF59N+sgLhA7LB2jEpeJGH7WY4WGNq3JOP&#10;1GWhEDGEfYoKyhCaVEqfl2TRT11DHLmbay2GCNtCmhafMdzWcp4kS2mx4thQYkO6pPyR/VoF+q47&#10;fXno40y7++Xn+n2dZ+eFUuNRv/sCEagP/+I/98HE+asFfJ6JF8jN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bvJcAAAADcAAAADwAAAAAAAAAAAAAAAACYAgAAZHJzL2Rvd25y&#10;ZXYueG1sUEsFBgAAAAAEAAQA9QAAAIUDAAAAAA==&#10;" fillcolor="blue" stroked="f"/>
                  <v:oval id="Oval 77" o:spid="_x0000_s1111" style="position:absolute;left:27584;top:20916;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3UcEA&#10;AADcAAAADwAAAGRycy9kb3ducmV2LnhtbERPTYvCMBC9L/gfwgje1lRdFukaRQKCFw9WxetsM7bV&#10;ZlKaWOu/NwvC3ubxPmex6m0tOmp95VjBZJyAIM6dqbhQcDxsPucgfEA2WDsmBU/ysFoOPhaYGvfg&#10;PXVZKEQMYZ+igjKEJpXS5yVZ9GPXEEfu4lqLIcK2kKbFRwy3tZwmybe0WHFsKLEhXVJ+y+5Wgb7q&#10;Tp9uej/R7nr6Pe/O0+w4U2o07Nc/IAL14V/8dm9NnD//gr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d1HBAAAA3AAAAA8AAAAAAAAAAAAAAAAAmAIAAGRycy9kb3du&#10;cmV2LnhtbFBLBQYAAAAABAAEAPUAAACGAwAAAAA=&#10;" fillcolor="blue" stroked="f"/>
                  <v:oval id="Oval 78" o:spid="_x0000_s1112" style="position:absolute;left:26041;top:21240;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SysEA&#10;AADcAAAADwAAAGRycy9kb3ducmV2LnhtbERPTYvCMBC9L/gfwgje1lRlF+kaRQKCFw9WxetsM7bV&#10;ZlKaWOu/NwvC3ubxPmex6m0tOmp95VjBZJyAIM6dqbhQcDxsPucgfEA2WDsmBU/ysFoOPhaYGvfg&#10;PXVZKEQMYZ+igjKEJpXS5yVZ9GPXEEfu4lqLIcK2kKbFRwy3tZwmybe0WHFsKLEhXVJ+y+5Wgb7q&#10;Tp9uej/R7nr6Pe/O0+w4U2o07Nc/IAL14V/8dm9NnD//gr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T0srBAAAA3AAAAA8AAAAAAAAAAAAAAAAAmAIAAGRycy9kb3du&#10;cmV2LnhtbFBLBQYAAAAABAAEAPUAAACGAwAAAAA=&#10;" fillcolor="blue" stroked="f"/>
                  <v:oval id="Oval 79" o:spid="_x0000_s1113" style="position:absolute;left:25311;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MvcAA&#10;AADcAAAADwAAAGRycy9kb3ducmV2LnhtbERPTYvCMBC9C/6HMII3TVUQqUaRgOBlD3YVr2MzttVm&#10;Upps7f77zYLgbR7vcza73taio9ZXjhXMpgkI4tyZigsF5+/DZAXCB2SDtWNS8EsedtvhYIOpcS8+&#10;UZeFQsQQ9ikqKENoUil9XpJFP3UNceTurrUYImwLaVp8xXBby3mSLKXFimNDiQ3pkvJn9mMV6Ifu&#10;9OWpTzPtHpfb9es6z84Lpcajfr8GEagPH/HbfTRx/moJ/8/EC+T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MvcAAAADcAAAADwAAAAAAAAAAAAAAAACYAgAAZHJzL2Rvd25y&#10;ZXYueG1sUEsFBgAAAAAEAAQA9QAAAIUDAAAAAA==&#10;" fillcolor="blue" stroked="f"/>
                  <v:oval id="Oval 80" o:spid="_x0000_s1114" style="position:absolute;left:25476;top:19297;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JsEA&#10;AADcAAAADwAAAGRycy9kb3ducmV2LnhtbERPTYvCMBC9L/gfwgje1lSFXekaRQKCFw9WxetsM7bV&#10;ZlKaWOu/NwvC3ubxPmex6m0tOmp95VjBZJyAIM6dqbhQcDxsPucgfEA2WDsmBU/ysFoOPhaYGvfg&#10;PXVZKEQMYZ+igjKEJpXS5yVZ9GPXEEfu4lqLIcK2kKbFRwy3tZwmyZe0WHFsKLEhXVJ+y+5Wgb7q&#10;Tp9uej/R7nr6Pe/O0+w4U2o07Nc/IAL14V/8dm9NnD//hr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N6SbBAAAA3AAAAA8AAAAAAAAAAAAAAAAAmAIAAGRycy9kb3du&#10;cmV2LnhtbFBLBQYAAAAABAAEAPUAAACGAwAAAAA=&#10;" fillcolor="blue" stroked="f"/>
                  <v:oval id="Oval 81" o:spid="_x0000_s1115" style="position:absolute;left:25311;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9VMQA&#10;AADcAAAADwAAAGRycy9kb3ducmV2LnhtbESPT2vDMAzF74V9B6PBbq3TDkbJ6pZhGOyyQ9OWXrVY&#10;y1/LIfbS7NtPh8JuEu/pvZ92h9n3aqIxNoENrFcZKOIyuIYrA+fT+3ILKiZkh31gMvBLEQ77h8UO&#10;cxdufKSpSJWSEI45GqhTGnKtY1mTx7gKA7Fo32H0mGQdK+1GvEm47/Umy160x4alocaBbE1lV/x4&#10;A7a1k7109ri2ob18XT+vm+L8bMzT4/z2CirRnP7N9+sPJ/hboZVnZAK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SfVTEAAAA3AAAAA8AAAAAAAAAAAAAAAAAmAIAAGRycy9k&#10;b3ducmV2LnhtbFBLBQYAAAAABAAEAPUAAACJAwAAAAA=&#10;" fillcolor="blue" stroked="f"/>
                  <v:oval id="Oval 82" o:spid="_x0000_s1116" style="position:absolute;left:25476;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7Yz8EA&#10;AADcAAAADwAAAGRycy9kb3ducmV2LnhtbERPTYvCMBC9C/6HMII3TVUQtxpFAsJePNhVvM42Y1tt&#10;JqXJ1vrvzcLC3ubxPmez620tOmp95VjBbJqAIM6dqbhQcP46TFYgfEA2WDsmBS/ysNsOBxtMjXvy&#10;ibosFCKGsE9RQRlCk0rp85Is+qlriCN3c63FEGFbSNPiM4bbWs6TZCktVhwbSmxIl5Q/sh+rQN91&#10;py8PfZppd798X4/XeXZeKDUe9fs1iEB9+Bf/uT9NnL/6gN9n4gVy+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e2M/BAAAA3AAAAA8AAAAAAAAAAAAAAAAAmAIAAGRycy9kb3du&#10;cmV2LnhtbFBLBQYAAAAABAAEAPUAAACGAwAAAAA=&#10;" fillcolor="blue" stroked="f"/>
                  <v:oval id="Oval 83" o:spid="_x0000_s1117" style="position:absolute;left:24987;top:1986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3nj8UA&#10;AADcAAAADwAAAGRycy9kb3ducmV2LnhtbESPQWvCQBCF70L/wzIFb7rRgrSpq5SFgpceTBWv0+w0&#10;iWZnQ3aN8d87h0JvM7w3732z3o6+VQP1sQlsYDHPQBGXwTVcGTh8f85eQcWE7LANTAbuFGG7eZqs&#10;MXfhxnsailQpCeGYo4E6pS7XOpY1eYzz0BGL9ht6j0nWvtKux5uE+1Yvs2ylPTYsDTV2ZGsqL8XV&#10;G7BnO9jjxe4XNpyPP6ev07I4vBgzfR4/3kElGtO/+e965wT/TfD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PeePxQAAANwAAAAPAAAAAAAAAAAAAAAAAJgCAABkcnMv&#10;ZG93bnJldi54bWxQSwUGAAAAAAQABAD1AAAAigMAAAAA&#10;" fillcolor="blue" stroked="f"/>
                  <v:oval id="Oval 84" o:spid="_x0000_s1118" style="position:absolute;left:25152;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CFMIA&#10;AADcAAAADwAAAGRycy9kb3ducmV2LnhtbERPTYvCMBC9L+x/CLPgbU2rsKzVKEtA8OLBqngdm9m2&#10;2kxKE2v992ZB2Ns83ucsVoNtRE+drx0rSMcJCOLCmZpLBYf9+vMbhA/IBhvHpOBBHlbL97cFZsbd&#10;eUd9HkoRQ9hnqKAKoc2k9EVFFv3YtcSR+3WdxRBhV0rT4T2G20ZOkuRLWqw5NlTYkq6ouOY3q0Bf&#10;dK+PV71Ltbscz6ftaZIfpkqNPoafOYhAQ/gXv9wbE+fPUvh7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UIUwgAAANwAAAAPAAAAAAAAAAAAAAAAAJgCAABkcnMvZG93&#10;bnJldi54bWxQSwUGAAAAAAQABAD1AAAAhwMAAAAA&#10;" fillcolor="blue" stroked="f"/>
                  <v:oval id="Oval 85" o:spid="_x0000_s1119" style="position:absolute;left:25311;top:19215;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PcY8MA&#10;AADcAAAADwAAAGRycy9kb3ducmV2LnhtbERPPWvDMBDdC/0P4grdGjkuhMaJHIog0KVD3JisF+tq&#10;O7ZOxlIc999XgUK3e7zP2+5m24uJRt86VrBcJCCIK2darhUcv/YvbyB8QDbYOyYFP+Rhlz8+bDEz&#10;7sYHmopQixjCPkMFTQhDJqWvGrLoF24gjty3Gy2GCMdamhFvMdz2Mk2SlbTYcmxocCDdUNUVV6tA&#10;X/Sky04fltpdyvPp85QWx1elnp/m9w2IQHP4F/+5P0ycv0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PcY8MAAADcAAAADwAAAAAAAAAAAAAAAACYAgAAZHJzL2Rv&#10;d25yZXYueG1sUEsFBgAAAAAEAAQA9QAAAIgDAAAAAA==&#10;" fillcolor="blue" stroked="f"/>
                  <v:oval id="Oval 86" o:spid="_x0000_s1120" style="position:absolute;left:24987;top:1986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95+MEA&#10;AADcAAAADwAAAGRycy9kb3ducmV2LnhtbERPTYvCMBC9L/gfwgje1lSFZbcaRQKCFw9WxetsM7bV&#10;ZlKaWOu/NwvC3ubxPmex6m0tOmp95VjBZJyAIM6dqbhQcDxsPr9B+IBssHZMCp7kYbUcfCwwNe7B&#10;e+qyUIgYwj5FBWUITSqlz0uy6MeuIY7cxbUWQ4RtIU2LjxhuazlNki9pseLYUGJDuqT8lt2tAn3V&#10;nT7d9H6i3fX0e96dp9lxptRo2K/nIAL14V/8dm9NnP8zg7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vefjBAAAA3AAAAA8AAAAAAAAAAAAAAAAAmAIAAGRycy9kb3du&#10;cmV2LnhtbFBLBQYAAAAABAAEAPUAAACGAwAAAAA=&#10;" fillcolor="blue" stroked="f"/>
                  <v:oval id="Oval 87" o:spid="_x0000_s1121" style="position:absolute;left:24987;top:1986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hjMIA&#10;AADcAAAADwAAAGRycy9kb3ducmV2LnhtbERPS2sCMRC+C/0PYQRvmlWLtFujlEDBiwdXxet0M+4z&#10;k2WTrtt/3xQKvc3H95ztfrStGKj3lWMFy0UCgjh3puJCweX8MX8B4QOywdYxKfgmD/vd02SLqXEP&#10;PtGQhULEEPYpKihD6FIpfV6SRb9wHXHk7q63GCLsC2l6fMRw28pVkmykxYpjQ4kd6ZLyJvuyCnSt&#10;B31t9GmpXX39vB1vq+yyVmo2Hd/fQAQaw7/4z30wcf7r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BuGMwgAAANwAAAAPAAAAAAAAAAAAAAAAAJgCAABkcnMvZG93&#10;bnJldi54bWxQSwUGAAAAAAQABAD1AAAAhwMAAAAA&#10;" fillcolor="blue" stroked="f"/>
                  <v:oval id="Oval 88" o:spid="_x0000_s1122" style="position:absolute;left:18415;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EF8IA&#10;AADcAAAADwAAAGRycy9kb3ducmV2LnhtbERPS2sCMRC+C/0PYQRvmlWptFujlEDBiwdXxet0M+4z&#10;k2WTrtt/3xQKvc3H95ztfrStGKj3lWMFy0UCgjh3puJCweX8MX8B4QOywdYxKfgmD/vd02SLqXEP&#10;PtGQhULEEPYpKihD6FIpfV6SRb9wHXHk7q63GCLsC2l6fMRw28pVkmykxYpjQ4kd6ZLyJvuyCnSt&#10;B31t9GmpXX39vB1vq+yyVmo2Hd/fQAQaw7/4z30wcf7rM/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SkQXwgAAANwAAAAPAAAAAAAAAAAAAAAAAJgCAABkcnMvZG93&#10;bnJldi54bWxQSwUGAAAAAAQABAD1AAAAhwMAAAAA&#10;" fillcolor="blue" stroked="f"/>
                  <v:oval id="Oval 89" o:spid="_x0000_s1123" style="position:absolute;left:16954;top:24326;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jaYMEA&#10;AADcAAAADwAAAGRycy9kb3ducmV2LnhtbERPTYvCMBC9C/sfwgjeNFVBtGsUCSzsxYNV8To2s221&#10;mZQmW+u/3ywI3ubxPme97W0tOmp95VjBdJKAIM6dqbhQcDp+jZcgfEA2WDsmBU/ysN18DNaYGvfg&#10;A3VZKEQMYZ+igjKEJpXS5yVZ9BPXEEfux7UWQ4RtIU2LjxhuazlLkoW0WHFsKLEhXVJ+z36tAn3T&#10;nT7f9WGq3e18vewvs+w0V2o07HefIAL14S1+ub9NnL9awP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Y2mDBAAAA3AAAAA8AAAAAAAAAAAAAAAAAmAIAAGRycy9kb3du&#10;cmV2LnhtbFBLBQYAAAAABAAEAPUAAACGAwAAAAA=&#10;" fillcolor="blue" stroked="f"/>
                  <v:oval id="Oval 90" o:spid="_x0000_s1124" style="position:absolute;left:18415;top:23672;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8IA&#10;AADcAAAADwAAAGRycy9kb3ducmV2LnhtbERPS2sCMRC+C/0PYQRvmlWhtlujlEDBiwdXxet0M+4z&#10;k2WTrtt/3xQKvc3H95ztfrStGKj3lWMFy0UCgjh3puJCweX8MX8B4QOywdYxKfgmD/vd02SLqXEP&#10;PtGQhULEEPYpKihD6FIpfV6SRb9wHXHk7q63GCLsC2l6fMRw28pVkjxLixXHhhI70iXlTfZlFeha&#10;D/ra6NNSu/r6eTveVtllrdRsOr6/gQg0hn/xn/tg4vzXDf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1H/7wgAAANwAAAAPAAAAAAAAAAAAAAAAAJgCAABkcnMvZG93&#10;bnJldi54bWxQSwUGAAAAAAQABAD1AAAAhwMAAAAA&#10;" fillcolor="blue" stroked="f"/>
                  <v:oval id="Oval 91" o:spid="_x0000_s1125" style="position:absolute;left:19469;top:24403;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ricUA&#10;AADcAAAADwAAAGRycy9kb3ducmV2LnhtbESPQWvCQBCF70L/wzIFb7rRgrSpq5SFgpceTBWv0+w0&#10;iWZnQ3aN8d87h0JvM7w3732z3o6+VQP1sQlsYDHPQBGXwTVcGTh8f85eQcWE7LANTAbuFGG7eZqs&#10;MXfhxnsailQpCeGYo4E6pS7XOpY1eYzz0BGL9ht6j0nWvtKux5uE+1Yvs2ylPTYsDTV2ZGsqL8XV&#10;G7BnO9jjxe4XNpyPP6ev07I4vBgzfR4/3kElGtO/+e965wT/TWjlGZlAb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uJxQAAANwAAAAPAAAAAAAAAAAAAAAAAJgCAABkcnMv&#10;ZG93bnJldi54bWxQSwUGAAAAAAQABAD1AAAAigMAAAAA&#10;" fillcolor="blue" stroked="f"/>
                  <v:oval id="Oval 92" o:spid="_x0000_s1126" style="position:absolute;left:20199;top:24326;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omMMA&#10;AADcAAAADwAAAGRycy9kb3ducmV2LnhtbESPQYvCMBSE7wv+h/AEb2tqBVm6RpGA4MWDXcXr2+bZ&#10;VpuX0sRa/71ZEPY4zMw3zHI92Eb01PnasYLZNAFBXDhTc6ng+LP9/ALhA7LBxjEpeJKH9Wr0scTM&#10;uAcfqM9DKSKEfYYKqhDaTEpfVGTRT11LHL2L6yyGKLtSmg4fEW4bmSbJQlqsOS5U2JKuqLjld6tA&#10;X3WvTzd9mGl3Pf2e9+c0P86VmoyHzTeIQEP4D7/bO6MgTVL4OxOP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womMMAAADcAAAADwAAAAAAAAAAAAAAAACYAgAAZHJzL2Rv&#10;d25yZXYueG1sUEsFBgAAAAAEAAQA9QAAAIgDAAAAAA==&#10;" fillcolor="blue" stroked="f"/>
                  <v:oval id="Oval 93" o:spid="_x0000_s1127" style="position:absolute;left:27260;top:21894;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um8MA&#10;AADcAAAADwAAAGRycy9kb3ducmV2LnhtbESPQYvCMBSE7wv+h/AWvK2pFUS6RlkCwl48WBWvz+Zt&#10;W21eSpOt9d8bQfA4zMw3zHI92Eb01PnasYLpJAFBXDhTc6ngsN98LUD4gGywcUwK7uRhvRp9LDEz&#10;7sY76vNQighhn6GCKoQ2k9IXFVn0E9cSR+/PdRZDlF0pTYe3CLeNTJNkLi3WHBcqbElXVFzzf6tA&#10;X3Svj1e9m2p3OZ5P21OaH2ZKjT+Hn28QgYbwDr/av0ZBmsz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cum8MAAADcAAAADwAAAAAAAAAAAAAAAACYAgAAZHJzL2Rv&#10;d25yZXYueG1sUEsFBgAAAAAEAAQA9QAAAIgDAAAAAA==&#10;" fillcolor="blue" stroked="f"/>
                  <v:oval id="Oval 94" o:spid="_x0000_s1128" style="position:absolute;left:28721;top:20351;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66cUA&#10;AADcAAAADwAAAGRycy9kb3ducmV2LnhtbESPwWrDMBBE74X+g9hCb40cF0LjRA5FEOilh7gxuW6s&#10;re3YWhlLcdy/rwKFHoeZecNsd7PtxUSjbx0rWC4SEMSVMy3XCo5f+5c3ED4gG+wdk4If8rDLHx+2&#10;mBl34wNNRahFhLDPUEETwpBJ6auGLPqFG4ij9+1GiyHKsZZmxFuE216mSbKSFluOCw0OpBuquuJq&#10;FeiLnnTZ6cNSu0t5Pn2e0uL4qtTz0/y+ARFoDv/hv/aHUZAma7if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KLrpxQAAANwAAAAPAAAAAAAAAAAAAAAAAJgCAABkcnMv&#10;ZG93bnJldi54bWxQSwUGAAAAAAQABAD1AAAAigMAAAAA&#10;" fillcolor="blue" stroked="f"/>
                  <v:oval id="Oval 95" o:spid="_x0000_s1129" style="position:absolute;left:22637;top:9080;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W+RcQA&#10;AADcAAAADwAAAGRycy9kb3ducmV2LnhtbESPQWvCQBSE74X+h+UVvNVNIoikrlIWBC8eTBWvr9nX&#10;JJp9G7JrjP/eLQgeh5n5hlmuR9uKgXrfOFaQThMQxKUzDVcKDj+bzwUIH5ANto5JwZ08rFfvb0vM&#10;jbvxnoYiVCJC2OeooA6hy6X0ZU0W/dR1xNH7c73FEGVfSdPjLcJtK7MkmUuLDceFGjvSNZWX4moV&#10;6LMe9PGi96l25+PvaXfKisNMqcnH+P0FItAYXuFne2sUZGkG/2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VvkXEAAAA3AAAAA8AAAAAAAAAAAAAAAAAmAIAAGRycy9k&#10;b3ducmV2LnhtbFBLBQYAAAAABAAEAPUAAACJAwAAAAA=&#10;" fillcolor="blue" stroked="f"/>
                  <v:oval id="Oval 96" o:spid="_x0000_s1130" style="position:absolute;left:17849;top:23107;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64RsQA&#10;AADcAAAADwAAAGRycy9kb3ducmV2LnhtbESPQWvCQBSE70L/w/IEb7pJCiKpq8hCoZcejIrXZ/Y1&#10;iWbfhuw2xn/fLQgeh5n5hllvR9uKgXrfOFaQLhIQxKUzDVcKjofP+QqED8gGW8ek4EEetpu3yRpz&#10;4+68p6EIlYgQ9jkqqEPocil9WZNFv3AdcfR+XG8xRNlX0vR4j3DbyixJltJiw3Ghxo50TeWt+LUK&#10;9FUP+nTT+1S76+ly/j5nxfFdqdl03H2ACDSGV/jZ/jIKsnQJ/2fi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uuEbEAAAA3AAAAA8AAAAAAAAAAAAAAAAAmAIAAGRycy9k&#10;b3ducmV2LnhtbFBLBQYAAAAABAAEAPUAAACJAwAAAAA=&#10;" fillcolor="blue" stroked="f"/>
                  <v:oval id="Oval 97" o:spid="_x0000_s1131" style="position:absolute;left:16389;top:24003;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vqj8QA&#10;AADcAAAADwAAAGRycy9kb3ducmV2LnhtbESPQWvCQBSE74X+h+UVvNVNIoikrlIWBC8eTBWvr9nX&#10;JJp9G7JrjP/eLQgeh5n5hlmuR9uKgXrfOFaQThMQxKUzDVcKDj+bzwUIH5ANto5JwZ08rFfvb0vM&#10;jbvxnoYiVCJC2OeooA6hy6X0ZU0W/dR1xNH7c73FEGVfSdPjLcJtK7MkmUuLDceFGjvSNZWX4moV&#10;6LMe9PGi96l25+PvaXfKisNMqcnH+P0FItAYXuFne2sUZFkK/2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r6o/EAAAA3AAAAA8AAAAAAAAAAAAAAAAAmAIAAGRycy9k&#10;b3ducmV2LnhtbFBLBQYAAAAABAAEAPUAAACJAwAAAAA=&#10;" fillcolor="blue" stroked="f"/>
                  <v:oval id="Oval 98" o:spid="_x0000_s1132" style="position:absolute;left:19310;top:25863;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XRY8MA&#10;AADcAAAADwAAAGRycy9kb3ducmV2LnhtbESPQYvCMBSE7wv+h/AEb2tqhUWqUSQg7MWDVfH6bJ5t&#10;tXkpTbZ2//1GWPA4zMw3zGoz2Eb01PnasYLZNAFBXDhTc6ngdNx9LkD4gGywcUwKfsnDZj36WGFm&#10;3JMP1OehFBHCPkMFVQhtJqUvKrLop64ljt7NdRZDlF0pTYfPCLeNTJPkS1qsOS5U2JKuqHjkP1aB&#10;vutenx/6MNPufr5e9pc0P82VmoyH7RJEoCG8w//tb6MgTefwOh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XRY8MAAADcAAAADwAAAAAAAAAAAAAAAACYAgAAZHJzL2Rv&#10;d25yZXYueG1sUEsFBgAAAAAEAAQA9QAAAIgDAAAAAA==&#10;" fillcolor="blue" stroked="f"/>
                  <v:oval id="Oval 99" o:spid="_x0000_s1133" style="position:absolute;left:19310;top:25133;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ccKMAA&#10;AADcAAAADwAAAGRycy9kb3ducmV2LnhtbERPTYvCMBC9L/gfwgje1tQKIl2jSEDw4sGu4nW2Gdtq&#10;MylNrPXfm8OCx8f7Xm0G24ieOl87VjCbJiCIC2dqLhWcfnffSxA+IBtsHJOCF3nYrEdfK8yMe/KR&#10;+jyUIoawz1BBFUKbSemLiiz6qWuJI3d1ncUQYVdK0+EzhttGpkmykBZrjg0VtqQrKu75wyrQN93r&#10;810fZ9rdzn+XwyXNT3OlJuNh+wMi0BA+4n/33ihIl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bccKMAAAADcAAAADwAAAAAAAAAAAAAAAACYAgAAZHJzL2Rvd25y&#10;ZXYueG1sUEsFBgAAAAAEAAQA9QAAAIUDAAAAAA==&#10;" fillcolor="blue" stroked="f"/>
                  <v:oval id="Oval 100" o:spid="_x0000_s1134" style="position:absolute;left:19227;top:25863;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u5s8QA&#10;AADcAAAADwAAAGRycy9kb3ducmV2LnhtbESPQWvCQBSE74L/YXkFb7oxgtjUVcqC0IsHU8Xra/Y1&#10;iWbfhuw2xn/vCkKPw8x8w6y3g21ET52vHSuYzxIQxIUzNZcKjt+76QqED8gGG8ek4E4etpvxaI2Z&#10;cTc+UJ+HUkQI+wwVVCG0mZS+qMiin7mWOHq/rrMYouxKaTq8RbhtZJokS2mx5rhQYUu6ouKa/1kF&#10;+qJ7fbrqw1y7y+nnvD+n+XGh1ORt+PwAEWgI/+FX+8soSFfv8Dw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7ubPEAAAA3AAAAA8AAAAAAAAAAAAAAAAAmAIAAGRycy9k&#10;b3ducmV2LnhtbFBLBQYAAAAABAAEAPUAAACJAwAAAAA=&#10;" fillcolor="blue" stroked="f"/>
                  <v:oval id="Oval 101" o:spid="_x0000_s1135" style="position:absolute;left:22231;top:25298;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G88EA&#10;AADcAAAADwAAAGRycy9kb3ducmV2LnhtbERPTYvCMBC9L/gfwgje1tQKsluNIgFhLx7sKl5nm7Gt&#10;NpPSZGv99+YgeHy879VmsI3oqfO1YwWzaQKCuHCm5lLB8Xf3+QXCB2SDjWNS8CAPm/XoY4WZcXc+&#10;UJ+HUsQQ9hkqqEJoMyl9UZFFP3UtceQurrMYIuxKaTq8x3DbyDRJFtJizbGhwpZ0RcUt/7cK9FX3&#10;+nTTh5l219PfeX9O8+Ncqcl42C5BBBrCW/xy/xgF6XecH8/EI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YhvPBAAAA3AAAAA8AAAAAAAAAAAAAAAAAmAIAAGRycy9kb3du&#10;cmV2LnhtbFBLBQYAAAAABAAEAPUAAACGAwAAAAA=&#10;" fillcolor="blue" stroked="f"/>
                  <v:oval id="Oval 102" o:spid="_x0000_s1136" style="position:absolute;left:27749;top:22136;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QjaMQA&#10;AADcAAAADwAAAGRycy9kb3ducmV2LnhtbESPQWvCQBSE70L/w/IKvekmKYimriILhV56MCpeX7PP&#10;JJp9G7LbmP77riB4HGbmG2a1GW0rBup941hBOktAEJfONFwpOOw/pwsQPiAbbB2Tgj/ysFm/TFaY&#10;G3fjHQ1FqESEsM9RQR1Cl0vpy5os+pnriKN3dr3FEGVfSdPjLcJtK7MkmUuLDceFGjvSNZXX4tcq&#10;0Bc96ONV71LtLsef0/cpKw7vSr29jtsPEIHG8Aw/2l9GQbZM4X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UI2jEAAAA3AAAAA8AAAAAAAAAAAAAAAAAmAIAAGRycy9k&#10;b3ducmV2LnhtbFBLBQYAAAAABAAEAPUAAACJAwAAAAA=&#10;" fillcolor="blue" stroked="f"/>
                  <v:oval id="Oval 103" o:spid="_x0000_s1137" style="position:absolute;left:27095;top:19621;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9H8UA&#10;AADcAAAADwAAAGRycy9kb3ducmV2LnhtbESPwWrDMBBE74X+g9hCb40cF0LjRA5FEOilh7gxuW6s&#10;re3YWhlLcdy/rwKFHoeZecNsd7PtxUSjbx0rWC4SEMSVMy3XCo5f+5c3ED4gG+wdk4If8rDLHx+2&#10;mBl34wNNRahFhLDPUEETwpBJ6auGLPqFG4ij9+1GiyHKsZZmxFuE216mSbKSFluOCw0OpBuquuJq&#10;FeiLnnTZ6cNSu0t5Pn2e0uL4qtTz0/y+ARFoDv/hv/aHUZCuU7if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hr0fxQAAANwAAAAPAAAAAAAAAAAAAAAAAJgCAABkcnMv&#10;ZG93bnJldi54bWxQSwUGAAAAAAQABAD1AAAAigMAAAAA&#10;" fillcolor="blue" stroked="f"/>
                  <v:oval id="Oval 104" o:spid="_x0000_s1138" style="position:absolute;left:26365;top:8191;width:406;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oYhMQA&#10;AADcAAAADwAAAGRycy9kb3ducmV2LnhtbESPQWvCQBSE7wX/w/IK3urGCKKpq5QFoRcPpgavz+xr&#10;Es2+DdltTP99Vyh4HGbmG2azG20rBup941jBfJaAIC6dabhScPrav61A+IBssHVMCn7Jw247edlg&#10;ZtydjzTkoRIRwj5DBXUIXSalL2uy6GeuI47et+sthij7Spoe7xFuW5kmyVJabDgu1NiRrqm85T9W&#10;gb7qQRc3fZxrdy0u58M5zU8Lpaav48c7iEBjeIb/259GQbpewONMP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KGITEAAAA3AAAAA8AAAAAAAAAAAAAAAAAmAIAAGRycy9k&#10;b3ducmV2LnhtbFBLBQYAAAAABAAEAPUAAACJAwAAAAA=&#10;" fillcolor="blue" stroked="f"/>
                  <v:rect id="Rectangle 105" o:spid="_x0000_s1139" style="position:absolute;left:-5795;top:12196;width:16757;height:261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uKX8QA&#10;AADcAAAADwAAAGRycy9kb3ducmV2LnhtbESP0WrCQBRE3wv+w3IF3+qmwQaNrhIEwZcWqvmAa/aa&#10;hO7eDdk1iX/fLRT6OMzMGWZ3mKwRA/W+dazgbZmAIK6cbrlWUF5Pr2sQPiBrNI5JwZM8HPazlx3m&#10;2o38RcMl1CJC2OeooAmhy6X0VUMW/dJ1xNG7u95iiLKvpe5xjHBrZJokmbTYclxosKNjQ9X35WEV&#10;hPfi05jH7XnOsoztdbMuyw+v1GI+FVsQgabwH/5rn7WCdLOC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ril/EAAAA3AAAAA8AAAAAAAAAAAAAAAAAmAIAAGRycy9k&#10;b3ducmV2LnhtbFBLBQYAAAAABAAEAPUAAACJAwAAAAA=&#10;" filled="f" stroked="f">
                    <v:textbox style="mso-fit-shape-to-text:t" inset="0,0,0,0">
                      <w:txbxContent>
                        <w:p w:rsidR="00947CBE" w:rsidRDefault="00947CBE">
                          <w:r>
                            <w:rPr>
                              <w:rFonts w:ascii="Helvetica" w:hAnsi="Helvetica" w:cs="Helvetica"/>
                              <w:color w:val="000000"/>
                              <w:sz w:val="16"/>
                              <w:szCs w:val="16"/>
                            </w:rPr>
                            <w:t>Distance from robot (cm)</w:t>
                          </w:r>
                        </w:p>
                      </w:txbxContent>
                    </v:textbox>
                  </v:rect>
                  <v:rect id="Rectangle 106" o:spid="_x0000_s1140" style="position:absolute;left:19227;top:31946;width:8192;height:26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Lateral offset (cm)</w:t>
                          </w:r>
                        </w:p>
                      </w:txbxContent>
                    </v:textbox>
                  </v:rect>
                  <v:rect id="Rectangle 107" o:spid="_x0000_s1141" style="position:absolute;left:10464;top:730;width:25026;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2+sIA&#10;AADcAAAADwAAAGRycy9kb3ducmV2LnhtbESPzYoCMRCE7wv7DqGFva0Z5yDuaBQRBBUvjj5AM+n5&#10;waQzJFlnfHuzIOyxqKqvqNVmtEY8yIfOsYLZNANBXDndcaPgdt1/L0CEiKzROCYFTwqwWX9+rLDQ&#10;buALPcrYiAThUKCCNsa+kDJULVkMU9cTJ6923mJM0jdSexwS3BqZZ9lcWuw4LbTY066l6l7+WgXy&#10;Wu6HRWl85k55fTbHw6Ump9TXZNwuQUQa43/43T5oBfnP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Xb6wgAAANwAAAAPAAAAAAAAAAAAAAAAAJgCAABkcnMvZG93&#10;bnJldi54bWxQSwUGAAAAAAQABAD1AAAAhwMAAAAA&#10;" filled="f" stroked="f">
                    <v:textbox style="mso-fit-shape-to-text:t" inset="0,0,0,0">
                      <w:txbxContent>
                        <w:p w:rsidR="00947CBE" w:rsidRDefault="00947CBE">
                          <w:r>
                            <w:rPr>
                              <w:rFonts w:ascii="Helvetica" w:hAnsi="Helvetica" w:cs="Helvetica"/>
                              <w:color w:val="000000"/>
                              <w:sz w:val="16"/>
                              <w:szCs w:val="16"/>
                            </w:rPr>
                            <w:t>World coordinates of detected face from panning Kinect</w:t>
                          </w:r>
                        </w:p>
                      </w:txbxContent>
                    </v:textbox>
                  </v:rect>
                  <v:shape id="5-Point Star 299" o:spid="_x0000_s1142" style="position:absolute;left:22980;top:24003;width:1765;height:1460;visibility:visible;mso-wrap-style:square;v-text-anchor:middle" coordsize="176529,14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70cQA&#10;AADcAAAADwAAAGRycy9kb3ducmV2LnhtbESPT2sCMRTE74V+h/AKvdWsHmpdjSJCwR4K/kWPz81z&#10;s7h5WTapWb+9EQoeh5n5DTOZdbYWV2p95VhBv5eBIC6crrhUsNt+f3yB8AFZY+2YFNzIw2z6+jLB&#10;XLvIa7puQikShH2OCkwITS6lLwxZ9D3XECfv7FqLIcm2lLrFmOC2loMs+5QWK04LBhtaGCoumz+r&#10;YHX6jQfWcRvX/b0JP6vlcIFHpd7fuvkYRKAuPMP/7aVWMBiN4HE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O+9HEAAAA3AAAAA8AAAAAAAAAAAAAAAAAmAIAAGRycy9k&#10;b3ducmV2LnhtbFBLBQYAAAAABAAEAPUAAACJAwAAAAA=&#10;" path="m,55786r67428,l88265,r20836,55786l176529,55786,121978,90263r20837,55787l88265,111572,33714,146050,54551,90263,,55786xe" fillcolor="#c0504d [3205]" stroked="f" strokeweight="2pt">
                    <v:path arrowok="t" o:connecttype="custom" o:connectlocs="0,55786;67428,55786;88265,0;109101,55786;176529,55786;121978,90263;142815,146050;88265,111572;33714,146050;54551,90263;0,55786" o:connectangles="0,0,0,0,0,0,0,0,0,0,0"/>
                  </v:shape>
                  <w10:anchorlock/>
                </v:group>
              </w:pict>
            </mc:Fallback>
          </mc:AlternateContent>
        </w:r>
      </w:ins>
    </w:p>
    <w:p w:rsidR="009B0251" w:rsidRPr="0073390E" w:rsidRDefault="009B0251" w:rsidP="0073390E">
      <w:pPr>
        <w:pStyle w:val="Caption1"/>
        <w:rPr>
          <w:rFonts w:cs="Calibri"/>
          <w:sz w:val="24"/>
          <w:szCs w:val="24"/>
        </w:rPr>
      </w:pPr>
      <w:bookmarkStart w:id="50" w:name="_Ref322019798"/>
      <w:bookmarkStart w:id="51" w:name="_Toc326694713"/>
      <w:r>
        <w:t xml:space="preserve">Figure </w:t>
      </w:r>
      <w:fldSimple w:instr=" SEQ Figure \* ARABIC ">
        <w:r w:rsidR="00A301BF">
          <w:rPr>
            <w:noProof/>
          </w:rPr>
          <w:t>10</w:t>
        </w:r>
      </w:fldSimple>
      <w:bookmarkEnd w:id="50"/>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51"/>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A301BF">
        <w:t xml:space="preserve">Figure </w:t>
      </w:r>
      <w:r w:rsidR="00A301BF">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A301BF">
        <w:t xml:space="preserve">Figure </w:t>
      </w:r>
      <w:r w:rsidR="00A301BF">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w:t>
      </w:r>
      <w:r w:rsidR="004026C5">
        <w:rPr>
          <w:rFonts w:cs="Calibri"/>
          <w:szCs w:val="24"/>
        </w:rPr>
        <w:lastRenderedPageBreak/>
        <w:t>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06E89997" wp14:editId="2458DB8C">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52" w:name="_Ref322511744"/>
            <w:bookmarkStart w:id="53" w:name="_Toc326694714"/>
            <w:r>
              <w:t xml:space="preserve">Figure </w:t>
            </w:r>
            <w:fldSimple w:instr=" SEQ Figure \* ARABIC ">
              <w:r w:rsidR="00A301BF">
                <w:rPr>
                  <w:noProof/>
                </w:rPr>
                <w:t>11</w:t>
              </w:r>
            </w:fldSimple>
            <w:bookmarkEnd w:id="52"/>
            <w:r>
              <w:t>: Tracking performance of Kinect with pan compensation</w:t>
            </w:r>
            <w:bookmarkEnd w:id="53"/>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A301BF">
        <w:t xml:space="preserve">Figure </w:t>
      </w:r>
      <w:r w:rsidR="00A301BF">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 xml:space="preserve">benefits of the pan mount outweigh the drawbacks, this could </w:t>
      </w:r>
      <w:r w:rsidR="001639A4">
        <w:rPr>
          <w:rFonts w:cs="Calibri"/>
          <w:szCs w:val="24"/>
        </w:rPr>
        <w:lastRenderedPageBreak/>
        <w:t>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del w:id="54" w:author="Bill" w:date="2012-06-16T22:47:00Z">
        <w:r w:rsidR="00382FD7" w:rsidDel="00947CBE">
          <w:rPr>
            <w:rFonts w:cs="Calibri"/>
            <w:szCs w:val="24"/>
          </w:rPr>
          <w:delText>bumps</w:delText>
        </w:r>
        <w:r w:rsidR="007546AF" w:rsidDel="00947CBE">
          <w:rPr>
            <w:rFonts w:cs="Calibri"/>
            <w:szCs w:val="24"/>
          </w:rPr>
          <w:delText xml:space="preserve"> </w:delText>
        </w:r>
      </w:del>
      <w:ins w:id="55" w:author="Bill" w:date="2012-06-16T22:47:00Z">
        <w:r w:rsidR="00947CBE">
          <w:rPr>
            <w:rFonts w:cs="Calibri"/>
            <w:szCs w:val="24"/>
          </w:rPr>
          <w:t xml:space="preserve">high-frequency vibrations </w:t>
        </w:r>
      </w:ins>
      <w:r w:rsidR="007546AF">
        <w:rPr>
          <w:rFonts w:cs="Calibri"/>
          <w:szCs w:val="24"/>
        </w:rPr>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56" w:name="_Ref323045519"/>
      <w:bookmarkStart w:id="57" w:name="_Toc326694691"/>
      <w:r>
        <w:lastRenderedPageBreak/>
        <w:t>Person Tracking</w:t>
      </w:r>
      <w:bookmarkEnd w:id="56"/>
      <w:bookmarkEnd w:id="57"/>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A301BF">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A301BF">
        <w:t xml:space="preserve">Figure </w:t>
      </w:r>
      <w:r w:rsidR="00A301BF">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7FEB4B58" wp14:editId="00B665BC">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0850F7">
                              <w:pPr>
                                <w:pStyle w:val="NoSpacing"/>
                              </w:pPr>
                              <w:r>
                                <w:t>Person</w:t>
                              </w:r>
                            </w:p>
                            <w:p w:rsidR="00386F1B" w:rsidRDefault="00386F1B"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86F1B" w:rsidRDefault="00386F1B"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86F1B" w:rsidRDefault="00386F1B"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86F1B" w:rsidRDefault="00386F1B"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86F1B" w:rsidRDefault="00386F1B"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143"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">
                <v:shape id="_x0000_s1144"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145"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47CBE" w:rsidRDefault="00947CBE" w:rsidP="000850F7">
                        <w:pPr>
                          <w:pStyle w:val="NoSpacing"/>
                        </w:pPr>
                        <w:r>
                          <w:t>Person</w:t>
                        </w:r>
                      </w:p>
                      <w:p w:rsidR="00947CBE" w:rsidRDefault="00947CBE" w:rsidP="000850F7">
                        <w:pPr>
                          <w:pStyle w:val="NoSpacing"/>
                        </w:pPr>
                        <w:r>
                          <w:t>Location</w:t>
                        </w:r>
                      </w:p>
                    </w:txbxContent>
                  </v:textbox>
                </v:shape>
                <v:rect id="Rectangle 26" o:spid="_x0000_s1146"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147"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47CBE" w:rsidRDefault="00947CBE" w:rsidP="000850F7">
                        <w:pPr>
                          <w:jc w:val="center"/>
                        </w:pPr>
                        <w:r>
                          <w:t>Kalman Filter</w:t>
                        </w:r>
                      </w:p>
                    </w:txbxContent>
                  </v:textbox>
                </v:shape>
                <v:shape id="Text Box 28" o:spid="_x0000_s1148"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149"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150"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47CBE" w:rsidRDefault="00947CBE"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151"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152"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153"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154"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58" w:name="_Ref324336631"/>
      <w:bookmarkStart w:id="59" w:name="_Toc326694715"/>
      <w:r>
        <w:t xml:space="preserve">Figure </w:t>
      </w:r>
      <w:fldSimple w:instr=" SEQ Figure \* ARABIC ">
        <w:r w:rsidR="00A301BF">
          <w:rPr>
            <w:noProof/>
          </w:rPr>
          <w:t>12</w:t>
        </w:r>
      </w:fldSimple>
      <w:bookmarkEnd w:id="58"/>
      <w:r>
        <w:t>: Person-tracking architecture</w:t>
      </w:r>
      <w:bookmarkEnd w:id="59"/>
    </w:p>
    <w:p w:rsidR="000850F7" w:rsidRDefault="000850F7" w:rsidP="00416EEF">
      <w:pPr>
        <w:spacing w:line="480" w:lineRule="auto"/>
        <w:ind w:firstLine="720"/>
      </w:pPr>
    </w:p>
    <w:p w:rsidR="00097FC1" w:rsidRDefault="00B437E1" w:rsidP="00416EEF">
      <w:pPr>
        <w:spacing w:line="480" w:lineRule="auto"/>
        <w:ind w:firstLine="720"/>
        <w:rPr>
          <w:ins w:id="60" w:author="Bill" w:date="2012-06-17T15:47:00Z"/>
        </w:rPr>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ins w:id="61" w:author="Bill" w:date="2012-06-17T15:43:00Z">
        <w:r w:rsidR="00097FC1">
          <w:t xml:space="preserve">  </w:t>
        </w:r>
      </w:ins>
      <w:ins w:id="62" w:author="Bill" w:date="2012-06-17T15:36:00Z">
        <w:r w:rsidR="00B32070">
          <w:t xml:space="preserve">For </w:t>
        </w:r>
      </w:ins>
      <w:ins w:id="63" w:author="Bill" w:date="2012-06-17T15:37:00Z">
        <w:r w:rsidR="00B32070">
          <w:t>integration with the Kalman filter, it was necessary to assign a variance to each detector.  The face detector and body detector were assigned a variance of 0.25m</w:t>
        </w:r>
      </w:ins>
      <w:ins w:id="64" w:author="Bill" w:date="2012-06-17T15:41:00Z">
        <w:r w:rsidR="00097FC1">
          <w:rPr>
            <w:vertAlign w:val="superscript"/>
          </w:rPr>
          <w:t>2</w:t>
        </w:r>
      </w:ins>
      <w:ins w:id="65" w:author="Bill" w:date="2012-06-17T15:37:00Z">
        <w:r w:rsidR="00B32070">
          <w:t>.</w:t>
        </w:r>
      </w:ins>
      <w:ins w:id="66" w:author="Bill" w:date="2012-06-17T15:40:00Z">
        <w:r w:rsidR="00097FC1">
          <w:t xml:space="preserve">  The variance of the leg detector </w:t>
        </w:r>
      </w:ins>
      <w:ins w:id="67" w:author="Bill" w:date="2012-06-17T15:41:00Z">
        <w:r w:rsidR="00097FC1">
          <w:t>varie</w:t>
        </w:r>
      </w:ins>
      <w:ins w:id="68" w:author="Bill" w:date="2012-06-17T15:43:00Z">
        <w:r w:rsidR="00097FC1">
          <w:t>d</w:t>
        </w:r>
      </w:ins>
      <w:ins w:id="69" w:author="Bill" w:date="2012-06-17T15:41:00Z">
        <w:r w:rsidR="00097FC1">
          <w:t xml:space="preserve"> between 1</w:t>
        </w:r>
      </w:ins>
      <w:ins w:id="70" w:author="Bill" w:date="2012-06-17T15:42:00Z">
        <w:r w:rsidR="00097FC1">
          <w:t>m</w:t>
        </w:r>
        <w:r w:rsidR="00097FC1">
          <w:rPr>
            <w:vertAlign w:val="superscript"/>
          </w:rPr>
          <w:t>2</w:t>
        </w:r>
      </w:ins>
      <w:ins w:id="71" w:author="Bill" w:date="2012-06-17T15:41:00Z">
        <w:r w:rsidR="00097FC1">
          <w:t xml:space="preserve"> and </w:t>
        </w:r>
      </w:ins>
      <w:ins w:id="72" w:author="Bill" w:date="2012-06-17T15:42:00Z">
        <w:r w:rsidR="00097FC1">
          <w:t>9m</w:t>
        </w:r>
        <w:r w:rsidR="00097FC1">
          <w:rPr>
            <w:vertAlign w:val="superscript"/>
          </w:rPr>
          <w:t>2</w:t>
        </w:r>
        <w:r w:rsidR="00097FC1">
          <w:t xml:space="preserve"> as a function of how well the detected leg fit the </w:t>
        </w:r>
      </w:ins>
      <w:ins w:id="73" w:author="Bill" w:date="2012-06-17T15:32:00Z">
        <w:r w:rsidR="00B32070">
          <w:t>model.</w:t>
        </w:r>
      </w:ins>
      <w:ins w:id="74" w:author="Bill" w:date="2012-06-17T15:43:00Z">
        <w:r w:rsidR="00097FC1">
          <w:t xml:space="preserve">  </w:t>
        </w:r>
      </w:ins>
      <w:ins w:id="75" w:author="Bill" w:date="2012-06-17T15:44:00Z">
        <w:r w:rsidR="00097FC1">
          <w:t xml:space="preserve">The </w:t>
        </w:r>
      </w:ins>
      <w:ins w:id="76" w:author="Bill" w:date="2012-06-17T15:43:00Z">
        <w:r w:rsidR="00097FC1">
          <w:t>leg detector’s variance was set to be higher</w:t>
        </w:r>
      </w:ins>
      <w:ins w:id="77" w:author="Bill" w:date="2012-06-17T15:44:00Z">
        <w:r w:rsidR="00097FC1">
          <w:t xml:space="preserve"> than the other two nodes because of the </w:t>
        </w:r>
      </w:ins>
      <w:ins w:id="78" w:author="Bill" w:date="2012-06-17T16:20:00Z">
        <w:r w:rsidR="0065367F">
          <w:t>higher</w:t>
        </w:r>
      </w:ins>
      <w:ins w:id="79" w:author="Bill" w:date="2012-06-17T15:44:00Z">
        <w:r w:rsidR="00097FC1">
          <w:t xml:space="preserve"> susceptibility to </w:t>
        </w:r>
      </w:ins>
      <w:ins w:id="80" w:author="Bill" w:date="2012-06-17T15:43:00Z">
        <w:r w:rsidR="00097FC1">
          <w:t>false readings.</w:t>
        </w:r>
      </w:ins>
    </w:p>
    <w:p w:rsidR="00B32070" w:rsidRDefault="00097FC1" w:rsidP="00416EEF">
      <w:pPr>
        <w:spacing w:line="480" w:lineRule="auto"/>
        <w:ind w:firstLine="720"/>
      </w:pPr>
      <w:ins w:id="81" w:author="Bill" w:date="2012-06-17T15:45:00Z">
        <w:r>
          <w:t xml:space="preserve">Because the Kinect-based body detector was the only node capable of </w:t>
        </w:r>
      </w:ins>
      <w:ins w:id="82" w:author="Bill" w:date="2012-06-17T15:47:00Z">
        <w:r>
          <w:t>discriminating the target from other pedestrians</w:t>
        </w:r>
      </w:ins>
      <w:ins w:id="83" w:author="Bill" w:date="2012-06-17T15:46:00Z">
        <w:r>
          <w:t xml:space="preserve">, </w:t>
        </w:r>
      </w:ins>
      <w:ins w:id="84" w:author="Bill" w:date="2012-06-17T15:48:00Z">
        <w:r>
          <w:t>only the body detector</w:t>
        </w:r>
      </w:ins>
      <w:ins w:id="85" w:author="Bill" w:date="2012-06-17T15:46:00Z">
        <w:r>
          <w:t xml:space="preserve"> was </w:t>
        </w:r>
      </w:ins>
      <w:ins w:id="86" w:author="Bill" w:date="2012-06-17T15:48:00Z">
        <w:r>
          <w:t xml:space="preserve">allowed to initialize </w:t>
        </w:r>
      </w:ins>
      <w:ins w:id="87" w:author="Bill" w:date="2012-06-17T15:46:00Z">
        <w:r>
          <w:t>the Kalman filter tracker.</w:t>
        </w:r>
      </w:ins>
      <w:ins w:id="88" w:author="Bill" w:date="2012-06-17T15:47:00Z">
        <w:r>
          <w:t xml:space="preserve">  While the other two nodes were allowed to provide position updates, only the body detector was able to </w:t>
        </w:r>
      </w:ins>
      <w:ins w:id="89" w:author="Bill" w:date="2012-06-17T15:48:00Z">
        <w:r>
          <w:t xml:space="preserve">re-initialize the filter in </w:t>
        </w:r>
      </w:ins>
      <w:ins w:id="90" w:author="Bill" w:date="2012-06-17T15:49:00Z">
        <w:r>
          <w:t>case of target loss.</w:t>
        </w:r>
      </w:ins>
    </w:p>
    <w:p w:rsidR="00ED68F9" w:rsidRDefault="00CD361A" w:rsidP="00ED68F9">
      <w:pPr>
        <w:pStyle w:val="Heading2"/>
      </w:pPr>
      <w:bookmarkStart w:id="91" w:name="_Ref323131019"/>
      <w:bookmarkStart w:id="92" w:name="_Toc326694692"/>
      <w:r>
        <w:t>Face Detector Node</w:t>
      </w:r>
      <w:bookmarkEnd w:id="91"/>
      <w:bookmarkEnd w:id="92"/>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C40B5A" w:rsidRPr="0047338F">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 xml:space="preserve">its </w:t>
      </w:r>
      <w:ins w:id="93" w:author="Bill" w:date="2012-06-17T14:52:00Z">
        <w:r w:rsidR="00386F1B">
          <w:t xml:space="preserve">two-dimensional </w:t>
        </w:r>
      </w:ins>
      <w:r w:rsidR="000522CB">
        <w:t>matches</w:t>
      </w:r>
      <w:r w:rsidR="00D36F52">
        <w:t xml:space="preserve"> with </w:t>
      </w:r>
      <w:r>
        <w:t>depth data from the Kinect</w:t>
      </w:r>
      <w:ins w:id="94" w:author="Bill" w:date="2012-06-17T14:51:00Z">
        <w:r w:rsidR="00386F1B">
          <w:t xml:space="preserve">.  </w:t>
        </w:r>
      </w:ins>
      <w:ins w:id="95" w:author="Bill" w:date="2012-06-17T14:52:00Z">
        <w:r w:rsidR="00386F1B">
          <w:t xml:space="preserve">This yielded face positions and sizes in three-dimensional space.  Matches were then pruned </w:t>
        </w:r>
      </w:ins>
      <w:del w:id="96" w:author="Bill" w:date="2012-06-17T14:52:00Z">
        <w:r w:rsidDel="00386F1B">
          <w:delText xml:space="preserve">, pruning faces </w:delText>
        </w:r>
      </w:del>
      <w:r>
        <w:t xml:space="preserve">based </w:t>
      </w:r>
      <w:r>
        <w:lastRenderedPageBreak/>
        <w:t xml:space="preserve">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97" w:name="_Toc326694693"/>
      <w:r>
        <w:t>Leg Detector Node</w:t>
      </w:r>
      <w:bookmarkEnd w:id="97"/>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C40B5A" w:rsidRPr="0047338F">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C40B5A">
            <w:rPr>
              <w:noProof/>
            </w:rPr>
            <w:t xml:space="preserve"> </w:t>
          </w:r>
          <w:r w:rsidR="00C40B5A" w:rsidRPr="0047338F">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lastRenderedPageBreak/>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98" w:name="_Ref323045443"/>
      <w:bookmarkStart w:id="99" w:name="_Toc326694694"/>
      <w:r>
        <w:t xml:space="preserve">Kinect </w:t>
      </w:r>
      <w:r w:rsidR="00A60026">
        <w:t>Person</w:t>
      </w:r>
      <w:ins w:id="100" w:author="Bill" w:date="2012-06-16T22:48:00Z">
        <w:r w:rsidR="00947CBE">
          <w:t>-</w:t>
        </w:r>
      </w:ins>
      <w:del w:id="101" w:author="Bill" w:date="2012-06-16T22:48:00Z">
        <w:r w:rsidR="00A60026" w:rsidDel="00947CBE">
          <w:delText xml:space="preserve"> </w:delText>
        </w:r>
      </w:del>
      <w:r>
        <w:t>Detector Node</w:t>
      </w:r>
      <w:bookmarkEnd w:id="98"/>
      <w:bookmarkEnd w:id="99"/>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C40B5A" w:rsidRPr="0047338F">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ins w:id="102" w:author="Bill" w:date="2012-06-16T22:48:00Z">
        <w:r w:rsidR="00947CBE">
          <w:t xml:space="preserve">  This would provide additional data to discriminate between users.</w:t>
        </w:r>
      </w:ins>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A301BF">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w:t>
      </w:r>
      <w:r w:rsidR="00B618B1">
        <w:lastRenderedPageBreak/>
        <w:t xml:space="preserve">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A301BF">
        <w:t xml:space="preserve">Figure </w:t>
      </w:r>
      <w:r w:rsidR="00A301BF">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70698D06" wp14:editId="1C541412">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103" w:name="_Ref322980214"/>
      <w:bookmarkStart w:id="104" w:name="_Toc326694716"/>
      <w:r>
        <w:t xml:space="preserve">Figure </w:t>
      </w:r>
      <w:fldSimple w:instr=" SEQ Figure \* ARABIC ">
        <w:r w:rsidR="00A301BF">
          <w:rPr>
            <w:noProof/>
          </w:rPr>
          <w:t>13</w:t>
        </w:r>
      </w:fldSimple>
      <w:bookmarkEnd w:id="103"/>
      <w:r>
        <w:t xml:space="preserve">: Kinect’s RGB image masked for </w:t>
      </w:r>
      <w:r w:rsidR="008A5AD7">
        <w:t>a</w:t>
      </w:r>
      <w:r>
        <w:t xml:space="preserve"> user</w:t>
      </w:r>
      <w:r w:rsidR="00C56540">
        <w:t xml:space="preserve">, </w:t>
      </w:r>
      <w:r w:rsidR="006E3E59">
        <w:t>taken</w:t>
      </w:r>
      <w:r w:rsidR="00C56540">
        <w:t xml:space="preserve"> after calibration</w:t>
      </w:r>
      <w:bookmarkEnd w:id="104"/>
    </w:p>
    <w:p w:rsidR="00930501" w:rsidRDefault="00930501" w:rsidP="000923B3">
      <w:pPr>
        <w:pStyle w:val="Caption1"/>
      </w:pPr>
    </w:p>
    <w:tbl>
      <w:tblPr>
        <w:tblStyle w:val="TableGrid"/>
        <w:tblW w:w="0" w:type="auto"/>
        <w:tblLook w:val="04A0" w:firstRow="1" w:lastRow="0" w:firstColumn="1" w:lastColumn="0" w:noHBand="0" w:noVBand="1"/>
      </w:tblPr>
      <w:tblGrid>
        <w:gridCol w:w="4020"/>
        <w:gridCol w:w="483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105" w:name="_Ref324336850"/>
            <w:r>
              <w:rPr>
                <w:noProof/>
              </w:rPr>
              <w:lastRenderedPageBreak/>
              <w:drawing>
                <wp:inline distT="0" distB="0" distL="0" distR="0" wp14:anchorId="6092C357" wp14:editId="795CC169">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E73875">
            <w:pPr>
              <w:pStyle w:val="Caption1"/>
            </w:pPr>
            <w:bookmarkStart w:id="106" w:name="_Ref324336895"/>
            <w:bookmarkStart w:id="107" w:name="_Toc326694717"/>
            <w:r>
              <w:t xml:space="preserve">Figure </w:t>
            </w:r>
            <w:fldSimple w:instr=" SEQ Figure \* ARABIC ">
              <w:r w:rsidR="00A301BF">
                <w:rPr>
                  <w:noProof/>
                </w:rPr>
                <w:t>14</w:t>
              </w:r>
            </w:fldSimple>
            <w:bookmarkEnd w:id="106"/>
            <w:r>
              <w:t xml:space="preserve">: Histogram computed from </w:t>
            </w:r>
            <w:r>
              <w:fldChar w:fldCharType="begin"/>
            </w:r>
            <w:r>
              <w:instrText xml:space="preserve"> REF _Ref322980214 \h </w:instrText>
            </w:r>
            <w:r>
              <w:fldChar w:fldCharType="separate"/>
            </w:r>
            <w:r w:rsidR="00A301BF">
              <w:t xml:space="preserve">Figure </w:t>
            </w:r>
            <w:r w:rsidR="00A301BF">
              <w:rPr>
                <w:noProof/>
              </w:rPr>
              <w:t>13</w:t>
            </w:r>
            <w:r>
              <w:fldChar w:fldCharType="end"/>
            </w:r>
            <w:r w:rsidRPr="006119FC">
              <w:t>: hue on horizontal axis, saturation on vertical axis, brightness represents histogram value.</w:t>
            </w:r>
            <w:bookmarkEnd w:id="105"/>
            <w:bookmarkEnd w:id="107"/>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7674CD0E" wp14:editId="79EB9249">
                  <wp:extent cx="2926080" cy="2261827"/>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2926080" cy="2261827"/>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108" w:name="_Toc326694718"/>
            <w:r>
              <w:t xml:space="preserve">Figure </w:t>
            </w:r>
            <w:fldSimple w:instr=" SEQ Figure \* ARABIC ">
              <w:r w:rsidR="00A301BF">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C276B3">
              <w:t xml:space="preserve"> </w:t>
            </w:r>
            <w:r w:rsidR="00930501">
              <w:t>as 3</w:t>
            </w:r>
            <w:r>
              <w:t>D surface plot</w:t>
            </w:r>
            <w:bookmarkEnd w:id="108"/>
          </w:p>
          <w:p w:rsidR="00621E13" w:rsidRDefault="00621E13" w:rsidP="000923B3">
            <w:pPr>
              <w:pStyle w:val="Caption1"/>
            </w:pPr>
          </w:p>
        </w:tc>
      </w:tr>
    </w:tbl>
    <w:p w:rsidR="00621E13" w:rsidDel="00097FC1" w:rsidRDefault="00621E13" w:rsidP="00C276B3">
      <w:pPr>
        <w:spacing w:line="480" w:lineRule="auto"/>
        <w:rPr>
          <w:del w:id="109" w:author="Bill" w:date="2012-06-17T15:49:00Z"/>
        </w:rPr>
      </w:pPr>
    </w:p>
    <w:p w:rsidR="00B618B1" w:rsidRDefault="00FD1539" w:rsidP="00371F78">
      <w:pPr>
        <w:spacing w:line="480" w:lineRule="auto"/>
        <w:ind w:firstLine="720"/>
      </w:pPr>
      <w:r>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A301BF">
        <w:t xml:space="preserve">Figure </w:t>
      </w:r>
      <w:r w:rsidR="00A301BF">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lastRenderedPageBreak/>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386F1B"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w:t>
      </w:r>
      <w:proofErr w:type="spellStart"/>
      <w:r w:rsidR="00CD5161">
        <w:t>st</w:t>
      </w:r>
      <w:r>
        <w:t>.</w:t>
      </w:r>
      <w:proofErr w:type="spellEnd"/>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m:t>
            </m:r>
            <m:r>
              <m:rPr>
                <m:sty m:val="b"/>
              </m:rPr>
              <w:rPr>
                <w:rFonts w:ascii="Cambria Math" w:hAnsi="Cambria Math"/>
              </w:rPr>
              <m:t>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386F1B">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A301BF">
        <w:t xml:space="preserve">Figure </w:t>
      </w:r>
      <w:r w:rsidR="00A301BF">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w:t>
      </w:r>
      <w:r w:rsidR="00C56240">
        <w:lastRenderedPageBreak/>
        <w:t xml:space="preserve">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drawing>
          <wp:inline distT="0" distB="0" distL="0" distR="0" wp14:anchorId="5D57F2A1" wp14:editId="1203EAED">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110" w:name="_Ref324337029"/>
      <w:bookmarkStart w:id="111" w:name="_Toc326694719"/>
      <w:r>
        <w:t xml:space="preserve">Figure </w:t>
      </w:r>
      <w:fldSimple w:instr=" SEQ Figure \* ARABIC ">
        <w:r w:rsidR="00A301BF">
          <w:rPr>
            <w:noProof/>
          </w:rPr>
          <w:t>16</w:t>
        </w:r>
      </w:fldSimple>
      <w:bookmarkEnd w:id="110"/>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111"/>
    </w:p>
    <w:p w:rsidR="009B0251" w:rsidRDefault="00A07F11" w:rsidP="00724C1A">
      <w:pPr>
        <w:pStyle w:val="Heading1"/>
      </w:pPr>
      <w:bookmarkStart w:id="112" w:name="_Ref324364407"/>
      <w:bookmarkStart w:id="113" w:name="_Toc326694695"/>
      <w:r>
        <w:lastRenderedPageBreak/>
        <w:t>Planning</w:t>
      </w:r>
      <w:bookmarkEnd w:id="112"/>
      <w:bookmarkEnd w:id="113"/>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A301BF">
        <w:t xml:space="preserve">Figure </w:t>
      </w:r>
      <w:r w:rsidR="00A301BF">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3B5830CF" wp14:editId="41553D35">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86F1B" w:rsidRDefault="00386F1B"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86F1B" w:rsidRDefault="00386F1B"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386F1B" w:rsidRDefault="00386F1B"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86F1B" w:rsidRDefault="00386F1B"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155"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">
                <v:shape id="_x0000_s1156" type="#_x0000_t75" style="position:absolute;width:32454;height:28194;visibility:visible;mso-wrap-style:square">
                  <v:fill o:detectmouseclick="t"/>
                  <v:path o:connecttype="none"/>
                </v:shape>
                <v:shape id="Text Box 37" o:spid="_x0000_s1157"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947CBE" w:rsidRDefault="00947CBE" w:rsidP="0009680C">
                        <w:pPr>
                          <w:pStyle w:val="NormalWeb"/>
                          <w:spacing w:before="0" w:beforeAutospacing="0" w:after="0" w:afterAutospacing="0"/>
                        </w:pPr>
                        <w:r>
                          <w:rPr>
                            <w:rFonts w:ascii="Georgia" w:eastAsia="Times New Roman" w:hAnsi="Georgia"/>
                          </w:rPr>
                          <w:t>Person location</w:t>
                        </w:r>
                      </w:p>
                    </w:txbxContent>
                  </v:textbox>
                </v:shape>
                <v:shape id="Text Box 28" o:spid="_x0000_s1158"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947CBE" w:rsidRDefault="00947CBE"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159"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160"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161"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947CBE" w:rsidRDefault="00947CBE"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947CBE" w:rsidRDefault="00947CBE"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162"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947CBE" w:rsidRDefault="00947CBE"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163"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947CBE" w:rsidRDefault="00947CBE"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164"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165"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166"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167"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114" w:name="_Ref324365250"/>
      <w:bookmarkStart w:id="115" w:name="_Toc326694720"/>
      <w:r>
        <w:t xml:space="preserve">Figure </w:t>
      </w:r>
      <w:fldSimple w:instr=" SEQ Figure \* ARABIC ">
        <w:r w:rsidR="00A301BF">
          <w:rPr>
            <w:noProof/>
          </w:rPr>
          <w:t>17</w:t>
        </w:r>
      </w:fldSimple>
      <w:bookmarkEnd w:id="114"/>
      <w:r>
        <w:t>: Planning module</w:t>
      </w:r>
      <w:r>
        <w:rPr>
          <w:noProof/>
        </w:rPr>
        <w:t xml:space="preserve"> architecture</w:t>
      </w:r>
      <w:bookmarkEnd w:id="115"/>
    </w:p>
    <w:p w:rsidR="0009680C" w:rsidRDefault="0009680C" w:rsidP="0009680C">
      <w:pPr>
        <w:pStyle w:val="Caption1"/>
      </w:pPr>
    </w:p>
    <w:p w:rsidR="006556D0" w:rsidRDefault="006556D0" w:rsidP="00724C1A">
      <w:pPr>
        <w:pStyle w:val="Heading2"/>
      </w:pPr>
      <w:bookmarkStart w:id="116" w:name="_Toc326694696"/>
      <w:r>
        <w:t>Point-</w:t>
      </w:r>
      <w:r w:rsidR="002B55DA">
        <w:t>to-</w:t>
      </w:r>
      <w:r>
        <w:t>point planner</w:t>
      </w:r>
      <w:bookmarkEnd w:id="116"/>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C40B5A" w:rsidRPr="0047338F">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C40B5A" w:rsidRPr="0047338F">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A301BF">
        <w:t xml:space="preserve">Figure </w:t>
      </w:r>
      <w:r w:rsidR="00A301BF">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7E19E315" wp14:editId="42298BBF">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117" w:name="_Ref322950225"/>
      <w:bookmarkStart w:id="118" w:name="_Toc326694721"/>
      <w:r>
        <w:t xml:space="preserve">Figure </w:t>
      </w:r>
      <w:fldSimple w:instr=" SEQ Figure \* ARABIC ">
        <w:r w:rsidR="00A301BF">
          <w:rPr>
            <w:noProof/>
          </w:rPr>
          <w:t>18</w:t>
        </w:r>
      </w:fldSimple>
      <w:bookmarkEnd w:id="117"/>
      <w:r>
        <w:t>: Smooth path produced by SBPL planner in presence of obstacles (grid size 1m)</w:t>
      </w:r>
      <w:bookmarkEnd w:id="118"/>
      <w:ins w:id="119" w:author="Bill" w:date="2012-06-16T22:50:00Z">
        <w:r w:rsidR="00C34539">
          <w:t>.  Red indicates obstacles, orange indicates inflated obstacles.  Black represents robot boundary.</w:t>
        </w:r>
      </w:ins>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t>
      </w:r>
      <w:r w:rsidR="00A33713">
        <w:lastRenderedPageBreak/>
        <w:t xml:space="preserve">were </w:t>
      </w:r>
      <w:r w:rsidR="00820A8A">
        <w:t>created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w:t>
      </w:r>
      <w:ins w:id="120" w:author="Bill" w:date="2012-06-16T22:51:00Z">
        <w:r w:rsidR="00C34539">
          <w:t xml:space="preserve"> pi/16</w:t>
        </w:r>
      </w:ins>
      <w:del w:id="121" w:author="Bill" w:date="2012-06-16T22:51:00Z">
        <w:r w:rsidR="0012239B" w:rsidDel="00C34539">
          <w:delText xml:space="preserve"> </w:delText>
        </w:r>
        <w:r w:rsidR="0012239B" w:rsidDel="00C34539">
          <w:rPr>
            <w:vertAlign w:val="subscript"/>
          </w:rPr>
          <w:softHyphen/>
        </w:r>
        <w:r w:rsidR="0012239B" w:rsidDel="00C34539">
          <w:rPr>
            <w:vertAlign w:val="subscript"/>
          </w:rPr>
          <w:softHyphen/>
        </w:r>
        <m:oMath>
          <m:r>
            <w:rPr>
              <w:rFonts w:ascii="Cambria Math" w:hAnsi="Cambria Math"/>
              <w:vertAlign w:val="subscript"/>
            </w:rPr>
            <m:t>π/16</m:t>
          </m:r>
        </m:oMath>
        <w:r w:rsidR="0012239B" w:rsidDel="00C34539">
          <w:delText>.</w:delText>
        </w:r>
      </w:del>
      <w:ins w:id="122" w:author="Bill" w:date="2012-06-16T22:51:00Z">
        <w:r w:rsidR="00C34539">
          <w:t>.</w:t>
        </w:r>
      </w:ins>
      <w:r w:rsidR="0012239B">
        <w:t xml:space="preserve">  </w:t>
      </w:r>
      <w:ins w:id="123" w:author="Bill" w:date="2012-06-17T15:50:00Z">
        <w:r w:rsidR="00097FC1">
          <w:t>The line moves were of length 2.5cm</w:t>
        </w:r>
      </w:ins>
      <w:ins w:id="124" w:author="Bill" w:date="2012-06-17T15:51:00Z">
        <w:r w:rsidR="00097FC1">
          <w:t>.  Combined with the arc</w:t>
        </w:r>
      </w:ins>
      <w:ins w:id="125" w:author="Bill" w:date="2012-06-17T16:21:00Z">
        <w:r w:rsidR="0065367F">
          <w:t>s</w:t>
        </w:r>
      </w:ins>
      <w:ins w:id="126" w:author="Bill" w:date="2012-06-17T15:51:00Z">
        <w:r w:rsidR="00097FC1">
          <w:t xml:space="preserve"> and turn-in-place moves, these motion primitives allowed Harlie to reach any discrete grid square.  </w:t>
        </w:r>
      </w:ins>
      <w:r w:rsidR="005A7D17">
        <w:fldChar w:fldCharType="begin"/>
      </w:r>
      <w:r w:rsidR="005A7D17">
        <w:instrText xml:space="preserve"> REF _Ref322520674 \h </w:instrText>
      </w:r>
      <w:r w:rsidR="005A7D17">
        <w:fldChar w:fldCharType="separate"/>
      </w:r>
      <w:r w:rsidR="00A301BF">
        <w:t xml:space="preserve">Figure </w:t>
      </w:r>
      <w:r w:rsidR="00A301BF">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4EE3069D" wp14:editId="768181E9">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127" w:name="_Ref322520674"/>
      <w:bookmarkStart w:id="128" w:name="_Toc326694722"/>
      <w:r>
        <w:t xml:space="preserve">Figure </w:t>
      </w:r>
      <w:fldSimple w:instr=" SEQ Figure \* ARABIC ">
        <w:r w:rsidR="00A301BF">
          <w:rPr>
            <w:noProof/>
          </w:rPr>
          <w:t>19</w:t>
        </w:r>
      </w:fldSimple>
      <w:bookmarkEnd w:id="127"/>
      <w:r>
        <w:t>: Harlie's motion primitives (spin-in-place moves not shown)</w:t>
      </w:r>
      <w:bookmarkEnd w:id="128"/>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C40B5A" w:rsidRPr="0047338F">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w:t>
      </w:r>
      <w:r w:rsidR="00BC4BF5">
        <w:lastRenderedPageBreak/>
        <w:t xml:space="preserve">multiple sensors.  </w:t>
      </w:r>
      <w:r w:rsidR="005F02A1">
        <w:t>Eventually, i</w:t>
      </w:r>
      <w:r w:rsidR="00BC4BF5">
        <w:t>t is planned to use the Kinect to detect drivable surfaces and low obstacles such as curbs</w:t>
      </w:r>
      <w:r w:rsidR="008A3508">
        <w:t>.  The LIDAR sensor is capable, although 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A301BF">
        <w:t xml:space="preserve">Figure </w:t>
      </w:r>
      <w:r w:rsidR="00A301BF">
        <w:rPr>
          <w:noProof/>
        </w:rPr>
        <w:t>19</w:t>
      </w:r>
      <w:r w:rsidR="00967797">
        <w:fldChar w:fldCharType="end"/>
      </w:r>
      <w:r>
        <w:t xml:space="preserve">.  The output of the SBPL planner was converted from a series of points to </w:t>
      </w:r>
      <w:ins w:id="129" w:author="Bill" w:date="2012-06-16T22:51:00Z">
        <w:r w:rsidR="00C34539">
          <w:t xml:space="preserve">a </w:t>
        </w:r>
      </w:ins>
      <w:del w:id="130" w:author="Bill" w:date="2012-06-16T22:51:00Z">
        <w:r w:rsidDel="00C34539">
          <w:delText xml:space="preserve">the CWRU </w:delText>
        </w:r>
      </w:del>
      <w:r>
        <w:t>path segment standard</w:t>
      </w:r>
      <w:ins w:id="131" w:author="Bill" w:date="2012-06-16T22:51:00Z">
        <w:r w:rsidR="00C34539">
          <w:t xml:space="preserve"> used previously at Case Western Reserve University</w:t>
        </w:r>
      </w:ins>
      <w:r>
        <w:t xml:space="preserve">.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Del="00AF0E20" w:rsidRDefault="0069704D" w:rsidP="00076C9A">
      <w:pPr>
        <w:spacing w:line="480" w:lineRule="auto"/>
        <w:rPr>
          <w:del w:id="132" w:author="Bill" w:date="2012-06-17T16:15:00Z"/>
        </w:rPr>
      </w:pPr>
    </w:p>
    <w:p w:rsidR="00573238" w:rsidRDefault="007E7C2A" w:rsidP="00573238">
      <w:pPr>
        <w:pStyle w:val="Heading2"/>
      </w:pPr>
      <w:bookmarkStart w:id="133" w:name="_Toc326694697"/>
      <w:r>
        <w:t>Dynamic P</w:t>
      </w:r>
      <w:r w:rsidR="00573238">
        <w:t>lanning</w:t>
      </w:r>
      <w:bookmarkEnd w:id="133"/>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A301BF">
        <w:t xml:space="preserve">Figure </w:t>
      </w:r>
      <w:r w:rsidR="00A301BF">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6161AF6B" wp14:editId="7B938BBC">
                <wp:extent cx="5486400" cy="5193096"/>
                <wp:effectExtent l="0" t="0" r="19050" b="2667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86F1B" w:rsidRDefault="00386F1B"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E6108E">
                              <w:pPr>
                                <w:pStyle w:val="NormalWeb"/>
                                <w:spacing w:before="0" w:beforeAutospacing="0" w:after="200" w:afterAutospacing="0" w:line="276" w:lineRule="auto"/>
                              </w:pPr>
                              <w:r>
                                <w:rPr>
                                  <w:rFonts w:ascii="Georgia" w:eastAsia="Times New Roman" w:hAnsi="Georgia"/>
                                </w:rPr>
                                <w:t>Committed</w:t>
                              </w:r>
                            </w:p>
                            <w:p w:rsidR="00386F1B" w:rsidRDefault="00386F1B"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386F1B" w:rsidRDefault="00386F1B"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168" editas="canvas" style="width:6in;height:408.9pt;mso-position-horizontal-relative:char;mso-position-vertical-relative:line" coordsize="54864,5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9" type="#_x0000_t75" style="position:absolute;width:54864;height:51930;visibility:visible;mso-wrap-style:square" stroked="t" strokecolor="black [3213]">
                  <v:fill o:detectmouseclick="t"/>
                  <v:path o:connecttype="none"/>
                </v:shape>
                <v:line id="Straight Connector 43" o:spid="_x0000_s1170"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171"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172"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173"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174"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type id="_x0000_t202" coordsize="21600,21600" o:spt="202" path="m,l,21600r21600,l21600,xe">
                  <v:stroke joinstyle="miter"/>
                  <v:path gradientshapeok="t" o:connecttype="rect"/>
                </v:shapetype>
                <v:shape id="Text Box 53" o:spid="_x0000_s1175"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386F1B" w:rsidRDefault="00386F1B">
                        <w:r>
                          <w:t>Harlie</w:t>
                        </w:r>
                      </w:p>
                    </w:txbxContent>
                  </v:textbox>
                </v:shape>
                <v:shape id="Text Box 53" o:spid="_x0000_s1176"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386F1B" w:rsidRDefault="00386F1B"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86F1B" w:rsidRDefault="00386F1B"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7"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386F1B" w:rsidRDefault="00386F1B" w:rsidP="00E6108E">
                        <w:pPr>
                          <w:pStyle w:val="NormalWeb"/>
                          <w:spacing w:before="0" w:beforeAutospacing="0" w:after="200" w:afterAutospacing="0" w:line="276" w:lineRule="auto"/>
                        </w:pPr>
                        <w:r>
                          <w:rPr>
                            <w:rFonts w:ascii="Georgia" w:eastAsia="Times New Roman" w:hAnsi="Georgia"/>
                          </w:rPr>
                          <w:t>Committed</w:t>
                        </w:r>
                      </w:p>
                      <w:p w:rsidR="00386F1B" w:rsidRDefault="00386F1B"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178"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179"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180"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181"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86F1B" w:rsidRDefault="00386F1B" w:rsidP="005F72D4">
                        <w:pPr>
                          <w:rPr>
                            <w:rFonts w:eastAsia="Times New Roman"/>
                          </w:rPr>
                        </w:pPr>
                      </w:p>
                    </w:txbxContent>
                  </v:textbox>
                </v:shape>
                <v:shape id="Text Box 53" o:spid="_x0000_s1182"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386F1B" w:rsidRDefault="00386F1B"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183"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184"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386F1B" w:rsidRDefault="00386F1B"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185"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86F1B" w:rsidRDefault="00386F1B" w:rsidP="005F72D4">
                        <w:pPr>
                          <w:rPr>
                            <w:rFonts w:eastAsia="Times New Roman"/>
                          </w:rPr>
                        </w:pPr>
                      </w:p>
                    </w:txbxContent>
                  </v:textbox>
                </v:shape>
                <v:line id="Straight Connector 67" o:spid="_x0000_s1186"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187"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188"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189"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190"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191"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192"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193"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194"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195"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196"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197"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86F1B" w:rsidRDefault="00386F1B" w:rsidP="005F72D4">
                        <w:pPr>
                          <w:rPr>
                            <w:rFonts w:eastAsia="Times New Roman"/>
                          </w:rPr>
                        </w:pPr>
                      </w:p>
                    </w:txbxContent>
                  </v:textbox>
                </v:shape>
                <v:shape id="Arc 82" o:spid="_x0000_s1198"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199"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200"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201"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202"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86F1B" w:rsidRDefault="00386F1B" w:rsidP="005F72D4">
                        <w:pPr>
                          <w:rPr>
                            <w:rFonts w:eastAsia="Times New Roman"/>
                          </w:rPr>
                        </w:pPr>
                      </w:p>
                    </w:txbxContent>
                  </v:textbox>
                </v:shape>
                <v:shape id="Flowchart: Summing Junction 85" o:spid="_x0000_s1203"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204"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205"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206"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207"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208"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209"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210"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86F1B" w:rsidRDefault="00386F1B" w:rsidP="005F72D4">
                        <w:pPr>
                          <w:rPr>
                            <w:rFonts w:eastAsia="Times New Roman"/>
                          </w:rPr>
                        </w:pPr>
                      </w:p>
                    </w:txbxContent>
                  </v:textbox>
                </v:shape>
                <v:shape id="Arc 94" o:spid="_x0000_s1211"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212"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213"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214"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386F1B" w:rsidRDefault="00386F1B" w:rsidP="00521433">
                        <w:pPr>
                          <w:rPr>
                            <w:rFonts w:eastAsia="Times New Roman"/>
                          </w:rPr>
                        </w:pPr>
                      </w:p>
                    </w:txbxContent>
                  </v:textbox>
                </v:shape>
                <v:shape id="Text Box 98" o:spid="_x0000_s1215"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386F1B" w:rsidRDefault="00386F1B">
                        <w:r>
                          <w:t>1: Harlie plans to a goal</w:t>
                        </w:r>
                      </w:p>
                    </w:txbxContent>
                  </v:textbox>
                </v:shape>
                <v:shape id="Text Box 98" o:spid="_x0000_s1216"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386F1B" w:rsidRDefault="00386F1B"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217"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386F1B" w:rsidRDefault="00386F1B"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218"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386F1B" w:rsidRDefault="00386F1B"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219"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134" w:name="_Ref324339031"/>
      <w:bookmarkStart w:id="135" w:name="_Toc326694723"/>
      <w:r>
        <w:t xml:space="preserve">Figure </w:t>
      </w:r>
      <w:fldSimple w:instr=" SEQ Figure \* ARABIC ">
        <w:r w:rsidR="00A301BF">
          <w:rPr>
            <w:noProof/>
          </w:rPr>
          <w:t>20</w:t>
        </w:r>
      </w:fldSimple>
      <w:bookmarkEnd w:id="134"/>
      <w:r>
        <w:t>: Illustration of rolling-window approach</w:t>
      </w:r>
      <w:bookmarkEnd w:id="135"/>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w:t>
      </w:r>
      <w:ins w:id="136" w:author="Bill" w:date="2012-06-16T22:52:00Z">
        <w:r w:rsidR="00C34539">
          <w:t xml:space="preserve">slows down </w:t>
        </w:r>
      </w:ins>
      <w:ins w:id="137" w:author="Bill" w:date="2012-06-17T16:21:00Z">
        <w:r w:rsidR="0065367F">
          <w:t>and eventually</w:t>
        </w:r>
      </w:ins>
      <w:bookmarkStart w:id="138" w:name="_GoBack"/>
      <w:bookmarkEnd w:id="138"/>
      <w:ins w:id="139" w:author="Bill" w:date="2012-06-16T22:52:00Z">
        <w:r w:rsidR="00C34539">
          <w:t xml:space="preserve"> </w:t>
        </w:r>
      </w:ins>
      <w:r w:rsidR="00CA22A6">
        <w:t>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 xml:space="preserve">path before it </w:t>
      </w:r>
      <w:r w:rsidR="00D944A5">
        <w:lastRenderedPageBreak/>
        <w:t>is able to replan to the moving goal, causing the robot to come to an early halt</w:t>
      </w:r>
      <w:r w:rsidR="00967797">
        <w:t>.</w:t>
      </w:r>
      <w:r w:rsidR="00E67522">
        <w:t xml:space="preserve">  A </w:t>
      </w:r>
      <w:r w:rsidR="00674DDF">
        <w:t xml:space="preserve">length of </w:t>
      </w:r>
      <w:ins w:id="140" w:author="Bill" w:date="2012-06-16T22:52:00Z">
        <w:r w:rsidR="00C34539">
          <w:t>approximately 1 meter</w:t>
        </w:r>
      </w:ins>
      <w:del w:id="141" w:author="Bill" w:date="2012-06-16T22:52:00Z">
        <w:r w:rsidR="00674DDF" w:rsidDel="00C34539">
          <w:delText>0.8-1.0m</w:delText>
        </w:r>
      </w:del>
      <w:r w:rsidR="00674DDF">
        <w:t xml:space="preserve"> </w:t>
      </w:r>
      <w:r w:rsidR="00E67522">
        <w:t>f</w:t>
      </w:r>
      <w:r w:rsidR="00674DDF">
        <w:t>or</w:t>
      </w:r>
      <w:r w:rsidR="00E67522">
        <w:t xml:space="preserve"> the committed path has been found to produce good results</w:t>
      </w:r>
      <w:r w:rsidR="00E2694B">
        <w:t xml:space="preserve"> in simulation and </w:t>
      </w:r>
      <w:del w:id="142" w:author="Bill" w:date="2012-06-16T22:53:00Z">
        <w:r w:rsidR="00E2694B" w:rsidDel="00C34539">
          <w:delText>practice</w:delText>
        </w:r>
      </w:del>
      <w:ins w:id="143" w:author="Bill" w:date="2012-06-16T22:53:00Z">
        <w:r w:rsidR="00C34539">
          <w:t>tests</w:t>
        </w:r>
      </w:ins>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A301BF">
        <w:t xml:space="preserve">Figure </w:t>
      </w:r>
      <w:r w:rsidR="00A301BF">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A301BF">
        <w:t xml:space="preserve">Table </w:t>
      </w:r>
      <w:r w:rsidR="00A301BF">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6664B2C4" wp14:editId="402AF2A1">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86F1B" w:rsidRDefault="00386F1B"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91534">
                              <w:pPr>
                                <w:pStyle w:val="NormalWeb"/>
                                <w:spacing w:before="0" w:beforeAutospacing="0" w:after="200" w:afterAutospacing="0" w:line="276" w:lineRule="auto"/>
                              </w:pPr>
                              <w:r>
                                <w:rPr>
                                  <w:rFonts w:ascii="Georgia" w:eastAsia="Times New Roman" w:hAnsi="Georgia"/>
                                </w:rPr>
                                <w:t>Uncommitted</w:t>
                              </w:r>
                            </w:p>
                            <w:p w:rsidR="00386F1B" w:rsidRDefault="00386F1B"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91534">
                              <w:pPr>
                                <w:pStyle w:val="NormalWeb"/>
                                <w:spacing w:before="0" w:beforeAutospacing="0" w:after="200" w:afterAutospacing="0" w:line="276" w:lineRule="auto"/>
                              </w:pPr>
                              <w:r>
                                <w:rPr>
                                  <w:rFonts w:ascii="Georgia" w:eastAsia="Times New Roman" w:hAnsi="Georgia"/>
                                </w:rPr>
                                <w:t>Committed</w:t>
                              </w:r>
                            </w:p>
                            <w:p w:rsidR="00386F1B" w:rsidRDefault="00386F1B"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86F1B" w:rsidRDefault="00386F1B"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86F1B" w:rsidRDefault="00386F1B"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386F1B" w:rsidRDefault="00386F1B"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220"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">
                <v:shape id="_x0000_s1221" type="#_x0000_t75" style="position:absolute;width:54864;height:69342;visibility:visible;mso-wrap-style:square" stroked="t" strokecolor="black [3213]">
                  <v:fill o:detectmouseclick="t"/>
                  <v:path o:connecttype="none"/>
                </v:shape>
                <v:shape id="Arc 128" o:spid="_x0000_s1222"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47CBE" w:rsidRDefault="00947CBE" w:rsidP="00A615D6">
                        <w:pPr>
                          <w:rPr>
                            <w:rFonts w:eastAsia="Times New Roman"/>
                          </w:rPr>
                        </w:pPr>
                      </w:p>
                    </w:txbxContent>
                  </v:textbox>
                </v:shape>
                <v:shape id="Freeform 46" o:spid="_x0000_s1223"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224"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47CBE" w:rsidRDefault="00947CBE" w:rsidP="00291534">
                        <w:pPr>
                          <w:rPr>
                            <w:rFonts w:eastAsia="Times New Roman"/>
                          </w:rPr>
                        </w:pPr>
                      </w:p>
                    </w:txbxContent>
                  </v:textbox>
                </v:roundrect>
                <v:shape id="Text Box 53" o:spid="_x0000_s1225"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226"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Uncommitted</w:t>
                        </w:r>
                      </w:p>
                      <w:p w:rsidR="00947CBE" w:rsidRDefault="00947CB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227"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Committed</w:t>
                        </w:r>
                      </w:p>
                      <w:p w:rsidR="00947CBE" w:rsidRDefault="00947CBE"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228"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229"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230"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231"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232"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47CBE" w:rsidRDefault="00947CBE" w:rsidP="00291534">
                        <w:pPr>
                          <w:rPr>
                            <w:rFonts w:eastAsia="Times New Roman"/>
                          </w:rPr>
                        </w:pPr>
                      </w:p>
                    </w:txbxContent>
                  </v:textbox>
                </v:shape>
                <v:shape id="Text Box 53" o:spid="_x0000_s1233"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47CBE" w:rsidRDefault="00947CBE"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234"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47CBE" w:rsidRDefault="00947CBE" w:rsidP="00291534">
                        <w:pPr>
                          <w:rPr>
                            <w:rFonts w:eastAsia="Times New Roman"/>
                          </w:rPr>
                        </w:pPr>
                      </w:p>
                    </w:txbxContent>
                  </v:textbox>
                </v:rect>
                <v:line id="Straight Connector 114" o:spid="_x0000_s1235"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236"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47CBE" w:rsidRDefault="00947CBE" w:rsidP="00A615D6">
                        <w:pPr>
                          <w:rPr>
                            <w:rFonts w:eastAsia="Times New Roman"/>
                          </w:rPr>
                        </w:pPr>
                      </w:p>
                    </w:txbxContent>
                  </v:textbox>
                </v:shape>
                <v:line id="Straight Connector 116" o:spid="_x0000_s1237"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238"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239"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240"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47CBE" w:rsidRDefault="00947CBE" w:rsidP="00A615D6">
                        <w:pPr>
                          <w:rPr>
                            <w:rFonts w:eastAsia="Times New Roman"/>
                          </w:rPr>
                        </w:pPr>
                      </w:p>
                    </w:txbxContent>
                  </v:textbox>
                </v:shape>
                <v:shape id="Text Box 25" o:spid="_x0000_s1241"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47CBE" w:rsidRDefault="00947CBE">
                        <w:r>
                          <w:t>Partial replan: uncommitted path is changed, committed path is not.  Harlie never stops.</w:t>
                        </w:r>
                      </w:p>
                    </w:txbxContent>
                  </v:textbox>
                </v:shape>
                <v:line id="Straight Connector 121" o:spid="_x0000_s1242"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243"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47CBE" w:rsidRDefault="00947CBE" w:rsidP="00A615D6">
                        <w:pPr>
                          <w:rPr>
                            <w:rFonts w:eastAsia="Times New Roman"/>
                          </w:rPr>
                        </w:pPr>
                      </w:p>
                    </w:txbxContent>
                  </v:textbox>
                </v:shape>
                <v:line id="Straight Connector 123" o:spid="_x0000_s1244"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245"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246"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47CBE" w:rsidRDefault="00947CBE" w:rsidP="00A615D6">
                        <w:pPr>
                          <w:rPr>
                            <w:rFonts w:eastAsia="Times New Roman"/>
                          </w:rPr>
                        </w:pPr>
                      </w:p>
                    </w:txbxContent>
                  </v:textbox>
                </v:roundrect>
                <v:shape id="Flowchart: Summing Junction 126" o:spid="_x0000_s1247"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5-Point Star 127" o:spid="_x0000_s1248"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249"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47CBE" w:rsidRDefault="00947CBE" w:rsidP="00A615D6">
                        <w:pPr>
                          <w:rPr>
                            <w:rFonts w:eastAsia="Times New Roman"/>
                          </w:rPr>
                        </w:pPr>
                      </w:p>
                    </w:txbxContent>
                  </v:textbox>
                </v:shape>
                <v:shape id="Arc 130" o:spid="_x0000_s1250"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47CBE" w:rsidRDefault="00947CBE" w:rsidP="00A615D6">
                        <w:pPr>
                          <w:rPr>
                            <w:rFonts w:eastAsia="Times New Roman"/>
                          </w:rPr>
                        </w:pPr>
                      </w:p>
                    </w:txbxContent>
                  </v:textbox>
                </v:shape>
                <v:shape id="5-Point Star 131" o:spid="_x0000_s1251"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252"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253"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47CBE" w:rsidRDefault="00947CBE"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254"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255"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47CBE" w:rsidRDefault="00947CBE" w:rsidP="00A615D6">
                        <w:pPr>
                          <w:rPr>
                            <w:rFonts w:eastAsia="Times New Roman"/>
                          </w:rPr>
                        </w:pPr>
                      </w:p>
                    </w:txbxContent>
                  </v:textbox>
                </v:shape>
                <v:line id="Straight Connector 135" o:spid="_x0000_s1256"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257"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258"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47CBE" w:rsidRDefault="00947CBE" w:rsidP="00A615D6">
                        <w:pPr>
                          <w:rPr>
                            <w:rFonts w:eastAsia="Times New Roman"/>
                          </w:rPr>
                        </w:pPr>
                      </w:p>
                    </w:txbxContent>
                  </v:textbox>
                </v:roundrect>
                <v:line id="Straight Connector 138" o:spid="_x0000_s1259"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260"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Flowchart: Summing Junction 145" o:spid="_x0000_s1261"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5-Point Star 146" o:spid="_x0000_s1262"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263"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264"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265"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266"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47CBE" w:rsidRDefault="00947CBE" w:rsidP="00A615D6">
                        <w:pPr>
                          <w:rPr>
                            <w:rFonts w:eastAsia="Times New Roman"/>
                          </w:rPr>
                        </w:pPr>
                      </w:p>
                    </w:txbxContent>
                  </v:textbox>
                </v:shape>
                <v:shape id="5-Point Star 156" o:spid="_x0000_s1267"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47CBE" w:rsidRDefault="00947CBE"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268"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47CBE" w:rsidRDefault="00947CBE" w:rsidP="00A615D6">
                        <w:pPr>
                          <w:rPr>
                            <w:rFonts w:eastAsia="Times New Roman"/>
                          </w:rPr>
                        </w:pPr>
                      </w:p>
                    </w:txbxContent>
                  </v:textbox>
                </v:roundrect>
                <v:roundrect id="Rounded Rectangle 160" o:spid="_x0000_s1269"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47CBE" w:rsidRDefault="00947CBE" w:rsidP="00A615D6">
                        <w:pPr>
                          <w:rPr>
                            <w:rFonts w:eastAsia="Times New Roman"/>
                          </w:rPr>
                        </w:pPr>
                      </w:p>
                    </w:txbxContent>
                  </v:textbox>
                </v:roundrect>
                <v:roundrect id="Rounded Rectangle 161" o:spid="_x0000_s1270"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47CBE" w:rsidRDefault="00947CBE" w:rsidP="00A615D6">
                        <w:pPr>
                          <w:rPr>
                            <w:rFonts w:eastAsia="Times New Roman"/>
                          </w:rPr>
                        </w:pPr>
                      </w:p>
                    </w:txbxContent>
                  </v:textbox>
                </v:roundrect>
                <w10:anchorlock/>
              </v:group>
            </w:pict>
          </mc:Fallback>
        </mc:AlternateContent>
      </w:r>
    </w:p>
    <w:p w:rsidR="00291534" w:rsidRDefault="00291534" w:rsidP="00291534">
      <w:pPr>
        <w:pStyle w:val="Caption1"/>
      </w:pPr>
      <w:bookmarkStart w:id="144" w:name="_Ref324359823"/>
      <w:bookmarkStart w:id="145" w:name="_Toc326694724"/>
      <w:r>
        <w:t xml:space="preserve">Figure </w:t>
      </w:r>
      <w:fldSimple w:instr=" SEQ Figure \* ARABIC ">
        <w:r w:rsidR="00A301BF">
          <w:rPr>
            <w:noProof/>
          </w:rPr>
          <w:t>21</w:t>
        </w:r>
      </w:fldSimple>
      <w:bookmarkEnd w:id="144"/>
      <w:r>
        <w:t>: Illustration of partial and full replanning</w:t>
      </w:r>
      <w:bookmarkEnd w:id="145"/>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AAAD3C5" wp14:editId="168AF8C5">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386F1B" w:rsidRPr="006416BE" w:rsidRDefault="00386F1B" w:rsidP="005F612B">
                            <w:pPr>
                              <w:pStyle w:val="Caption1"/>
                              <w:rPr>
                                <w:noProof/>
                                <w:sz w:val="24"/>
                              </w:rPr>
                            </w:pPr>
                            <w:bookmarkStart w:id="146" w:name="_Toc325660622"/>
                            <w:bookmarkStart w:id="147" w:name="_Toc326694703"/>
                            <w:r>
                              <w:t xml:space="preserve">Table </w:t>
                            </w:r>
                            <w:fldSimple w:instr=" SEQ Table \* ARABIC ">
                              <w:r>
                                <w:rPr>
                                  <w:noProof/>
                                </w:rPr>
                                <w:t>1</w:t>
                              </w:r>
                            </w:fldSimple>
                            <w:r>
                              <w:t>: Conditions for full and partial replanning</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271"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" stroked="f">
                <v:textbox style="mso-fit-shape-to-text:t" inset="0,0,0,0">
                  <w:txbxContent>
                    <w:p w:rsidR="00947CBE" w:rsidRPr="006416BE" w:rsidRDefault="00947CBE" w:rsidP="005F612B">
                      <w:pPr>
                        <w:pStyle w:val="Caption1"/>
                        <w:rPr>
                          <w:noProof/>
                          <w:sz w:val="24"/>
                        </w:rPr>
                      </w:pPr>
                      <w:bookmarkStart w:id="96" w:name="_Toc325660622"/>
                      <w:bookmarkStart w:id="97" w:name="_Toc326694703"/>
                      <w:r>
                        <w:t xml:space="preserve">Table </w:t>
                      </w:r>
                      <w:r>
                        <w:fldChar w:fldCharType="begin"/>
                      </w:r>
                      <w:r>
                        <w:instrText xml:space="preserve"> SEQ Table \* ARABIC </w:instrText>
                      </w:r>
                      <w:r>
                        <w:fldChar w:fldCharType="separate"/>
                      </w:r>
                      <w:r>
                        <w:rPr>
                          <w:noProof/>
                        </w:rPr>
                        <w:t>1</w:t>
                      </w:r>
                      <w:r>
                        <w:rPr>
                          <w:noProof/>
                        </w:rPr>
                        <w:fldChar w:fldCharType="end"/>
                      </w:r>
                      <w:r>
                        <w:t>: Conditions for full and partial replanning</w:t>
                      </w:r>
                      <w:bookmarkEnd w:id="96"/>
                      <w:bookmarkEnd w:id="97"/>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6C766CFD" wp14:editId="1640146F">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6F1B" w:rsidRPr="0095394F" w:rsidRDefault="00386F1B" w:rsidP="005F612B">
                            <w:pPr>
                              <w:rPr>
                                <w:u w:val="single"/>
                              </w:rPr>
                            </w:pPr>
                            <w:r w:rsidRPr="0095394F">
                              <w:rPr>
                                <w:u w:val="single"/>
                              </w:rPr>
                              <w:t>Conditions for partial replan</w:t>
                            </w:r>
                          </w:p>
                          <w:p w:rsidR="00386F1B" w:rsidRDefault="00386F1B" w:rsidP="005F612B">
                            <w:pPr>
                              <w:pStyle w:val="ListParagraph"/>
                              <w:numPr>
                                <w:ilvl w:val="0"/>
                                <w:numId w:val="2"/>
                              </w:numPr>
                            </w:pPr>
                            <w:r>
                              <w:t>New goal</w:t>
                            </w:r>
                          </w:p>
                          <w:p w:rsidR="00386F1B" w:rsidRDefault="00386F1B" w:rsidP="005F612B">
                            <w:pPr>
                              <w:pStyle w:val="ListParagraph"/>
                              <w:numPr>
                                <w:ilvl w:val="0"/>
                                <w:numId w:val="2"/>
                              </w:numPr>
                            </w:pPr>
                            <w:r>
                              <w:t>Obstacle in uncommitted path</w:t>
                            </w:r>
                          </w:p>
                          <w:p w:rsidR="00386F1B" w:rsidRDefault="00386F1B" w:rsidP="005F612B">
                            <w:pPr>
                              <w:pStyle w:val="ListParagraph"/>
                            </w:pPr>
                          </w:p>
                          <w:p w:rsidR="00386F1B" w:rsidRPr="0095394F" w:rsidRDefault="00386F1B" w:rsidP="005F612B">
                            <w:pPr>
                              <w:rPr>
                                <w:u w:val="single"/>
                              </w:rPr>
                            </w:pPr>
                            <w:r w:rsidRPr="0095394F">
                              <w:rPr>
                                <w:u w:val="single"/>
                              </w:rPr>
                              <w:t>Conditions for full replan</w:t>
                            </w:r>
                          </w:p>
                          <w:p w:rsidR="00386F1B" w:rsidRDefault="00386F1B" w:rsidP="005F612B">
                            <w:pPr>
                              <w:pStyle w:val="ListParagraph"/>
                              <w:numPr>
                                <w:ilvl w:val="0"/>
                                <w:numId w:val="1"/>
                              </w:numPr>
                            </w:pPr>
                            <w:r>
                              <w:t>Partial replan fails</w:t>
                            </w:r>
                          </w:p>
                          <w:p w:rsidR="00386F1B" w:rsidRDefault="00386F1B" w:rsidP="005F612B">
                            <w:pPr>
                              <w:pStyle w:val="ListParagraph"/>
                              <w:numPr>
                                <w:ilvl w:val="0"/>
                                <w:numId w:val="1"/>
                              </w:numPr>
                            </w:pPr>
                            <w:r>
                              <w:t>Robot currently at rest</w:t>
                            </w:r>
                          </w:p>
                          <w:p w:rsidR="00386F1B" w:rsidRDefault="00386F1B" w:rsidP="005F612B">
                            <w:pPr>
                              <w:pStyle w:val="ListParagraph"/>
                              <w:numPr>
                                <w:ilvl w:val="0"/>
                                <w:numId w:val="1"/>
                              </w:numPr>
                            </w:pPr>
                            <w:r>
                              <w:t>Obstacle in committed path</w:t>
                            </w:r>
                          </w:p>
                          <w:p w:rsidR="00386F1B" w:rsidRDefault="00386F1B"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272"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" fillcolor="white [3201]" strokeweight=".5pt">
                <v:textbox>
                  <w:txbxContent>
                    <w:p w:rsidR="00947CBE" w:rsidRPr="0095394F" w:rsidRDefault="00947CBE" w:rsidP="005F612B">
                      <w:pPr>
                        <w:rPr>
                          <w:u w:val="single"/>
                        </w:rPr>
                      </w:pPr>
                      <w:r w:rsidRPr="0095394F">
                        <w:rPr>
                          <w:u w:val="single"/>
                        </w:rPr>
                        <w:t>Conditions for partial replan</w:t>
                      </w:r>
                    </w:p>
                    <w:p w:rsidR="00947CBE" w:rsidRDefault="00947CBE" w:rsidP="005F612B">
                      <w:pPr>
                        <w:pStyle w:val="ListParagraph"/>
                        <w:numPr>
                          <w:ilvl w:val="0"/>
                          <w:numId w:val="2"/>
                        </w:numPr>
                      </w:pPr>
                      <w:r>
                        <w:t>New goal</w:t>
                      </w:r>
                    </w:p>
                    <w:p w:rsidR="00947CBE" w:rsidRDefault="00947CBE" w:rsidP="005F612B">
                      <w:pPr>
                        <w:pStyle w:val="ListParagraph"/>
                        <w:numPr>
                          <w:ilvl w:val="0"/>
                          <w:numId w:val="2"/>
                        </w:numPr>
                      </w:pPr>
                      <w:r>
                        <w:t>Obstacle in uncommitted path</w:t>
                      </w:r>
                    </w:p>
                    <w:p w:rsidR="00947CBE" w:rsidRDefault="00947CBE" w:rsidP="005F612B">
                      <w:pPr>
                        <w:pStyle w:val="ListParagraph"/>
                      </w:pPr>
                    </w:p>
                    <w:p w:rsidR="00947CBE" w:rsidRPr="0095394F" w:rsidRDefault="00947CBE" w:rsidP="005F612B">
                      <w:pPr>
                        <w:rPr>
                          <w:u w:val="single"/>
                        </w:rPr>
                      </w:pPr>
                      <w:r w:rsidRPr="0095394F">
                        <w:rPr>
                          <w:u w:val="single"/>
                        </w:rPr>
                        <w:t>Conditions for full replan</w:t>
                      </w:r>
                    </w:p>
                    <w:p w:rsidR="00947CBE" w:rsidRDefault="00947CBE" w:rsidP="005F612B">
                      <w:pPr>
                        <w:pStyle w:val="ListParagraph"/>
                        <w:numPr>
                          <w:ilvl w:val="0"/>
                          <w:numId w:val="1"/>
                        </w:numPr>
                      </w:pPr>
                      <w:r>
                        <w:t>Partial replan fails</w:t>
                      </w:r>
                    </w:p>
                    <w:p w:rsidR="00947CBE" w:rsidRDefault="00947CBE" w:rsidP="005F612B">
                      <w:pPr>
                        <w:pStyle w:val="ListParagraph"/>
                        <w:numPr>
                          <w:ilvl w:val="0"/>
                          <w:numId w:val="1"/>
                        </w:numPr>
                      </w:pPr>
                      <w:r>
                        <w:t>Robot currently at rest</w:t>
                      </w:r>
                    </w:p>
                    <w:p w:rsidR="00947CBE" w:rsidRDefault="00947CBE" w:rsidP="005F612B">
                      <w:pPr>
                        <w:pStyle w:val="ListParagraph"/>
                        <w:numPr>
                          <w:ilvl w:val="0"/>
                          <w:numId w:val="1"/>
                        </w:numPr>
                      </w:pPr>
                      <w:r>
                        <w:t>Obstacle in committed path</w:t>
                      </w:r>
                    </w:p>
                    <w:p w:rsidR="00947CBE" w:rsidRDefault="00947CBE"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A301BF">
        <w:t xml:space="preserve">Figure </w:t>
      </w:r>
      <w:r w:rsidR="00A301BF">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A301BF">
        <w:t xml:space="preserve">Figure </w:t>
      </w:r>
      <w:r w:rsidR="00A301BF">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335C96CE" wp14:editId="02122452">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86F1B" w:rsidRDefault="00386F1B"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426E6">
                              <w:pPr>
                                <w:pStyle w:val="NormalWeb"/>
                                <w:spacing w:before="0" w:beforeAutospacing="0" w:after="200" w:afterAutospacing="0" w:line="276" w:lineRule="auto"/>
                              </w:pPr>
                              <w:r>
                                <w:rPr>
                                  <w:rFonts w:ascii="Georgia" w:eastAsia="Times New Roman" w:hAnsi="Georgia"/>
                                </w:rPr>
                                <w:t>Committed</w:t>
                              </w:r>
                            </w:p>
                            <w:p w:rsidR="00386F1B" w:rsidRDefault="00386F1B"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F1B" w:rsidRDefault="00386F1B"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86F1B" w:rsidRDefault="00386F1B"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273"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">
                <v:shape id="_x0000_s1274" type="#_x0000_t75" style="position:absolute;width:54864;height:51339;visibility:visible;mso-wrap-style:square" stroked="t" strokecolor="black [3213]">
                  <v:fill o:detectmouseclick="t"/>
                  <v:path o:connecttype="none"/>
                </v:shape>
                <v:line id="Straight Connector 47" o:spid="_x0000_s1275"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276"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277"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278"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47CBE" w:rsidRDefault="00947CBE" w:rsidP="002426E6">
                        <w:r>
                          <w:t>Harlie</w:t>
                        </w:r>
                      </w:p>
                    </w:txbxContent>
                  </v:textbox>
                </v:shape>
                <v:shape id="Text Box 53" o:spid="_x0000_s1279"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47CBE" w:rsidRDefault="00947CBE"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47CBE" w:rsidRDefault="00947CB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280"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Committed</w:t>
                        </w:r>
                      </w:p>
                      <w:p w:rsidR="00947CBE" w:rsidRDefault="00947CBE"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281"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282"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283"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284"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v:shape id="Text Box 53" o:spid="_x0000_s1285"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286"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v:shape id="Text Box 199" o:spid="_x0000_s1287"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47CBE" w:rsidRDefault="00947CBE" w:rsidP="002426E6">
                        <w:r>
                          <w:t>1: Harlie plans to a goal</w:t>
                        </w:r>
                      </w:p>
                    </w:txbxContent>
                  </v:textbox>
                </v:shape>
                <v:shape id="Text Box 98" o:spid="_x0000_s1288"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289"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290"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291"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292"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293"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294"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295"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296"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297"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298"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299"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47CBE" w:rsidRDefault="00947CBE"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300"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301"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v:shape id="5-Point Star 214" o:spid="_x0000_s1302"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47CBE" w:rsidRDefault="00947CBE" w:rsidP="002426E6">
                        <w:pPr>
                          <w:rPr>
                            <w:rFonts w:eastAsia="Times New Roman"/>
                          </w:rPr>
                        </w:pPr>
                      </w:p>
                    </w:txbxContent>
                  </v:textbox>
                </v:shape>
                <w10:anchorlock/>
              </v:group>
            </w:pict>
          </mc:Fallback>
        </mc:AlternateContent>
      </w:r>
    </w:p>
    <w:p w:rsidR="002426E6" w:rsidRDefault="002426E6" w:rsidP="002426E6">
      <w:pPr>
        <w:pStyle w:val="Caption1"/>
      </w:pPr>
      <w:bookmarkStart w:id="148" w:name="_Ref324361944"/>
      <w:bookmarkStart w:id="149" w:name="_Toc326694725"/>
      <w:r>
        <w:t xml:space="preserve">Figure </w:t>
      </w:r>
      <w:fldSimple w:instr=" SEQ Figure \* ARABIC ">
        <w:r w:rsidR="00A301BF">
          <w:rPr>
            <w:noProof/>
          </w:rPr>
          <w:t>22</w:t>
        </w:r>
      </w:fldSimple>
      <w:bookmarkEnd w:id="148"/>
      <w:r>
        <w:t xml:space="preserve">: Special condition leading to full replan: target </w:t>
      </w:r>
      <w:r w:rsidR="00D8607F">
        <w:t>moves</w:t>
      </w:r>
      <w:r>
        <w:t xml:space="preserve"> behind the robot</w:t>
      </w:r>
      <w:bookmarkEnd w:id="149"/>
    </w:p>
    <w:p w:rsidR="009B0251" w:rsidRDefault="0095394F" w:rsidP="0095394F">
      <w:pPr>
        <w:pStyle w:val="Heading2"/>
      </w:pPr>
      <w:bookmarkStart w:id="150" w:name="_Toc324334540"/>
      <w:bookmarkStart w:id="151" w:name="_Toc324336828"/>
      <w:bookmarkStart w:id="152" w:name="_Toc324361982"/>
      <w:bookmarkStart w:id="153" w:name="_Toc324362031"/>
      <w:bookmarkStart w:id="154" w:name="_Toc326694698"/>
      <w:bookmarkEnd w:id="150"/>
      <w:bookmarkEnd w:id="151"/>
      <w:bookmarkEnd w:id="152"/>
      <w:bookmarkEnd w:id="153"/>
      <w:r>
        <w:t xml:space="preserve">Goal </w:t>
      </w:r>
      <w:r w:rsidR="00AF3C43">
        <w:t>G</w:t>
      </w:r>
      <w:r>
        <w:t>eneration</w:t>
      </w:r>
      <w:bookmarkEnd w:id="154"/>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A301BF">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A301BF">
        <w:t xml:space="preserve">Figure </w:t>
      </w:r>
      <w:r w:rsidR="00A301BF">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0D081C35" wp14:editId="0B2EDC80">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155" w:name="_Ref322951239"/>
      <w:bookmarkStart w:id="156" w:name="_Toc326694726"/>
      <w:r>
        <w:t xml:space="preserve">Figure </w:t>
      </w:r>
      <w:fldSimple w:instr=" SEQ Figure \* ARABIC ">
        <w:r w:rsidR="00A301BF">
          <w:rPr>
            <w:noProof/>
          </w:rPr>
          <w:t>23</w:t>
        </w:r>
      </w:fldSimple>
      <w:bookmarkEnd w:id="155"/>
      <w:r>
        <w:t>: Goal constellation</w:t>
      </w:r>
      <w:r w:rsidR="008C29A6">
        <w:t>,</w:t>
      </w:r>
      <w:r>
        <w:t xml:space="preserve"> </w:t>
      </w:r>
      <w:r w:rsidR="002D4111">
        <w:t xml:space="preserve">true </w:t>
      </w:r>
      <w:r>
        <w:t>goal in green</w:t>
      </w:r>
      <w:r w:rsidR="008C29A6">
        <w:t xml:space="preserve"> (grid resolution 1m)</w:t>
      </w:r>
      <w:bookmarkEnd w:id="156"/>
    </w:p>
    <w:p w:rsidR="0069704D" w:rsidRDefault="0069704D" w:rsidP="000072A2"/>
    <w:p w:rsidR="0069704D" w:rsidRDefault="0069704D" w:rsidP="000072A2"/>
    <w:p w:rsidR="0069704D" w:rsidRDefault="0069704D" w:rsidP="000072A2"/>
    <w:p w:rsidR="004F2187" w:rsidRDefault="00386F1B" w:rsidP="004F2187">
      <w:pPr>
        <w:pStyle w:val="Heading2"/>
      </w:pPr>
      <w:bookmarkStart w:id="157" w:name="_Toc326694699"/>
      <w:del w:id="158" w:author="Bill" w:date="2012-06-16T22:54:00Z">
        <w:r>
          <w:rPr>
            <w:noProof/>
          </w:rPr>
          <w:lastRenderedPageBreak/>
          <w:pict>
            <v:group id="_x0000_s1134" editas="canvas" style="position:absolute;margin-left:-151.2pt;margin-top:-78pt;width:399.75pt;height:321.65pt;z-index:251670528;mso-position-horizontal-relative:char;mso-position-vertical-relative:line" coordsize="7995,6433">
              <o:lock v:ext="edit" aspectratio="t"/>
              <v:shape id="_x0000_s1133" type="#_x0000_t75" style="position:absolute;width:7995;height:6433" o:preferrelative="f">
                <v:fill o:detectmouseclick="t"/>
                <v:path o:extrusionok="t" o:connecttype="none"/>
                <o:lock v:ext="edit" text="t"/>
              </v:shape>
              <v:line id="_x0000_s1137" style="position:absolute" from="690,481" to="7200,481" strokeweight="0"/>
              <v:line id="_x0000_s1138" style="position:absolute" from="690,5619" to="7200,5619" strokeweight="0"/>
              <v:line id="_x0000_s1139" style="position:absolute;flip:y" from="7200,481" to="7200,5619" strokeweight="0"/>
              <v:line id="_x0000_s1140" style="position:absolute;flip:y" from="690,481" to="690,5619" strokeweight="0"/>
              <v:line id="_x0000_s1141" style="position:absolute" from="690,5619" to="7200,5619" strokeweight="0"/>
              <v:line id="_x0000_s1142" style="position:absolute;flip:y" from="690,481" to="690,5619" strokeweight="0"/>
              <v:line id="_x0000_s1143" style="position:absolute;flip:y" from="990,5544" to="990,5619" strokeweight="0"/>
              <v:line id="_x0000_s1144" style="position:absolute" from="990,481" to="990,541" strokeweight="0"/>
              <v:rect id="_x0000_s1145" style="position:absolute;left:945;top:5664;width:112;height:464;mso-wrap-style:none;v-text-anchor:top" filled="f" stroked="f">
                <v:textbox style="mso-next-textbox:#_x0000_s1145;mso-rotate-with-shape:t;mso-fit-shape-to-text:t" inset="0,0,0,0">
                  <w:txbxContent>
                    <w:p w:rsidR="00386F1B" w:rsidRDefault="00386F1B">
                      <w:r>
                        <w:rPr>
                          <w:rFonts w:ascii="Helvetica" w:hAnsi="Helvetica" w:cs="Helvetica"/>
                          <w:color w:val="000000"/>
                          <w:sz w:val="20"/>
                          <w:szCs w:val="20"/>
                        </w:rPr>
                        <w:t>0</w:t>
                      </w:r>
                    </w:p>
                  </w:txbxContent>
                </v:textbox>
              </v:rect>
              <v:line id="_x0000_s1146" style="position:absolute;flip:y" from="1620,5544" to="1620,5619" strokeweight="0"/>
              <v:line id="_x0000_s1147" style="position:absolute" from="1620,481" to="1620,541" strokeweight="0"/>
              <v:rect id="_x0000_s1148" style="position:absolute;left:1485;top:5664;width:121;height:514;mso-wrap-style:none;v-text-anchor:top" filled="f" stroked="f">
                <v:textbox style="mso-next-textbox:#_x0000_s1148;mso-rotate-with-shape:t;mso-fit-shape-to-text:t" inset="0,0,0,0">
                  <w:txbxContent>
                    <w:p w:rsidR="00386F1B" w:rsidRDefault="00386F1B"/>
                  </w:txbxContent>
                </v:textbox>
              </v:rect>
              <v:line id="_x0000_s1149" style="position:absolute;flip:y" from="2235,5544" to="2235,5619" strokeweight="0"/>
              <v:line id="_x0000_s1150" style="position:absolute" from="2235,481" to="2235,541" strokeweight="0"/>
              <v:rect id="_x0000_s1151" style="position:absolute;left:2100;top:5664;width:121;height:514;mso-wrap-style:none;v-text-anchor:top" filled="f" stroked="f">
                <v:textbox style="mso-next-textbox:#_x0000_s1151;mso-rotate-with-shape:t;mso-fit-shape-to-text:t" inset="0,0,0,0">
                  <w:txbxContent>
                    <w:p w:rsidR="00386F1B" w:rsidRDefault="00386F1B"/>
                  </w:txbxContent>
                </v:textbox>
              </v:rect>
              <v:line id="_x0000_s1152" style="position:absolute;flip:y" from="2850,5544" to="2850,5619" strokeweight="0"/>
              <v:line id="_x0000_s1153" style="position:absolute" from="2850,481" to="2850,541" strokeweight="0"/>
              <v:rect id="_x0000_s1154" style="position:absolute;left:2715;top:5664;width:121;height:514;mso-wrap-style:none;v-text-anchor:top" filled="f" stroked="f">
                <v:textbox style="mso-next-textbox:#_x0000_s1154;mso-rotate-with-shape:t;mso-fit-shape-to-text:t" inset="0,0,0,0">
                  <w:txbxContent>
                    <w:p w:rsidR="00386F1B" w:rsidRDefault="00386F1B"/>
                  </w:txbxContent>
                </v:textbox>
              </v:rect>
              <v:line id="_x0000_s1155" style="position:absolute;flip:y" from="3480,5544" to="3480,5619" strokeweight="0"/>
              <v:line id="_x0000_s1156" style="position:absolute" from="3480,481" to="3480,541" strokeweight="0"/>
              <v:rect id="_x0000_s1157" style="position:absolute;left:3345;top:5664;width:121;height:514;mso-wrap-style:none;v-text-anchor:top" filled="f" stroked="f">
                <v:textbox style="mso-next-textbox:#_x0000_s1157;mso-rotate-with-shape:t;mso-fit-shape-to-text:t" inset="0,0,0,0">
                  <w:txbxContent>
                    <w:p w:rsidR="00386F1B" w:rsidRDefault="00386F1B"/>
                  </w:txbxContent>
                </v:textbox>
              </v:rect>
              <v:line id="_x0000_s1158" style="position:absolute;flip:y" from="4095,5544" to="4095,5619" strokeweight="0"/>
              <v:line id="_x0000_s1159" style="position:absolute" from="4095,481" to="4095,541" strokeweight="0"/>
              <v:rect id="_x0000_s1160" style="position:absolute;left:3960;top:5664;width:121;height:514;mso-wrap-style:none;v-text-anchor:top" filled="f" stroked="f">
                <v:textbox style="mso-next-textbox:#_x0000_s1160;mso-rotate-with-shape:t;mso-fit-shape-to-text:t" inset="0,0,0,0">
                  <w:txbxContent>
                    <w:p w:rsidR="00386F1B" w:rsidRDefault="00386F1B"/>
                  </w:txbxContent>
                </v:textbox>
              </v:rect>
              <v:line id="_x0000_s1161" style="position:absolute;flip:y" from="4710,5544" to="4710,5619" strokeweight="0"/>
              <v:line id="_x0000_s1162" style="position:absolute" from="4710,481" to="4710,541" strokeweight="0"/>
              <v:rect id="_x0000_s1163" style="position:absolute;left:4575;top:5664;width:121;height:514;mso-wrap-style:none;v-text-anchor:top" filled="f" stroked="f">
                <v:textbox style="mso-next-textbox:#_x0000_s1163;mso-rotate-with-shape:t;mso-fit-shape-to-text:t" inset="0,0,0,0">
                  <w:txbxContent>
                    <w:p w:rsidR="00386F1B" w:rsidRDefault="00386F1B"/>
                  </w:txbxContent>
                </v:textbox>
              </v:rect>
              <v:line id="_x0000_s1164" style="position:absolute;flip:y" from="5340,5544" to="5340,5619" strokeweight="0"/>
              <v:line id="_x0000_s1165" style="position:absolute" from="5340,481" to="5340,541" strokeweight="0"/>
              <v:rect id="_x0000_s1166" style="position:absolute;left:5205;top:5664;width:121;height:514;mso-wrap-style:none;v-text-anchor:top" filled="f" stroked="f">
                <v:textbox style="mso-next-textbox:#_x0000_s1166;mso-rotate-with-shape:t;mso-fit-shape-to-text:t" inset="0,0,0,0">
                  <w:txbxContent>
                    <w:p w:rsidR="00386F1B" w:rsidRDefault="00386F1B"/>
                  </w:txbxContent>
                </v:textbox>
              </v:rect>
              <v:line id="_x0000_s1167" style="position:absolute;flip:y" from="5955,5544" to="5955,5619" strokeweight="0"/>
              <v:line id="_x0000_s1168" style="position:absolute" from="5955,481" to="5955,541" strokeweight="0"/>
              <v:rect id="_x0000_s1169" style="position:absolute;left:5820;top:5664;width:121;height:514;mso-wrap-style:none;v-text-anchor:top" filled="f" stroked="f">
                <v:textbox style="mso-next-textbox:#_x0000_s1169;mso-rotate-with-shape:t;mso-fit-shape-to-text:t" inset="0,0,0,0">
                  <w:txbxContent>
                    <w:p w:rsidR="00386F1B" w:rsidRDefault="00386F1B"/>
                  </w:txbxContent>
                </v:textbox>
              </v:rect>
              <v:line id="_x0000_s1170" style="position:absolute;flip:y" from="6570,5544" to="6570,5619" strokeweight="0"/>
              <v:line id="_x0000_s1171" style="position:absolute" from="6570,481" to="6570,541" strokeweight="0"/>
              <v:rect id="_x0000_s1172" style="position:absolute;left:6435;top:5664;width:121;height:514;mso-wrap-style:none;v-text-anchor:top" filled="f" stroked="f">
                <v:textbox style="mso-next-textbox:#_x0000_s1172;mso-rotate-with-shape:t;mso-fit-shape-to-text:t" inset="0,0,0,0">
                  <w:txbxContent>
                    <w:p w:rsidR="00386F1B" w:rsidRDefault="00386F1B"/>
                  </w:txbxContent>
                </v:textbox>
              </v:rect>
              <v:line id="_x0000_s1173" style="position:absolute;flip:y" from="7200,5544" to="7200,5619" strokeweight="0"/>
              <v:line id="_x0000_s1174" style="position:absolute" from="7200,481" to="7200,541" strokeweight="0"/>
              <v:rect id="_x0000_s1175" style="position:absolute;left:7155;top:5664;width:121;height:514;mso-wrap-style:none;v-text-anchor:top" filled="f" stroked="f">
                <v:textbox style="mso-next-textbox:#_x0000_s1175;mso-rotate-with-shape:t;mso-fit-shape-to-text:t" inset="0,0,0,0">
                  <w:txbxContent>
                    <w:p w:rsidR="00386F1B" w:rsidRDefault="00386F1B"/>
                  </w:txbxContent>
                </v:textbox>
              </v:rect>
              <v:line id="_x0000_s1176" style="position:absolute" from="690,5619" to="750,5619" strokeweight="0"/>
              <v:line id="_x0000_s1177" style="position:absolute;flip:x" from="7125,5619" to="7200,5619" strokeweight="0"/>
              <v:rect id="_x0000_s1178" style="position:absolute;left:525;top:5499;width:121;height:514;mso-wrap-style:none;v-text-anchor:top" filled="f" stroked="f">
                <v:textbox style="mso-next-textbox:#_x0000_s1178;mso-rotate-with-shape:t;mso-fit-shape-to-text:t" inset="0,0,0,0">
                  <w:txbxContent>
                    <w:p w:rsidR="00386F1B" w:rsidRDefault="00386F1B"/>
                  </w:txbxContent>
                </v:textbox>
              </v:rect>
              <v:line id="_x0000_s1179" style="position:absolute" from="690,4883" to="750,4883" strokeweight="0"/>
              <v:line id="_x0000_s1180" style="position:absolute;flip:x" from="7125,4883" to="7200,4883" strokeweight="0"/>
              <v:rect id="_x0000_s1181" style="position:absolute;left:360;top:4762;width:121;height:514;mso-wrap-style:none;v-text-anchor:top" filled="f" stroked="f">
                <v:textbox style="mso-next-textbox:#_x0000_s1181;mso-rotate-with-shape:t;mso-fit-shape-to-text:t" inset="0,0,0,0">
                  <w:txbxContent>
                    <w:p w:rsidR="00386F1B" w:rsidRDefault="00386F1B"/>
                  </w:txbxContent>
                </v:textbox>
              </v:rect>
              <v:line id="_x0000_s1182" style="position:absolute" from="690,4146" to="750,4146" strokeweight="0"/>
              <v:line id="_x0000_s1183" style="position:absolute;flip:x" from="7125,4146" to="7200,4146" strokeweight="0"/>
              <v:rect id="_x0000_s1184" style="position:absolute;left:360;top:4026;width:121;height:514;mso-wrap-style:none;v-text-anchor:top" filled="f" stroked="f">
                <v:textbox style="mso-next-textbox:#_x0000_s1184;mso-rotate-with-shape:t;mso-fit-shape-to-text:t" inset="0,0,0,0">
                  <w:txbxContent>
                    <w:p w:rsidR="00386F1B" w:rsidRDefault="00386F1B"/>
                  </w:txbxContent>
                </v:textbox>
              </v:rect>
              <v:line id="_x0000_s1185" style="position:absolute" from="690,3410" to="750,3410" strokeweight="0"/>
              <v:line id="_x0000_s1186" style="position:absolute;flip:x" from="7125,3410" to="7200,3410" strokeweight="0"/>
              <v:rect id="_x0000_s1187" style="position:absolute;left:360;top:3290;width:121;height:514;mso-wrap-style:none;v-text-anchor:top" filled="f" stroked="f">
                <v:textbox style="mso-next-textbox:#_x0000_s1187;mso-rotate-with-shape:t;mso-fit-shape-to-text:t" inset="0,0,0,0">
                  <w:txbxContent>
                    <w:p w:rsidR="00386F1B" w:rsidRDefault="00386F1B"/>
                  </w:txbxContent>
                </v:textbox>
              </v:rect>
              <v:line id="_x0000_s1188" style="position:absolute" from="690,2674" to="750,2674" strokeweight="0"/>
              <v:line id="_x0000_s1189" style="position:absolute;flip:x" from="7125,2674" to="7200,2674" strokeweight="0"/>
              <v:rect id="_x0000_s1190" style="position:absolute;left:360;top:2554;width:121;height:514;mso-wrap-style:none;v-text-anchor:top" filled="f" stroked="f">
                <v:textbox style="mso-next-textbox:#_x0000_s1190;mso-rotate-with-shape:t;mso-fit-shape-to-text:t" inset="0,0,0,0">
                  <w:txbxContent>
                    <w:p w:rsidR="00386F1B" w:rsidRDefault="00386F1B"/>
                  </w:txbxContent>
                </v:textbox>
              </v:rect>
              <v:line id="_x0000_s1191" style="position:absolute" from="690,1938" to="750,1938" strokeweight="0"/>
              <v:line id="_x0000_s1192" style="position:absolute;flip:x" from="7125,1938" to="7200,1938" strokeweight="0"/>
              <v:rect id="_x0000_s1193" style="position:absolute;left:360;top:1818;width:121;height:514;mso-wrap-style:none;v-text-anchor:top" filled="f" stroked="f">
                <v:textbox style="mso-next-textbox:#_x0000_s1193;mso-rotate-with-shape:t;mso-fit-shape-to-text:t" inset="0,0,0,0">
                  <w:txbxContent>
                    <w:p w:rsidR="00386F1B" w:rsidRDefault="00386F1B"/>
                  </w:txbxContent>
                </v:textbox>
              </v:rect>
              <v:line id="_x0000_s1194" style="position:absolute" from="690,1202" to="750,1202" strokeweight="0"/>
              <v:line id="_x0000_s1195" style="position:absolute;flip:x" from="7125,1202" to="7200,1202" strokeweight="0"/>
              <v:rect id="_x0000_s1196" style="position:absolute;left:360;top:1082;width:121;height:514;mso-wrap-style:none;v-text-anchor:top" filled="f" stroked="f">
                <v:textbox style="mso-next-textbox:#_x0000_s1196;mso-rotate-with-shape:t;mso-fit-shape-to-text:t" inset="0,0,0,0">
                  <w:txbxContent>
                    <w:p w:rsidR="00386F1B" w:rsidRDefault="00386F1B"/>
                  </w:txbxContent>
                </v:textbox>
              </v:rect>
              <v:line id="_x0000_s1197" style="position:absolute" from="690,481" to="750,481" strokeweight="0"/>
              <v:line id="_x0000_s1198" style="position:absolute;flip:x" from="7125,481" to="7200,481" strokeweight="0"/>
              <v:rect id="_x0000_s1199" style="position:absolute;left:360;top:361;width:121;height:514;mso-wrap-style:none;v-text-anchor:top" filled="f" stroked="f">
                <v:textbox style="mso-next-textbox:#_x0000_s1199;mso-rotate-with-shape:t;mso-fit-shape-to-text:t" inset="0,0,0,0">
                  <w:txbxContent>
                    <w:p w:rsidR="00386F1B" w:rsidRDefault="00386F1B"/>
                  </w:txbxContent>
                </v:textbox>
              </v:rect>
              <v:line id="_x0000_s1201" style="position:absolute" from="690,5619" to="7200,5619" strokeweight="0"/>
              <v:line id="_x0000_s1202" style="position:absolute;flip:y" from="7200,481" to="7200,5619" strokeweight="0"/>
              <v:line id="_x0000_s1203" style="position:absolute;flip:y" from="690,481" to="690,5619" strokeweight="0"/>
              <v:rect id="_x0000_s1204" style="position:absolute;left:750;top:4612;width:495;height:1007" fillcolor="#00008f" stroked="f"/>
              <v:rect id="_x0000_s1205" style="position:absolute;left:750;top:4612;width:495;height:1007" filled="f" strokeweight="0"/>
              <v:rect id="_x0000_s1206" style="position:absolute;left:1365;top:1277;width:495;height:4342" fillcolor="#00008f" stroked="f"/>
              <v:rect id="_x0000_s1207" style="position:absolute;left:1365;top:1277;width:495;height:4342" filled="f" strokeweight="0"/>
              <v:rect id="_x0000_s1208" style="position:absolute;left:1980;top:3606;width:495;height:2013" fillcolor="#00008f" stroked="f"/>
              <v:rect id="_x0000_s1209" style="position:absolute;left:1980;top:3606;width:495;height:2013" filled="f" strokeweight="0"/>
              <v:rect id="_x0000_s1210" style="position:absolute;left:2610;top:5619;width:495;height:1" fillcolor="#00008f" stroked="f"/>
              <v:shape id="_x0000_s1211" style="position:absolute;left:2610;top:5619;width:495;height:0" coordsize="495,0" path="m,l495,,,e" filled="f" strokeweight="0">
                <v:path arrowok="t"/>
              </v:shape>
              <v:rect id="_x0000_s1212" style="position:absolute;left:3225;top:5619;width:495;height:1" fillcolor="#00008f" stroked="f"/>
              <v:shape id="_x0000_s1213" style="position:absolute;left:3225;top:5619;width:495;height:0" coordsize="495,0" path="m,l495,,,e" filled="f" strokeweight="0">
                <v:path arrowok="t"/>
              </v:shape>
              <v:rect id="_x0000_s1214" style="position:absolute;left:3840;top:5619;width:495;height:1" fillcolor="#00008f" stroked="f"/>
              <v:shape id="_x0000_s1215" style="position:absolute;left:3840;top:5619;width:495;height:0" coordsize="495,0" path="m,l495,,,e" filled="f" strokeweight="0">
                <v:path arrowok="t"/>
              </v:shape>
              <v:rect id="_x0000_s1216" style="position:absolute;left:4470;top:5619;width:495;height:1" fillcolor="#00008f" stroked="f"/>
              <v:shape id="_x0000_s1217" style="position:absolute;left:4470;top:5619;width:495;height:0" coordsize="495,0" path="m,l495,,,e" filled="f" strokeweight="0">
                <v:path arrowok="t"/>
              </v:shape>
              <v:rect id="_x0000_s1218" style="position:absolute;left:5085;top:5619;width:495;height:1" fillcolor="#00008f" stroked="f"/>
              <v:shape id="_x0000_s1219" style="position:absolute;left:5085;top:5619;width:495;height:0" coordsize="495,0" path="m,l495,,,e" filled="f" strokeweight="0">
                <v:path arrowok="t"/>
              </v:shape>
              <v:rect id="_x0000_s1220" style="position:absolute;left:5700;top:5619;width:495;height:1" fillcolor="#00008f" stroked="f"/>
              <v:shape id="_x0000_s1221" style="position:absolute;left:5700;top:5619;width:495;height:0" coordsize="495,0" path="m,l495,,,e" filled="f" strokeweight="0">
                <v:path arrowok="t"/>
              </v:shape>
              <v:rect id="_x0000_s1222" style="position:absolute;left:6330;top:5619;width:495;height:1" fillcolor="#00008f" stroked="f"/>
              <v:shape id="_x0000_s1223" style="position:absolute;left:6330;top:5619;width:495;height:0" coordsize="495,0" path="m,l495,,,e" filled="f" strokeweight="0">
                <v:path arrowok="t"/>
              </v:shape>
              <v:rect id="_x0000_s1224" style="position:absolute;left:6945;top:5619;width:495;height:1" fillcolor="#00008f" stroked="f"/>
              <v:shape id="_x0000_s1225" style="position:absolute;left:6945;top:5619;width:495;height:0" coordsize="495,0" path="m,l495,,,e" filled="f" strokeweight="0">
                <v:path arrowok="t"/>
              </v:shape>
              <v:line id="_x0000_s1226" style="position:absolute" from="690,5619" to="7200,5619" strokeweight="0"/>
              <v:rect id="_x0000_s1227" style="position:absolute;left:2880;top:5919;width:121;height:514;mso-wrap-style:none;v-text-anchor:top" filled="f" stroked="f">
                <v:textbox style="mso-next-textbox:#_x0000_s1227;mso-rotate-with-shape:t;mso-fit-shape-to-text:t" inset="0,0,0,0">
                  <w:txbxContent>
                    <w:p w:rsidR="00386F1B" w:rsidRDefault="00386F1B"/>
                  </w:txbxContent>
                </v:textbox>
              </v:rect>
              <v:rect id="_x0000_s1228" style="position:absolute;left:-182;top:2316;width:514;height:121;rotation:270;mso-wrap-style:none;v-text-anchor:top" filled="f" stroked="f">
                <v:textbox style="mso-next-textbox:#_x0000_s1228;mso-rotate-with-shape:t;mso-fit-shape-to-text:t" inset="0,0,0,0">
                  <w:txbxContent>
                    <w:p w:rsidR="00386F1B" w:rsidRDefault="00386F1B"/>
                  </w:txbxContent>
                </v:textbox>
              </v:rect>
              <v:rect id="_x0000_s1229" style="position:absolute;left:3015;top:135;width:121;height:514;mso-wrap-style:none;v-text-anchor:top" filled="f" stroked="f">
                <v:textbox style="mso-next-textbox:#_x0000_s1229;mso-rotate-with-shape:t;mso-fit-shape-to-text:t" inset="0,0,0,0">
                  <w:txbxContent>
                    <w:p w:rsidR="00386F1B" w:rsidRDefault="00386F1B"/>
                  </w:txbxContent>
                </v:textbox>
              </v:rect>
            </v:group>
          </w:pict>
        </w:r>
      </w:del>
      <w:r w:rsidR="004F2187">
        <w:t>Benchmarks</w:t>
      </w:r>
      <w:bookmarkEnd w:id="157"/>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del w:id="159" w:author="Bill" w:date="2012-06-16T22:53:00Z">
        <w:r w:rsidDel="00C34539">
          <w:delText>First</w:delText>
        </w:r>
      </w:del>
      <w:ins w:id="160" w:author="Bill" w:date="2012-06-16T22:53:00Z">
        <w:r w:rsidR="00C34539">
          <w:t>Initially</w:t>
        </w:r>
      </w:ins>
      <w:r>
        <w: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A301BF">
        <w:t xml:space="preserve">Figure </w:t>
      </w:r>
      <w:r w:rsidR="00A301BF">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1FCDCA4C" wp14:editId="34D68BD9">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61" w:name="_Ref325398678"/>
      <w:bookmarkStart w:id="162" w:name="_Toc326694727"/>
      <w:r>
        <w:t xml:space="preserve">Figure </w:t>
      </w:r>
      <w:fldSimple w:instr=" SEQ Figure \* ARABIC ">
        <w:r w:rsidR="00A301BF">
          <w:rPr>
            <w:noProof/>
          </w:rPr>
          <w:t>24</w:t>
        </w:r>
      </w:fldSimple>
      <w:bookmarkEnd w:id="161"/>
      <w:r>
        <w:t>: Planning benchmark in obstruction-free setting</w:t>
      </w:r>
      <w:bookmarkEnd w:id="162"/>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A301BF">
        <w:t xml:space="preserve">Figure </w:t>
      </w:r>
      <w:r w:rsidR="00A301BF">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A301BF">
        <w:t xml:space="preserve">Figure </w:t>
      </w:r>
      <w:r w:rsidR="00A301BF">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A301BF">
        <w:t xml:space="preserve">Figure </w:t>
      </w:r>
      <w:r w:rsidR="00A301BF">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A301BF">
        <w:t xml:space="preserve">Figure </w:t>
      </w:r>
      <w:r w:rsidR="00A301BF">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25BFC64C" wp14:editId="49270981">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63" w:name="_Ref325399670"/>
      <w:bookmarkStart w:id="164" w:name="_Toc326694728"/>
      <w:r>
        <w:t xml:space="preserve">Figure </w:t>
      </w:r>
      <w:fldSimple w:instr=" SEQ Figure \* ARABIC ">
        <w:r w:rsidR="00A301BF">
          <w:rPr>
            <w:noProof/>
          </w:rPr>
          <w:t>25</w:t>
        </w:r>
      </w:fldSimple>
      <w:bookmarkEnd w:id="163"/>
      <w:r w:rsidR="00C47151">
        <w:t xml:space="preserve">: Path taken by Harlie to avoid </w:t>
      </w:r>
      <w:r>
        <w:t>box (grid size 1m.)  Note that only front face of box is visible.</w:t>
      </w:r>
      <w:bookmarkEnd w:id="164"/>
    </w:p>
    <w:p w:rsidR="004F2187" w:rsidRDefault="004F2187" w:rsidP="004F2187">
      <w:pPr>
        <w:pStyle w:val="NoSpacing"/>
      </w:pPr>
      <w:r>
        <w:rPr>
          <w:noProof/>
        </w:rPr>
        <w:lastRenderedPageBreak/>
        <w:drawing>
          <wp:inline distT="0" distB="0" distL="0" distR="0" wp14:anchorId="79A48708" wp14:editId="37DD30B2">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65" w:name="_Ref325399841"/>
      <w:bookmarkStart w:id="166" w:name="_Toc326694729"/>
      <w:r>
        <w:t xml:space="preserve">Figure </w:t>
      </w:r>
      <w:fldSimple w:instr=" SEQ Figure \* ARABIC ">
        <w:r w:rsidR="00A301BF">
          <w:rPr>
            <w:noProof/>
          </w:rPr>
          <w:t>26</w:t>
        </w:r>
      </w:fldSimple>
      <w:bookmarkEnd w:id="165"/>
      <w:r>
        <w:t>: Planning benchmark in dynamic replanning scenario</w:t>
      </w:r>
      <w:bookmarkEnd w:id="166"/>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A301BF">
        <w:t xml:space="preserve">Figure </w:t>
      </w:r>
      <w:r w:rsidR="00A301BF">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A301BF">
        <w:t xml:space="preserve">Figure </w:t>
      </w:r>
      <w:r w:rsidR="00A301BF">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3BA200FE" wp14:editId="510CF26E">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167" w:name="_Ref325555566"/>
      <w:bookmarkStart w:id="168" w:name="_Toc326694730"/>
      <w:r>
        <w:t xml:space="preserve">Figure </w:t>
      </w:r>
      <w:fldSimple w:instr=" SEQ Figure \* ARABIC ">
        <w:r w:rsidR="00A301BF">
          <w:rPr>
            <w:noProof/>
          </w:rPr>
          <w:t>27</w:t>
        </w:r>
      </w:fldSimple>
      <w:bookmarkEnd w:id="167"/>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proofErr w:type="gramStart"/>
      <w:r>
        <w:t>Grid size 1m</w:t>
      </w:r>
      <w:r w:rsidR="00CB4072">
        <w:t>.</w:t>
      </w:r>
      <w:proofErr w:type="gramEnd"/>
      <w:r>
        <w:t xml:space="preserve"> </w:t>
      </w:r>
      <w:r w:rsidR="00CB4072">
        <w:t xml:space="preserve"> R</w:t>
      </w:r>
      <w:r>
        <w:t xml:space="preserve">ed </w:t>
      </w:r>
      <w:r w:rsidR="00CB4072">
        <w:t>and black indicate obstacles.</w:t>
      </w:r>
      <w:bookmarkEnd w:id="168"/>
    </w:p>
    <w:p w:rsidR="004F2187" w:rsidRDefault="001114EC" w:rsidP="00BD0AEB">
      <w:pPr>
        <w:pStyle w:val="NoSpacing"/>
        <w:spacing w:before="240"/>
      </w:pPr>
      <w:r>
        <w:rPr>
          <w:noProof/>
        </w:rPr>
        <w:drawing>
          <wp:inline distT="0" distB="0" distL="0" distR="0" wp14:anchorId="78BD3DD9" wp14:editId="0EFAB083">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169" w:name="_Ref325626769"/>
      <w:r>
        <w:t xml:space="preserve">Figure </w:t>
      </w:r>
      <w:fldSimple w:instr=" SEQ Figure \* ARABIC ">
        <w:r w:rsidR="00A301BF">
          <w:rPr>
            <w:noProof/>
          </w:rPr>
          <w:t>28</w:t>
        </w:r>
      </w:fldSimple>
      <w:bookmarkEnd w:id="169"/>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A301BF">
        <w:t xml:space="preserve">Figure </w:t>
      </w:r>
      <w:r w:rsidR="00A301BF">
        <w:rPr>
          <w:noProof/>
        </w:rPr>
        <w:t>28</w:t>
      </w:r>
      <w:r w:rsidR="00CB4072">
        <w:fldChar w:fldCharType="end"/>
      </w:r>
    </w:p>
    <w:p w:rsidR="004F2187" w:rsidRDefault="004F2187" w:rsidP="001F1CF9">
      <w:pPr>
        <w:pStyle w:val="Caption1"/>
      </w:pPr>
    </w:p>
    <w:p w:rsidR="00FC5EC7" w:rsidRDefault="00FC5EC7" w:rsidP="00193048">
      <w:pPr>
        <w:pStyle w:val="Heading1"/>
      </w:pPr>
      <w:bookmarkStart w:id="170" w:name="_Toc326694700"/>
      <w:r>
        <w:lastRenderedPageBreak/>
        <w:t>Conclusions</w:t>
      </w:r>
      <w:bookmarkEnd w:id="170"/>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171" w:name="_Toc326694701"/>
      <w:r>
        <w:t>Summary of Accomplishments</w:t>
      </w:r>
      <w:bookmarkEnd w:id="171"/>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 xml:space="preserve">for compatibility with the </w:t>
      </w:r>
      <w:del w:id="172" w:author="Bill" w:date="2012-06-16T22:55:00Z">
        <w:r w:rsidR="00B02F00" w:rsidDel="00C34539">
          <w:delText>C</w:delText>
        </w:r>
      </w:del>
      <w:del w:id="173" w:author="Bill" w:date="2012-06-16T22:54:00Z">
        <w:r w:rsidR="00B02F00" w:rsidDel="00C34539">
          <w:delText>WRU</w:delText>
        </w:r>
      </w:del>
      <w:del w:id="174" w:author="Bill" w:date="2012-06-16T22:55:00Z">
        <w:r w:rsidR="00B02F00" w:rsidDel="00C34539">
          <w:delText xml:space="preserve"> </w:delText>
        </w:r>
      </w:del>
      <w:r w:rsidR="00B02F00">
        <w:t>path segment standard</w:t>
      </w:r>
      <w:ins w:id="175" w:author="Bill" w:date="2012-06-16T22:55:00Z">
        <w:r w:rsidR="00C34539">
          <w:t xml:space="preserve"> developed at Case Western Reserve University</w:t>
        </w:r>
      </w:ins>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176" w:name="_Toc326694702"/>
      <w:r>
        <w:t>Future Work</w:t>
      </w:r>
      <w:bookmarkStart w:id="177" w:name="_Ref324360218"/>
      <w:bookmarkEnd w:id="176"/>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 xml:space="preserve">olved with a more robust pan platform to give smoother motion and a vibration-damping mount to isolate the Kinect from </w:t>
      </w:r>
      <w:ins w:id="178" w:author="Bill" w:date="2012-06-17T15:59:00Z">
        <w:r w:rsidR="00BB3AEE">
          <w:t>high-frequency vibrations</w:t>
        </w:r>
      </w:ins>
      <w:del w:id="179" w:author="Bill" w:date="2012-06-17T15:59:00Z">
        <w:r w:rsidR="00921310" w:rsidDel="00BB3AEE">
          <w:delText>the worst bumps</w:delText>
        </w:r>
      </w:del>
      <w:r w:rsidR="00921310">
        <w:t>.</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rPr>
          <w:ins w:id="180" w:author="Bill" w:date="2012-06-17T15:55:00Z"/>
        </w:rPr>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A301BF">
        <w:t xml:space="preserve">Figure </w:t>
      </w:r>
      <w:r w:rsidR="00A301BF">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BB3AEE" w:rsidRDefault="00BB3AEE" w:rsidP="007D07FF">
      <w:pPr>
        <w:spacing w:line="480" w:lineRule="auto"/>
        <w:ind w:firstLine="864"/>
        <w:rPr>
          <w:ins w:id="181" w:author="Bill" w:date="2012-06-17T16:00:00Z"/>
        </w:rPr>
      </w:pPr>
      <w:ins w:id="182" w:author="Bill" w:date="2012-06-17T15:55:00Z">
        <w:r>
          <w:t xml:space="preserve">While Harlie accomplished the goal of reliably following the target through cluttered environments, Harlie did so at a lower speed than originally intended.  The limiting factor was the </w:t>
        </w:r>
      </w:ins>
      <w:ins w:id="183" w:author="Bill" w:date="2012-06-17T15:58:00Z">
        <w:r>
          <w:t xml:space="preserve">Kinect’s </w:t>
        </w:r>
      </w:ins>
      <w:ins w:id="184" w:author="Bill" w:date="2012-06-17T15:55:00Z">
        <w:r>
          <w:t>susceptibility to bumps and vibrations</w:t>
        </w:r>
      </w:ins>
      <w:ins w:id="185" w:author="Bill" w:date="2012-06-17T15:56:00Z">
        <w:r>
          <w:t xml:space="preserve">.  For the Kinect to reliably track the target, Harlie’s speed had to be reduced to 0.33m/s from the </w:t>
        </w:r>
      </w:ins>
      <w:ins w:id="186" w:author="Bill" w:date="2012-06-17T15:57:00Z">
        <w:r>
          <w:t>originally</w:t>
        </w:r>
      </w:ins>
      <w:ins w:id="187" w:author="Bill" w:date="2012-06-17T15:56:00Z">
        <w:r>
          <w:t xml:space="preserve"> </w:t>
        </w:r>
      </w:ins>
      <w:ins w:id="188" w:author="Bill" w:date="2012-06-17T15:57:00Z">
        <w:r>
          <w:t>planned 1m/s.</w:t>
        </w:r>
      </w:ins>
    </w:p>
    <w:p w:rsidR="00BB3AEE" w:rsidRDefault="00BB3AEE" w:rsidP="007D07FF">
      <w:pPr>
        <w:spacing w:line="480" w:lineRule="auto"/>
        <w:ind w:firstLine="864"/>
      </w:pPr>
      <w:ins w:id="189" w:author="Bill" w:date="2012-06-17T15:58:00Z">
        <w:r>
          <w:t xml:space="preserve">Several </w:t>
        </w:r>
      </w:ins>
      <w:ins w:id="190" w:author="Bill" w:date="2012-06-17T16:09:00Z">
        <w:r w:rsidR="00192E37">
          <w:t xml:space="preserve">methods </w:t>
        </w:r>
      </w:ins>
      <w:ins w:id="191" w:author="Bill" w:date="2012-06-17T16:10:00Z">
        <w:r w:rsidR="00192E37">
          <w:t>were under consideration</w:t>
        </w:r>
      </w:ins>
      <w:ins w:id="192" w:author="Bill" w:date="2012-06-17T16:09:00Z">
        <w:r w:rsidR="00192E37">
          <w:t xml:space="preserve"> </w:t>
        </w:r>
      </w:ins>
      <w:ins w:id="193" w:author="Bill" w:date="2012-06-17T16:14:00Z">
        <w:r w:rsidR="00AF0E20">
          <w:t xml:space="preserve">to </w:t>
        </w:r>
      </w:ins>
      <w:ins w:id="194" w:author="Bill" w:date="2012-06-17T16:09:00Z">
        <w:r w:rsidR="00192E37">
          <w:t>resolve this issue</w:t>
        </w:r>
      </w:ins>
      <w:ins w:id="195" w:author="Bill" w:date="2012-06-17T16:16:00Z">
        <w:r w:rsidR="00AF0E20">
          <w:t>, although they were</w:t>
        </w:r>
      </w:ins>
      <w:ins w:id="196" w:author="Bill" w:date="2012-06-17T16:10:00Z">
        <w:r w:rsidR="00192E37">
          <w:t xml:space="preserve"> not implemented due to time constraints</w:t>
        </w:r>
      </w:ins>
      <w:ins w:id="197" w:author="Bill" w:date="2012-06-17T16:09:00Z">
        <w:r w:rsidR="00192E37">
          <w:t xml:space="preserve">.  </w:t>
        </w:r>
      </w:ins>
      <w:ins w:id="198" w:author="Bill" w:date="2012-06-17T16:11:00Z">
        <w:r w:rsidR="00192E37">
          <w:t>First, as previously mentioned</w:t>
        </w:r>
      </w:ins>
      <w:ins w:id="199" w:author="Bill" w:date="2012-06-17T16:12:00Z">
        <w:r w:rsidR="00AF0E20">
          <w:t>,</w:t>
        </w:r>
      </w:ins>
      <w:ins w:id="200" w:author="Bill" w:date="2012-06-17T16:11:00Z">
        <w:r w:rsidR="00192E37">
          <w:t xml:space="preserve"> a higher-quality pan mount would resolve many of the Kinect’s issues.  Second</w:t>
        </w:r>
      </w:ins>
      <w:ins w:id="201" w:author="Bill" w:date="2012-06-17T16:09:00Z">
        <w:r w:rsidR="00192E37">
          <w:t xml:space="preserve">, Harlie’s maximum speed could be determined on a per-path-segment basis.   A higher speed could be permitted on </w:t>
        </w:r>
      </w:ins>
      <w:ins w:id="202" w:author="Bill" w:date="2012-06-17T16:10:00Z">
        <w:r w:rsidR="00192E37">
          <w:t xml:space="preserve">long, </w:t>
        </w:r>
      </w:ins>
      <w:ins w:id="203" w:author="Bill" w:date="2012-06-17T16:09:00Z">
        <w:r w:rsidR="00192E37">
          <w:t xml:space="preserve">straight </w:t>
        </w:r>
      </w:ins>
      <w:ins w:id="204" w:author="Bill" w:date="2012-06-17T16:10:00Z">
        <w:r w:rsidR="00AF0E20">
          <w:t>segments than on tight arcs</w:t>
        </w:r>
      </w:ins>
      <w:ins w:id="205" w:author="Bill" w:date="2012-06-17T16:16:00Z">
        <w:r w:rsidR="00AF0E20">
          <w:t>.</w:t>
        </w:r>
      </w:ins>
      <w:ins w:id="206" w:author="Bill" w:date="2012-06-17T16:17:00Z">
        <w:r w:rsidR="00AF0E20">
          <w:t xml:space="preserve"> </w:t>
        </w:r>
      </w:ins>
      <w:ins w:id="207" w:author="Bill" w:date="2012-06-17T16:13:00Z">
        <w:r w:rsidR="00AF0E20">
          <w:t xml:space="preserve"> </w:t>
        </w:r>
      </w:ins>
      <w:ins w:id="208" w:author="Bill" w:date="2012-06-17T16:18:00Z">
        <w:r w:rsidR="0065367F">
          <w:t xml:space="preserve">Also, </w:t>
        </w:r>
      </w:ins>
      <w:ins w:id="209" w:author="Bill" w:date="2012-06-17T16:13:00Z">
        <w:r w:rsidR="00AF0E20">
          <w:t xml:space="preserve">Harlie’s speed could </w:t>
        </w:r>
      </w:ins>
      <w:ins w:id="210" w:author="Bill" w:date="2012-06-17T16:17:00Z">
        <w:r w:rsidR="00AF0E20">
          <w:t xml:space="preserve">also </w:t>
        </w:r>
      </w:ins>
      <w:ins w:id="211" w:author="Bill" w:date="2012-06-17T16:13:00Z">
        <w:r w:rsidR="00AF0E20">
          <w:t>be constrained based on proximity to obstacles.</w:t>
        </w:r>
      </w:ins>
    </w:p>
    <w:p w:rsidR="003278A0" w:rsidRDefault="003278A0" w:rsidP="003278A0">
      <w:pPr>
        <w:pStyle w:val="MinorHeading"/>
      </w:pPr>
      <w:r>
        <w:lastRenderedPageBreak/>
        <w:t>Works Cited</w:t>
      </w:r>
    </w:p>
    <w:p w:rsidR="00C40B5A"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C40B5A" w:rsidTr="0047338F">
        <w:trPr>
          <w:tblCellSpacing w:w="15" w:type="dxa"/>
        </w:trPr>
        <w:tc>
          <w:tcPr>
            <w:tcW w:w="355" w:type="pct"/>
            <w:hideMark/>
          </w:tcPr>
          <w:p w:rsidR="00C40B5A" w:rsidRDefault="00C40B5A">
            <w:pPr>
              <w:pStyle w:val="Bibliography"/>
              <w:rPr>
                <w:noProof/>
              </w:rPr>
            </w:pPr>
            <w:r>
              <w:rPr>
                <w:noProof/>
              </w:rPr>
              <w:t xml:space="preserve">[1] </w:t>
            </w:r>
          </w:p>
        </w:tc>
        <w:tc>
          <w:tcPr>
            <w:tcW w:w="0" w:type="auto"/>
            <w:hideMark/>
          </w:tcPr>
          <w:p w:rsidR="00C40B5A" w:rsidRDefault="00C40B5A">
            <w:pPr>
              <w:pStyle w:val="Bibliography"/>
              <w:rPr>
                <w:noProof/>
              </w:rPr>
            </w:pPr>
            <w:r>
              <w:rPr>
                <w:noProof/>
              </w:rPr>
              <w:t xml:space="preserve">C. Rockey, </w:t>
            </w:r>
            <w:ins w:id="212" w:author="Bill" w:date="2012-06-16T23:02:00Z">
              <w:r w:rsidR="00E20F2A">
                <w:rPr>
                  <w:noProof/>
                </w:rPr>
                <w:t>"Low-Cost Sensor Package for Smart Wheelchair Obstacle Avoidance</w:t>
              </w:r>
            </w:ins>
            <w:ins w:id="213" w:author="Bill" w:date="2012-06-16T23:03:00Z">
              <w:r w:rsidR="00E20F2A">
                <w:rPr>
                  <w:noProof/>
                </w:rPr>
                <w:t>,</w:t>
              </w:r>
            </w:ins>
            <w:ins w:id="214" w:author="Bill" w:date="2012-06-16T23:02:00Z">
              <w:r w:rsidR="00E20F2A">
                <w:rPr>
                  <w:noProof/>
                </w:rPr>
                <w:t>"</w:t>
              </w:r>
            </w:ins>
            <w:del w:id="215" w:author="Bill" w:date="2012-06-16T23:03:00Z">
              <w:r w:rsidDel="00E20F2A">
                <w:rPr>
                  <w:i/>
                  <w:iCs/>
                  <w:noProof/>
                </w:rPr>
                <w:delText>Low-Cost Sensor Package for Smart Wheelchair Obstacle Avoidance,</w:delText>
              </w:r>
            </w:del>
            <w:ins w:id="216" w:author="Bill" w:date="2012-06-16T23:03:00Z">
              <w:r w:rsidR="00E20F2A">
                <w:rPr>
                  <w:iCs/>
                  <w:noProof/>
                </w:rPr>
                <w:t xml:space="preserve"> M.S. thesis, Dept. Elect. Eng., </w:t>
              </w:r>
            </w:ins>
            <w:del w:id="217" w:author="Bill" w:date="2012-06-16T23:03:00Z">
              <w:r w:rsidDel="00E20F2A">
                <w:rPr>
                  <w:i/>
                  <w:iCs/>
                  <w:noProof/>
                </w:rPr>
                <w:delText xml:space="preserve"> </w:delText>
              </w:r>
            </w:del>
            <w:r>
              <w:rPr>
                <w:noProof/>
              </w:rPr>
              <w:t xml:space="preserve">Case Western Reserve University, </w:t>
            </w:r>
            <w:del w:id="218" w:author="Bill" w:date="2012-06-16T23:03:00Z">
              <w:r w:rsidDel="00E20F2A">
                <w:rPr>
                  <w:noProof/>
                </w:rPr>
                <w:delText>EECS dept.</w:delText>
              </w:r>
            </w:del>
            <w:ins w:id="219" w:author="Bill" w:date="2012-06-16T23:03:00Z">
              <w:r w:rsidR="00E20F2A">
                <w:rPr>
                  <w:noProof/>
                </w:rPr>
                <w:t>Cleveland, OH</w:t>
              </w:r>
            </w:ins>
            <w:r>
              <w:rPr>
                <w:noProof/>
              </w:rPr>
              <w:t xml:space="preserve">,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 </w:t>
            </w:r>
          </w:p>
        </w:tc>
        <w:tc>
          <w:tcPr>
            <w:tcW w:w="0" w:type="auto"/>
            <w:hideMark/>
          </w:tcPr>
          <w:p w:rsidR="00C40B5A" w:rsidRDefault="00C40B5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[3] </w:t>
            </w:r>
          </w:p>
        </w:tc>
        <w:tc>
          <w:tcPr>
            <w:tcW w:w="0" w:type="auto"/>
            <w:hideMark/>
          </w:tcPr>
          <w:p w:rsidR="00C40B5A" w:rsidRDefault="00C40B5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[4] </w:t>
            </w:r>
          </w:p>
        </w:tc>
        <w:tc>
          <w:tcPr>
            <w:tcW w:w="0" w:type="auto"/>
            <w:hideMark/>
          </w:tcPr>
          <w:p w:rsidR="00C40B5A" w:rsidRDefault="00C40B5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[5] </w:t>
            </w:r>
          </w:p>
        </w:tc>
        <w:tc>
          <w:tcPr>
            <w:tcW w:w="0" w:type="auto"/>
            <w:hideMark/>
          </w:tcPr>
          <w:p w:rsidR="00C40B5A" w:rsidRDefault="00C40B5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[6] </w:t>
            </w:r>
          </w:p>
        </w:tc>
        <w:tc>
          <w:tcPr>
            <w:tcW w:w="0" w:type="auto"/>
            <w:hideMark/>
          </w:tcPr>
          <w:p w:rsidR="00C40B5A" w:rsidRDefault="00C40B5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40B5A" w:rsidTr="0047338F">
        <w:trPr>
          <w:tblCellSpacing w:w="15" w:type="dxa"/>
        </w:trPr>
        <w:tc>
          <w:tcPr>
            <w:tcW w:w="355" w:type="pct"/>
            <w:hideMark/>
          </w:tcPr>
          <w:p w:rsidR="00C40B5A" w:rsidRDefault="00C40B5A">
            <w:pPr>
              <w:pStyle w:val="Bibliography"/>
              <w:rPr>
                <w:noProof/>
              </w:rPr>
            </w:pPr>
            <w:r>
              <w:rPr>
                <w:noProof/>
              </w:rPr>
              <w:t xml:space="preserve">[7] </w:t>
            </w:r>
          </w:p>
        </w:tc>
        <w:tc>
          <w:tcPr>
            <w:tcW w:w="0" w:type="auto"/>
            <w:hideMark/>
          </w:tcPr>
          <w:p w:rsidR="00C40B5A" w:rsidRDefault="00C40B5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40B5A" w:rsidTr="0047338F">
        <w:trPr>
          <w:tblCellSpacing w:w="15" w:type="dxa"/>
        </w:trPr>
        <w:tc>
          <w:tcPr>
            <w:tcW w:w="355" w:type="pct"/>
            <w:hideMark/>
          </w:tcPr>
          <w:p w:rsidR="00C40B5A" w:rsidRDefault="00C40B5A">
            <w:pPr>
              <w:pStyle w:val="Bibliography"/>
              <w:rPr>
                <w:noProof/>
              </w:rPr>
            </w:pPr>
            <w:r>
              <w:rPr>
                <w:noProof/>
              </w:rPr>
              <w:t xml:space="preserve">[8] </w:t>
            </w:r>
          </w:p>
        </w:tc>
        <w:tc>
          <w:tcPr>
            <w:tcW w:w="0" w:type="auto"/>
            <w:hideMark/>
          </w:tcPr>
          <w:p w:rsidR="00C40B5A" w:rsidRDefault="00C40B5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40B5A" w:rsidTr="0047338F">
        <w:trPr>
          <w:tblCellSpacing w:w="15" w:type="dxa"/>
        </w:trPr>
        <w:tc>
          <w:tcPr>
            <w:tcW w:w="355" w:type="pct"/>
            <w:hideMark/>
          </w:tcPr>
          <w:p w:rsidR="00C40B5A" w:rsidRDefault="00C40B5A">
            <w:pPr>
              <w:pStyle w:val="Bibliography"/>
              <w:rPr>
                <w:noProof/>
              </w:rPr>
            </w:pPr>
            <w:r>
              <w:rPr>
                <w:noProof/>
              </w:rPr>
              <w:t xml:space="preserve">[9] </w:t>
            </w:r>
          </w:p>
        </w:tc>
        <w:tc>
          <w:tcPr>
            <w:tcW w:w="0" w:type="auto"/>
            <w:hideMark/>
          </w:tcPr>
          <w:p w:rsidR="00C40B5A" w:rsidRDefault="00C40B5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[10] </w:t>
            </w:r>
          </w:p>
        </w:tc>
        <w:tc>
          <w:tcPr>
            <w:tcW w:w="0" w:type="auto"/>
            <w:hideMark/>
          </w:tcPr>
          <w:p w:rsidR="00C40B5A" w:rsidRDefault="00C40B5A">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[11] </w:t>
            </w:r>
          </w:p>
        </w:tc>
        <w:tc>
          <w:tcPr>
            <w:tcW w:w="0" w:type="auto"/>
            <w:hideMark/>
          </w:tcPr>
          <w:p w:rsidR="00C40B5A" w:rsidRDefault="00C40B5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[12] </w:t>
            </w:r>
          </w:p>
        </w:tc>
        <w:tc>
          <w:tcPr>
            <w:tcW w:w="0" w:type="auto"/>
            <w:hideMark/>
          </w:tcPr>
          <w:p w:rsidR="00C40B5A" w:rsidRDefault="00C40B5A">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[13] </w:t>
            </w:r>
          </w:p>
        </w:tc>
        <w:tc>
          <w:tcPr>
            <w:tcW w:w="0" w:type="auto"/>
            <w:hideMark/>
          </w:tcPr>
          <w:p w:rsidR="00C40B5A" w:rsidRDefault="00C40B5A">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40B5A" w:rsidTr="0047338F">
        <w:trPr>
          <w:tblCellSpacing w:w="15" w:type="dxa"/>
        </w:trPr>
        <w:tc>
          <w:tcPr>
            <w:tcW w:w="355" w:type="pct"/>
            <w:hideMark/>
          </w:tcPr>
          <w:p w:rsidR="00C40B5A" w:rsidRDefault="00C40B5A">
            <w:pPr>
              <w:pStyle w:val="Bibliography"/>
              <w:rPr>
                <w:noProof/>
              </w:rPr>
            </w:pPr>
            <w:r>
              <w:rPr>
                <w:noProof/>
              </w:rPr>
              <w:t xml:space="preserve">[14] </w:t>
            </w:r>
          </w:p>
        </w:tc>
        <w:tc>
          <w:tcPr>
            <w:tcW w:w="0" w:type="auto"/>
            <w:hideMark/>
          </w:tcPr>
          <w:p w:rsidR="00C40B5A" w:rsidRDefault="00C40B5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[15] </w:t>
            </w:r>
          </w:p>
        </w:tc>
        <w:tc>
          <w:tcPr>
            <w:tcW w:w="0" w:type="auto"/>
            <w:hideMark/>
          </w:tcPr>
          <w:p w:rsidR="00C40B5A" w:rsidRDefault="00C40B5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[16] </w:t>
            </w:r>
          </w:p>
        </w:tc>
        <w:tc>
          <w:tcPr>
            <w:tcW w:w="0" w:type="auto"/>
            <w:hideMark/>
          </w:tcPr>
          <w:p w:rsidR="00C40B5A" w:rsidRDefault="00C40B5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[17] </w:t>
            </w:r>
          </w:p>
        </w:tc>
        <w:tc>
          <w:tcPr>
            <w:tcW w:w="0" w:type="auto"/>
            <w:hideMark/>
          </w:tcPr>
          <w:p w:rsidR="00C40B5A" w:rsidRDefault="00C40B5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[18] </w:t>
            </w:r>
          </w:p>
        </w:tc>
        <w:tc>
          <w:tcPr>
            <w:tcW w:w="0" w:type="auto"/>
            <w:hideMark/>
          </w:tcPr>
          <w:p w:rsidR="00C40B5A" w:rsidRDefault="00C40B5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[19] </w:t>
            </w:r>
          </w:p>
        </w:tc>
        <w:tc>
          <w:tcPr>
            <w:tcW w:w="0" w:type="auto"/>
            <w:hideMark/>
          </w:tcPr>
          <w:p w:rsidR="00C40B5A" w:rsidRDefault="00C40B5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[20] </w:t>
            </w:r>
          </w:p>
        </w:tc>
        <w:tc>
          <w:tcPr>
            <w:tcW w:w="0" w:type="auto"/>
            <w:hideMark/>
          </w:tcPr>
          <w:p w:rsidR="00C40B5A" w:rsidRDefault="00C40B5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[21] </w:t>
            </w:r>
          </w:p>
        </w:tc>
        <w:tc>
          <w:tcPr>
            <w:tcW w:w="0" w:type="auto"/>
            <w:hideMark/>
          </w:tcPr>
          <w:p w:rsidR="00C40B5A" w:rsidRDefault="00C40B5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[22] </w:t>
            </w:r>
          </w:p>
        </w:tc>
        <w:tc>
          <w:tcPr>
            <w:tcW w:w="0" w:type="auto"/>
            <w:hideMark/>
          </w:tcPr>
          <w:p w:rsidR="00C40B5A" w:rsidRDefault="00C40B5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[23] </w:t>
            </w:r>
          </w:p>
        </w:tc>
        <w:tc>
          <w:tcPr>
            <w:tcW w:w="0" w:type="auto"/>
            <w:hideMark/>
          </w:tcPr>
          <w:p w:rsidR="00C40B5A" w:rsidRDefault="00C40B5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40B5A" w:rsidTr="0047338F">
        <w:trPr>
          <w:tblCellSpacing w:w="15" w:type="dxa"/>
        </w:trPr>
        <w:tc>
          <w:tcPr>
            <w:tcW w:w="355" w:type="pct"/>
            <w:hideMark/>
          </w:tcPr>
          <w:p w:rsidR="00C40B5A" w:rsidRDefault="00C40B5A">
            <w:pPr>
              <w:pStyle w:val="Bibliography"/>
              <w:rPr>
                <w:noProof/>
              </w:rPr>
            </w:pPr>
            <w:r>
              <w:rPr>
                <w:noProof/>
              </w:rPr>
              <w:t xml:space="preserve">[24] </w:t>
            </w:r>
          </w:p>
        </w:tc>
        <w:tc>
          <w:tcPr>
            <w:tcW w:w="0" w:type="auto"/>
            <w:hideMark/>
          </w:tcPr>
          <w:p w:rsidR="00C40B5A" w:rsidRDefault="00C40B5A">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[25] </w:t>
            </w:r>
          </w:p>
        </w:tc>
        <w:tc>
          <w:tcPr>
            <w:tcW w:w="0" w:type="auto"/>
            <w:hideMark/>
          </w:tcPr>
          <w:p w:rsidR="00C40B5A" w:rsidRDefault="00C40B5A">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C40B5A" w:rsidTr="0047338F">
        <w:trPr>
          <w:tblCellSpacing w:w="15" w:type="dxa"/>
        </w:trPr>
        <w:tc>
          <w:tcPr>
            <w:tcW w:w="355" w:type="pct"/>
            <w:hideMark/>
          </w:tcPr>
          <w:p w:rsidR="00C40B5A" w:rsidRDefault="00C40B5A">
            <w:pPr>
              <w:pStyle w:val="Bibliography"/>
              <w:rPr>
                <w:noProof/>
              </w:rPr>
            </w:pPr>
            <w:r>
              <w:rPr>
                <w:noProof/>
              </w:rPr>
              <w:t xml:space="preserve">[26] </w:t>
            </w:r>
          </w:p>
        </w:tc>
        <w:tc>
          <w:tcPr>
            <w:tcW w:w="0" w:type="auto"/>
            <w:hideMark/>
          </w:tcPr>
          <w:p w:rsidR="00C40B5A" w:rsidRDefault="00C40B5A">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[27] </w:t>
            </w:r>
          </w:p>
        </w:tc>
        <w:tc>
          <w:tcPr>
            <w:tcW w:w="0" w:type="auto"/>
            <w:hideMark/>
          </w:tcPr>
          <w:p w:rsidR="00C40B5A" w:rsidRDefault="00C40B5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[28] </w:t>
            </w:r>
          </w:p>
        </w:tc>
        <w:tc>
          <w:tcPr>
            <w:tcW w:w="0" w:type="auto"/>
            <w:hideMark/>
          </w:tcPr>
          <w:p w:rsidR="00C40B5A" w:rsidRDefault="00C40B5A">
            <w:pPr>
              <w:pStyle w:val="Bibliography"/>
              <w:rPr>
                <w:noProof/>
              </w:rPr>
            </w:pPr>
            <w:r>
              <w:rPr>
                <w:noProof/>
              </w:rPr>
              <w:t>Willow Garage, "ROS," [Online]. Available: http://www.willowgarage.com/pages/software/ros-platform. [Accessed 4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[29] </w:t>
            </w:r>
          </w:p>
        </w:tc>
        <w:tc>
          <w:tcPr>
            <w:tcW w:w="0" w:type="auto"/>
            <w:hideMark/>
          </w:tcPr>
          <w:p w:rsidR="00C40B5A" w:rsidRDefault="00C40B5A">
            <w:pPr>
              <w:pStyle w:val="Bibliography"/>
              <w:rPr>
                <w:noProof/>
              </w:rPr>
            </w:pPr>
            <w:r>
              <w:rPr>
                <w:noProof/>
              </w:rPr>
              <w:t>B. P. Gerkey, "AMCL Package Summary," 3 August 2011. [Online]. Available: http://www.ros.org/wiki/amcl.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[30] </w:t>
            </w:r>
          </w:p>
        </w:tc>
        <w:tc>
          <w:tcPr>
            <w:tcW w:w="0" w:type="auto"/>
            <w:hideMark/>
          </w:tcPr>
          <w:p w:rsidR="00C40B5A" w:rsidRDefault="00C40B5A">
            <w:pPr>
              <w:pStyle w:val="Bibliography"/>
              <w:rPr>
                <w:noProof/>
              </w:rPr>
            </w:pPr>
            <w:r>
              <w:rPr>
                <w:noProof/>
              </w:rPr>
              <w:t xml:space="preserve">E. M. Perko, "Precision Navigation for Indoor Mobile Robots,"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[31] </w:t>
            </w:r>
          </w:p>
        </w:tc>
        <w:tc>
          <w:tcPr>
            <w:tcW w:w="0" w:type="auto"/>
            <w:hideMark/>
          </w:tcPr>
          <w:p w:rsidR="00C40B5A" w:rsidRDefault="00C40B5A">
            <w:pPr>
              <w:pStyle w:val="Bibliography"/>
              <w:rPr>
                <w:noProof/>
              </w:rPr>
            </w:pPr>
            <w:r>
              <w:rPr>
                <w:noProof/>
              </w:rPr>
              <w:t>OpenNI, "About OpenNI," DotNetNuke Corporation, 2011. [Online]. Available: http://www.openni.org/About.aspx.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[32] </w:t>
            </w:r>
          </w:p>
        </w:tc>
        <w:tc>
          <w:tcPr>
            <w:tcW w:w="0" w:type="auto"/>
            <w:hideMark/>
          </w:tcPr>
          <w:p w:rsidR="00C40B5A" w:rsidRDefault="00C40B5A">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[33] </w:t>
            </w:r>
          </w:p>
        </w:tc>
        <w:tc>
          <w:tcPr>
            <w:tcW w:w="0" w:type="auto"/>
            <w:hideMark/>
          </w:tcPr>
          <w:p w:rsidR="00C40B5A" w:rsidRDefault="00C40B5A">
            <w:pPr>
              <w:pStyle w:val="Bibliography"/>
              <w:rPr>
                <w:noProof/>
              </w:rPr>
            </w:pPr>
            <w:r>
              <w:rPr>
                <w:noProof/>
              </w:rPr>
              <w:t>Robotzone, LLC., "DDP155 Base Pan," 2012. [Online]. Available: http://www.servocity.com/html/ddp155_base_pan.html.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[34] </w:t>
            </w:r>
          </w:p>
        </w:tc>
        <w:tc>
          <w:tcPr>
            <w:tcW w:w="0" w:type="auto"/>
            <w:hideMark/>
          </w:tcPr>
          <w:p w:rsidR="00C40B5A" w:rsidRDefault="00C40B5A">
            <w:pPr>
              <w:pStyle w:val="Bibliography"/>
              <w:rPr>
                <w:noProof/>
              </w:rPr>
            </w:pPr>
            <w:r>
              <w:rPr>
                <w:noProof/>
              </w:rPr>
              <w:t>Phidgets, Inc., "1066_0 PhidgetAdvancedServo 1-Motor," 2011. [Online]. Available: http://www.phidgets.com/products.php?product_id=1066_0.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[35] </w:t>
            </w:r>
          </w:p>
        </w:tc>
        <w:tc>
          <w:tcPr>
            <w:tcW w:w="0" w:type="auto"/>
            <w:hideMark/>
          </w:tcPr>
          <w:p w:rsidR="00C40B5A" w:rsidRDefault="00C40B5A">
            <w:pPr>
              <w:pStyle w:val="Bibliography"/>
              <w:rPr>
                <w:noProof/>
              </w:rPr>
            </w:pPr>
            <w:r>
              <w:rPr>
                <w:noProof/>
              </w:rPr>
              <w:t>M. Likhachev, "Search-based Planning with Motion Primitives," 2009. [Online]. Available: http://www.cs.cmu.edu/~maxim/files/tutorials/robschooltutorial_oct10.pdf. [Accessed 30 4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[36] </w:t>
            </w:r>
          </w:p>
        </w:tc>
        <w:tc>
          <w:tcPr>
            <w:tcW w:w="0" w:type="auto"/>
            <w:hideMark/>
          </w:tcPr>
          <w:p w:rsidR="00C40B5A" w:rsidRDefault="00C40B5A">
            <w:pPr>
              <w:pStyle w:val="Bibliography"/>
              <w:rPr>
                <w:noProof/>
              </w:rPr>
            </w:pPr>
            <w:r>
              <w:rPr>
                <w:noProof/>
              </w:rPr>
              <w:t>E. Marder-Eppstein, "Costmap_2d Package Summary," 11 August 2011. [Online]. Available: http://www.ros.org/wiki/costmap_2d. [Accessed 9 May 2012].</w:t>
            </w:r>
          </w:p>
        </w:tc>
      </w:tr>
    </w:tbl>
    <w:p w:rsidR="00C40B5A" w:rsidRDefault="00C40B5A">
      <w:pPr>
        <w:rPr>
          <w:rFonts w:eastAsia="Times New Roman"/>
          <w:noProof/>
        </w:rPr>
      </w:pPr>
    </w:p>
    <w:p w:rsidR="00D971A3" w:rsidRPr="00AF3C43" w:rsidRDefault="00C17AD4" w:rsidP="004D3EFF">
      <w:r>
        <w:fldChar w:fldCharType="end"/>
      </w:r>
      <w:bookmarkEnd w:id="177"/>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6722" w:rsidRDefault="006A6722" w:rsidP="000F6971">
      <w:pPr>
        <w:spacing w:after="0" w:line="240" w:lineRule="auto"/>
      </w:pPr>
      <w:r>
        <w:separator/>
      </w:r>
    </w:p>
  </w:endnote>
  <w:endnote w:type="continuationSeparator" w:id="0">
    <w:p w:rsidR="006A6722" w:rsidRDefault="006A6722"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9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386F1B" w:rsidRDefault="00386F1B">
        <w:pPr>
          <w:pStyle w:val="Footer"/>
          <w:jc w:val="right"/>
        </w:pPr>
        <w:r>
          <w:fldChar w:fldCharType="begin"/>
        </w:r>
        <w:r>
          <w:instrText xml:space="preserve"> PAGE   \* MERGEFORMAT </w:instrText>
        </w:r>
        <w:r>
          <w:fldChar w:fldCharType="separate"/>
        </w:r>
        <w:r w:rsidR="0065367F">
          <w:rPr>
            <w:noProof/>
          </w:rPr>
          <w:t>61</w:t>
        </w:r>
        <w:r>
          <w:rPr>
            <w:noProof/>
          </w:rPr>
          <w:fldChar w:fldCharType="end"/>
        </w:r>
      </w:p>
    </w:sdtContent>
  </w:sdt>
  <w:p w:rsidR="00386F1B" w:rsidRDefault="00386F1B"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F1B" w:rsidRDefault="00386F1B">
    <w:pPr>
      <w:pStyle w:val="Footer"/>
      <w:jc w:val="right"/>
    </w:pPr>
  </w:p>
  <w:p w:rsidR="00386F1B" w:rsidRDefault="00386F1B"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6722" w:rsidRDefault="006A6722" w:rsidP="000F6971">
      <w:pPr>
        <w:spacing w:after="0" w:line="240" w:lineRule="auto"/>
      </w:pPr>
      <w:r>
        <w:separator/>
      </w:r>
    </w:p>
  </w:footnote>
  <w:footnote w:type="continuationSeparator" w:id="0">
    <w:p w:rsidR="006A6722" w:rsidRDefault="006A6722"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07966"/>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97FC1"/>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4190F"/>
    <w:rsid w:val="001442A1"/>
    <w:rsid w:val="00144948"/>
    <w:rsid w:val="0015008D"/>
    <w:rsid w:val="0015309C"/>
    <w:rsid w:val="001625DD"/>
    <w:rsid w:val="001639A4"/>
    <w:rsid w:val="001653C3"/>
    <w:rsid w:val="00165CE3"/>
    <w:rsid w:val="00167173"/>
    <w:rsid w:val="00167594"/>
    <w:rsid w:val="00171FB9"/>
    <w:rsid w:val="0017223D"/>
    <w:rsid w:val="001738FF"/>
    <w:rsid w:val="001805A0"/>
    <w:rsid w:val="0018125C"/>
    <w:rsid w:val="001852AA"/>
    <w:rsid w:val="00190309"/>
    <w:rsid w:val="00192E37"/>
    <w:rsid w:val="00193048"/>
    <w:rsid w:val="001940DD"/>
    <w:rsid w:val="00196B8C"/>
    <w:rsid w:val="001A1C9F"/>
    <w:rsid w:val="001A2A60"/>
    <w:rsid w:val="001B3B6D"/>
    <w:rsid w:val="001B4727"/>
    <w:rsid w:val="001C1618"/>
    <w:rsid w:val="001D4F8F"/>
    <w:rsid w:val="001D5E2C"/>
    <w:rsid w:val="001E072E"/>
    <w:rsid w:val="001E73DC"/>
    <w:rsid w:val="001F090A"/>
    <w:rsid w:val="001F1CF9"/>
    <w:rsid w:val="001F7A85"/>
    <w:rsid w:val="00200786"/>
    <w:rsid w:val="002012DB"/>
    <w:rsid w:val="00205FE5"/>
    <w:rsid w:val="0021236F"/>
    <w:rsid w:val="00212636"/>
    <w:rsid w:val="002153CB"/>
    <w:rsid w:val="002177A5"/>
    <w:rsid w:val="00220923"/>
    <w:rsid w:val="002210D9"/>
    <w:rsid w:val="00236A08"/>
    <w:rsid w:val="00236B40"/>
    <w:rsid w:val="0024185E"/>
    <w:rsid w:val="002426E6"/>
    <w:rsid w:val="00243D25"/>
    <w:rsid w:val="00250DF2"/>
    <w:rsid w:val="00254B8C"/>
    <w:rsid w:val="00260411"/>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6B8D"/>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86F1B"/>
    <w:rsid w:val="0039427E"/>
    <w:rsid w:val="00394728"/>
    <w:rsid w:val="00395035"/>
    <w:rsid w:val="003964F8"/>
    <w:rsid w:val="003B692F"/>
    <w:rsid w:val="003D17C6"/>
    <w:rsid w:val="003D4136"/>
    <w:rsid w:val="003F29EE"/>
    <w:rsid w:val="003F4998"/>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338F"/>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06DB"/>
    <w:rsid w:val="0053689F"/>
    <w:rsid w:val="00537568"/>
    <w:rsid w:val="00540AEA"/>
    <w:rsid w:val="005479D3"/>
    <w:rsid w:val="00550069"/>
    <w:rsid w:val="00573238"/>
    <w:rsid w:val="0057362C"/>
    <w:rsid w:val="00575D0E"/>
    <w:rsid w:val="00580F65"/>
    <w:rsid w:val="00583590"/>
    <w:rsid w:val="005844FD"/>
    <w:rsid w:val="005858FB"/>
    <w:rsid w:val="00592D14"/>
    <w:rsid w:val="00594BDD"/>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15A65"/>
    <w:rsid w:val="006211C8"/>
    <w:rsid w:val="00621E13"/>
    <w:rsid w:val="00624326"/>
    <w:rsid w:val="00624659"/>
    <w:rsid w:val="0063253D"/>
    <w:rsid w:val="006337A6"/>
    <w:rsid w:val="00635D8F"/>
    <w:rsid w:val="00640805"/>
    <w:rsid w:val="006427DD"/>
    <w:rsid w:val="006432F5"/>
    <w:rsid w:val="006467F5"/>
    <w:rsid w:val="0065367F"/>
    <w:rsid w:val="006551D7"/>
    <w:rsid w:val="006556D0"/>
    <w:rsid w:val="00663205"/>
    <w:rsid w:val="006676D2"/>
    <w:rsid w:val="00670B5E"/>
    <w:rsid w:val="00673132"/>
    <w:rsid w:val="00674DDF"/>
    <w:rsid w:val="00686400"/>
    <w:rsid w:val="00691CA2"/>
    <w:rsid w:val="0069704D"/>
    <w:rsid w:val="006A1743"/>
    <w:rsid w:val="006A3F52"/>
    <w:rsid w:val="006A6722"/>
    <w:rsid w:val="006B3085"/>
    <w:rsid w:val="006C5526"/>
    <w:rsid w:val="006C7E1C"/>
    <w:rsid w:val="006D25BD"/>
    <w:rsid w:val="006D2793"/>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753F8"/>
    <w:rsid w:val="00891478"/>
    <w:rsid w:val="008931B5"/>
    <w:rsid w:val="00893719"/>
    <w:rsid w:val="008A0789"/>
    <w:rsid w:val="008A2701"/>
    <w:rsid w:val="008A3508"/>
    <w:rsid w:val="008A4E6F"/>
    <w:rsid w:val="008A5AD7"/>
    <w:rsid w:val="008B2BB9"/>
    <w:rsid w:val="008B310C"/>
    <w:rsid w:val="008B7E6F"/>
    <w:rsid w:val="008C29A6"/>
    <w:rsid w:val="008C4781"/>
    <w:rsid w:val="008C55FD"/>
    <w:rsid w:val="008D1973"/>
    <w:rsid w:val="008D2779"/>
    <w:rsid w:val="008E687A"/>
    <w:rsid w:val="008F534B"/>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BE"/>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01BF"/>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93DC6"/>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0E20"/>
    <w:rsid w:val="00AF1B00"/>
    <w:rsid w:val="00AF35B7"/>
    <w:rsid w:val="00AF3C43"/>
    <w:rsid w:val="00AF4EAC"/>
    <w:rsid w:val="00B02F00"/>
    <w:rsid w:val="00B056DC"/>
    <w:rsid w:val="00B070BA"/>
    <w:rsid w:val="00B14853"/>
    <w:rsid w:val="00B14EDA"/>
    <w:rsid w:val="00B2057E"/>
    <w:rsid w:val="00B243E9"/>
    <w:rsid w:val="00B30E46"/>
    <w:rsid w:val="00B32070"/>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3AEE"/>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4539"/>
    <w:rsid w:val="00C361F2"/>
    <w:rsid w:val="00C40B5A"/>
    <w:rsid w:val="00C43107"/>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4B91"/>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B7CC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0F2A"/>
    <w:rsid w:val="00E233F1"/>
    <w:rsid w:val="00E2694B"/>
    <w:rsid w:val="00E3380E"/>
    <w:rsid w:val="00E412C2"/>
    <w:rsid w:val="00E57938"/>
    <w:rsid w:val="00E60319"/>
    <w:rsid w:val="00E6108E"/>
    <w:rsid w:val="00E61307"/>
    <w:rsid w:val="00E67522"/>
    <w:rsid w:val="00E70CFF"/>
    <w:rsid w:val="00E73285"/>
    <w:rsid w:val="00E7387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469E"/>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 xmlns:b="http://schemas.openxmlformats.org/officeDocument/2006/bibliography">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s>
</file>

<file path=customXml/itemProps1.xml><?xml version="1.0" encoding="utf-8"?>
<ds:datastoreItem xmlns:ds="http://schemas.openxmlformats.org/officeDocument/2006/customXml" ds:itemID="{044BCA82-3382-415C-91BC-3C281B735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71</Pages>
  <Words>12607</Words>
  <Characters>71863</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84302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7</cp:revision>
  <cp:lastPrinted>2012-06-06T19:19:00Z</cp:lastPrinted>
  <dcterms:created xsi:type="dcterms:W3CDTF">2012-06-17T02:40:00Z</dcterms:created>
  <dcterms:modified xsi:type="dcterms:W3CDTF">2012-06-17T20:22:00Z</dcterms:modified>
</cp:coreProperties>
</file>