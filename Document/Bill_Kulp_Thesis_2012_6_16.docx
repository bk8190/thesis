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proofErr w:type="gramStart"/>
      <w:r>
        <w:t>for</w:t>
      </w:r>
      <w:proofErr w:type="gramEnd"/>
      <w:r>
        <w:t xml:space="preserve">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594BDD" w:rsidP="000072A2">
      <w:pPr>
        <w:jc w:val="center"/>
      </w:pPr>
      <w:r>
        <w:t>August</w:t>
      </w:r>
      <w:r w:rsidR="00477610">
        <w:t>, 2012</w:t>
      </w:r>
    </w:p>
    <w:p w:rsidR="00540AEA" w:rsidRDefault="00540AEA">
      <w:r>
        <w:br w:type="page"/>
      </w:r>
    </w:p>
    <w:p w:rsidR="00477610" w:rsidRPr="00C43107" w:rsidRDefault="00477610" w:rsidP="00E3380E">
      <w:pPr>
        <w:jc w:val="center"/>
        <w:rPr>
          <w:b/>
          <w:sz w:val="28"/>
        </w:rPr>
      </w:pPr>
      <w:r w:rsidRPr="00C43107">
        <w:rPr>
          <w:b/>
          <w:sz w:val="28"/>
        </w:rPr>
        <w:lastRenderedPageBreak/>
        <w:t>Case Western Reserve University</w:t>
      </w:r>
    </w:p>
    <w:p w:rsidR="00477610" w:rsidRPr="00C43107" w:rsidRDefault="00477610" w:rsidP="000072A2">
      <w:pPr>
        <w:jc w:val="center"/>
        <w:rPr>
          <w:b/>
          <w:sz w:val="28"/>
        </w:rPr>
      </w:pPr>
      <w:r w:rsidRPr="00C43107">
        <w:rPr>
          <w:b/>
          <w:sz w:val="28"/>
        </w:rPr>
        <w:t>School of Graduate Studies</w:t>
      </w:r>
    </w:p>
    <w:p w:rsidR="00477610" w:rsidRDefault="00477610" w:rsidP="000072A2">
      <w:pPr>
        <w:jc w:val="center"/>
      </w:pPr>
    </w:p>
    <w:p w:rsidR="00477610" w:rsidRDefault="00477610">
      <w:pPr>
        <w:jc w:val="center"/>
      </w:pPr>
      <w:r>
        <w:t>We hereby approve the thesis/dissertation of</w:t>
      </w:r>
    </w:p>
    <w:p w:rsidR="00477610" w:rsidRDefault="002D18F0">
      <w:pPr>
        <w:jc w:val="center"/>
      </w:pPr>
      <w:r w:rsidRPr="00C43107">
        <w:rPr>
          <w:noProof/>
          <w:sz w:val="32"/>
          <w:szCs w:val="32"/>
        </w:rPr>
        <mc:AlternateContent>
          <mc:Choice Requires="wps">
            <w:drawing>
              <wp:anchor distT="0" distB="0" distL="114300" distR="114300" simplePos="0" relativeHeight="251666432" behindDoc="0" locked="0" layoutInCell="1" allowOverlap="1" wp14:anchorId="17CB2081" wp14:editId="66AAA20B">
                <wp:simplePos x="0" y="0"/>
                <wp:positionH relativeFrom="column">
                  <wp:posOffset>1181100</wp:posOffset>
                </wp:positionH>
                <wp:positionV relativeFrom="paragraph">
                  <wp:posOffset>238950</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pt,18.8pt" to="35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" strokecolor="black [3040]"/>
            </w:pict>
          </mc:Fallback>
        </mc:AlternateContent>
      </w:r>
      <w:r w:rsidR="00477610" w:rsidRPr="00C43107">
        <w:rPr>
          <w:sz w:val="32"/>
          <w:szCs w:val="32"/>
        </w:rPr>
        <w:t>William R. Kulp</w:t>
      </w:r>
    </w:p>
    <w:p w:rsidR="00477610" w:rsidRDefault="00477610" w:rsidP="000072A2">
      <w:pPr>
        <w:jc w:val="center"/>
      </w:pPr>
      <w:proofErr w:type="gramStart"/>
      <w:r>
        <w:t>candidate</w:t>
      </w:r>
      <w:proofErr w:type="gramEnd"/>
      <w:r>
        <w:t xml:space="preserve"> for the </w:t>
      </w:r>
      <w:r w:rsidRPr="00C43107">
        <w:rPr>
          <w:u w:val="single"/>
        </w:rPr>
        <w:t>Master of Science</w:t>
      </w:r>
      <w:r>
        <w:t xml:space="preserv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w:t>
      </w:r>
      <w:proofErr w:type="gramStart"/>
      <w:r>
        <w:t>signed</w:t>
      </w:r>
      <w:proofErr w:type="gramEnd"/>
      <w:r>
        <w:t>)</w:t>
      </w:r>
      <w:r w:rsidRPr="000072A2">
        <w:rPr>
          <w:u w:val="single"/>
        </w:rPr>
        <w:t>_______________</w:t>
      </w:r>
      <w:r w:rsidR="00E3380E" w:rsidRPr="00C43107">
        <w:rPr>
          <w:sz w:val="32"/>
          <w:szCs w:val="32"/>
          <w:u w:val="single"/>
        </w:rPr>
        <w:t>Wyatt Newman</w:t>
      </w:r>
      <w:r w:rsidRPr="000072A2">
        <w:rPr>
          <w:u w:val="single"/>
        </w:rPr>
        <w:t>_____________________</w:t>
      </w:r>
    </w:p>
    <w:p w:rsidR="00E3380E" w:rsidRDefault="00477610" w:rsidP="00C43107">
      <w:pPr>
        <w:jc w:val="center"/>
        <w:rPr>
          <w:u w:val="single"/>
        </w:rPr>
      </w:pPr>
      <w:r>
        <w:t>(</w:t>
      </w:r>
      <w:proofErr w:type="gramStart"/>
      <w:r>
        <w:t>chair</w:t>
      </w:r>
      <w:proofErr w:type="gramEnd"/>
      <w:r>
        <w:t xml:space="preserve"> of the committee)</w:t>
      </w:r>
    </w:p>
    <w:p w:rsidR="00477610" w:rsidRPr="00C43107" w:rsidRDefault="00477610" w:rsidP="00C43107">
      <w:pPr>
        <w:jc w:val="center"/>
        <w:rPr>
          <w:sz w:val="8"/>
          <w:szCs w:val="8"/>
          <w:u w:val="single"/>
        </w:rPr>
      </w:pPr>
    </w:p>
    <w:p w:rsidR="002D18F0" w:rsidRPr="000072A2" w:rsidRDefault="00477610" w:rsidP="00C43107">
      <w:pPr>
        <w:spacing w:before="240"/>
        <w:jc w:val="both"/>
        <w:rPr>
          <w:u w:val="single"/>
        </w:rPr>
      </w:pPr>
      <w:r w:rsidRPr="00C43107">
        <w:rPr>
          <w:sz w:val="32"/>
          <w:szCs w:val="32"/>
          <w:u w:val="single"/>
        </w:rPr>
        <w:t>___</w:t>
      </w:r>
      <w:r w:rsidR="00E3380E">
        <w:rPr>
          <w:sz w:val="32"/>
          <w:szCs w:val="32"/>
          <w:u w:val="single"/>
        </w:rPr>
        <w:t>________</w:t>
      </w:r>
      <w:r w:rsidRPr="00C43107">
        <w:rPr>
          <w:sz w:val="32"/>
          <w:szCs w:val="32"/>
          <w:u w:val="single"/>
        </w:rPr>
        <w:t>___</w:t>
      </w:r>
      <w:r w:rsidR="00E3380E">
        <w:rPr>
          <w:sz w:val="32"/>
          <w:szCs w:val="32"/>
          <w:u w:val="single"/>
        </w:rPr>
        <w:t>_</w:t>
      </w:r>
      <w:r w:rsidR="00E3380E" w:rsidRPr="00C43107">
        <w:rPr>
          <w:sz w:val="32"/>
          <w:szCs w:val="32"/>
          <w:u w:val="single"/>
        </w:rPr>
        <w:t xml:space="preserve">M. </w:t>
      </w:r>
      <w:proofErr w:type="spellStart"/>
      <w:r w:rsidR="00E3380E" w:rsidRPr="00C43107">
        <w:rPr>
          <w:sz w:val="32"/>
          <w:szCs w:val="32"/>
          <w:u w:val="single"/>
        </w:rPr>
        <w:t>Cenk</w:t>
      </w:r>
      <w:proofErr w:type="spellEnd"/>
      <w:r w:rsidR="00E3380E" w:rsidRPr="00C43107">
        <w:rPr>
          <w:sz w:val="32"/>
          <w:szCs w:val="32"/>
          <w:u w:val="single"/>
        </w:rPr>
        <w:t xml:space="preserve"> </w:t>
      </w:r>
      <w:proofErr w:type="spellStart"/>
      <w:r w:rsidR="00E3380E" w:rsidRPr="00C43107">
        <w:rPr>
          <w:sz w:val="32"/>
          <w:szCs w:val="32"/>
          <w:u w:val="single"/>
        </w:rPr>
        <w:t>Cavusoglu</w:t>
      </w:r>
      <w:proofErr w:type="spellEnd"/>
      <w:r w:rsidR="00E3380E" w:rsidRPr="00C43107">
        <w:rPr>
          <w:sz w:val="32"/>
          <w:szCs w:val="32"/>
          <w:u w:val="single"/>
        </w:rPr>
        <w:t>__________</w:t>
      </w:r>
      <w:r w:rsidR="00E3380E">
        <w:rPr>
          <w:sz w:val="32"/>
          <w:szCs w:val="32"/>
          <w:u w:val="single"/>
        </w:rPr>
        <w:t>___</w:t>
      </w:r>
    </w:p>
    <w:p w:rsidR="00477610" w:rsidRPr="00C43107" w:rsidRDefault="00477610" w:rsidP="000072A2">
      <w:pPr>
        <w:jc w:val="center"/>
        <w:rPr>
          <w:sz w:val="32"/>
          <w:szCs w:val="32"/>
          <w:u w:val="single"/>
        </w:rPr>
      </w:pPr>
    </w:p>
    <w:p w:rsidR="00477610" w:rsidRPr="00C43107" w:rsidRDefault="00E3380E" w:rsidP="000072A2">
      <w:pPr>
        <w:jc w:val="both"/>
        <w:rPr>
          <w:sz w:val="32"/>
          <w:szCs w:val="32"/>
          <w:u w:val="single"/>
        </w:rPr>
      </w:pPr>
      <w:r>
        <w:rPr>
          <w:sz w:val="32"/>
          <w:szCs w:val="32"/>
          <w:u w:val="single"/>
        </w:rPr>
        <w:t>_______</w:t>
      </w:r>
      <w:r w:rsidR="00477610" w:rsidRPr="00C43107">
        <w:rPr>
          <w:sz w:val="32"/>
          <w:szCs w:val="32"/>
          <w:u w:val="single"/>
        </w:rPr>
        <w:t>______</w:t>
      </w:r>
      <w:r w:rsidR="00F430A9" w:rsidRPr="00C43107">
        <w:rPr>
          <w:sz w:val="32"/>
          <w:szCs w:val="32"/>
          <w:u w:val="single"/>
        </w:rPr>
        <w:t>___</w:t>
      </w:r>
      <w:r w:rsidRPr="00C43107">
        <w:rPr>
          <w:sz w:val="32"/>
          <w:szCs w:val="32"/>
          <w:u w:val="single"/>
        </w:rPr>
        <w:t>Gregory S. Lee</w:t>
      </w:r>
      <w:r w:rsidR="00F430A9" w:rsidRPr="00C43107">
        <w:rPr>
          <w:sz w:val="32"/>
          <w:szCs w:val="32"/>
          <w:u w:val="single"/>
        </w:rPr>
        <w:t>____________</w:t>
      </w:r>
      <w:r>
        <w:rPr>
          <w:sz w:val="32"/>
          <w:szCs w:val="32"/>
          <w:u w:val="single"/>
        </w:rPr>
        <w:t>___</w:t>
      </w:r>
    </w:p>
    <w:p w:rsidR="00477610" w:rsidRDefault="00477610" w:rsidP="000072A2">
      <w:pPr>
        <w:jc w:val="center"/>
      </w:pPr>
    </w:p>
    <w:p w:rsidR="00477610" w:rsidRDefault="00477610" w:rsidP="000072A2">
      <w:pPr>
        <w:jc w:val="center"/>
      </w:pPr>
    </w:p>
    <w:p w:rsidR="00477610" w:rsidRDefault="00E3380E" w:rsidP="00C43107">
      <w:pPr>
        <w:ind w:left="-810" w:firstLine="90"/>
        <w:jc w:val="center"/>
      </w:pPr>
      <w:r w:rsidRPr="00C43107">
        <w:rPr>
          <w:noProof/>
          <w:sz w:val="32"/>
          <w:szCs w:val="32"/>
        </w:rPr>
        <mc:AlternateContent>
          <mc:Choice Requires="wps">
            <w:drawing>
              <wp:anchor distT="0" distB="0" distL="114300" distR="114300" simplePos="0" relativeHeight="251668480" behindDoc="0" locked="0" layoutInCell="1" allowOverlap="1" wp14:anchorId="677CF6AC" wp14:editId="4010001F">
                <wp:simplePos x="0" y="0"/>
                <wp:positionH relativeFrom="column">
                  <wp:posOffset>2190800</wp:posOffset>
                </wp:positionH>
                <wp:positionV relativeFrom="paragraph">
                  <wp:posOffset>243840</wp:posOffset>
                </wp:positionV>
                <wp:extent cx="1318161" cy="0"/>
                <wp:effectExtent l="0" t="0" r="15875" b="19050"/>
                <wp:wrapNone/>
                <wp:docPr id="230" name="Straight Connector 230"/>
                <wp:cNvGraphicFramePr/>
                <a:graphic xmlns:a="http://schemas.openxmlformats.org/drawingml/2006/main">
                  <a:graphicData uri="http://schemas.microsoft.com/office/word/2010/wordprocessingShape">
                    <wps:wsp>
                      <wps:cNvCnPr/>
                      <wps:spPr>
                        <a:xfrm>
                          <a:off x="0" y="0"/>
                          <a:ext cx="13181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30"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5pt,19.2pt" to="276.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" strokecolor="black [3040]"/>
            </w:pict>
          </mc:Fallback>
        </mc:AlternateContent>
      </w:r>
      <w:r w:rsidR="00477610">
        <w:t>(</w:t>
      </w:r>
      <w:proofErr w:type="gramStart"/>
      <w:r w:rsidR="00477610">
        <w:t>date</w:t>
      </w:r>
      <w:proofErr w:type="gramEnd"/>
      <w:r>
        <w:t xml:space="preserve">)   </w:t>
      </w:r>
      <w:r w:rsidRPr="00C43107">
        <w:rPr>
          <w:sz w:val="32"/>
          <w:szCs w:val="32"/>
        </w:rPr>
        <w:t>June 14, 2012</w:t>
      </w:r>
    </w:p>
    <w:p w:rsidR="00477610" w:rsidRDefault="00477610" w:rsidP="00C43107">
      <w:pPr>
        <w:tabs>
          <w:tab w:val="left" w:pos="0"/>
        </w:tabs>
        <w:jc w:val="center"/>
      </w:pPr>
    </w:p>
    <w:p w:rsidR="00540AEA" w:rsidRDefault="00477610">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A301BF">
          <w:rPr>
            <w:noProof/>
            <w:webHidden/>
          </w:rPr>
          <w:t>1</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78" w:history="1">
        <w:r w:rsidR="00F430A9" w:rsidRPr="00246D5F">
          <w:rPr>
            <w:rStyle w:val="Hyperlink"/>
            <w:noProof/>
          </w:rPr>
          <w:t>1.1</w:t>
        </w:r>
        <w:r w:rsidR="00F430A9">
          <w:rPr>
            <w:rFonts w:asciiTheme="minorHAnsi" w:hAnsiTheme="minorHAnsi"/>
            <w:noProof/>
            <w:sz w:val="22"/>
          </w:rPr>
          <w:tab/>
        </w:r>
        <w:r w:rsidR="00F430A9" w:rsidRPr="00246D5F">
          <w:rPr>
            <w:rStyle w:val="Hyperlink"/>
            <w:noProof/>
          </w:rPr>
          <w:t>Computer Vision</w:t>
        </w:r>
        <w:r w:rsidR="00F430A9">
          <w:rPr>
            <w:noProof/>
            <w:webHidden/>
          </w:rPr>
          <w:tab/>
        </w:r>
        <w:r w:rsidR="00F430A9">
          <w:rPr>
            <w:noProof/>
            <w:webHidden/>
          </w:rPr>
          <w:fldChar w:fldCharType="begin"/>
        </w:r>
        <w:r w:rsidR="00F430A9">
          <w:rPr>
            <w:noProof/>
            <w:webHidden/>
          </w:rPr>
          <w:instrText xml:space="preserve"> PAGEREF _Toc326694678 \h </w:instrText>
        </w:r>
        <w:r w:rsidR="00F430A9">
          <w:rPr>
            <w:noProof/>
            <w:webHidden/>
          </w:rPr>
        </w:r>
        <w:r w:rsidR="00F430A9">
          <w:rPr>
            <w:noProof/>
            <w:webHidden/>
          </w:rPr>
          <w:fldChar w:fldCharType="separate"/>
        </w:r>
        <w:r w:rsidR="00A301BF">
          <w:rPr>
            <w:noProof/>
            <w:webHidden/>
          </w:rPr>
          <w:t>2</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79" w:history="1">
        <w:r w:rsidR="00F430A9" w:rsidRPr="00246D5F">
          <w:rPr>
            <w:rStyle w:val="Hyperlink"/>
            <w:noProof/>
          </w:rPr>
          <w:t>1.2</w:t>
        </w:r>
        <w:r w:rsidR="00F430A9">
          <w:rPr>
            <w:rFonts w:asciiTheme="minorHAnsi" w:hAnsiTheme="minorHAnsi"/>
            <w:noProof/>
            <w:sz w:val="22"/>
          </w:rPr>
          <w:tab/>
        </w:r>
        <w:r w:rsidR="00F430A9" w:rsidRPr="00246D5F">
          <w:rPr>
            <w:rStyle w:val="Hyperlink"/>
            <w:noProof/>
          </w:rPr>
          <w:t>Other sensors</w:t>
        </w:r>
        <w:r w:rsidR="00F430A9">
          <w:rPr>
            <w:noProof/>
            <w:webHidden/>
          </w:rPr>
          <w:tab/>
        </w:r>
        <w:r w:rsidR="00F430A9">
          <w:rPr>
            <w:noProof/>
            <w:webHidden/>
          </w:rPr>
          <w:fldChar w:fldCharType="begin"/>
        </w:r>
        <w:r w:rsidR="00F430A9">
          <w:rPr>
            <w:noProof/>
            <w:webHidden/>
          </w:rPr>
          <w:instrText xml:space="preserve"> PAGEREF _Toc326694679 \h </w:instrText>
        </w:r>
        <w:r w:rsidR="00F430A9">
          <w:rPr>
            <w:noProof/>
            <w:webHidden/>
          </w:rPr>
        </w:r>
        <w:r w:rsidR="00F430A9">
          <w:rPr>
            <w:noProof/>
            <w:webHidden/>
          </w:rPr>
          <w:fldChar w:fldCharType="separate"/>
        </w:r>
        <w:r w:rsidR="00A301BF">
          <w:rPr>
            <w:noProof/>
            <w:webHidden/>
          </w:rPr>
          <w:t>5</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80" w:history="1">
        <w:r w:rsidR="00F430A9" w:rsidRPr="00246D5F">
          <w:rPr>
            <w:rStyle w:val="Hyperlink"/>
            <w:noProof/>
          </w:rPr>
          <w:t>1.3</w:t>
        </w:r>
        <w:r w:rsidR="00F430A9">
          <w:rPr>
            <w:rFonts w:asciiTheme="minorHAnsi" w:hAnsiTheme="minorHAnsi"/>
            <w:noProof/>
            <w:sz w:val="22"/>
          </w:rPr>
          <w:tab/>
        </w:r>
        <w:r w:rsidR="00F430A9" w:rsidRPr="00246D5F">
          <w:rPr>
            <w:rStyle w:val="Hyperlink"/>
            <w:noProof/>
          </w:rPr>
          <w:t>Sensor fusion</w:t>
        </w:r>
        <w:r w:rsidR="00F430A9">
          <w:rPr>
            <w:noProof/>
            <w:webHidden/>
          </w:rPr>
          <w:tab/>
        </w:r>
        <w:r w:rsidR="00F430A9">
          <w:rPr>
            <w:noProof/>
            <w:webHidden/>
          </w:rPr>
          <w:fldChar w:fldCharType="begin"/>
        </w:r>
        <w:r w:rsidR="00F430A9">
          <w:rPr>
            <w:noProof/>
            <w:webHidden/>
          </w:rPr>
          <w:instrText xml:space="preserve"> PAGEREF _Toc326694680 \h </w:instrText>
        </w:r>
        <w:r w:rsidR="00F430A9">
          <w:rPr>
            <w:noProof/>
            <w:webHidden/>
          </w:rPr>
        </w:r>
        <w:r w:rsidR="00F430A9">
          <w:rPr>
            <w:noProof/>
            <w:webHidden/>
          </w:rPr>
          <w:fldChar w:fldCharType="separate"/>
        </w:r>
        <w:r w:rsidR="00A301BF">
          <w:rPr>
            <w:noProof/>
            <w:webHidden/>
          </w:rPr>
          <w:t>7</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81" w:history="1">
        <w:r w:rsidR="00F430A9" w:rsidRPr="00246D5F">
          <w:rPr>
            <w:rStyle w:val="Hyperlink"/>
            <w:noProof/>
          </w:rPr>
          <w:t>1.4</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_Toc326694681 \h </w:instrText>
        </w:r>
        <w:r w:rsidR="00F430A9">
          <w:rPr>
            <w:noProof/>
            <w:webHidden/>
          </w:rPr>
        </w:r>
        <w:r w:rsidR="00F430A9">
          <w:rPr>
            <w:noProof/>
            <w:webHidden/>
          </w:rPr>
          <w:fldChar w:fldCharType="separate"/>
        </w:r>
        <w:r w:rsidR="00A301BF">
          <w:rPr>
            <w:noProof/>
            <w:webHidden/>
          </w:rPr>
          <w:t>8</w:t>
        </w:r>
        <w:r w:rsidR="00F430A9">
          <w:rPr>
            <w:noProof/>
            <w:webHidden/>
          </w:rPr>
          <w:fldChar w:fldCharType="end"/>
        </w:r>
      </w:hyperlink>
    </w:p>
    <w:p w:rsidR="00F430A9" w:rsidRDefault="00947CBE">
      <w:pPr>
        <w:pStyle w:val="TOC1"/>
        <w:tabs>
          <w:tab w:val="left" w:pos="440"/>
          <w:tab w:val="right" w:leader="dot" w:pos="8630"/>
        </w:tabs>
        <w:rPr>
          <w:rFonts w:asciiTheme="minorHAnsi" w:hAnsiTheme="minorHAnsi"/>
          <w:noProof/>
          <w:sz w:val="22"/>
        </w:rPr>
      </w:pPr>
      <w:hyperlink w:anchor="_Toc326694682" w:history="1">
        <w:r w:rsidR="00F430A9" w:rsidRPr="00246D5F">
          <w:rPr>
            <w:rStyle w:val="Hyperlink"/>
            <w:noProof/>
          </w:rPr>
          <w:t>2</w:t>
        </w:r>
        <w:r w:rsidR="00F430A9">
          <w:rPr>
            <w:rFonts w:asciiTheme="minorHAnsi" w:hAnsiTheme="minorHAnsi"/>
            <w:noProof/>
            <w:sz w:val="22"/>
          </w:rPr>
          <w:tab/>
        </w:r>
        <w:r w:rsidR="00F430A9" w:rsidRPr="00246D5F">
          <w:rPr>
            <w:rStyle w:val="Hyperlink"/>
            <w:noProof/>
          </w:rPr>
          <w:t>Experimental Mobile-Robot System: Harlie</w:t>
        </w:r>
        <w:r w:rsidR="00F430A9">
          <w:rPr>
            <w:noProof/>
            <w:webHidden/>
          </w:rPr>
          <w:tab/>
        </w:r>
        <w:r w:rsidR="00F430A9">
          <w:rPr>
            <w:noProof/>
            <w:webHidden/>
          </w:rPr>
          <w:fldChar w:fldCharType="begin"/>
        </w:r>
        <w:r w:rsidR="00F430A9">
          <w:rPr>
            <w:noProof/>
            <w:webHidden/>
          </w:rPr>
          <w:instrText xml:space="preserve"> PAGEREF _Toc326694682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947CBE">
      <w:pPr>
        <w:pStyle w:val="TOC1"/>
        <w:tabs>
          <w:tab w:val="left" w:pos="440"/>
          <w:tab w:val="right" w:leader="dot" w:pos="8630"/>
        </w:tabs>
        <w:rPr>
          <w:rFonts w:asciiTheme="minorHAnsi" w:hAnsiTheme="minorHAnsi"/>
          <w:noProof/>
          <w:sz w:val="22"/>
        </w:rPr>
      </w:pPr>
      <w:hyperlink w:anchor="_Toc326694683" w:history="1">
        <w:r w:rsidR="00F430A9" w:rsidRPr="00246D5F">
          <w:rPr>
            <w:rStyle w:val="Hyperlink"/>
            <w:noProof/>
          </w:rPr>
          <w:t>3</w:t>
        </w:r>
        <w:r w:rsidR="00F430A9">
          <w:rPr>
            <w:rFonts w:asciiTheme="minorHAnsi" w:hAnsiTheme="minorHAnsi"/>
            <w:noProof/>
            <w:sz w:val="22"/>
          </w:rPr>
          <w:tab/>
        </w:r>
        <w:r w:rsidR="00F430A9" w:rsidRPr="00246D5F">
          <w:rPr>
            <w:rStyle w:val="Hyperlink"/>
            <w:noProof/>
          </w:rPr>
          <w:t>Evaluation of the Microsoft Kinect</w:t>
        </w:r>
        <w:r w:rsidR="00F430A9">
          <w:rPr>
            <w:noProof/>
            <w:webHidden/>
          </w:rPr>
          <w:tab/>
        </w:r>
        <w:r w:rsidR="00F430A9">
          <w:rPr>
            <w:noProof/>
            <w:webHidden/>
          </w:rPr>
          <w:fldChar w:fldCharType="begin"/>
        </w:r>
        <w:r w:rsidR="00F430A9">
          <w:rPr>
            <w:noProof/>
            <w:webHidden/>
          </w:rPr>
          <w:instrText xml:space="preserve"> PAGEREF _Toc326694683 \h </w:instrText>
        </w:r>
        <w:r w:rsidR="00F430A9">
          <w:rPr>
            <w:noProof/>
            <w:webHidden/>
          </w:rPr>
        </w:r>
        <w:r w:rsidR="00F430A9">
          <w:rPr>
            <w:noProof/>
            <w:webHidden/>
          </w:rPr>
          <w:fldChar w:fldCharType="separate"/>
        </w:r>
        <w:r w:rsidR="00A301BF">
          <w:rPr>
            <w:noProof/>
            <w:webHidden/>
          </w:rPr>
          <w:t>14</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84" w:history="1">
        <w:r w:rsidR="00F430A9" w:rsidRPr="00246D5F">
          <w:rPr>
            <w:rStyle w:val="Hyperlink"/>
            <w:noProof/>
          </w:rPr>
          <w:t>3.1</w:t>
        </w:r>
        <w:r w:rsidR="00F430A9">
          <w:rPr>
            <w:rFonts w:asciiTheme="minorHAnsi" w:hAnsiTheme="minorHAnsi"/>
            <w:noProof/>
            <w:sz w:val="22"/>
          </w:rPr>
          <w:tab/>
        </w:r>
        <w:r w:rsidR="00F430A9" w:rsidRPr="00246D5F">
          <w:rPr>
            <w:rStyle w:val="Hyperlink"/>
            <w:noProof/>
          </w:rPr>
          <w:t>Calibration of Users</w:t>
        </w:r>
        <w:r w:rsidR="00F430A9">
          <w:rPr>
            <w:noProof/>
            <w:webHidden/>
          </w:rPr>
          <w:tab/>
        </w:r>
        <w:r w:rsidR="00F430A9">
          <w:rPr>
            <w:noProof/>
            <w:webHidden/>
          </w:rPr>
          <w:fldChar w:fldCharType="begin"/>
        </w:r>
        <w:r w:rsidR="00F430A9">
          <w:rPr>
            <w:noProof/>
            <w:webHidden/>
          </w:rPr>
          <w:instrText xml:space="preserve"> PAGEREF _Toc326694684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85" w:history="1">
        <w:r w:rsidR="00F430A9" w:rsidRPr="00246D5F">
          <w:rPr>
            <w:rStyle w:val="Hyperlink"/>
            <w:noProof/>
          </w:rPr>
          <w:t>3.2</w:t>
        </w:r>
        <w:r w:rsidR="00F430A9">
          <w:rPr>
            <w:rFonts w:asciiTheme="minorHAnsi" w:hAnsiTheme="minorHAnsi"/>
            <w:noProof/>
            <w:sz w:val="22"/>
          </w:rPr>
          <w:tab/>
        </w:r>
        <w:r w:rsidR="00F430A9" w:rsidRPr="00246D5F">
          <w:rPr>
            <w:rStyle w:val="Hyperlink"/>
            <w:noProof/>
          </w:rPr>
          <w:t>Discrimination Between Users</w:t>
        </w:r>
        <w:r w:rsidR="00F430A9">
          <w:rPr>
            <w:noProof/>
            <w:webHidden/>
          </w:rPr>
          <w:tab/>
        </w:r>
        <w:r w:rsidR="00F430A9">
          <w:rPr>
            <w:noProof/>
            <w:webHidden/>
          </w:rPr>
          <w:fldChar w:fldCharType="begin"/>
        </w:r>
        <w:r w:rsidR="00F430A9">
          <w:rPr>
            <w:noProof/>
            <w:webHidden/>
          </w:rPr>
          <w:instrText xml:space="preserve"> PAGEREF _Toc326694685 \h </w:instrText>
        </w:r>
        <w:r w:rsidR="00F430A9">
          <w:rPr>
            <w:noProof/>
            <w:webHidden/>
          </w:rPr>
        </w:r>
        <w:r w:rsidR="00F430A9">
          <w:rPr>
            <w:noProof/>
            <w:webHidden/>
          </w:rPr>
          <w:fldChar w:fldCharType="separate"/>
        </w:r>
        <w:r w:rsidR="00A301BF">
          <w:rPr>
            <w:noProof/>
            <w:webHidden/>
          </w:rPr>
          <w:t>17</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86" w:history="1">
        <w:r w:rsidR="00F430A9" w:rsidRPr="00246D5F">
          <w:rPr>
            <w:rStyle w:val="Hyperlink"/>
            <w:noProof/>
          </w:rPr>
          <w:t>3.3</w:t>
        </w:r>
        <w:r w:rsidR="00F430A9">
          <w:rPr>
            <w:rFonts w:asciiTheme="minorHAnsi" w:hAnsiTheme="minorHAnsi"/>
            <w:noProof/>
            <w:sz w:val="22"/>
          </w:rPr>
          <w:tab/>
        </w:r>
        <w:r w:rsidR="00F430A9" w:rsidRPr="00246D5F">
          <w:rPr>
            <w:rStyle w:val="Hyperlink"/>
            <w:noProof/>
          </w:rPr>
          <w:t>Limited Field of View</w:t>
        </w:r>
        <w:r w:rsidR="00F430A9">
          <w:rPr>
            <w:noProof/>
            <w:webHidden/>
          </w:rPr>
          <w:tab/>
        </w:r>
        <w:r w:rsidR="00F430A9">
          <w:rPr>
            <w:noProof/>
            <w:webHidden/>
          </w:rPr>
          <w:fldChar w:fldCharType="begin"/>
        </w:r>
        <w:r w:rsidR="00F430A9">
          <w:rPr>
            <w:noProof/>
            <w:webHidden/>
          </w:rPr>
          <w:instrText xml:space="preserve"> PAGEREF _Toc326694686 \h </w:instrText>
        </w:r>
        <w:r w:rsidR="00F430A9">
          <w:rPr>
            <w:noProof/>
            <w:webHidden/>
          </w:rPr>
        </w:r>
        <w:r w:rsidR="00F430A9">
          <w:rPr>
            <w:noProof/>
            <w:webHidden/>
          </w:rPr>
          <w:fldChar w:fldCharType="separate"/>
        </w:r>
        <w:r w:rsidR="00A301BF">
          <w:rPr>
            <w:noProof/>
            <w:webHidden/>
          </w:rPr>
          <w:t>18</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87" w:history="1">
        <w:r w:rsidR="00F430A9" w:rsidRPr="00246D5F">
          <w:rPr>
            <w:rStyle w:val="Hyperlink"/>
            <w:noProof/>
          </w:rPr>
          <w:t>3.4</w:t>
        </w:r>
        <w:r w:rsidR="00F430A9">
          <w:rPr>
            <w:rFonts w:asciiTheme="minorHAnsi" w:hAnsiTheme="minorHAnsi"/>
            <w:noProof/>
            <w:sz w:val="22"/>
          </w:rPr>
          <w:tab/>
        </w:r>
        <w:r w:rsidR="00F430A9" w:rsidRPr="00246D5F">
          <w:rPr>
            <w:rStyle w:val="Hyperlink"/>
            <w:noProof/>
          </w:rPr>
          <w:t>Moving Base Problem</w:t>
        </w:r>
        <w:r w:rsidR="00F430A9">
          <w:rPr>
            <w:noProof/>
            <w:webHidden/>
          </w:rPr>
          <w:tab/>
        </w:r>
        <w:r w:rsidR="00F430A9">
          <w:rPr>
            <w:noProof/>
            <w:webHidden/>
          </w:rPr>
          <w:fldChar w:fldCharType="begin"/>
        </w:r>
        <w:r w:rsidR="00F430A9">
          <w:rPr>
            <w:noProof/>
            <w:webHidden/>
          </w:rPr>
          <w:instrText xml:space="preserve"> PAGEREF _Toc326694687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947CBE">
      <w:pPr>
        <w:pStyle w:val="TOC1"/>
        <w:tabs>
          <w:tab w:val="left" w:pos="440"/>
          <w:tab w:val="right" w:leader="dot" w:pos="8630"/>
        </w:tabs>
        <w:rPr>
          <w:rFonts w:asciiTheme="minorHAnsi" w:hAnsiTheme="minorHAnsi"/>
          <w:noProof/>
          <w:sz w:val="22"/>
        </w:rPr>
      </w:pPr>
      <w:hyperlink w:anchor="_Toc326694688" w:history="1">
        <w:r w:rsidR="00F430A9" w:rsidRPr="00246D5F">
          <w:rPr>
            <w:rStyle w:val="Hyperlink"/>
            <w:noProof/>
          </w:rPr>
          <w:t>4</w:t>
        </w:r>
        <w:r w:rsidR="00F430A9">
          <w:rPr>
            <w:rFonts w:asciiTheme="minorHAnsi" w:hAnsiTheme="minorHAnsi"/>
            <w:noProof/>
            <w:sz w:val="22"/>
          </w:rPr>
          <w:tab/>
        </w:r>
        <w:r w:rsidR="00F430A9" w:rsidRPr="00246D5F">
          <w:rPr>
            <w:rStyle w:val="Hyperlink"/>
            <w:noProof/>
          </w:rPr>
          <w:t>Pan Mount</w:t>
        </w:r>
        <w:r w:rsidR="00F430A9">
          <w:rPr>
            <w:noProof/>
            <w:webHidden/>
          </w:rPr>
          <w:tab/>
        </w:r>
        <w:r w:rsidR="00F430A9">
          <w:rPr>
            <w:noProof/>
            <w:webHidden/>
          </w:rPr>
          <w:fldChar w:fldCharType="begin"/>
        </w:r>
        <w:r w:rsidR="00F430A9">
          <w:rPr>
            <w:noProof/>
            <w:webHidden/>
          </w:rPr>
          <w:instrText xml:space="preserve"> PAGEREF _Toc326694688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89" w:history="1">
        <w:r w:rsidR="00F430A9" w:rsidRPr="00246D5F">
          <w:rPr>
            <w:rStyle w:val="Hyperlink"/>
            <w:noProof/>
          </w:rPr>
          <w:t>4.1</w:t>
        </w:r>
        <w:r w:rsidR="00F430A9">
          <w:rPr>
            <w:rFonts w:asciiTheme="minorHAnsi" w:hAnsiTheme="minorHAnsi"/>
            <w:noProof/>
            <w:sz w:val="22"/>
          </w:rPr>
          <w:tab/>
        </w:r>
        <w:r w:rsidR="00F430A9" w:rsidRPr="00246D5F">
          <w:rPr>
            <w:rStyle w:val="Hyperlink"/>
            <w:noProof/>
          </w:rPr>
          <w:t>Hardware</w:t>
        </w:r>
        <w:r w:rsidR="00F430A9">
          <w:rPr>
            <w:noProof/>
            <w:webHidden/>
          </w:rPr>
          <w:tab/>
        </w:r>
        <w:r w:rsidR="00F430A9">
          <w:rPr>
            <w:noProof/>
            <w:webHidden/>
          </w:rPr>
          <w:fldChar w:fldCharType="begin"/>
        </w:r>
        <w:r w:rsidR="00F430A9">
          <w:rPr>
            <w:noProof/>
            <w:webHidden/>
          </w:rPr>
          <w:instrText xml:space="preserve"> PAGEREF _Toc326694689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90" w:history="1">
        <w:r w:rsidR="00F430A9" w:rsidRPr="00246D5F">
          <w:rPr>
            <w:rStyle w:val="Hyperlink"/>
            <w:noProof/>
          </w:rPr>
          <w:t>4.2</w:t>
        </w:r>
        <w:r w:rsidR="00F430A9">
          <w:rPr>
            <w:rFonts w:asciiTheme="minorHAnsi" w:hAnsiTheme="minorHAnsi"/>
            <w:noProof/>
            <w:sz w:val="22"/>
          </w:rPr>
          <w:tab/>
        </w:r>
        <w:r w:rsidR="00F430A9" w:rsidRPr="00246D5F">
          <w:rPr>
            <w:rStyle w:val="Hyperlink"/>
            <w:noProof/>
          </w:rPr>
          <w:t>Performance</w:t>
        </w:r>
        <w:r w:rsidR="00F430A9">
          <w:rPr>
            <w:noProof/>
            <w:webHidden/>
          </w:rPr>
          <w:tab/>
        </w:r>
        <w:r w:rsidR="00F430A9">
          <w:rPr>
            <w:noProof/>
            <w:webHidden/>
          </w:rPr>
          <w:fldChar w:fldCharType="begin"/>
        </w:r>
        <w:r w:rsidR="00F430A9">
          <w:rPr>
            <w:noProof/>
            <w:webHidden/>
          </w:rPr>
          <w:instrText xml:space="preserve"> PAGEREF _Toc326694690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947CBE">
      <w:pPr>
        <w:pStyle w:val="TOC1"/>
        <w:tabs>
          <w:tab w:val="left" w:pos="440"/>
          <w:tab w:val="right" w:leader="dot" w:pos="8630"/>
        </w:tabs>
        <w:rPr>
          <w:rFonts w:asciiTheme="minorHAnsi" w:hAnsiTheme="minorHAnsi"/>
          <w:noProof/>
          <w:sz w:val="22"/>
        </w:rPr>
      </w:pPr>
      <w:hyperlink w:anchor="_Toc326694691" w:history="1">
        <w:r w:rsidR="00F430A9" w:rsidRPr="00246D5F">
          <w:rPr>
            <w:rStyle w:val="Hyperlink"/>
            <w:noProof/>
          </w:rPr>
          <w:t>5</w:t>
        </w:r>
        <w:r w:rsidR="00F430A9">
          <w:rPr>
            <w:rFonts w:asciiTheme="minorHAnsi" w:hAnsiTheme="minorHAnsi"/>
            <w:noProof/>
            <w:sz w:val="22"/>
          </w:rPr>
          <w:tab/>
        </w:r>
        <w:r w:rsidR="00F430A9" w:rsidRPr="00246D5F">
          <w:rPr>
            <w:rStyle w:val="Hyperlink"/>
            <w:noProof/>
          </w:rPr>
          <w:t>Person Tracking</w:t>
        </w:r>
        <w:r w:rsidR="00F430A9">
          <w:rPr>
            <w:noProof/>
            <w:webHidden/>
          </w:rPr>
          <w:tab/>
        </w:r>
        <w:r w:rsidR="00F430A9">
          <w:rPr>
            <w:noProof/>
            <w:webHidden/>
          </w:rPr>
          <w:fldChar w:fldCharType="begin"/>
        </w:r>
        <w:r w:rsidR="00F430A9">
          <w:rPr>
            <w:noProof/>
            <w:webHidden/>
          </w:rPr>
          <w:instrText xml:space="preserve"> PAGEREF _Toc326694691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92" w:history="1">
        <w:r w:rsidR="00F430A9" w:rsidRPr="00246D5F">
          <w:rPr>
            <w:rStyle w:val="Hyperlink"/>
            <w:noProof/>
          </w:rPr>
          <w:t>5.1</w:t>
        </w:r>
        <w:r w:rsidR="00F430A9">
          <w:rPr>
            <w:rFonts w:asciiTheme="minorHAnsi" w:hAnsiTheme="minorHAnsi"/>
            <w:noProof/>
            <w:sz w:val="22"/>
          </w:rPr>
          <w:tab/>
        </w:r>
        <w:r w:rsidR="00F430A9" w:rsidRPr="00246D5F">
          <w:rPr>
            <w:rStyle w:val="Hyperlink"/>
            <w:noProof/>
          </w:rPr>
          <w:t>Face Detector Node</w:t>
        </w:r>
        <w:r w:rsidR="00F430A9">
          <w:rPr>
            <w:noProof/>
            <w:webHidden/>
          </w:rPr>
          <w:tab/>
        </w:r>
        <w:r w:rsidR="00F430A9">
          <w:rPr>
            <w:noProof/>
            <w:webHidden/>
          </w:rPr>
          <w:fldChar w:fldCharType="begin"/>
        </w:r>
        <w:r w:rsidR="00F430A9">
          <w:rPr>
            <w:noProof/>
            <w:webHidden/>
          </w:rPr>
          <w:instrText xml:space="preserve"> PAGEREF _Toc326694692 \h </w:instrText>
        </w:r>
        <w:r w:rsidR="00F430A9">
          <w:rPr>
            <w:noProof/>
            <w:webHidden/>
          </w:rPr>
        </w:r>
        <w:r w:rsidR="00F430A9">
          <w:rPr>
            <w:noProof/>
            <w:webHidden/>
          </w:rPr>
          <w:fldChar w:fldCharType="separate"/>
        </w:r>
        <w:r w:rsidR="00A301BF">
          <w:rPr>
            <w:noProof/>
            <w:webHidden/>
          </w:rPr>
          <w:t>32</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93" w:history="1">
        <w:r w:rsidR="00F430A9" w:rsidRPr="00246D5F">
          <w:rPr>
            <w:rStyle w:val="Hyperlink"/>
            <w:noProof/>
          </w:rPr>
          <w:t>5.2</w:t>
        </w:r>
        <w:r w:rsidR="00F430A9">
          <w:rPr>
            <w:rFonts w:asciiTheme="minorHAnsi" w:hAnsiTheme="minorHAnsi"/>
            <w:noProof/>
            <w:sz w:val="22"/>
          </w:rPr>
          <w:tab/>
        </w:r>
        <w:r w:rsidR="00F430A9" w:rsidRPr="00246D5F">
          <w:rPr>
            <w:rStyle w:val="Hyperlink"/>
            <w:noProof/>
          </w:rPr>
          <w:t>Leg Detector Node</w:t>
        </w:r>
        <w:r w:rsidR="00F430A9">
          <w:rPr>
            <w:noProof/>
            <w:webHidden/>
          </w:rPr>
          <w:tab/>
        </w:r>
        <w:r w:rsidR="00F430A9">
          <w:rPr>
            <w:noProof/>
            <w:webHidden/>
          </w:rPr>
          <w:fldChar w:fldCharType="begin"/>
        </w:r>
        <w:r w:rsidR="00F430A9">
          <w:rPr>
            <w:noProof/>
            <w:webHidden/>
          </w:rPr>
          <w:instrText xml:space="preserve"> PAGEREF _Toc326694693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94" w:history="1">
        <w:r w:rsidR="00F430A9" w:rsidRPr="00246D5F">
          <w:rPr>
            <w:rStyle w:val="Hyperlink"/>
            <w:noProof/>
          </w:rPr>
          <w:t>5.3</w:t>
        </w:r>
        <w:r w:rsidR="00F430A9">
          <w:rPr>
            <w:rFonts w:asciiTheme="minorHAnsi" w:hAnsiTheme="minorHAnsi"/>
            <w:noProof/>
            <w:sz w:val="22"/>
          </w:rPr>
          <w:tab/>
        </w:r>
        <w:r w:rsidR="00F430A9" w:rsidRPr="00246D5F">
          <w:rPr>
            <w:rStyle w:val="Hyperlink"/>
            <w:noProof/>
          </w:rPr>
          <w:t>Kinect Person Detector Node</w:t>
        </w:r>
        <w:r w:rsidR="00F430A9">
          <w:rPr>
            <w:noProof/>
            <w:webHidden/>
          </w:rPr>
          <w:tab/>
        </w:r>
        <w:r w:rsidR="00F430A9">
          <w:rPr>
            <w:noProof/>
            <w:webHidden/>
          </w:rPr>
          <w:fldChar w:fldCharType="begin"/>
        </w:r>
        <w:r w:rsidR="00F430A9">
          <w:rPr>
            <w:noProof/>
            <w:webHidden/>
          </w:rPr>
          <w:instrText xml:space="preserve"> PAGEREF _Toc326694694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947CBE">
      <w:pPr>
        <w:pStyle w:val="TOC1"/>
        <w:tabs>
          <w:tab w:val="left" w:pos="440"/>
          <w:tab w:val="right" w:leader="dot" w:pos="8630"/>
        </w:tabs>
        <w:rPr>
          <w:rFonts w:asciiTheme="minorHAnsi" w:hAnsiTheme="minorHAnsi"/>
          <w:noProof/>
          <w:sz w:val="22"/>
        </w:rPr>
      </w:pPr>
      <w:hyperlink w:anchor="_Toc326694695" w:history="1">
        <w:r w:rsidR="00F430A9" w:rsidRPr="00246D5F">
          <w:rPr>
            <w:rStyle w:val="Hyperlink"/>
            <w:noProof/>
          </w:rPr>
          <w:t>6</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_Toc326694695 \h </w:instrText>
        </w:r>
        <w:r w:rsidR="00F430A9">
          <w:rPr>
            <w:noProof/>
            <w:webHidden/>
          </w:rPr>
        </w:r>
        <w:r w:rsidR="00F430A9">
          <w:rPr>
            <w:noProof/>
            <w:webHidden/>
          </w:rPr>
          <w:fldChar w:fldCharType="separate"/>
        </w:r>
        <w:r w:rsidR="00A301BF">
          <w:rPr>
            <w:noProof/>
            <w:webHidden/>
          </w:rPr>
          <w:t>39</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96" w:history="1">
        <w:r w:rsidR="00F430A9" w:rsidRPr="00246D5F">
          <w:rPr>
            <w:rStyle w:val="Hyperlink"/>
            <w:noProof/>
          </w:rPr>
          <w:t>6.1</w:t>
        </w:r>
        <w:r w:rsidR="00F430A9">
          <w:rPr>
            <w:rFonts w:asciiTheme="minorHAnsi" w:hAnsiTheme="minorHAnsi"/>
            <w:noProof/>
            <w:sz w:val="22"/>
          </w:rPr>
          <w:tab/>
        </w:r>
        <w:r w:rsidR="00F430A9" w:rsidRPr="00246D5F">
          <w:rPr>
            <w:rStyle w:val="Hyperlink"/>
            <w:noProof/>
          </w:rPr>
          <w:t>Point-to-point planner</w:t>
        </w:r>
        <w:r w:rsidR="00F430A9">
          <w:rPr>
            <w:noProof/>
            <w:webHidden/>
          </w:rPr>
          <w:tab/>
        </w:r>
        <w:r w:rsidR="00F430A9">
          <w:rPr>
            <w:noProof/>
            <w:webHidden/>
          </w:rPr>
          <w:fldChar w:fldCharType="begin"/>
        </w:r>
        <w:r w:rsidR="00F430A9">
          <w:rPr>
            <w:noProof/>
            <w:webHidden/>
          </w:rPr>
          <w:instrText xml:space="preserve"> PAGEREF _Toc326694696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97" w:history="1">
        <w:r w:rsidR="00F430A9" w:rsidRPr="00246D5F">
          <w:rPr>
            <w:rStyle w:val="Hyperlink"/>
            <w:noProof/>
          </w:rPr>
          <w:t>6.2</w:t>
        </w:r>
        <w:r w:rsidR="00F430A9">
          <w:rPr>
            <w:rFonts w:asciiTheme="minorHAnsi" w:hAnsiTheme="minorHAnsi"/>
            <w:noProof/>
            <w:sz w:val="22"/>
          </w:rPr>
          <w:tab/>
        </w:r>
        <w:r w:rsidR="00F430A9" w:rsidRPr="00246D5F">
          <w:rPr>
            <w:rStyle w:val="Hyperlink"/>
            <w:noProof/>
          </w:rPr>
          <w:t>Dynamic Planning</w:t>
        </w:r>
        <w:r w:rsidR="00F430A9">
          <w:rPr>
            <w:noProof/>
            <w:webHidden/>
          </w:rPr>
          <w:tab/>
        </w:r>
        <w:r w:rsidR="00F430A9">
          <w:rPr>
            <w:noProof/>
            <w:webHidden/>
          </w:rPr>
          <w:fldChar w:fldCharType="begin"/>
        </w:r>
        <w:r w:rsidR="00F430A9">
          <w:rPr>
            <w:noProof/>
            <w:webHidden/>
          </w:rPr>
          <w:instrText xml:space="preserve"> PAGEREF _Toc326694697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98" w:history="1">
        <w:r w:rsidR="00F430A9" w:rsidRPr="00246D5F">
          <w:rPr>
            <w:rStyle w:val="Hyperlink"/>
            <w:noProof/>
          </w:rPr>
          <w:t>6.3</w:t>
        </w:r>
        <w:r w:rsidR="00F430A9">
          <w:rPr>
            <w:rFonts w:asciiTheme="minorHAnsi" w:hAnsiTheme="minorHAnsi"/>
            <w:noProof/>
            <w:sz w:val="22"/>
          </w:rPr>
          <w:tab/>
        </w:r>
        <w:r w:rsidR="00F430A9" w:rsidRPr="00246D5F">
          <w:rPr>
            <w:rStyle w:val="Hyperlink"/>
            <w:noProof/>
          </w:rPr>
          <w:t>Goal Generation</w:t>
        </w:r>
        <w:r w:rsidR="00F430A9">
          <w:rPr>
            <w:noProof/>
            <w:webHidden/>
          </w:rPr>
          <w:tab/>
        </w:r>
        <w:r w:rsidR="00F430A9">
          <w:rPr>
            <w:noProof/>
            <w:webHidden/>
          </w:rPr>
          <w:fldChar w:fldCharType="begin"/>
        </w:r>
        <w:r w:rsidR="00F430A9">
          <w:rPr>
            <w:noProof/>
            <w:webHidden/>
          </w:rPr>
          <w:instrText xml:space="preserve"> PAGEREF _Toc326694698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699" w:history="1">
        <w:r w:rsidR="00F430A9" w:rsidRPr="00246D5F">
          <w:rPr>
            <w:rStyle w:val="Hyperlink"/>
            <w:noProof/>
          </w:rPr>
          <w:t>6.4</w:t>
        </w:r>
        <w:r w:rsidR="00F430A9">
          <w:rPr>
            <w:rFonts w:asciiTheme="minorHAnsi" w:hAnsiTheme="minorHAnsi"/>
            <w:noProof/>
            <w:sz w:val="22"/>
          </w:rPr>
          <w:tab/>
        </w:r>
        <w:r w:rsidR="00F430A9" w:rsidRPr="00246D5F">
          <w:rPr>
            <w:rStyle w:val="Hyperlink"/>
            <w:noProof/>
          </w:rPr>
          <w:t>Benchmarks</w:t>
        </w:r>
        <w:r w:rsidR="00F430A9">
          <w:rPr>
            <w:noProof/>
            <w:webHidden/>
          </w:rPr>
          <w:tab/>
        </w:r>
        <w:r w:rsidR="00F430A9">
          <w:rPr>
            <w:noProof/>
            <w:webHidden/>
          </w:rPr>
          <w:fldChar w:fldCharType="begin"/>
        </w:r>
        <w:r w:rsidR="00F430A9">
          <w:rPr>
            <w:noProof/>
            <w:webHidden/>
          </w:rPr>
          <w:instrText xml:space="preserve"> PAGEREF _Toc326694699 \h </w:instrText>
        </w:r>
        <w:r w:rsidR="00F430A9">
          <w:rPr>
            <w:noProof/>
            <w:webHidden/>
          </w:rPr>
        </w:r>
        <w:r w:rsidR="00F430A9">
          <w:rPr>
            <w:noProof/>
            <w:webHidden/>
          </w:rPr>
          <w:fldChar w:fldCharType="separate"/>
        </w:r>
        <w:r w:rsidR="00A301BF">
          <w:rPr>
            <w:noProof/>
            <w:webHidden/>
          </w:rPr>
          <w:t>51</w:t>
        </w:r>
        <w:r w:rsidR="00F430A9">
          <w:rPr>
            <w:noProof/>
            <w:webHidden/>
          </w:rPr>
          <w:fldChar w:fldCharType="end"/>
        </w:r>
      </w:hyperlink>
    </w:p>
    <w:p w:rsidR="00F430A9" w:rsidRDefault="00947CBE">
      <w:pPr>
        <w:pStyle w:val="TOC1"/>
        <w:tabs>
          <w:tab w:val="left" w:pos="440"/>
          <w:tab w:val="right" w:leader="dot" w:pos="8630"/>
        </w:tabs>
        <w:rPr>
          <w:rFonts w:asciiTheme="minorHAnsi" w:hAnsiTheme="minorHAnsi"/>
          <w:noProof/>
          <w:sz w:val="22"/>
        </w:rPr>
      </w:pPr>
      <w:hyperlink w:anchor="_Toc326694700" w:history="1">
        <w:r w:rsidR="00F430A9" w:rsidRPr="00246D5F">
          <w:rPr>
            <w:rStyle w:val="Hyperlink"/>
            <w:noProof/>
          </w:rPr>
          <w:t>7</w:t>
        </w:r>
        <w:r w:rsidR="00F430A9">
          <w:rPr>
            <w:rFonts w:asciiTheme="minorHAnsi" w:hAnsiTheme="minorHAnsi"/>
            <w:noProof/>
            <w:sz w:val="22"/>
          </w:rPr>
          <w:tab/>
        </w:r>
        <w:r w:rsidR="00F430A9" w:rsidRPr="00246D5F">
          <w:rPr>
            <w:rStyle w:val="Hyperlink"/>
            <w:noProof/>
          </w:rPr>
          <w:t>Conclusions</w:t>
        </w:r>
        <w:r w:rsidR="00F430A9">
          <w:rPr>
            <w:noProof/>
            <w:webHidden/>
          </w:rPr>
          <w:tab/>
        </w:r>
        <w:r w:rsidR="00F430A9">
          <w:rPr>
            <w:noProof/>
            <w:webHidden/>
          </w:rPr>
          <w:fldChar w:fldCharType="begin"/>
        </w:r>
        <w:r w:rsidR="00F430A9">
          <w:rPr>
            <w:noProof/>
            <w:webHidden/>
          </w:rPr>
          <w:instrText xml:space="preserve"> PAGEREF _Toc326694700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701" w:history="1">
        <w:r w:rsidR="00F430A9" w:rsidRPr="00246D5F">
          <w:rPr>
            <w:rStyle w:val="Hyperlink"/>
            <w:noProof/>
          </w:rPr>
          <w:t>7.1</w:t>
        </w:r>
        <w:r w:rsidR="00F430A9">
          <w:rPr>
            <w:rFonts w:asciiTheme="minorHAnsi" w:hAnsiTheme="minorHAnsi"/>
            <w:noProof/>
            <w:sz w:val="22"/>
          </w:rPr>
          <w:tab/>
        </w:r>
        <w:r w:rsidR="00F430A9" w:rsidRPr="00246D5F">
          <w:rPr>
            <w:rStyle w:val="Hyperlink"/>
            <w:noProof/>
          </w:rPr>
          <w:t>Summary of Accomplishments</w:t>
        </w:r>
        <w:r w:rsidR="00F430A9">
          <w:rPr>
            <w:noProof/>
            <w:webHidden/>
          </w:rPr>
          <w:tab/>
        </w:r>
        <w:r w:rsidR="00F430A9">
          <w:rPr>
            <w:noProof/>
            <w:webHidden/>
          </w:rPr>
          <w:fldChar w:fldCharType="begin"/>
        </w:r>
        <w:r w:rsidR="00F430A9">
          <w:rPr>
            <w:noProof/>
            <w:webHidden/>
          </w:rPr>
          <w:instrText xml:space="preserve"> PAGEREF _Toc326694701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947CBE">
      <w:pPr>
        <w:pStyle w:val="TOC2"/>
        <w:tabs>
          <w:tab w:val="left" w:pos="880"/>
          <w:tab w:val="right" w:leader="dot" w:pos="8630"/>
        </w:tabs>
        <w:rPr>
          <w:rFonts w:asciiTheme="minorHAnsi" w:hAnsiTheme="minorHAnsi"/>
          <w:noProof/>
          <w:sz w:val="22"/>
        </w:rPr>
      </w:pPr>
      <w:hyperlink w:anchor="_Toc326694702" w:history="1">
        <w:r w:rsidR="00F430A9" w:rsidRPr="00246D5F">
          <w:rPr>
            <w:rStyle w:val="Hyperlink"/>
            <w:noProof/>
          </w:rPr>
          <w:t>7.2</w:t>
        </w:r>
        <w:r w:rsidR="00F430A9">
          <w:rPr>
            <w:rFonts w:asciiTheme="minorHAnsi" w:hAnsiTheme="minorHAnsi"/>
            <w:noProof/>
            <w:sz w:val="22"/>
          </w:rPr>
          <w:tab/>
        </w:r>
        <w:r w:rsidR="00F430A9" w:rsidRPr="00246D5F">
          <w:rPr>
            <w:rStyle w:val="Hyperlink"/>
            <w:noProof/>
          </w:rPr>
          <w:t>Future Work</w:t>
        </w:r>
        <w:r w:rsidR="00F430A9">
          <w:rPr>
            <w:noProof/>
            <w:webHidden/>
          </w:rPr>
          <w:tab/>
        </w:r>
        <w:r w:rsidR="00F430A9">
          <w:rPr>
            <w:noProof/>
            <w:webHidden/>
          </w:rPr>
          <w:fldChar w:fldCharType="begin"/>
        </w:r>
        <w:r w:rsidR="00F430A9">
          <w:rPr>
            <w:noProof/>
            <w:webHidden/>
          </w:rPr>
          <w:instrText xml:space="preserve"> PAGEREF _Toc326694702 \h </w:instrText>
        </w:r>
        <w:r w:rsidR="00F430A9">
          <w:rPr>
            <w:noProof/>
            <w:webHidden/>
          </w:rPr>
        </w:r>
        <w:r w:rsidR="00F430A9">
          <w:rPr>
            <w:noProof/>
            <w:webHidden/>
          </w:rPr>
          <w:fldChar w:fldCharType="separate"/>
        </w:r>
        <w:r w:rsidR="00A301BF">
          <w:rPr>
            <w:noProof/>
            <w:webHidden/>
          </w:rPr>
          <w:t>59</w:t>
        </w:r>
        <w:r w:rsidR="00F430A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A301BF">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05" w:history="1">
        <w:r w:rsidR="00F430A9" w:rsidRPr="00D27291">
          <w:rPr>
            <w:rStyle w:val="Hyperlink"/>
            <w:noProof/>
          </w:rPr>
          <w:t>Figure 2: Overall software architecture</w:t>
        </w:r>
        <w:r w:rsidR="00F430A9">
          <w:rPr>
            <w:noProof/>
            <w:webHidden/>
          </w:rPr>
          <w:tab/>
        </w:r>
        <w:r w:rsidR="00F430A9">
          <w:rPr>
            <w:noProof/>
            <w:webHidden/>
          </w:rPr>
          <w:fldChar w:fldCharType="begin"/>
        </w:r>
        <w:r w:rsidR="00F430A9">
          <w:rPr>
            <w:noProof/>
            <w:webHidden/>
          </w:rPr>
          <w:instrText xml:space="preserve"> PAGEREF _Toc326694705 \h </w:instrText>
        </w:r>
        <w:r w:rsidR="00F430A9">
          <w:rPr>
            <w:noProof/>
            <w:webHidden/>
          </w:rPr>
        </w:r>
        <w:r w:rsidR="00F430A9">
          <w:rPr>
            <w:noProof/>
            <w:webHidden/>
          </w:rPr>
          <w:fldChar w:fldCharType="separate"/>
        </w:r>
        <w:r w:rsidR="00A301BF">
          <w:rPr>
            <w:noProof/>
            <w:webHidden/>
          </w:rPr>
          <w:t>13</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06" w:history="1">
        <w:r w:rsidR="00F430A9" w:rsidRPr="00D27291">
          <w:rPr>
            <w:rStyle w:val="Hyperlink"/>
            <w:noProof/>
          </w:rPr>
          <w:t>Figure 3: Kinect's distinctive “psi” calibration pose</w:t>
        </w:r>
        <w:r w:rsidR="00F430A9">
          <w:rPr>
            <w:noProof/>
            <w:webHidden/>
          </w:rPr>
          <w:tab/>
        </w:r>
        <w:r w:rsidR="00F430A9">
          <w:rPr>
            <w:noProof/>
            <w:webHidden/>
          </w:rPr>
          <w:fldChar w:fldCharType="begin"/>
        </w:r>
        <w:r w:rsidR="00F430A9">
          <w:rPr>
            <w:noProof/>
            <w:webHidden/>
          </w:rPr>
          <w:instrText xml:space="preserve"> PAGEREF _Toc326694706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07" w:history="1">
        <w:r w:rsidR="00F430A9" w:rsidRPr="00D27291">
          <w:rPr>
            <w:rStyle w:val="Hyperlink"/>
            <w:noProof/>
          </w:rPr>
          <w:t>Figure 4: Obstacle avoidance may lead to target loss due to Kinect’s limited field of view</w:t>
        </w:r>
        <w:r w:rsidR="00F430A9">
          <w:rPr>
            <w:noProof/>
            <w:webHidden/>
          </w:rPr>
          <w:tab/>
        </w:r>
        <w:r w:rsidR="00F430A9">
          <w:rPr>
            <w:noProof/>
            <w:webHidden/>
          </w:rPr>
          <w:fldChar w:fldCharType="begin"/>
        </w:r>
        <w:r w:rsidR="00F430A9">
          <w:rPr>
            <w:noProof/>
            <w:webHidden/>
          </w:rPr>
          <w:instrText xml:space="preserve"> PAGEREF _Toc326694707 \h </w:instrText>
        </w:r>
        <w:r w:rsidR="00F430A9">
          <w:rPr>
            <w:noProof/>
            <w:webHidden/>
          </w:rPr>
        </w:r>
        <w:r w:rsidR="00F430A9">
          <w:rPr>
            <w:noProof/>
            <w:webHidden/>
          </w:rPr>
          <w:fldChar w:fldCharType="separate"/>
        </w:r>
        <w:r w:rsidR="00A301BF">
          <w:rPr>
            <w:noProof/>
            <w:webHidden/>
          </w:rPr>
          <w:t>19</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08" w:history="1">
        <w:r w:rsidR="00F430A9" w:rsidRPr="00D27291">
          <w:rPr>
            <w:rStyle w:val="Hyperlink"/>
            <w:noProof/>
          </w:rPr>
          <w:t>Figure 5: Difficulties arise in tracking a user in contact with a chair</w:t>
        </w:r>
        <w:r w:rsidR="00F430A9">
          <w:rPr>
            <w:noProof/>
            <w:webHidden/>
          </w:rPr>
          <w:tab/>
        </w:r>
        <w:r w:rsidR="00F430A9">
          <w:rPr>
            <w:noProof/>
            <w:webHidden/>
          </w:rPr>
          <w:fldChar w:fldCharType="begin"/>
        </w:r>
        <w:r w:rsidR="00F430A9">
          <w:rPr>
            <w:noProof/>
            <w:webHidden/>
          </w:rPr>
          <w:instrText xml:space="preserve"> PAGEREF _Toc326694708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09" w:history="1">
        <w:r w:rsidR="00F430A9" w:rsidRPr="00D27291">
          <w:rPr>
            <w:rStyle w:val="Hyperlink"/>
            <w:noProof/>
          </w:rPr>
          <w:t>Figure 6: Tracking performance of Kinect under motion</w:t>
        </w:r>
        <w:r w:rsidR="00F430A9">
          <w:rPr>
            <w:noProof/>
            <w:webHidden/>
          </w:rPr>
          <w:tab/>
        </w:r>
        <w:r w:rsidR="00F430A9">
          <w:rPr>
            <w:noProof/>
            <w:webHidden/>
          </w:rPr>
          <w:fldChar w:fldCharType="begin"/>
        </w:r>
        <w:r w:rsidR="00F430A9">
          <w:rPr>
            <w:noProof/>
            <w:webHidden/>
          </w:rPr>
          <w:instrText xml:space="preserve"> PAGEREF _Toc326694709 \h </w:instrText>
        </w:r>
        <w:r w:rsidR="00F430A9">
          <w:rPr>
            <w:noProof/>
            <w:webHidden/>
          </w:rPr>
        </w:r>
        <w:r w:rsidR="00F430A9">
          <w:rPr>
            <w:noProof/>
            <w:webHidden/>
          </w:rPr>
          <w:fldChar w:fldCharType="separate"/>
        </w:r>
        <w:r w:rsidR="00A301BF">
          <w:rPr>
            <w:noProof/>
            <w:webHidden/>
          </w:rPr>
          <w:t>22</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10" w:history="1">
        <w:r w:rsidR="00F430A9" w:rsidRPr="00D27291">
          <w:rPr>
            <w:rStyle w:val="Hyperlink"/>
            <w:noProof/>
          </w:rPr>
          <w:t>Figure 7: DP155 Base Pan (left),      Phidgets 1066_0 Servo Controller (right)</w:t>
        </w:r>
        <w:r w:rsidR="00F430A9">
          <w:rPr>
            <w:noProof/>
            <w:webHidden/>
          </w:rPr>
          <w:tab/>
        </w:r>
        <w:r w:rsidR="00F430A9">
          <w:rPr>
            <w:noProof/>
            <w:webHidden/>
          </w:rPr>
          <w:fldChar w:fldCharType="begin"/>
        </w:r>
        <w:r w:rsidR="00F430A9">
          <w:rPr>
            <w:noProof/>
            <w:webHidden/>
          </w:rPr>
          <w:instrText xml:space="preserve"> PAGEREF _Toc326694710 \h </w:instrText>
        </w:r>
        <w:r w:rsidR="00F430A9">
          <w:rPr>
            <w:noProof/>
            <w:webHidden/>
          </w:rPr>
        </w:r>
        <w:r w:rsidR="00F430A9">
          <w:rPr>
            <w:noProof/>
            <w:webHidden/>
          </w:rPr>
          <w:fldChar w:fldCharType="separate"/>
        </w:r>
        <w:r w:rsidR="00A301BF">
          <w:rPr>
            <w:noProof/>
            <w:webHidden/>
          </w:rPr>
          <w:t>25</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11" w:history="1">
        <w:r w:rsidR="00F430A9" w:rsidRPr="00D27291">
          <w:rPr>
            <w:rStyle w:val="Hyperlink"/>
            <w:noProof/>
          </w:rPr>
          <w:t>Figure 8: Output from Phidgets 1066_0, showing commanded position and open-loop feedback for position and velocity</w:t>
        </w:r>
        <w:r w:rsidR="00F430A9">
          <w:rPr>
            <w:noProof/>
            <w:webHidden/>
          </w:rPr>
          <w:tab/>
        </w:r>
        <w:r w:rsidR="00F430A9">
          <w:rPr>
            <w:noProof/>
            <w:webHidden/>
          </w:rPr>
          <w:fldChar w:fldCharType="begin"/>
        </w:r>
        <w:r w:rsidR="00F430A9">
          <w:rPr>
            <w:noProof/>
            <w:webHidden/>
          </w:rPr>
          <w:instrText xml:space="preserve"> PAGEREF _Toc326694711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12" w:history="1">
        <w:r w:rsidR="00F430A9" w:rsidRPr="00D27291">
          <w:rPr>
            <w:rStyle w:val="Hyperlink"/>
            <w:noProof/>
          </w:rPr>
          <w:t>Figure 9: Kinect's effective FOV without (left) and with (right) pan mount</w:t>
        </w:r>
        <w:r w:rsidR="00F430A9">
          <w:rPr>
            <w:noProof/>
            <w:webHidden/>
          </w:rPr>
          <w:tab/>
        </w:r>
        <w:r w:rsidR="00F430A9">
          <w:rPr>
            <w:noProof/>
            <w:webHidden/>
          </w:rPr>
          <w:fldChar w:fldCharType="begin"/>
        </w:r>
        <w:r w:rsidR="00F430A9">
          <w:rPr>
            <w:noProof/>
            <w:webHidden/>
          </w:rPr>
          <w:instrText xml:space="preserve"> PAGEREF _Toc326694712 \h </w:instrText>
        </w:r>
        <w:r w:rsidR="00F430A9">
          <w:rPr>
            <w:noProof/>
            <w:webHidden/>
          </w:rPr>
        </w:r>
        <w:r w:rsidR="00F430A9">
          <w:rPr>
            <w:noProof/>
            <w:webHidden/>
          </w:rPr>
          <w:fldChar w:fldCharType="separate"/>
        </w:r>
        <w:r w:rsidR="00A301BF">
          <w:rPr>
            <w:noProof/>
            <w:webHidden/>
          </w:rPr>
          <w:t>27</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13" w:history="1">
        <w:r w:rsidR="00F430A9"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F430A9">
          <w:rPr>
            <w:noProof/>
            <w:webHidden/>
          </w:rPr>
          <w:tab/>
        </w:r>
        <w:r w:rsidR="00F430A9">
          <w:rPr>
            <w:noProof/>
            <w:webHidden/>
          </w:rPr>
          <w:fldChar w:fldCharType="begin"/>
        </w:r>
        <w:r w:rsidR="00F430A9">
          <w:rPr>
            <w:noProof/>
            <w:webHidden/>
          </w:rPr>
          <w:instrText xml:space="preserve"> PAGEREF _Toc326694713 \h </w:instrText>
        </w:r>
        <w:r w:rsidR="00F430A9">
          <w:rPr>
            <w:noProof/>
            <w:webHidden/>
          </w:rPr>
        </w:r>
        <w:r w:rsidR="00F430A9">
          <w:rPr>
            <w:noProof/>
            <w:webHidden/>
          </w:rPr>
          <w:fldChar w:fldCharType="separate"/>
        </w:r>
        <w:r w:rsidR="00A301BF">
          <w:rPr>
            <w:noProof/>
            <w:webHidden/>
          </w:rPr>
          <w:t>28</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14" w:history="1">
        <w:r w:rsidR="00F430A9" w:rsidRPr="00D27291">
          <w:rPr>
            <w:rStyle w:val="Hyperlink"/>
            <w:noProof/>
          </w:rPr>
          <w:t>Figure 11: Tracking performance of Kinect with pan compensation</w:t>
        </w:r>
        <w:r w:rsidR="00F430A9">
          <w:rPr>
            <w:noProof/>
            <w:webHidden/>
          </w:rPr>
          <w:tab/>
        </w:r>
        <w:r w:rsidR="00F430A9">
          <w:rPr>
            <w:noProof/>
            <w:webHidden/>
          </w:rPr>
          <w:fldChar w:fldCharType="begin"/>
        </w:r>
        <w:r w:rsidR="00F430A9">
          <w:rPr>
            <w:noProof/>
            <w:webHidden/>
          </w:rPr>
          <w:instrText xml:space="preserve"> PAGEREF _Toc326694714 \h </w:instrText>
        </w:r>
        <w:r w:rsidR="00F430A9">
          <w:rPr>
            <w:noProof/>
            <w:webHidden/>
          </w:rPr>
        </w:r>
        <w:r w:rsidR="00F430A9">
          <w:rPr>
            <w:noProof/>
            <w:webHidden/>
          </w:rPr>
          <w:fldChar w:fldCharType="separate"/>
        </w:r>
        <w:r w:rsidR="00A301BF">
          <w:rPr>
            <w:noProof/>
            <w:webHidden/>
          </w:rPr>
          <w:t>29</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15" w:history="1">
        <w:r w:rsidR="00F430A9" w:rsidRPr="00D27291">
          <w:rPr>
            <w:rStyle w:val="Hyperlink"/>
            <w:noProof/>
          </w:rPr>
          <w:t>Figure 12: Person-tracking architecture</w:t>
        </w:r>
        <w:r w:rsidR="00F430A9">
          <w:rPr>
            <w:noProof/>
            <w:webHidden/>
          </w:rPr>
          <w:tab/>
        </w:r>
        <w:r w:rsidR="00F430A9">
          <w:rPr>
            <w:noProof/>
            <w:webHidden/>
          </w:rPr>
          <w:fldChar w:fldCharType="begin"/>
        </w:r>
        <w:r w:rsidR="00F430A9">
          <w:rPr>
            <w:noProof/>
            <w:webHidden/>
          </w:rPr>
          <w:instrText xml:space="preserve"> PAGEREF _Toc326694715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16" w:history="1">
        <w:r w:rsidR="00F430A9" w:rsidRPr="00D27291">
          <w:rPr>
            <w:rStyle w:val="Hyperlink"/>
            <w:noProof/>
          </w:rPr>
          <w:t>Figure 13: Kinect’s RGB image masked for a user, taken after calibration</w:t>
        </w:r>
        <w:r w:rsidR="00F430A9">
          <w:rPr>
            <w:noProof/>
            <w:webHidden/>
          </w:rPr>
          <w:tab/>
        </w:r>
        <w:r w:rsidR="00F430A9">
          <w:rPr>
            <w:noProof/>
            <w:webHidden/>
          </w:rPr>
          <w:fldChar w:fldCharType="begin"/>
        </w:r>
        <w:r w:rsidR="00F430A9">
          <w:rPr>
            <w:noProof/>
            <w:webHidden/>
          </w:rPr>
          <w:instrText xml:space="preserve"> PAGEREF _Toc326694716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17" w:history="1">
        <w:r w:rsidR="00F430A9" w:rsidRPr="00D27291">
          <w:rPr>
            <w:rStyle w:val="Hyperlink"/>
            <w:noProof/>
          </w:rPr>
          <w:t>Figure 14: Histogram computed from Figure 13: hue on horizontal axis, saturation on vertical axis, brightness represents to histogram value.</w:t>
        </w:r>
        <w:r w:rsidR="00F430A9">
          <w:rPr>
            <w:noProof/>
            <w:webHidden/>
          </w:rPr>
          <w:tab/>
        </w:r>
        <w:r w:rsidR="00F430A9">
          <w:rPr>
            <w:noProof/>
            <w:webHidden/>
          </w:rPr>
          <w:fldChar w:fldCharType="begin"/>
        </w:r>
        <w:r w:rsidR="00F430A9">
          <w:rPr>
            <w:noProof/>
            <w:webHidden/>
          </w:rPr>
          <w:instrText xml:space="preserve"> PAGEREF _Toc326694717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18" w:history="1">
        <w:r w:rsidR="00F430A9" w:rsidRPr="00D27291">
          <w:rPr>
            <w:rStyle w:val="Hyperlink"/>
            <w:noProof/>
          </w:rPr>
          <w:t>Figure 15: Alternate view of Figure 14 as 3D surface plot</w:t>
        </w:r>
        <w:r w:rsidR="00F430A9">
          <w:rPr>
            <w:noProof/>
            <w:webHidden/>
          </w:rPr>
          <w:tab/>
        </w:r>
        <w:r w:rsidR="00F430A9">
          <w:rPr>
            <w:noProof/>
            <w:webHidden/>
          </w:rPr>
          <w:fldChar w:fldCharType="begin"/>
        </w:r>
        <w:r w:rsidR="00F430A9">
          <w:rPr>
            <w:noProof/>
            <w:webHidden/>
          </w:rPr>
          <w:instrText xml:space="preserve"> PAGEREF _Toc326694718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19" w:history="1">
        <w:r w:rsidR="00F430A9"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F430A9" w:rsidRPr="00D27291">
          <w:rPr>
            <w:rStyle w:val="Hyperlink"/>
            <w:noProof/>
          </w:rPr>
          <w:t xml:space="preserve">  (red) and </w:t>
        </w:r>
        <m:oMath>
          <m:r>
            <m:rPr>
              <m:sty m:val="b"/>
            </m:rPr>
            <w:rPr>
              <w:rStyle w:val="Hyperlink"/>
              <w:rFonts w:ascii="Cambria Math" w:hAnsi="Cambria Math"/>
              <w:noProof/>
            </w:rPr>
            <m:t>Hcal</m:t>
          </m:r>
        </m:oMath>
        <w:r w:rsidR="00F430A9" w:rsidRPr="00D27291">
          <w:rPr>
            <w:rStyle w:val="Hyperlink"/>
            <w:noProof/>
          </w:rPr>
          <w:t xml:space="preserve">  (blue)</w:t>
        </w:r>
        <w:r w:rsidR="00F430A9">
          <w:rPr>
            <w:noProof/>
            <w:webHidden/>
          </w:rPr>
          <w:tab/>
        </w:r>
        <w:r w:rsidR="00F430A9">
          <w:rPr>
            <w:noProof/>
            <w:webHidden/>
          </w:rPr>
          <w:fldChar w:fldCharType="begin"/>
        </w:r>
        <w:r w:rsidR="00F430A9">
          <w:rPr>
            <w:noProof/>
            <w:webHidden/>
          </w:rPr>
          <w:instrText xml:space="preserve"> PAGEREF _Toc326694719 \h </w:instrText>
        </w:r>
        <w:r w:rsidR="00F430A9">
          <w:rPr>
            <w:noProof/>
            <w:webHidden/>
          </w:rPr>
        </w:r>
        <w:r w:rsidR="00F430A9">
          <w:rPr>
            <w:noProof/>
            <w:webHidden/>
          </w:rPr>
          <w:fldChar w:fldCharType="separate"/>
        </w:r>
        <w:r w:rsidR="00A301BF">
          <w:rPr>
            <w:noProof/>
            <w:webHidden/>
          </w:rPr>
          <w:t>38</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20" w:history="1">
        <w:r w:rsidR="00F430A9" w:rsidRPr="00D27291">
          <w:rPr>
            <w:rStyle w:val="Hyperlink"/>
            <w:noProof/>
          </w:rPr>
          <w:t>Figure 17: Planning module architecture</w:t>
        </w:r>
        <w:r w:rsidR="00F430A9">
          <w:rPr>
            <w:noProof/>
            <w:webHidden/>
          </w:rPr>
          <w:tab/>
        </w:r>
        <w:r w:rsidR="00F430A9">
          <w:rPr>
            <w:noProof/>
            <w:webHidden/>
          </w:rPr>
          <w:fldChar w:fldCharType="begin"/>
        </w:r>
        <w:r w:rsidR="00F430A9">
          <w:rPr>
            <w:noProof/>
            <w:webHidden/>
          </w:rPr>
          <w:instrText xml:space="preserve"> PAGEREF _Toc326694720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21" w:history="1">
        <w:r w:rsidR="00F430A9" w:rsidRPr="00D27291">
          <w:rPr>
            <w:rStyle w:val="Hyperlink"/>
            <w:noProof/>
          </w:rPr>
          <w:t>Figure 18: Smooth path produced by SBPL planner in presence of obstacles (grid size 1m)</w:t>
        </w:r>
        <w:r w:rsidR="00F430A9">
          <w:rPr>
            <w:noProof/>
            <w:webHidden/>
          </w:rPr>
          <w:tab/>
        </w:r>
        <w:r w:rsidR="00F430A9">
          <w:rPr>
            <w:noProof/>
            <w:webHidden/>
          </w:rPr>
          <w:fldChar w:fldCharType="begin"/>
        </w:r>
        <w:r w:rsidR="00F430A9">
          <w:rPr>
            <w:noProof/>
            <w:webHidden/>
          </w:rPr>
          <w:instrText xml:space="preserve"> PAGEREF _Toc326694721 \h </w:instrText>
        </w:r>
        <w:r w:rsidR="00F430A9">
          <w:rPr>
            <w:noProof/>
            <w:webHidden/>
          </w:rPr>
        </w:r>
        <w:r w:rsidR="00F430A9">
          <w:rPr>
            <w:noProof/>
            <w:webHidden/>
          </w:rPr>
          <w:fldChar w:fldCharType="separate"/>
        </w:r>
        <w:r w:rsidR="00A301BF">
          <w:rPr>
            <w:noProof/>
            <w:webHidden/>
          </w:rPr>
          <w:t>41</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22" w:history="1">
        <w:r w:rsidR="00F430A9" w:rsidRPr="00D27291">
          <w:rPr>
            <w:rStyle w:val="Hyperlink"/>
            <w:noProof/>
          </w:rPr>
          <w:t>Figure 19: Harlie's motion primitives (spin-in-place moves not shown)</w:t>
        </w:r>
        <w:r w:rsidR="00F430A9">
          <w:rPr>
            <w:noProof/>
            <w:webHidden/>
          </w:rPr>
          <w:tab/>
        </w:r>
        <w:r w:rsidR="00F430A9">
          <w:rPr>
            <w:noProof/>
            <w:webHidden/>
          </w:rPr>
          <w:fldChar w:fldCharType="begin"/>
        </w:r>
        <w:r w:rsidR="00F430A9">
          <w:rPr>
            <w:noProof/>
            <w:webHidden/>
          </w:rPr>
          <w:instrText xml:space="preserve"> PAGEREF _Toc326694722 \h </w:instrText>
        </w:r>
        <w:r w:rsidR="00F430A9">
          <w:rPr>
            <w:noProof/>
            <w:webHidden/>
          </w:rPr>
        </w:r>
        <w:r w:rsidR="00F430A9">
          <w:rPr>
            <w:noProof/>
            <w:webHidden/>
          </w:rPr>
          <w:fldChar w:fldCharType="separate"/>
        </w:r>
        <w:r w:rsidR="00A301BF">
          <w:rPr>
            <w:noProof/>
            <w:webHidden/>
          </w:rPr>
          <w:t>42</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23" w:history="1">
        <w:r w:rsidR="00F430A9" w:rsidRPr="00D27291">
          <w:rPr>
            <w:rStyle w:val="Hyperlink"/>
            <w:noProof/>
          </w:rPr>
          <w:t>Figure 20: Illustration of rolling-window approach</w:t>
        </w:r>
        <w:r w:rsidR="00F430A9">
          <w:rPr>
            <w:noProof/>
            <w:webHidden/>
          </w:rPr>
          <w:tab/>
        </w:r>
        <w:r w:rsidR="00F430A9">
          <w:rPr>
            <w:noProof/>
            <w:webHidden/>
          </w:rPr>
          <w:fldChar w:fldCharType="begin"/>
        </w:r>
        <w:r w:rsidR="00F430A9">
          <w:rPr>
            <w:noProof/>
            <w:webHidden/>
          </w:rPr>
          <w:instrText xml:space="preserve"> PAGEREF _Toc326694723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24" w:history="1">
        <w:r w:rsidR="00F430A9" w:rsidRPr="00D27291">
          <w:rPr>
            <w:rStyle w:val="Hyperlink"/>
            <w:noProof/>
          </w:rPr>
          <w:t>Figure 21: Illustration of partial and full replanning</w:t>
        </w:r>
        <w:r w:rsidR="00F430A9">
          <w:rPr>
            <w:noProof/>
            <w:webHidden/>
          </w:rPr>
          <w:tab/>
        </w:r>
        <w:r w:rsidR="00F430A9">
          <w:rPr>
            <w:noProof/>
            <w:webHidden/>
          </w:rPr>
          <w:fldChar w:fldCharType="begin"/>
        </w:r>
        <w:r w:rsidR="00F430A9">
          <w:rPr>
            <w:noProof/>
            <w:webHidden/>
          </w:rPr>
          <w:instrText xml:space="preserve"> PAGEREF _Toc326694724 \h </w:instrText>
        </w:r>
        <w:r w:rsidR="00F430A9">
          <w:rPr>
            <w:noProof/>
            <w:webHidden/>
          </w:rPr>
        </w:r>
        <w:r w:rsidR="00F430A9">
          <w:rPr>
            <w:noProof/>
            <w:webHidden/>
          </w:rPr>
          <w:fldChar w:fldCharType="separate"/>
        </w:r>
        <w:r w:rsidR="00A301BF">
          <w:rPr>
            <w:noProof/>
            <w:webHidden/>
          </w:rPr>
          <w:t>47</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25" w:history="1">
        <w:r w:rsidR="00F430A9" w:rsidRPr="00D27291">
          <w:rPr>
            <w:rStyle w:val="Hyperlink"/>
            <w:noProof/>
          </w:rPr>
          <w:t>Figure 22: Special condition leading to full replan: target moves behind the robot</w:t>
        </w:r>
        <w:r w:rsidR="00F430A9">
          <w:rPr>
            <w:noProof/>
            <w:webHidden/>
          </w:rPr>
          <w:tab/>
        </w:r>
        <w:r w:rsidR="00F430A9">
          <w:rPr>
            <w:noProof/>
            <w:webHidden/>
          </w:rPr>
          <w:fldChar w:fldCharType="begin"/>
        </w:r>
        <w:r w:rsidR="00F430A9">
          <w:rPr>
            <w:noProof/>
            <w:webHidden/>
          </w:rPr>
          <w:instrText xml:space="preserve"> PAGEREF _Toc326694725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26" w:history="1">
        <w:r w:rsidR="00F430A9" w:rsidRPr="00D27291">
          <w:rPr>
            <w:rStyle w:val="Hyperlink"/>
            <w:noProof/>
          </w:rPr>
          <w:t>Figure 23: Goal constellation, true goal in green (grid resolution 1m)</w:t>
        </w:r>
        <w:r w:rsidR="00F430A9">
          <w:rPr>
            <w:noProof/>
            <w:webHidden/>
          </w:rPr>
          <w:tab/>
        </w:r>
        <w:r w:rsidR="00F430A9">
          <w:rPr>
            <w:noProof/>
            <w:webHidden/>
          </w:rPr>
          <w:fldChar w:fldCharType="begin"/>
        </w:r>
        <w:r w:rsidR="00F430A9">
          <w:rPr>
            <w:noProof/>
            <w:webHidden/>
          </w:rPr>
          <w:instrText xml:space="preserve"> PAGEREF _Toc326694726 \h </w:instrText>
        </w:r>
        <w:r w:rsidR="00F430A9">
          <w:rPr>
            <w:noProof/>
            <w:webHidden/>
          </w:rPr>
        </w:r>
        <w:r w:rsidR="00F430A9">
          <w:rPr>
            <w:noProof/>
            <w:webHidden/>
          </w:rPr>
          <w:fldChar w:fldCharType="separate"/>
        </w:r>
        <w:r w:rsidR="00A301BF">
          <w:rPr>
            <w:noProof/>
            <w:webHidden/>
          </w:rPr>
          <w:t>50</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27" w:history="1">
        <w:r w:rsidR="00F430A9" w:rsidRPr="00D27291">
          <w:rPr>
            <w:rStyle w:val="Hyperlink"/>
            <w:noProof/>
          </w:rPr>
          <w:t>Figure 24: Planning benchmark in obstruction-free setting</w:t>
        </w:r>
        <w:r w:rsidR="00F430A9">
          <w:rPr>
            <w:noProof/>
            <w:webHidden/>
          </w:rPr>
          <w:tab/>
        </w:r>
        <w:r w:rsidR="00F430A9">
          <w:rPr>
            <w:noProof/>
            <w:webHidden/>
          </w:rPr>
          <w:fldChar w:fldCharType="begin"/>
        </w:r>
        <w:r w:rsidR="00F430A9">
          <w:rPr>
            <w:noProof/>
            <w:webHidden/>
          </w:rPr>
          <w:instrText xml:space="preserve"> PAGEREF _Toc326694727 \h </w:instrText>
        </w:r>
        <w:r w:rsidR="00F430A9">
          <w:rPr>
            <w:noProof/>
            <w:webHidden/>
          </w:rPr>
        </w:r>
        <w:r w:rsidR="00F430A9">
          <w:rPr>
            <w:noProof/>
            <w:webHidden/>
          </w:rPr>
          <w:fldChar w:fldCharType="separate"/>
        </w:r>
        <w:r w:rsidR="00A301BF">
          <w:rPr>
            <w:noProof/>
            <w:webHidden/>
          </w:rPr>
          <w:t>52</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28" w:history="1">
        <w:r w:rsidR="00F430A9" w:rsidRPr="00D27291">
          <w:rPr>
            <w:rStyle w:val="Hyperlink"/>
            <w:noProof/>
          </w:rPr>
          <w:t>Figure 25: Path taken by Harlie to avoid box (grid size 1m.)  Note that only front face of box is visible.</w:t>
        </w:r>
        <w:r w:rsidR="00F430A9">
          <w:rPr>
            <w:noProof/>
            <w:webHidden/>
          </w:rPr>
          <w:tab/>
        </w:r>
        <w:r w:rsidR="00F430A9">
          <w:rPr>
            <w:noProof/>
            <w:webHidden/>
          </w:rPr>
          <w:fldChar w:fldCharType="begin"/>
        </w:r>
        <w:r w:rsidR="00F430A9">
          <w:rPr>
            <w:noProof/>
            <w:webHidden/>
          </w:rPr>
          <w:instrText xml:space="preserve"> PAGEREF _Toc326694728 \h </w:instrText>
        </w:r>
        <w:r w:rsidR="00F430A9">
          <w:rPr>
            <w:noProof/>
            <w:webHidden/>
          </w:rPr>
        </w:r>
        <w:r w:rsidR="00F430A9">
          <w:rPr>
            <w:noProof/>
            <w:webHidden/>
          </w:rPr>
          <w:fldChar w:fldCharType="separate"/>
        </w:r>
        <w:r w:rsidR="00A301BF">
          <w:rPr>
            <w:noProof/>
            <w:webHidden/>
          </w:rPr>
          <w:t>53</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29" w:history="1">
        <w:r w:rsidR="00F430A9" w:rsidRPr="00D27291">
          <w:rPr>
            <w:rStyle w:val="Hyperlink"/>
            <w:noProof/>
          </w:rPr>
          <w:t>Figure 26: Planning benchmark in dynamic replanning scenario</w:t>
        </w:r>
        <w:r w:rsidR="00F430A9">
          <w:rPr>
            <w:noProof/>
            <w:webHidden/>
          </w:rPr>
          <w:tab/>
        </w:r>
        <w:r w:rsidR="00F430A9">
          <w:rPr>
            <w:noProof/>
            <w:webHidden/>
          </w:rPr>
          <w:fldChar w:fldCharType="begin"/>
        </w:r>
        <w:r w:rsidR="00F430A9">
          <w:rPr>
            <w:noProof/>
            <w:webHidden/>
          </w:rPr>
          <w:instrText xml:space="preserve"> PAGEREF _Toc326694729 \h </w:instrText>
        </w:r>
        <w:r w:rsidR="00F430A9">
          <w:rPr>
            <w:noProof/>
            <w:webHidden/>
          </w:rPr>
        </w:r>
        <w:r w:rsidR="00F430A9">
          <w:rPr>
            <w:noProof/>
            <w:webHidden/>
          </w:rPr>
          <w:fldChar w:fldCharType="separate"/>
        </w:r>
        <w:r w:rsidR="00A301BF">
          <w:rPr>
            <w:noProof/>
            <w:webHidden/>
          </w:rPr>
          <w:t>54</w:t>
        </w:r>
        <w:r w:rsidR="00F430A9">
          <w:rPr>
            <w:noProof/>
            <w:webHidden/>
          </w:rPr>
          <w:fldChar w:fldCharType="end"/>
        </w:r>
      </w:hyperlink>
    </w:p>
    <w:p w:rsidR="00F430A9" w:rsidRDefault="00947CBE">
      <w:pPr>
        <w:pStyle w:val="TableofFigures"/>
        <w:tabs>
          <w:tab w:val="right" w:leader="dot" w:pos="8630"/>
        </w:tabs>
        <w:rPr>
          <w:rFonts w:asciiTheme="minorHAnsi" w:hAnsiTheme="minorHAnsi"/>
          <w:noProof/>
          <w:sz w:val="22"/>
        </w:rPr>
      </w:pPr>
      <w:hyperlink w:anchor="_Toc326694730" w:history="1">
        <w:r w:rsidR="00F430A9" w:rsidRPr="00D27291">
          <w:rPr>
            <w:rStyle w:val="Hyperlink"/>
            <w:noProof/>
          </w:rPr>
          <w:t>Figure 27: Path taken by Harlie (blue) and target person (green).  Dots represent position measurements, every 5</w:t>
        </w:r>
        <w:r w:rsidR="00F430A9" w:rsidRPr="00D27291">
          <w:rPr>
            <w:rStyle w:val="Hyperlink"/>
            <w:noProof/>
            <w:vertAlign w:val="superscript"/>
          </w:rPr>
          <w:t>th</w:t>
        </w:r>
        <w:r w:rsidR="00F430A9" w:rsidRPr="00D27291">
          <w:rPr>
            <w:rStyle w:val="Hyperlink"/>
            <w:noProof/>
          </w:rPr>
          <w:t xml:space="preserve"> measurement highlighted.  Grid size 1m.  Red and black indicate obstacles.</w:t>
        </w:r>
        <w:r w:rsidR="00F430A9">
          <w:rPr>
            <w:noProof/>
            <w:webHidden/>
          </w:rPr>
          <w:tab/>
        </w:r>
        <w:r w:rsidR="00F430A9">
          <w:rPr>
            <w:noProof/>
            <w:webHidden/>
          </w:rPr>
          <w:fldChar w:fldCharType="begin"/>
        </w:r>
        <w:r w:rsidR="00F430A9">
          <w:rPr>
            <w:noProof/>
            <w:webHidden/>
          </w:rPr>
          <w:instrText xml:space="preserve"> PAGEREF _Toc326694730 \h </w:instrText>
        </w:r>
        <w:r w:rsidR="00F430A9">
          <w:rPr>
            <w:noProof/>
            <w:webHidden/>
          </w:rPr>
        </w:r>
        <w:r w:rsidR="00F430A9">
          <w:rPr>
            <w:noProof/>
            <w:webHidden/>
          </w:rPr>
          <w:fldChar w:fldCharType="separate"/>
        </w:r>
        <w:r w:rsidR="00A301BF">
          <w:rPr>
            <w:noProof/>
            <w:webHidden/>
          </w:rPr>
          <w:t>56</w:t>
        </w:r>
        <w:r w:rsidR="00F430A9">
          <w:rPr>
            <w:noProof/>
            <w:webHidden/>
          </w:rPr>
          <w:fldChar w:fldCharType="end"/>
        </w:r>
      </w:hyperlink>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I would like to thank my academic advisor, Dr. Wyatt Newman, for his tireless mentoring since freshman year.  Thanks for advising me as an undergraduate, for steering me into the B.S</w:t>
      </w:r>
      <w:proofErr w:type="gramStart"/>
      <w:r>
        <w:t>./</w:t>
      </w:r>
      <w:proofErr w:type="gramEnd"/>
      <w:r>
        <w:t xml:space="preserve">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w:t>
      </w:r>
      <w:proofErr w:type="spellStart"/>
      <w:r w:rsidR="00005F2C">
        <w:t>Roc</w:t>
      </w:r>
      <w:r w:rsidR="00FA3A82">
        <w:t>key</w:t>
      </w:r>
      <w:proofErr w:type="spellEnd"/>
      <w:r w:rsidR="00FA3A82">
        <w:t xml:space="preserve"> and Eric </w:t>
      </w:r>
      <w:proofErr w:type="spellStart"/>
      <w:r w:rsidR="00FA3A82">
        <w:t>Perko</w:t>
      </w:r>
      <w:proofErr w:type="spellEnd"/>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CC4B91"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rsidRPr="00CC4B91">
        <w:t xml:space="preserve">This thesis presents the development of hardware and software elements for the task of a mobile robot following a specific person through an obstacle-filled room.  Person-tracking is performed via </w:t>
      </w:r>
      <w:r>
        <w:t>a</w:t>
      </w:r>
      <w:r w:rsidRPr="00CC4B91">
        <w:t xml:space="preserve"> Microsoft Kinect</w:t>
      </w:r>
      <w:r>
        <w:t xml:space="preserve"> placed on a panning mount.  A sensor fusion algorithm combines information from the Kinect with</w:t>
      </w:r>
      <w:r w:rsidRPr="00CC4B91">
        <w:t xml:space="preserve"> </w:t>
      </w:r>
      <w:r>
        <w:t xml:space="preserve">a face detector, a </w:t>
      </w:r>
      <w:r w:rsidRPr="00CC4B91">
        <w:t>LIDAR-based leg detec</w:t>
      </w:r>
      <w:r>
        <w:t>tor, and a color signature</w:t>
      </w:r>
      <w:r w:rsidRPr="00CC4B91">
        <w:t xml:space="preserve">.  A dynamic replanning system was created to allow the robot to converge on targets moving through space navigable by the robot.  Performance data is presented for </w:t>
      </w:r>
      <w:r>
        <w:t>the</w:t>
      </w:r>
      <w:r w:rsidRPr="00CC4B91">
        <w:t xml:space="preserve"> experimental system.</w:t>
      </w:r>
    </w:p>
    <w:p w:rsidR="00735B7C" w:rsidRDefault="00735B7C" w:rsidP="00F91C31">
      <w:pPr>
        <w:pStyle w:val="Heading1"/>
      </w:pPr>
      <w:bookmarkStart w:id="0" w:name="_Toc326694677"/>
      <w:r>
        <w:lastRenderedPageBreak/>
        <w:t>Introduction</w:t>
      </w:r>
      <w:r w:rsidR="00236A08">
        <w:t xml:space="preserve"> and Background</w:t>
      </w:r>
      <w:bookmarkEnd w:id="0"/>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xml:space="preserve">.  </w:t>
      </w:r>
      <w:ins w:id="1" w:author="Bill" w:date="2012-06-16T22:40:00Z">
        <w:r w:rsidR="003F4998">
          <w:t>Mastering t</w:t>
        </w:r>
      </w:ins>
      <w:del w:id="2" w:author="Bill" w:date="2012-06-16T22:40:00Z">
        <w:r w:rsidR="00710F25" w:rsidDel="003F4998">
          <w:delText>T</w:delText>
        </w:r>
      </w:del>
      <w:r w:rsidR="00710F25">
        <w:t xml:space="preserve">his </w:t>
      </w:r>
      <w:del w:id="3" w:author="Bill" w:date="2012-06-16T22:40:00Z">
        <w:r w:rsidR="00710F25" w:rsidDel="003F4998">
          <w:delText xml:space="preserve">deceptively </w:delText>
        </w:r>
      </w:del>
      <w:ins w:id="4" w:author="Bill" w:date="2012-06-16T22:40:00Z">
        <w:r w:rsidR="003F4998">
          <w:t>seemingly-</w:t>
        </w:r>
      </w:ins>
      <w:r w:rsidR="00710F25">
        <w:t>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C40B5A">
            <w:rPr>
              <w:noProof/>
            </w:rPr>
            <w:t xml:space="preserve"> </w:t>
          </w:r>
          <w:r w:rsidR="00C40B5A" w:rsidRPr="0047338F">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p>
    <w:p w:rsidR="00D971A3" w:rsidRDefault="00735B7C" w:rsidP="007C75C2">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0072A2" w:rsidRDefault="000072A2" w:rsidP="007C75C2">
      <w:pPr>
        <w:spacing w:line="480" w:lineRule="auto"/>
        <w:ind w:firstLine="720"/>
      </w:pPr>
    </w:p>
    <w:p w:rsidR="00236A08" w:rsidRDefault="00236A08" w:rsidP="00193048">
      <w:pPr>
        <w:pStyle w:val="Heading2"/>
      </w:pPr>
      <w:bookmarkStart w:id="5" w:name="_Toc326694678"/>
      <w:r>
        <w:lastRenderedPageBreak/>
        <w:t>Computer Vision</w:t>
      </w:r>
      <w:bookmarkEnd w:id="5"/>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C40B5A" w:rsidRPr="0047338F">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C40B5A" w:rsidRPr="0047338F">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C40B5A" w:rsidRPr="0047338F">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C40B5A" w:rsidRPr="0047338F">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C40B5A" w:rsidRPr="0047338F">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C40B5A" w:rsidRPr="0047338F">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C40B5A" w:rsidRPr="0047338F">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C40B5A" w:rsidRPr="0047338F">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C40B5A">
            <w:rPr>
              <w:noProof/>
            </w:rPr>
            <w:t xml:space="preserve"> </w:t>
          </w:r>
          <w:r w:rsidR="00C40B5A" w:rsidRPr="0047338F">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C40B5A" w:rsidRPr="0047338F">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C40B5A" w:rsidRPr="0047338F">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C40B5A" w:rsidRPr="0047338F">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proofErr w:type="spellStart"/>
      <w:r w:rsidR="00CA22C5">
        <w:t>Seemann</w:t>
      </w:r>
      <w:proofErr w:type="spellEnd"/>
      <w:r w:rsidR="00CA22C5">
        <w:t xml:space="preserve">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C40B5A" w:rsidRPr="0047338F">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C40B5A" w:rsidRPr="0047338F">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C40B5A" w:rsidRPr="0047338F">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 al.</w:t>
      </w:r>
      <w:r>
        <w:t xml:space="preserve"> </w:t>
      </w:r>
      <w:sdt>
        <w:sdtPr>
          <w:id w:val="1526444793"/>
          <w:citation/>
        </w:sdtPr>
        <w:sdtContent>
          <w:r w:rsidR="007D19ED">
            <w:fldChar w:fldCharType="begin"/>
          </w:r>
          <w:r w:rsidR="007D19ED">
            <w:instrText xml:space="preserve"> CITATION Baj09 \l 1033 </w:instrText>
          </w:r>
          <w:r w:rsidR="007D19ED">
            <w:fldChar w:fldCharType="separate"/>
          </w:r>
          <w:r w:rsidR="00C40B5A" w:rsidRPr="0047338F">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C40B5A" w:rsidRPr="0047338F">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C40B5A" w:rsidRPr="0047338F">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C40B5A" w:rsidRPr="0047338F">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C40B5A" w:rsidRPr="0047338F">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C40B5A" w:rsidRPr="0047338F">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Content>
          <w:r>
            <w:fldChar w:fldCharType="begin"/>
          </w:r>
          <w:r>
            <w:instrText xml:space="preserve"> CITATION Liv12 \l 1033 </w:instrText>
          </w:r>
          <w:r>
            <w:fldChar w:fldCharType="separate"/>
          </w:r>
          <w:r w:rsidR="00C40B5A" w:rsidRPr="0047338F">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6" w:name="_Toc326694679"/>
      <w:r>
        <w:t>Other sensors</w:t>
      </w:r>
      <w:bookmarkEnd w:id="6"/>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C40B5A" w:rsidRPr="0047338F">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w:t>
      </w:r>
      <w:r w:rsidR="004303D8">
        <w:lastRenderedPageBreak/>
        <w:t>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C40B5A" w:rsidRPr="0047338F">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C40B5A" w:rsidRPr="0047338F">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C40B5A" w:rsidRPr="0047338F">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C40B5A" w:rsidRPr="0047338F">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Content>
          <w:r w:rsidR="007F20C4">
            <w:fldChar w:fldCharType="begin"/>
          </w:r>
          <w:r w:rsidR="007F20C4">
            <w:instrText xml:space="preserve"> CITATION Kob06 \l 1033 </w:instrText>
          </w:r>
          <w:r w:rsidR="007F20C4">
            <w:fldChar w:fldCharType="separate"/>
          </w:r>
          <w:r w:rsidR="00C40B5A" w:rsidRPr="0047338F">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C40B5A" w:rsidRPr="0047338F">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7" w:name="_Toc326694680"/>
      <w:r>
        <w:lastRenderedPageBreak/>
        <w:t>Sensor fusion</w:t>
      </w:r>
      <w:bookmarkEnd w:id="7"/>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C40B5A" w:rsidRPr="0047338F">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C40B5A" w:rsidRPr="0047338F">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C40B5A" w:rsidRPr="0047338F">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C40B5A" w:rsidRPr="0047338F">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C40B5A" w:rsidRPr="0047338F">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8" w:name="_Toc326694681"/>
      <w:r>
        <w:lastRenderedPageBreak/>
        <w:t>Planning</w:t>
      </w:r>
      <w:bookmarkEnd w:id="8"/>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C40B5A" w:rsidRPr="0047338F">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C40B5A" w:rsidRPr="0047338F">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C40B5A" w:rsidRPr="0047338F">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C40B5A" w:rsidRPr="0047338F">
            <w:rPr>
              <w:noProof/>
            </w:rPr>
            <w:t>[26]</w:t>
          </w:r>
          <w:r w:rsidR="00DA1175">
            <w:fldChar w:fldCharType="end"/>
          </w:r>
        </w:sdtContent>
      </w:sdt>
      <w:r w:rsidR="00C02B15">
        <w:t>.</w:t>
      </w:r>
      <w:r w:rsidR="00DA1175">
        <w:t xml:space="preserve">  </w:t>
      </w:r>
      <w:r w:rsidR="002153CB">
        <w:t xml:space="preserve">Configuration space has some drawbacks resulting from the assumption that the robot can be treated as a point.  For non-circular robots, the C-space map is dependent on orientation, adding an additional dimension to the </w:t>
      </w:r>
      <w:r w:rsidR="002153CB">
        <w:lastRenderedPageBreak/>
        <w:t>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C40B5A" w:rsidRPr="0047338F">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C40B5A" w:rsidRPr="0047338F">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9" w:name="_Toc326694682"/>
      <w:r>
        <w:lastRenderedPageBreak/>
        <w:t xml:space="preserve">Experimental Mobile-Robot System: </w:t>
      </w:r>
      <w:r w:rsidR="00F94ED7">
        <w:t>Harlie</w:t>
      </w:r>
      <w:bookmarkEnd w:id="9"/>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A301BF">
        <w:t xml:space="preserve">Figure </w:t>
      </w:r>
      <w:r w:rsidR="00A301BF">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7962DE64" wp14:editId="60FA88AE">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065A59D9" wp14:editId="53359D1E">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10" w:name="_Ref325461456"/>
      <w:bookmarkStart w:id="11" w:name="_Toc326694704"/>
      <w:r>
        <w:t xml:space="preserve">Figure </w:t>
      </w:r>
      <w:r w:rsidR="00E73875">
        <w:fldChar w:fldCharType="begin"/>
      </w:r>
      <w:r w:rsidR="00E73875">
        <w:instrText xml:space="preserve"> SEQ Figure \* ARABIC </w:instrText>
      </w:r>
      <w:r w:rsidR="00E73875">
        <w:fldChar w:fldCharType="separate"/>
      </w:r>
      <w:r w:rsidR="00A301BF">
        <w:rPr>
          <w:noProof/>
        </w:rPr>
        <w:t>1</w:t>
      </w:r>
      <w:r w:rsidR="00E73875">
        <w:rPr>
          <w:noProof/>
        </w:rPr>
        <w:fldChar w:fldCharType="end"/>
      </w:r>
      <w:bookmarkEnd w:id="10"/>
      <w:r>
        <w:t>: Harlie, the mobile robot</w:t>
      </w:r>
      <w:bookmarkEnd w:id="11"/>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Content>
          <w:r w:rsidR="003332D4">
            <w:fldChar w:fldCharType="begin"/>
          </w:r>
          <w:r w:rsidR="003332D4">
            <w:instrText xml:space="preserve"> CITATION Wil12 \l 1033 </w:instrText>
          </w:r>
          <w:r w:rsidR="003332D4">
            <w:fldChar w:fldCharType="separate"/>
          </w:r>
          <w:r w:rsidR="00C40B5A" w:rsidRPr="0047338F">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A301BF">
        <w:t xml:space="preserve">Figure </w:t>
      </w:r>
      <w:r w:rsidR="00A301BF">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C40B5A" w:rsidRPr="0047338F">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C40B5A" w:rsidRPr="0047338F">
            <w:rPr>
              <w:noProof/>
            </w:rPr>
            <w:t>[30]</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4AD96615" wp14:editId="112E19D6">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CBE" w:rsidRDefault="00947CBE" w:rsidP="0033042D">
                              <w:pPr>
                                <w:spacing w:after="0" w:line="240" w:lineRule="auto"/>
                                <w:jc w:val="center"/>
                              </w:pPr>
                              <w:r>
                                <w:t>Person Tracking</w:t>
                              </w:r>
                            </w:p>
                            <w:p w:rsidR="00947CBE" w:rsidRDefault="00947CBE"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CBE" w:rsidRDefault="00947CBE" w:rsidP="0033042D">
                              <w:pPr>
                                <w:spacing w:after="0" w:line="240" w:lineRule="auto"/>
                                <w:jc w:val="center"/>
                              </w:pPr>
                              <w:r>
                                <w:t>Planning</w:t>
                              </w:r>
                            </w:p>
                            <w:p w:rsidR="00947CBE" w:rsidRDefault="00947CBE"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CBE" w:rsidRDefault="00947CBE" w:rsidP="0033042D">
                              <w:pPr>
                                <w:spacing w:after="0" w:line="240" w:lineRule="auto"/>
                                <w:jc w:val="center"/>
                              </w:pPr>
                              <w:r>
                                <w:t>Precision</w:t>
                              </w:r>
                            </w:p>
                            <w:p w:rsidR="00947CBE" w:rsidRDefault="00947CBE"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CBE" w:rsidRDefault="00947CBE" w:rsidP="0033042D">
                              <w:pPr>
                                <w:spacing w:after="0" w:line="240" w:lineRule="auto"/>
                                <w:jc w:val="center"/>
                              </w:pPr>
                              <w:r>
                                <w:t>Mapping and</w:t>
                              </w:r>
                            </w:p>
                            <w:p w:rsidR="00947CBE" w:rsidRDefault="00947CBE"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47CBE" w:rsidRDefault="00947CBE" w:rsidP="0033042D">
                        <w:pPr>
                          <w:spacing w:after="0" w:line="240" w:lineRule="auto"/>
                          <w:jc w:val="center"/>
                        </w:pPr>
                        <w:r>
                          <w:t>Person Tracking</w:t>
                        </w:r>
                      </w:p>
                      <w:p w:rsidR="00947CBE" w:rsidRDefault="00947CBE"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47CBE" w:rsidRDefault="00947CBE" w:rsidP="0033042D">
                        <w:pPr>
                          <w:spacing w:after="0" w:line="240" w:lineRule="auto"/>
                          <w:jc w:val="center"/>
                        </w:pPr>
                        <w:r>
                          <w:t>Planning</w:t>
                        </w:r>
                      </w:p>
                      <w:p w:rsidR="00947CBE" w:rsidRDefault="00947CBE"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47CBE" w:rsidRDefault="00947CBE" w:rsidP="0033042D">
                        <w:pPr>
                          <w:spacing w:after="0" w:line="240" w:lineRule="auto"/>
                          <w:jc w:val="center"/>
                        </w:pPr>
                        <w:r>
                          <w:t>Precision</w:t>
                        </w:r>
                      </w:p>
                      <w:p w:rsidR="00947CBE" w:rsidRDefault="00947CBE"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47CBE" w:rsidRDefault="00947CBE" w:rsidP="0033042D">
                        <w:pPr>
                          <w:spacing w:after="0" w:line="240" w:lineRule="auto"/>
                          <w:jc w:val="center"/>
                        </w:pPr>
                        <w:r>
                          <w:t>Mapping and</w:t>
                        </w:r>
                      </w:p>
                      <w:p w:rsidR="00947CBE" w:rsidRDefault="00947CBE"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12" w:name="_Ref324363926"/>
      <w:bookmarkStart w:id="13" w:name="_Toc326694705"/>
      <w:r>
        <w:t xml:space="preserve">Figure </w:t>
      </w:r>
      <w:r w:rsidR="00E73875">
        <w:fldChar w:fldCharType="begin"/>
      </w:r>
      <w:r w:rsidR="00E73875">
        <w:instrText xml:space="preserve"> SEQ Figure \* ARABIC </w:instrText>
      </w:r>
      <w:r w:rsidR="00E73875">
        <w:fldChar w:fldCharType="separate"/>
      </w:r>
      <w:r w:rsidR="00A301BF">
        <w:rPr>
          <w:noProof/>
        </w:rPr>
        <w:t>2</w:t>
      </w:r>
      <w:r w:rsidR="00E73875">
        <w:rPr>
          <w:noProof/>
        </w:rPr>
        <w:fldChar w:fldCharType="end"/>
      </w:r>
      <w:bookmarkEnd w:id="12"/>
      <w:r>
        <w:t>: Overall software architecture</w:t>
      </w:r>
      <w:bookmarkEnd w:id="13"/>
    </w:p>
    <w:p w:rsidR="007138C2" w:rsidRDefault="00750DAF" w:rsidP="00F91C31">
      <w:pPr>
        <w:pStyle w:val="Heading1"/>
      </w:pPr>
      <w:bookmarkStart w:id="14" w:name="_Ref322950030"/>
      <w:bookmarkStart w:id="15" w:name="_Toc326694683"/>
      <w:r>
        <w:lastRenderedPageBreak/>
        <w:t xml:space="preserve">Evaluation of </w:t>
      </w:r>
      <w:r w:rsidR="00691CA2">
        <w:t xml:space="preserve">the </w:t>
      </w:r>
      <w:r>
        <w:t xml:space="preserve">Microsoft </w:t>
      </w:r>
      <w:r w:rsidR="00115579">
        <w:t>Kinect</w:t>
      </w:r>
      <w:bookmarkEnd w:id="14"/>
      <w:bookmarkEnd w:id="15"/>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C40B5A" w:rsidRPr="0047338F">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40B5A" w:rsidRPr="0047338F">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40B5A" w:rsidRPr="0047338F">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40B5A" w:rsidRPr="0047338F">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16" w:name="_Ref322980249"/>
      <w:bookmarkStart w:id="17" w:name="_Ref322980256"/>
      <w:bookmarkStart w:id="18" w:name="_Toc326694684"/>
      <w:r>
        <w:t>Calibration</w:t>
      </w:r>
      <w:bookmarkEnd w:id="16"/>
      <w:bookmarkEnd w:id="17"/>
      <w:r w:rsidR="004E4B19">
        <w:t xml:space="preserve"> of Users</w:t>
      </w:r>
      <w:bookmarkEnd w:id="18"/>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30A1D0EE" wp14:editId="4AD8F80D">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9" w:name="_Toc326694706"/>
      <w:r>
        <w:t xml:space="preserve">Figure </w:t>
      </w:r>
      <w:r w:rsidR="00E73875">
        <w:fldChar w:fldCharType="begin"/>
      </w:r>
      <w:r w:rsidR="00E73875">
        <w:instrText xml:space="preserve"> SEQ Figure \* ARABIC </w:instrText>
      </w:r>
      <w:r w:rsidR="00E73875">
        <w:fldChar w:fldCharType="separate"/>
      </w:r>
      <w:r w:rsidR="00A301BF">
        <w:rPr>
          <w:noProof/>
        </w:rPr>
        <w:t>3</w:t>
      </w:r>
      <w:r w:rsidR="00E73875">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9"/>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20" w:name="_Ref323129706"/>
      <w:bookmarkStart w:id="21" w:name="_Toc326694685"/>
      <w:r>
        <w:t xml:space="preserve">Discrimination </w:t>
      </w:r>
      <w:proofErr w:type="gramStart"/>
      <w:r>
        <w:t>Between</w:t>
      </w:r>
      <w:proofErr w:type="gramEnd"/>
      <w:r>
        <w:t xml:space="preserve"> Users</w:t>
      </w:r>
      <w:bookmarkEnd w:id="20"/>
      <w:bookmarkEnd w:id="21"/>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w:t>
      </w:r>
      <w:proofErr w:type="gramStart"/>
      <w:r w:rsidR="00917DCF">
        <w:rPr>
          <w:rFonts w:cs="Calibri"/>
          <w:szCs w:val="24"/>
        </w:rPr>
        <w:t xml:space="preserve">Kinect </w:t>
      </w:r>
      <w:r>
        <w:rPr>
          <w:rFonts w:cs="Calibri"/>
          <w:szCs w:val="24"/>
        </w:rPr>
        <w:t xml:space="preserve"> does</w:t>
      </w:r>
      <w:proofErr w:type="gramEnd"/>
      <w:r>
        <w:rPr>
          <w:rFonts w:cs="Calibri"/>
          <w:szCs w:val="24"/>
        </w:rPr>
        <w:t xml:space="preserve">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A301BF">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22" w:name="_Toc326694686"/>
      <w:r>
        <w:t>L</w:t>
      </w:r>
      <w:r w:rsidR="00115579">
        <w:t>imited Field of View</w:t>
      </w:r>
      <w:bookmarkEnd w:id="22"/>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A301BF">
        <w:t xml:space="preserve">Figure </w:t>
      </w:r>
      <w:r w:rsidR="00A301BF">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00B0F068" wp14:editId="1F03658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3" w:name="_Ref325642289"/>
      <w:bookmarkStart w:id="24" w:name="_Toc326694707"/>
      <w:r>
        <w:t xml:space="preserve">Figure </w:t>
      </w:r>
      <w:r w:rsidR="00E73875">
        <w:fldChar w:fldCharType="begin"/>
      </w:r>
      <w:r w:rsidR="00E73875">
        <w:instrText xml:space="preserve"> SEQ Figure \* ARABIC </w:instrText>
      </w:r>
      <w:r w:rsidR="00E73875">
        <w:fldChar w:fldCharType="separate"/>
      </w:r>
      <w:r w:rsidR="00A301BF">
        <w:rPr>
          <w:noProof/>
        </w:rPr>
        <w:t>4</w:t>
      </w:r>
      <w:r w:rsidR="00E73875">
        <w:rPr>
          <w:noProof/>
        </w:rPr>
        <w:fldChar w:fldCharType="end"/>
      </w:r>
      <w:bookmarkEnd w:id="23"/>
      <w:r>
        <w:t xml:space="preserve">: </w:t>
      </w:r>
      <w:r w:rsidRPr="004047D6">
        <w:t>Obstacle avoidance may lead to target loss</w:t>
      </w:r>
      <w:r w:rsidR="0005382D">
        <w:t xml:space="preserve"> due</w:t>
      </w:r>
      <w:r w:rsidR="00735B7C">
        <w:t xml:space="preserve"> </w:t>
      </w:r>
      <w:r w:rsidR="0005382D">
        <w:t>to Kinect’s limited field of view</w:t>
      </w:r>
      <w:bookmarkEnd w:id="24"/>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A301BF">
        <w:t xml:space="preserve">Figure </w:t>
      </w:r>
      <w:r w:rsidR="00A301BF">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A301BF">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605BACA9" wp14:editId="37FBBDF4">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5" w:name="_Ref325642378"/>
      <w:bookmarkStart w:id="26" w:name="_Toc326694708"/>
      <w:r>
        <w:t xml:space="preserve">Figure </w:t>
      </w:r>
      <w:r w:rsidR="00E73875">
        <w:fldChar w:fldCharType="begin"/>
      </w:r>
      <w:r w:rsidR="00E73875">
        <w:instrText xml:space="preserve"> SEQ Figure \* ARABIC </w:instrText>
      </w:r>
      <w:r w:rsidR="00E73875">
        <w:fldChar w:fldCharType="separate"/>
      </w:r>
      <w:r w:rsidR="00A301BF">
        <w:rPr>
          <w:noProof/>
        </w:rPr>
        <w:t>5</w:t>
      </w:r>
      <w:r w:rsidR="00E73875">
        <w:rPr>
          <w:noProof/>
        </w:rPr>
        <w:fldChar w:fldCharType="end"/>
      </w:r>
      <w:bookmarkEnd w:id="25"/>
      <w:r>
        <w:t>:</w:t>
      </w:r>
      <w:r w:rsidRPr="00EA62EC">
        <w:t xml:space="preserve"> Difficulties arise in tracking a user in contact with a chair</w:t>
      </w:r>
      <w:bookmarkEnd w:id="26"/>
    </w:p>
    <w:p w:rsidR="005B1558" w:rsidRDefault="005B1558" w:rsidP="005B1558"/>
    <w:p w:rsidR="007138C2" w:rsidRDefault="00A07F11" w:rsidP="00115579">
      <w:pPr>
        <w:pStyle w:val="Heading2"/>
      </w:pPr>
      <w:bookmarkStart w:id="27" w:name="_Toc326694687"/>
      <w:r>
        <w:t>M</w:t>
      </w:r>
      <w:r w:rsidR="00115579">
        <w:t>oving Base Problem</w:t>
      </w:r>
      <w:bookmarkEnd w:id="27"/>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A301BF">
        <w:t xml:space="preserve">Figure </w:t>
      </w:r>
      <w:r w:rsidR="00A301BF">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4FB300AC" wp14:editId="212DA7D2">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8" w:name="_Ref322513446"/>
      <w:bookmarkStart w:id="29" w:name="_Toc326694709"/>
      <w:r>
        <w:t xml:space="preserve">Figure </w:t>
      </w:r>
      <w:r w:rsidR="00E73875">
        <w:fldChar w:fldCharType="begin"/>
      </w:r>
      <w:r w:rsidR="00E73875">
        <w:instrText xml:space="preserve"> SEQ Figure \* ARABIC </w:instrText>
      </w:r>
      <w:r w:rsidR="00E73875">
        <w:fldChar w:fldCharType="separate"/>
      </w:r>
      <w:r w:rsidR="00A301BF">
        <w:rPr>
          <w:noProof/>
        </w:rPr>
        <w:t>6</w:t>
      </w:r>
      <w:r w:rsidR="00E73875">
        <w:rPr>
          <w:noProof/>
        </w:rPr>
        <w:fldChar w:fldCharType="end"/>
      </w:r>
      <w:bookmarkEnd w:id="28"/>
      <w:r>
        <w:t>: Tracking performance of Kinect under motion</w:t>
      </w:r>
      <w:bookmarkEnd w:id="29"/>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30" w:name="_Toc326694688"/>
      <w:r>
        <w:lastRenderedPageBreak/>
        <w:t>Pan Mount</w:t>
      </w:r>
      <w:bookmarkEnd w:id="30"/>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31" w:name="_Toc326694689"/>
      <w:r>
        <w:t>Hardware</w:t>
      </w:r>
      <w:bookmarkEnd w:id="31"/>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A301BF">
        <w:t xml:space="preserve">Figure </w:t>
      </w:r>
      <w:r w:rsidR="00A301BF">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A301BF">
        <w:t xml:space="preserve">Figure </w:t>
      </w:r>
      <w:r w:rsidR="00A301BF">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40B5A" w:rsidRPr="0047338F">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6F8BD4E4" wp14:editId="6273121B">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738A8992" wp14:editId="24CC983B">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32" w:name="_Ref322513798"/>
      <w:bookmarkStart w:id="33" w:name="_Toc326694710"/>
      <w:r>
        <w:t xml:space="preserve">Figure </w:t>
      </w:r>
      <w:r w:rsidR="00E73875">
        <w:fldChar w:fldCharType="begin"/>
      </w:r>
      <w:r w:rsidR="00E73875">
        <w:instrText xml:space="preserve"> SEQ Figure \* ARABIC </w:instrText>
      </w:r>
      <w:r w:rsidR="00E73875">
        <w:fldChar w:fldCharType="separate"/>
      </w:r>
      <w:r w:rsidR="00A301BF">
        <w:rPr>
          <w:noProof/>
        </w:rPr>
        <w:t>7</w:t>
      </w:r>
      <w:r w:rsidR="00E73875">
        <w:rPr>
          <w:noProof/>
        </w:rPr>
        <w:fldChar w:fldCharType="end"/>
      </w:r>
      <w:bookmarkEnd w:id="32"/>
      <w:r>
        <w:t xml:space="preserve">: DP155 Base Pan (left), </w:t>
      </w:r>
      <w:r w:rsidR="00C679DD">
        <w:t xml:space="preserve">    </w:t>
      </w:r>
      <w:r>
        <w:t xml:space="preserve"> Phidgets 1066_0 Servo Controller (right)</w:t>
      </w:r>
      <w:bookmarkEnd w:id="33"/>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40B5A" w:rsidRPr="0047338F">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A301BF">
        <w:t xml:space="preserve">Figure </w:t>
      </w:r>
      <w:r w:rsidR="00A301BF">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57F8E261" wp14:editId="02118001">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4" w:name="_Ref323044753"/>
      <w:bookmarkStart w:id="35" w:name="_Toc326694711"/>
      <w:r>
        <w:t xml:space="preserve">Figure </w:t>
      </w:r>
      <w:r w:rsidR="00E73875">
        <w:fldChar w:fldCharType="begin"/>
      </w:r>
      <w:r w:rsidR="00E73875">
        <w:instrText xml:space="preserve"> SEQ Figure \* ARABIC </w:instrText>
      </w:r>
      <w:r w:rsidR="00E73875">
        <w:fldChar w:fldCharType="separate"/>
      </w:r>
      <w:r w:rsidR="00A301BF">
        <w:rPr>
          <w:noProof/>
        </w:rPr>
        <w:t>8</w:t>
      </w:r>
      <w:r w:rsidR="00E73875">
        <w:rPr>
          <w:noProof/>
        </w:rPr>
        <w:fldChar w:fldCharType="end"/>
      </w:r>
      <w:bookmarkEnd w:id="34"/>
      <w:r>
        <w:t xml:space="preserve">: Output from Phidgets 1066_0, showing </w:t>
      </w:r>
      <w:r w:rsidR="00AA4B5B">
        <w:t>commanded position</w:t>
      </w:r>
      <w:r>
        <w:t xml:space="preserve"> and open-loop feedback</w:t>
      </w:r>
      <w:r w:rsidR="00C679DD">
        <w:t xml:space="preserve"> for position and velocity</w:t>
      </w:r>
      <w:bookmarkEnd w:id="35"/>
      <w:ins w:id="36" w:author="Bill" w:date="2012-06-16T22:41:00Z">
        <w:r w:rsidR="00316B8D">
          <w:t>. Mixed units (degrees and degrees/sec)</w:t>
        </w:r>
      </w:ins>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37" w:name="_Toc326694690"/>
      <w:r>
        <w:t>Performance</w:t>
      </w:r>
      <w:bookmarkEnd w:id="37"/>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746854E4" wp14:editId="618DA750">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38" w:name="_Toc326694712"/>
      <w:r>
        <w:t xml:space="preserve">Figure </w:t>
      </w:r>
      <w:r w:rsidR="00E73875">
        <w:fldChar w:fldCharType="begin"/>
      </w:r>
      <w:r w:rsidR="00E73875">
        <w:instrText xml:space="preserve"> SEQ Figure \* ARABIC </w:instrText>
      </w:r>
      <w:r w:rsidR="00E73875">
        <w:fldChar w:fldCharType="separate"/>
      </w:r>
      <w:r w:rsidR="00A301BF">
        <w:rPr>
          <w:noProof/>
        </w:rPr>
        <w:t>9</w:t>
      </w:r>
      <w:r w:rsidR="00E73875">
        <w:rPr>
          <w:noProof/>
        </w:rPr>
        <w:fldChar w:fldCharType="end"/>
      </w:r>
      <w:r>
        <w:t xml:space="preserve">: </w:t>
      </w:r>
      <w:ins w:id="39" w:author="Bill" w:date="2012-06-16T22:42:00Z">
        <w:r w:rsidR="00947CBE">
          <w:t xml:space="preserve">Blue shaded region represents </w:t>
        </w:r>
      </w:ins>
      <w:r>
        <w:t xml:space="preserve">Kinect's effective FOV without (left) and with (right) pan </w:t>
      </w:r>
      <w:r w:rsidR="000F6971">
        <w:t>mount</w:t>
      </w:r>
      <w:bookmarkEnd w:id="38"/>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proofErr w:type="gramStart"/>
      <w:r w:rsidR="00A301BF">
        <w:rPr>
          <w:rFonts w:cs="Calibri"/>
          <w:szCs w:val="24"/>
        </w:rPr>
        <w:t xml:space="preserve">5.1 </w:t>
      </w:r>
      <w:proofErr w:type="gramEnd"/>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A301BF">
        <w:t xml:space="preserve">Figure </w:t>
      </w:r>
      <w:r w:rsidR="00A301BF">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t>
      </w:r>
      <w:ins w:id="40" w:author="Bill" w:date="2012-06-16T22:46:00Z">
        <w:r w:rsidR="00947CBE">
          <w:rPr>
            <w:rFonts w:cs="Calibri"/>
            <w:szCs w:val="24"/>
          </w:rPr>
          <w:t xml:space="preserve">Several measurements were found around the 160cm mark.  It is hypothesized that these are due to error in processing the Kinect’s depth data.  </w:t>
        </w:r>
      </w:ins>
      <w:r>
        <w:rPr>
          <w:rFonts w:cs="Calibri"/>
          <w:szCs w:val="24"/>
        </w:rPr>
        <w:t xml:space="preserve">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 xml:space="preserve">such as </w:t>
      </w:r>
      <w:r>
        <w:rPr>
          <w:rFonts w:cs="Calibri"/>
          <w:szCs w:val="24"/>
        </w:rPr>
        <w:lastRenderedPageBreak/>
        <w:t>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47CBE" w:rsidP="00A655A3">
      <w:pPr>
        <w:pStyle w:val="NoSpacing"/>
      </w:pPr>
      <w:ins w:id="41" w:author="Bill" w:date="2012-06-16T22:43:00Z">
        <w:r>
          <w:rPr>
            <w:noProof/>
          </w:rPr>
          <mc:AlternateContent>
            <mc:Choice Requires="wpc">
              <w:drawing>
                <wp:inline distT="0" distB="0" distL="0" distR="0" wp14:anchorId="12589BFB" wp14:editId="6C649F95">
                  <wp:extent cx="4543425" cy="3456305"/>
                  <wp:effectExtent l="0" t="0" r="0" b="1079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9" name="Rectangle 5"/>
                          <wps:cNvSpPr>
                            <a:spLocks noChangeArrowheads="1"/>
                          </wps:cNvSpPr>
                          <wps:spPr bwMode="auto">
                            <a:xfrm>
                              <a:off x="592455" y="251460"/>
                              <a:ext cx="3512820" cy="278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6"/>
                          <wps:cNvSpPr>
                            <a:spLocks noChangeArrowheads="1"/>
                          </wps:cNvSpPr>
                          <wps:spPr bwMode="auto">
                            <a:xfrm>
                              <a:off x="592455" y="251460"/>
                              <a:ext cx="3512820" cy="2781300"/>
                            </a:xfrm>
                            <a:prstGeom prst="rect">
                              <a:avLst/>
                            </a:prstGeom>
                            <a:noFill/>
                            <a:ln w="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Line 7"/>
                          <wps:cNvCnPr/>
                          <wps:spPr bwMode="auto">
                            <a:xfrm>
                              <a:off x="592455" y="3032760"/>
                              <a:ext cx="351282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 name="Line 8"/>
                          <wps:cNvCnPr/>
                          <wps:spPr bwMode="auto">
                            <a:xfrm flipV="1">
                              <a:off x="592455" y="251460"/>
                              <a:ext cx="0" cy="27813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Line 9"/>
                          <wps:cNvCnPr/>
                          <wps:spPr bwMode="auto">
                            <a:xfrm flipV="1">
                              <a:off x="73850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 name="Rectangle 10"/>
                          <wps:cNvSpPr>
                            <a:spLocks noChangeArrowheads="1"/>
                          </wps:cNvSpPr>
                          <wps:spPr bwMode="auto">
                            <a:xfrm>
                              <a:off x="648970" y="3056890"/>
                              <a:ext cx="1473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-15</w:t>
                                </w:r>
                              </w:p>
                            </w:txbxContent>
                          </wps:txbx>
                          <wps:bodyPr rot="0" vert="horz" wrap="none" lIns="0" tIns="0" rIns="0" bIns="0" anchor="t" anchorCtr="0">
                            <a:spAutoFit/>
                          </wps:bodyPr>
                        </wps:wsp>
                        <wps:wsp>
                          <wps:cNvPr id="255" name="Line 11"/>
                          <wps:cNvCnPr/>
                          <wps:spPr bwMode="auto">
                            <a:xfrm flipV="1">
                              <a:off x="128968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Rectangle 12"/>
                          <wps:cNvSpPr>
                            <a:spLocks noChangeArrowheads="1"/>
                          </wps:cNvSpPr>
                          <wps:spPr bwMode="auto">
                            <a:xfrm>
                              <a:off x="1200785" y="3056890"/>
                              <a:ext cx="1473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-10</w:t>
                                </w:r>
                              </w:p>
                            </w:txbxContent>
                          </wps:txbx>
                          <wps:bodyPr rot="0" vert="horz" wrap="none" lIns="0" tIns="0" rIns="0" bIns="0" anchor="t" anchorCtr="0">
                            <a:spAutoFit/>
                          </wps:bodyPr>
                        </wps:wsp>
                        <wps:wsp>
                          <wps:cNvPr id="39" name="Line 13"/>
                          <wps:cNvCnPr/>
                          <wps:spPr bwMode="auto">
                            <a:xfrm flipV="1">
                              <a:off x="1841500"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Rectangle 14"/>
                          <wps:cNvSpPr>
                            <a:spLocks noChangeArrowheads="1"/>
                          </wps:cNvSpPr>
                          <wps:spPr bwMode="auto">
                            <a:xfrm>
                              <a:off x="1784985" y="3056890"/>
                              <a:ext cx="908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-5</w:t>
                                </w:r>
                              </w:p>
                            </w:txbxContent>
                          </wps:txbx>
                          <wps:bodyPr rot="0" vert="horz" wrap="none" lIns="0" tIns="0" rIns="0" bIns="0" anchor="t" anchorCtr="0">
                            <a:spAutoFit/>
                          </wps:bodyPr>
                        </wps:wsp>
                        <wps:wsp>
                          <wps:cNvPr id="41" name="Line 15"/>
                          <wps:cNvCnPr/>
                          <wps:spPr bwMode="auto">
                            <a:xfrm flipV="1">
                              <a:off x="2401570"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Rectangle 16"/>
                          <wps:cNvSpPr>
                            <a:spLocks noChangeArrowheads="1"/>
                          </wps:cNvSpPr>
                          <wps:spPr bwMode="auto">
                            <a:xfrm>
                              <a:off x="2377440" y="3056890"/>
                              <a:ext cx="5651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0</w:t>
                                </w:r>
                              </w:p>
                            </w:txbxContent>
                          </wps:txbx>
                          <wps:bodyPr rot="0" vert="horz" wrap="none" lIns="0" tIns="0" rIns="0" bIns="0" anchor="t" anchorCtr="0">
                            <a:spAutoFit/>
                          </wps:bodyPr>
                        </wps:wsp>
                        <wps:wsp>
                          <wps:cNvPr id="49" name="Line 17"/>
                          <wps:cNvCnPr/>
                          <wps:spPr bwMode="auto">
                            <a:xfrm flipV="1">
                              <a:off x="295338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Rectangle 18"/>
                          <wps:cNvSpPr>
                            <a:spLocks noChangeArrowheads="1"/>
                          </wps:cNvSpPr>
                          <wps:spPr bwMode="auto">
                            <a:xfrm>
                              <a:off x="2928620" y="3056890"/>
                              <a:ext cx="5651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5</w:t>
                                </w:r>
                              </w:p>
                            </w:txbxContent>
                          </wps:txbx>
                          <wps:bodyPr rot="0" vert="horz" wrap="none" lIns="0" tIns="0" rIns="0" bIns="0" anchor="t" anchorCtr="0">
                            <a:spAutoFit/>
                          </wps:bodyPr>
                        </wps:wsp>
                        <wps:wsp>
                          <wps:cNvPr id="259" name="Line 19"/>
                          <wps:cNvCnPr/>
                          <wps:spPr bwMode="auto">
                            <a:xfrm flipV="1">
                              <a:off x="3512820"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Rectangle 20"/>
                          <wps:cNvSpPr>
                            <a:spLocks noChangeArrowheads="1"/>
                          </wps:cNvSpPr>
                          <wps:spPr bwMode="auto">
                            <a:xfrm>
                              <a:off x="3456305" y="3056890"/>
                              <a:ext cx="11303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10</w:t>
                                </w:r>
                              </w:p>
                            </w:txbxContent>
                          </wps:txbx>
                          <wps:bodyPr rot="0" vert="horz" wrap="none" lIns="0" tIns="0" rIns="0" bIns="0" anchor="t" anchorCtr="0">
                            <a:spAutoFit/>
                          </wps:bodyPr>
                        </wps:wsp>
                        <wps:wsp>
                          <wps:cNvPr id="261" name="Line 21"/>
                          <wps:cNvCnPr/>
                          <wps:spPr bwMode="auto">
                            <a:xfrm flipV="1">
                              <a:off x="406463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Rectangle 22"/>
                          <wps:cNvSpPr>
                            <a:spLocks noChangeArrowheads="1"/>
                          </wps:cNvSpPr>
                          <wps:spPr bwMode="auto">
                            <a:xfrm>
                              <a:off x="4008120" y="3056890"/>
                              <a:ext cx="11303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15</w:t>
                                </w:r>
                              </w:p>
                            </w:txbxContent>
                          </wps:txbx>
                          <wps:bodyPr rot="0" vert="horz" wrap="none" lIns="0" tIns="0" rIns="0" bIns="0" anchor="t" anchorCtr="0">
                            <a:spAutoFit/>
                          </wps:bodyPr>
                        </wps:wsp>
                        <wps:wsp>
                          <wps:cNvPr id="263" name="Line 23"/>
                          <wps:cNvCnPr/>
                          <wps:spPr bwMode="auto">
                            <a:xfrm>
                              <a:off x="592455" y="303276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Rectangle 24"/>
                          <wps:cNvSpPr>
                            <a:spLocks noChangeArrowheads="1"/>
                          </wps:cNvSpPr>
                          <wps:spPr bwMode="auto">
                            <a:xfrm>
                              <a:off x="389255" y="2967355"/>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140</w:t>
                                </w:r>
                              </w:p>
                            </w:txbxContent>
                          </wps:txbx>
                          <wps:bodyPr rot="0" vert="horz" wrap="none" lIns="0" tIns="0" rIns="0" bIns="0" anchor="t" anchorCtr="0">
                            <a:spAutoFit/>
                          </wps:bodyPr>
                        </wps:wsp>
                        <wps:wsp>
                          <wps:cNvPr id="265" name="Line 25"/>
                          <wps:cNvCnPr/>
                          <wps:spPr bwMode="auto">
                            <a:xfrm>
                              <a:off x="592455" y="247269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Rectangle 26"/>
                          <wps:cNvSpPr>
                            <a:spLocks noChangeArrowheads="1"/>
                          </wps:cNvSpPr>
                          <wps:spPr bwMode="auto">
                            <a:xfrm>
                              <a:off x="389255" y="2407920"/>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145</w:t>
                                </w:r>
                              </w:p>
                            </w:txbxContent>
                          </wps:txbx>
                          <wps:bodyPr rot="0" vert="horz" wrap="none" lIns="0" tIns="0" rIns="0" bIns="0" anchor="t" anchorCtr="0">
                            <a:spAutoFit/>
                          </wps:bodyPr>
                        </wps:wsp>
                        <wps:wsp>
                          <wps:cNvPr id="267" name="Line 27"/>
                          <wps:cNvCnPr/>
                          <wps:spPr bwMode="auto">
                            <a:xfrm>
                              <a:off x="592455" y="192151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Rectangle 28"/>
                          <wps:cNvSpPr>
                            <a:spLocks noChangeArrowheads="1"/>
                          </wps:cNvSpPr>
                          <wps:spPr bwMode="auto">
                            <a:xfrm>
                              <a:off x="389255" y="1856740"/>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150</w:t>
                                </w:r>
                              </w:p>
                            </w:txbxContent>
                          </wps:txbx>
                          <wps:bodyPr rot="0" vert="horz" wrap="none" lIns="0" tIns="0" rIns="0" bIns="0" anchor="t" anchorCtr="0">
                            <a:spAutoFit/>
                          </wps:bodyPr>
                        </wps:wsp>
                        <wps:wsp>
                          <wps:cNvPr id="269" name="Line 29"/>
                          <wps:cNvCnPr/>
                          <wps:spPr bwMode="auto">
                            <a:xfrm>
                              <a:off x="592455" y="1362075"/>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Rectangle 30"/>
                          <wps:cNvSpPr>
                            <a:spLocks noChangeArrowheads="1"/>
                          </wps:cNvSpPr>
                          <wps:spPr bwMode="auto">
                            <a:xfrm>
                              <a:off x="389255" y="1297305"/>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155</w:t>
                                </w:r>
                              </w:p>
                            </w:txbxContent>
                          </wps:txbx>
                          <wps:bodyPr rot="0" vert="horz" wrap="none" lIns="0" tIns="0" rIns="0" bIns="0" anchor="t" anchorCtr="0">
                            <a:spAutoFit/>
                          </wps:bodyPr>
                        </wps:wsp>
                        <wps:wsp>
                          <wps:cNvPr id="271" name="Line 31"/>
                          <wps:cNvCnPr/>
                          <wps:spPr bwMode="auto">
                            <a:xfrm>
                              <a:off x="592455" y="810895"/>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Rectangle 32"/>
                          <wps:cNvSpPr>
                            <a:spLocks noChangeArrowheads="1"/>
                          </wps:cNvSpPr>
                          <wps:spPr bwMode="auto">
                            <a:xfrm>
                              <a:off x="389255" y="746125"/>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160</w:t>
                                </w:r>
                              </w:p>
                            </w:txbxContent>
                          </wps:txbx>
                          <wps:bodyPr rot="0" vert="horz" wrap="none" lIns="0" tIns="0" rIns="0" bIns="0" anchor="t" anchorCtr="0">
                            <a:spAutoFit/>
                          </wps:bodyPr>
                        </wps:wsp>
                        <wps:wsp>
                          <wps:cNvPr id="273" name="Line 33"/>
                          <wps:cNvCnPr/>
                          <wps:spPr bwMode="auto">
                            <a:xfrm>
                              <a:off x="592455" y="25146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Rectangle 34"/>
                          <wps:cNvSpPr>
                            <a:spLocks noChangeArrowheads="1"/>
                          </wps:cNvSpPr>
                          <wps:spPr bwMode="auto">
                            <a:xfrm>
                              <a:off x="389255" y="186690"/>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165</w:t>
                                </w:r>
                              </w:p>
                            </w:txbxContent>
                          </wps:txbx>
                          <wps:bodyPr rot="0" vert="horz" wrap="none" lIns="0" tIns="0" rIns="0" bIns="0" anchor="t" anchorCtr="0">
                            <a:spAutoFit/>
                          </wps:bodyPr>
                        </wps:wsp>
                        <wps:wsp>
                          <wps:cNvPr id="275" name="Oval 35"/>
                          <wps:cNvSpPr>
                            <a:spLocks noChangeArrowheads="1"/>
                          </wps:cNvSpPr>
                          <wps:spPr bwMode="auto">
                            <a:xfrm>
                              <a:off x="2506980" y="205930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Oval 36"/>
                          <wps:cNvSpPr>
                            <a:spLocks noChangeArrowheads="1"/>
                          </wps:cNvSpPr>
                          <wps:spPr bwMode="auto">
                            <a:xfrm>
                              <a:off x="3009900" y="201866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Oval 37"/>
                          <wps:cNvSpPr>
                            <a:spLocks noChangeArrowheads="1"/>
                          </wps:cNvSpPr>
                          <wps:spPr bwMode="auto">
                            <a:xfrm>
                              <a:off x="3050540" y="1735455"/>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Oval 38"/>
                          <wps:cNvSpPr>
                            <a:spLocks noChangeArrowheads="1"/>
                          </wps:cNvSpPr>
                          <wps:spPr bwMode="auto">
                            <a:xfrm>
                              <a:off x="1809115" y="79438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Oval 39"/>
                          <wps:cNvSpPr>
                            <a:spLocks noChangeArrowheads="1"/>
                          </wps:cNvSpPr>
                          <wps:spPr bwMode="auto">
                            <a:xfrm>
                              <a:off x="1574165" y="229489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Oval 40"/>
                          <wps:cNvSpPr>
                            <a:spLocks noChangeArrowheads="1"/>
                          </wps:cNvSpPr>
                          <wps:spPr bwMode="auto">
                            <a:xfrm>
                              <a:off x="1736090" y="239204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Oval 41"/>
                          <wps:cNvSpPr>
                            <a:spLocks noChangeArrowheads="1"/>
                          </wps:cNvSpPr>
                          <wps:spPr bwMode="auto">
                            <a:xfrm>
                              <a:off x="1890395" y="22783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Oval 42"/>
                          <wps:cNvSpPr>
                            <a:spLocks noChangeArrowheads="1"/>
                          </wps:cNvSpPr>
                          <wps:spPr bwMode="auto">
                            <a:xfrm>
                              <a:off x="1882140" y="228663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Oval 43"/>
                          <wps:cNvSpPr>
                            <a:spLocks noChangeArrowheads="1"/>
                          </wps:cNvSpPr>
                          <wps:spPr bwMode="auto">
                            <a:xfrm>
                              <a:off x="2726055" y="218122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Oval 44"/>
                          <wps:cNvSpPr>
                            <a:spLocks noChangeArrowheads="1"/>
                          </wps:cNvSpPr>
                          <wps:spPr bwMode="auto">
                            <a:xfrm>
                              <a:off x="3074670" y="237553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Oval 45"/>
                          <wps:cNvSpPr>
                            <a:spLocks noChangeArrowheads="1"/>
                          </wps:cNvSpPr>
                          <wps:spPr bwMode="auto">
                            <a:xfrm>
                              <a:off x="2612390" y="176784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Oval 46"/>
                          <wps:cNvSpPr>
                            <a:spLocks noChangeArrowheads="1"/>
                          </wps:cNvSpPr>
                          <wps:spPr bwMode="auto">
                            <a:xfrm>
                              <a:off x="1833880" y="2091690"/>
                              <a:ext cx="40005"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Oval 47"/>
                          <wps:cNvSpPr>
                            <a:spLocks noChangeArrowheads="1"/>
                          </wps:cNvSpPr>
                          <wps:spPr bwMode="auto">
                            <a:xfrm>
                              <a:off x="1849755" y="234315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Oval 48"/>
                          <wps:cNvSpPr>
                            <a:spLocks noChangeArrowheads="1"/>
                          </wps:cNvSpPr>
                          <wps:spPr bwMode="auto">
                            <a:xfrm>
                              <a:off x="1963420" y="2302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Oval 49"/>
                          <wps:cNvSpPr>
                            <a:spLocks noChangeArrowheads="1"/>
                          </wps:cNvSpPr>
                          <wps:spPr bwMode="auto">
                            <a:xfrm>
                              <a:off x="244221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Oval 50"/>
                          <wps:cNvSpPr>
                            <a:spLocks noChangeArrowheads="1"/>
                          </wps:cNvSpPr>
                          <wps:spPr bwMode="auto">
                            <a:xfrm>
                              <a:off x="309118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Oval 51"/>
                          <wps:cNvSpPr>
                            <a:spLocks noChangeArrowheads="1"/>
                          </wps:cNvSpPr>
                          <wps:spPr bwMode="auto">
                            <a:xfrm>
                              <a:off x="2734310" y="23596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Oval 52"/>
                          <wps:cNvSpPr>
                            <a:spLocks noChangeArrowheads="1"/>
                          </wps:cNvSpPr>
                          <wps:spPr bwMode="auto">
                            <a:xfrm>
                              <a:off x="2685415" y="74612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Oval 53"/>
                          <wps:cNvSpPr>
                            <a:spLocks noChangeArrowheads="1"/>
                          </wps:cNvSpPr>
                          <wps:spPr bwMode="auto">
                            <a:xfrm>
                              <a:off x="2661285" y="98107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Oval 54"/>
                          <wps:cNvSpPr>
                            <a:spLocks noChangeArrowheads="1"/>
                          </wps:cNvSpPr>
                          <wps:spPr bwMode="auto">
                            <a:xfrm>
                              <a:off x="2717800" y="67310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Oval 55"/>
                          <wps:cNvSpPr>
                            <a:spLocks noChangeArrowheads="1"/>
                          </wps:cNvSpPr>
                          <wps:spPr bwMode="auto">
                            <a:xfrm>
                              <a:off x="2044700" y="80264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Oval 56"/>
                          <wps:cNvSpPr>
                            <a:spLocks noChangeArrowheads="1"/>
                          </wps:cNvSpPr>
                          <wps:spPr bwMode="auto">
                            <a:xfrm>
                              <a:off x="1720215" y="233489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Oval 57"/>
                          <wps:cNvSpPr>
                            <a:spLocks noChangeArrowheads="1"/>
                          </wps:cNvSpPr>
                          <wps:spPr bwMode="auto">
                            <a:xfrm>
                              <a:off x="1833880" y="2383790"/>
                              <a:ext cx="40005"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Oval 58"/>
                          <wps:cNvSpPr>
                            <a:spLocks noChangeArrowheads="1"/>
                          </wps:cNvSpPr>
                          <wps:spPr bwMode="auto">
                            <a:xfrm>
                              <a:off x="189865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Oval 59"/>
                          <wps:cNvSpPr>
                            <a:spLocks noChangeArrowheads="1"/>
                          </wps:cNvSpPr>
                          <wps:spPr bwMode="auto">
                            <a:xfrm>
                              <a:off x="1939290" y="23596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Oval 60"/>
                          <wps:cNvSpPr>
                            <a:spLocks noChangeArrowheads="1"/>
                          </wps:cNvSpPr>
                          <wps:spPr bwMode="auto">
                            <a:xfrm>
                              <a:off x="2571750" y="237553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Oval 61"/>
                          <wps:cNvSpPr>
                            <a:spLocks noChangeArrowheads="1"/>
                          </wps:cNvSpPr>
                          <wps:spPr bwMode="auto">
                            <a:xfrm>
                              <a:off x="2872105"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Oval 62"/>
                          <wps:cNvSpPr>
                            <a:spLocks noChangeArrowheads="1"/>
                          </wps:cNvSpPr>
                          <wps:spPr bwMode="auto">
                            <a:xfrm>
                              <a:off x="2409825" y="214884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Oval 63"/>
                          <wps:cNvSpPr>
                            <a:spLocks noChangeArrowheads="1"/>
                          </wps:cNvSpPr>
                          <wps:spPr bwMode="auto">
                            <a:xfrm>
                              <a:off x="2466340"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Oval 64"/>
                          <wps:cNvSpPr>
                            <a:spLocks noChangeArrowheads="1"/>
                          </wps:cNvSpPr>
                          <wps:spPr bwMode="auto">
                            <a:xfrm>
                              <a:off x="2474595"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Oval 65"/>
                          <wps:cNvSpPr>
                            <a:spLocks noChangeArrowheads="1"/>
                          </wps:cNvSpPr>
                          <wps:spPr bwMode="auto">
                            <a:xfrm>
                              <a:off x="2474595"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Oval 66"/>
                          <wps:cNvSpPr>
                            <a:spLocks noChangeArrowheads="1"/>
                          </wps:cNvSpPr>
                          <wps:spPr bwMode="auto">
                            <a:xfrm>
                              <a:off x="2458085" y="21564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Oval 67"/>
                          <wps:cNvSpPr>
                            <a:spLocks noChangeArrowheads="1"/>
                          </wps:cNvSpPr>
                          <wps:spPr bwMode="auto">
                            <a:xfrm>
                              <a:off x="2490470"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Oval 68"/>
                          <wps:cNvSpPr>
                            <a:spLocks noChangeArrowheads="1"/>
                          </wps:cNvSpPr>
                          <wps:spPr bwMode="auto">
                            <a:xfrm>
                              <a:off x="2474595" y="209994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Oval 69"/>
                          <wps:cNvSpPr>
                            <a:spLocks noChangeArrowheads="1"/>
                          </wps:cNvSpPr>
                          <wps:spPr bwMode="auto">
                            <a:xfrm>
                              <a:off x="1995805" y="210820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Oval 70"/>
                          <wps:cNvSpPr>
                            <a:spLocks noChangeArrowheads="1"/>
                          </wps:cNvSpPr>
                          <wps:spPr bwMode="auto">
                            <a:xfrm>
                              <a:off x="1711960" y="239204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Oval 71"/>
                          <wps:cNvSpPr>
                            <a:spLocks noChangeArrowheads="1"/>
                          </wps:cNvSpPr>
                          <wps:spPr bwMode="auto">
                            <a:xfrm>
                              <a:off x="2060575"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Oval 72"/>
                          <wps:cNvSpPr>
                            <a:spLocks noChangeArrowheads="1"/>
                          </wps:cNvSpPr>
                          <wps:spPr bwMode="auto">
                            <a:xfrm>
                              <a:off x="2052320"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Oval 73"/>
                          <wps:cNvSpPr>
                            <a:spLocks noChangeArrowheads="1"/>
                          </wps:cNvSpPr>
                          <wps:spPr bwMode="auto">
                            <a:xfrm>
                              <a:off x="2052320"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Oval 74"/>
                          <wps:cNvSpPr>
                            <a:spLocks noChangeArrowheads="1"/>
                          </wps:cNvSpPr>
                          <wps:spPr bwMode="auto">
                            <a:xfrm>
                              <a:off x="2077085"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Oval 75"/>
                          <wps:cNvSpPr>
                            <a:spLocks noChangeArrowheads="1"/>
                          </wps:cNvSpPr>
                          <wps:spPr bwMode="auto">
                            <a:xfrm>
                              <a:off x="2060575"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Oval 76"/>
                          <wps:cNvSpPr>
                            <a:spLocks noChangeArrowheads="1"/>
                          </wps:cNvSpPr>
                          <wps:spPr bwMode="auto">
                            <a:xfrm>
                              <a:off x="2369185" y="23837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Oval 77"/>
                          <wps:cNvSpPr>
                            <a:spLocks noChangeArrowheads="1"/>
                          </wps:cNvSpPr>
                          <wps:spPr bwMode="auto">
                            <a:xfrm>
                              <a:off x="2758440"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Oval 78"/>
                          <wps:cNvSpPr>
                            <a:spLocks noChangeArrowheads="1"/>
                          </wps:cNvSpPr>
                          <wps:spPr bwMode="auto">
                            <a:xfrm>
                              <a:off x="2604135" y="212407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Oval 79"/>
                          <wps:cNvSpPr>
                            <a:spLocks noChangeArrowheads="1"/>
                          </wps:cNvSpPr>
                          <wps:spPr bwMode="auto">
                            <a:xfrm>
                              <a:off x="253111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Oval 80"/>
                          <wps:cNvSpPr>
                            <a:spLocks noChangeArrowheads="1"/>
                          </wps:cNvSpPr>
                          <wps:spPr bwMode="auto">
                            <a:xfrm>
                              <a:off x="2547620" y="192976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Oval 81"/>
                          <wps:cNvSpPr>
                            <a:spLocks noChangeArrowheads="1"/>
                          </wps:cNvSpPr>
                          <wps:spPr bwMode="auto">
                            <a:xfrm>
                              <a:off x="253111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Oval 82"/>
                          <wps:cNvSpPr>
                            <a:spLocks noChangeArrowheads="1"/>
                          </wps:cNvSpPr>
                          <wps:spPr bwMode="auto">
                            <a:xfrm>
                              <a:off x="254762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Oval 83"/>
                          <wps:cNvSpPr>
                            <a:spLocks noChangeArrowheads="1"/>
                          </wps:cNvSpPr>
                          <wps:spPr bwMode="auto">
                            <a:xfrm>
                              <a:off x="2498725" y="1986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Oval 84"/>
                          <wps:cNvSpPr>
                            <a:spLocks noChangeArrowheads="1"/>
                          </wps:cNvSpPr>
                          <wps:spPr bwMode="auto">
                            <a:xfrm>
                              <a:off x="2515235"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Oval 85"/>
                          <wps:cNvSpPr>
                            <a:spLocks noChangeArrowheads="1"/>
                          </wps:cNvSpPr>
                          <wps:spPr bwMode="auto">
                            <a:xfrm>
                              <a:off x="253111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Oval 86"/>
                          <wps:cNvSpPr>
                            <a:spLocks noChangeArrowheads="1"/>
                          </wps:cNvSpPr>
                          <wps:spPr bwMode="auto">
                            <a:xfrm>
                              <a:off x="2498725" y="1986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Oval 87"/>
                          <wps:cNvSpPr>
                            <a:spLocks noChangeArrowheads="1"/>
                          </wps:cNvSpPr>
                          <wps:spPr bwMode="auto">
                            <a:xfrm>
                              <a:off x="2498725" y="1986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Oval 88"/>
                          <wps:cNvSpPr>
                            <a:spLocks noChangeArrowheads="1"/>
                          </wps:cNvSpPr>
                          <wps:spPr bwMode="auto">
                            <a:xfrm>
                              <a:off x="184150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Oval 89"/>
                          <wps:cNvSpPr>
                            <a:spLocks noChangeArrowheads="1"/>
                          </wps:cNvSpPr>
                          <wps:spPr bwMode="auto">
                            <a:xfrm>
                              <a:off x="1695450" y="2432685"/>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Oval 90"/>
                          <wps:cNvSpPr>
                            <a:spLocks noChangeArrowheads="1"/>
                          </wps:cNvSpPr>
                          <wps:spPr bwMode="auto">
                            <a:xfrm>
                              <a:off x="184150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Oval 91"/>
                          <wps:cNvSpPr>
                            <a:spLocks noChangeArrowheads="1"/>
                          </wps:cNvSpPr>
                          <wps:spPr bwMode="auto">
                            <a:xfrm>
                              <a:off x="1946910" y="244030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Oval 92"/>
                          <wps:cNvSpPr>
                            <a:spLocks noChangeArrowheads="1"/>
                          </wps:cNvSpPr>
                          <wps:spPr bwMode="auto">
                            <a:xfrm>
                              <a:off x="2019935" y="2432685"/>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Oval 93"/>
                          <wps:cNvSpPr>
                            <a:spLocks noChangeArrowheads="1"/>
                          </wps:cNvSpPr>
                          <wps:spPr bwMode="auto">
                            <a:xfrm>
                              <a:off x="2726055" y="218948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Oval 94"/>
                          <wps:cNvSpPr>
                            <a:spLocks noChangeArrowheads="1"/>
                          </wps:cNvSpPr>
                          <wps:spPr bwMode="auto">
                            <a:xfrm>
                              <a:off x="2872105" y="203517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Oval 95"/>
                          <wps:cNvSpPr>
                            <a:spLocks noChangeArrowheads="1"/>
                          </wps:cNvSpPr>
                          <wps:spPr bwMode="auto">
                            <a:xfrm>
                              <a:off x="2263775" y="90805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Oval 96"/>
                          <wps:cNvSpPr>
                            <a:spLocks noChangeArrowheads="1"/>
                          </wps:cNvSpPr>
                          <wps:spPr bwMode="auto">
                            <a:xfrm>
                              <a:off x="1784985" y="231076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Oval 97"/>
                          <wps:cNvSpPr>
                            <a:spLocks noChangeArrowheads="1"/>
                          </wps:cNvSpPr>
                          <wps:spPr bwMode="auto">
                            <a:xfrm>
                              <a:off x="1638935" y="240030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Oval 98"/>
                          <wps:cNvSpPr>
                            <a:spLocks noChangeArrowheads="1"/>
                          </wps:cNvSpPr>
                          <wps:spPr bwMode="auto">
                            <a:xfrm>
                              <a:off x="1931035" y="258635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Oval 99"/>
                          <wps:cNvSpPr>
                            <a:spLocks noChangeArrowheads="1"/>
                          </wps:cNvSpPr>
                          <wps:spPr bwMode="auto">
                            <a:xfrm>
                              <a:off x="1931035" y="251333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Oval 100"/>
                          <wps:cNvSpPr>
                            <a:spLocks noChangeArrowheads="1"/>
                          </wps:cNvSpPr>
                          <wps:spPr bwMode="auto">
                            <a:xfrm>
                              <a:off x="1922780" y="258635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Oval 101"/>
                          <wps:cNvSpPr>
                            <a:spLocks noChangeArrowheads="1"/>
                          </wps:cNvSpPr>
                          <wps:spPr bwMode="auto">
                            <a:xfrm>
                              <a:off x="2223135" y="252984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Oval 102"/>
                          <wps:cNvSpPr>
                            <a:spLocks noChangeArrowheads="1"/>
                          </wps:cNvSpPr>
                          <wps:spPr bwMode="auto">
                            <a:xfrm>
                              <a:off x="2774950" y="22136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Oval 103"/>
                          <wps:cNvSpPr>
                            <a:spLocks noChangeArrowheads="1"/>
                          </wps:cNvSpPr>
                          <wps:spPr bwMode="auto">
                            <a:xfrm>
                              <a:off x="2709545" y="196215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Oval 104"/>
                          <wps:cNvSpPr>
                            <a:spLocks noChangeArrowheads="1"/>
                          </wps:cNvSpPr>
                          <wps:spPr bwMode="auto">
                            <a:xfrm>
                              <a:off x="2636520" y="81915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Rectangle 105"/>
                          <wps:cNvSpPr>
                            <a:spLocks noChangeArrowheads="1"/>
                          </wps:cNvSpPr>
                          <wps:spPr bwMode="auto">
                            <a:xfrm rot="16200000">
                              <a:off x="-579437" y="1219598"/>
                              <a:ext cx="167576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Distance from robot (cm)</w:t>
                                </w:r>
                              </w:p>
                            </w:txbxContent>
                          </wps:txbx>
                          <wps:bodyPr rot="0" vert="horz" wrap="square" lIns="0" tIns="0" rIns="0" bIns="0" anchor="t" anchorCtr="0">
                            <a:spAutoFit/>
                          </wps:bodyPr>
                        </wps:wsp>
                        <wps:wsp>
                          <wps:cNvPr id="295" name="Rectangle 106"/>
                          <wps:cNvSpPr>
                            <a:spLocks noChangeArrowheads="1"/>
                          </wps:cNvSpPr>
                          <wps:spPr bwMode="auto">
                            <a:xfrm>
                              <a:off x="1922780" y="3194685"/>
                              <a:ext cx="81915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Lateral offset (cm)</w:t>
                                </w:r>
                              </w:p>
                            </w:txbxContent>
                          </wps:txbx>
                          <wps:bodyPr rot="0" vert="horz" wrap="none" lIns="0" tIns="0" rIns="0" bIns="0" anchor="t" anchorCtr="0">
                            <a:spAutoFit/>
                          </wps:bodyPr>
                        </wps:wsp>
                        <wps:wsp>
                          <wps:cNvPr id="296" name="Rectangle 107"/>
                          <wps:cNvSpPr>
                            <a:spLocks noChangeArrowheads="1"/>
                          </wps:cNvSpPr>
                          <wps:spPr bwMode="auto">
                            <a:xfrm>
                              <a:off x="1046480" y="73025"/>
                              <a:ext cx="250253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CBE" w:rsidRDefault="00947CBE">
                                <w:r>
                                  <w:rPr>
                                    <w:rFonts w:ascii="Helvetica" w:hAnsi="Helvetica" w:cs="Helvetica"/>
                                    <w:color w:val="000000"/>
                                    <w:sz w:val="16"/>
                                    <w:szCs w:val="16"/>
                                  </w:rPr>
                                  <w:t>World coordinates of detected face from panning Kinect</w:t>
                                </w:r>
                              </w:p>
                            </w:txbxContent>
                          </wps:txbx>
                          <wps:bodyPr rot="0" vert="horz" wrap="none" lIns="0" tIns="0" rIns="0" bIns="0" anchor="t" anchorCtr="0">
                            <a:spAutoFit/>
                          </wps:bodyPr>
                        </wps:wsp>
                        <wps:wsp>
                          <wps:cNvPr id="299" name="5-Point Star 299"/>
                          <wps:cNvSpPr/>
                          <wps:spPr>
                            <a:xfrm>
                              <a:off x="2298066" y="2400300"/>
                              <a:ext cx="176529" cy="146050"/>
                            </a:xfrm>
                            <a:prstGeom prst="star5">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97" o:spid="_x0000_s1037" editas="canvas" style="width:357.75pt;height:272.15pt;mso-position-horizontal-relative:char;mso-position-vertical-relative:line" coordsize="45434,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">
                  <v:shape id="_x0000_s1038" type="#_x0000_t75" style="position:absolute;width:45434;height:34563;visibility:visible;mso-wrap-style:square">
                    <v:fill o:detectmouseclick="t"/>
                    <v:path o:connecttype="none"/>
                  </v:shape>
                  <v:rect id="Rectangle 5" o:spid="_x0000_s1039" style="position:absolute;left:5924;top:2514;width:35128;height:27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uibMQA&#10;AADcAAAADwAAAGRycy9kb3ducmV2LnhtbESPT4vCMBTE7wt+h/AEb2viny1ajSKCILh7WBW8Pppn&#10;W2xeahO1fvuNIOxxmJnfMPNlaytxp8aXjjUM+goEceZMybmG42HzOQHhA7LByjFpeJKH5aLzMcfU&#10;uAf/0n0fchEh7FPUUIRQp1L6rCCLvu9q4uidXWMxRNnk0jT4iHBbyaFSibRYclwosKZ1Qdllf7Ma&#10;MBmb68959H3Y3RKc5q3afJ2U1r1uu5qBCNSG//C7vTUahqMp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7omzEAAAA3AAAAA8AAAAAAAAAAAAAAAAAmAIAAGRycy9k&#10;b3ducmV2LnhtbFBLBQYAAAAABAAEAPUAAACJAwAAAAA=&#10;" stroked="f"/>
                  <v:rect id="Rectangle 6" o:spid="_x0000_s1040" style="position:absolute;left:5924;top:2514;width:35128;height:27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eLMYA&#10;AADcAAAADwAAAGRycy9kb3ducmV2LnhtbESPQWsCMRSE7wX/Q3hCL6VmdylVVqNIobSHirgW8fjY&#10;PDeLm5clSXX77xuh4HGYmW+YxWqwnbiQD61jBfkkA0FcO91yo+B7//48AxEissbOMSn4pQCr5ehh&#10;gaV2V97RpYqNSBAOJSowMfallKE2ZDFMXE+cvJPzFmOSvpHa4zXBbSeLLHuVFltOCwZ7ejNUn6sf&#10;q6A1+ZMvqsN6v9lOv6ad2X4cZyelHsfDeg4i0hDv4f/2p1ZQvORwO5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eLMYAAADcAAAADwAAAAAAAAAAAAAAAACYAgAAZHJz&#10;L2Rvd25yZXYueG1sUEsFBgAAAAAEAAQA9QAAAIsDAAAAAA==&#10;" filled="f" strokecolor="white" strokeweight="0"/>
                  <v:line id="Line 7" o:spid="_x0000_s1041" style="position:absolute;visibility:visible;mso-wrap-style:square" from="5924,30327" to="41052,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s4S8UAAADcAAAADwAAAGRycy9kb3ducmV2LnhtbESPQWvCQBSE70L/w/IK3nQTrTZNs0op&#10;Fu2ttQo9PrKvyWL2bciuGv+9Kwg9DjPzDVMse9uIE3XeOFaQjhMQxKXThisFu5+PUQbCB2SNjWNS&#10;cCEPy8XDoMBcuzN/02kbKhEh7HNUUIfQ5lL6siaLfuxa4uj9uc5iiLKrpO7wHOG2kZMkmUuLhuNC&#10;jS2911QetkerwHzN17PP5/3LXq7WIf3NDpmxO6WGj/3bK4hAffgP39sbrWDyNIXbmXgE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s4S8UAAADcAAAADwAAAAAAAAAA&#10;AAAAAAChAgAAZHJzL2Rvd25yZXYueG1sUEsFBgAAAAAEAAQA+QAAAJMDAAAAAA==&#10;" strokeweight="0"/>
                  <v:line id="Line 8" o:spid="_x0000_s1042" style="position:absolute;flip:y;visibility:visible;mso-wrap-style:square" from="5924,2514" to="5924,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aT+sYAAADcAAAADwAAAGRycy9kb3ducmV2LnhtbESPT2sCMRTE74V+h/CE3mpWkSqrUaSl&#10;pRRa8d/B23Pz3F3cvCxJdNNv3xQEj8PM/IaZLaJpxJWcry0rGPQzEMSF1TWXCnbb9+cJCB+QNTaW&#10;ScEveVjMHx9mmGvb8Zqum1CKBGGfo4IqhDaX0hcVGfR92xIn72SdwZCkK6V22CW4aeQwy16kwZrT&#10;QoUtvVZUnDcXo2D9M+aj+7jEczx236vDvvzavy2VeurF5RREoBju4Vv7UysYjkbwfyYd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Wk/rGAAAA3AAAAA8AAAAAAAAA&#10;AAAAAAAAoQIAAGRycy9kb3ducmV2LnhtbFBLBQYAAAAABAAEAPkAAACUAwAAAAA=&#10;" strokeweight="0"/>
                  <v:line id="Line 9" o:spid="_x0000_s1043" style="position:absolute;flip:y;visibility:visible;mso-wrap-style:square" from="7385,29921" to="7385,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QNjcYAAADcAAAADwAAAGRycy9kb3ducmV2LnhtbESPQWsCMRSE74L/IbyCN81WSi1bo4il&#10;RQpWtPXQ23Pzuru4eVmS6MZ/b4SCx2FmvmGm82gacSbna8sKHkcZCOLC6ppLBT/f78MXED4ga2ws&#10;k4ILeZjP+r0p5tp2vKXzLpQiQdjnqKAKoc2l9EVFBv3ItsTJ+7POYEjSlVI77BLcNHKcZc/SYM1p&#10;ocKWlhUVx93JKNh+TfjgPk7xGA/devO7Lz/3bwulBg9x8QoiUAz38H97pRWMnyZwO5OO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EDY3GAAAA3AAAAA8AAAAAAAAA&#10;AAAAAAAAoQIAAGRycy9kb3ducmV2LnhtbFBLBQYAAAAABAAEAPkAAACUAwAAAAA=&#10;" strokeweight="0"/>
                  <v:rect id="Rectangle 10" o:spid="_x0000_s1044" style="position:absolute;left:6489;top:30568;width:1473;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rVL4A&#10;AADcAAAADwAAAGRycy9kb3ducmV2LnhtbERPy4rCMBTdC/5DuMLsNLUM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sia1S+AAAA3AAAAA8AAAAAAAAAAAAAAAAAmAIAAGRycy9kb3ducmV2&#10;LnhtbFBLBQYAAAAABAAEAPUAAACDAwAAAAA=&#10;" filled="f" stroked="f">
                    <v:textbox style="mso-fit-shape-to-text:t" inset="0,0,0,0">
                      <w:txbxContent>
                        <w:p w:rsidR="00947CBE" w:rsidRDefault="00947CBE">
                          <w:r>
                            <w:rPr>
                              <w:rFonts w:ascii="Helvetica" w:hAnsi="Helvetica" w:cs="Helvetica"/>
                              <w:color w:val="000000"/>
                              <w:sz w:val="16"/>
                              <w:szCs w:val="16"/>
                            </w:rPr>
                            <w:t>-15</w:t>
                          </w:r>
                        </w:p>
                      </w:txbxContent>
                    </v:textbox>
                  </v:rect>
                  <v:line id="Line 11" o:spid="_x0000_s1045" style="position:absolute;flip:y;visibility:visible;mso-wrap-style:square" from="12896,29921" to="12896,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OgvMYAAADcAAAADwAAAGRycy9kb3ducmV2LnhtbESPT2sCMRTE74V+h/CE3mpWwSqrUaSl&#10;pRRa8d/B23Pz3F3cvCxJdNNv3xQEj8PM/IaZLaJpxJWcry0rGPQzEMSF1TWXCnbb9+cJCB+QNTaW&#10;ScEveVjMHx9mmGvb8Zqum1CKBGGfo4IqhDaX0hcVGfR92xIn72SdwZCkK6V22CW4aeQwy16kwZrT&#10;QoUtvVZUnDcXo2D9M+aj+7jEczx236vDvvzavy2VeurF5RREoBju4Vv7UysYjkbwfyYd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DoLzGAAAA3AAAAA8AAAAAAAAA&#10;AAAAAAAAoQIAAGRycy9kb3ducmV2LnhtbFBLBQYAAAAABAAEAPkAAACUAwAAAAA=&#10;" strokeweight="0"/>
                  <v:rect id="Rectangle 12" o:spid="_x0000_s1046" style="position:absolute;left:12007;top:30568;width:1474;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-10</w:t>
                          </w:r>
                        </w:p>
                      </w:txbxContent>
                    </v:textbox>
                  </v:rect>
                  <v:line id="Line 13" o:spid="_x0000_s1047" style="position:absolute;flip:y;visibility:visible;mso-wrap-style:square" from="18415,29921" to="18415,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inXMYAAADbAAAADwAAAGRycy9kb3ducmV2LnhtbESPQWsCMRSE7wX/Q3gFbzVbC7bdGkWU&#10;ighatPXQ23Pzuru4eVmS6MZ/bwqFHoeZ+YYZT6NpxIWcry0reBxkIIgLq2suFXx9vj+8gPABWWNj&#10;mRRcycN00rsbY65txzu67EMpEoR9jgqqENpcSl9UZNAPbEucvB/rDIYkXSm1wy7BTSOHWTaSBmtO&#10;CxW2NK+oOO3PRsFu+8xHtzzHUzx2m4/vQ7k+LGZK9e/j7A1EoBj+w3/tlVbw9Aq/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Yp1zGAAAA2wAAAA8AAAAAAAAA&#10;AAAAAAAAoQIAAGRycy9kb3ducmV2LnhtbFBLBQYAAAAABAAEAPkAAACUAwAAAAA=&#10;" strokeweight="0"/>
                  <v:rect id="Rectangle 14" o:spid="_x0000_s1048" style="position:absolute;left:17849;top:30568;width:908;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-5</w:t>
                          </w:r>
                        </w:p>
                      </w:txbxContent>
                    </v:textbox>
                  </v:rect>
                  <v:line id="Line 15" o:spid="_x0000_s1049" style="position:absolute;flip:y;visibility:visible;mso-wrap-style:square" from="24015,29921" to="24015,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jYJ8UAAADbAAAADwAAAGRycy9kb3ducmV2LnhtbESPQWsCMRSE70L/Q3iF3jSrlCpbo0il&#10;RQQr2nro7bl53V3cvCxJdNN/bwqCx2FmvmGm82gacSHna8sKhoMMBHFhdc2lgu+v9/4EhA/IGhvL&#10;pOCPPMxnD70p5tp2vKPLPpQiQdjnqKAKoc2l9EVFBv3AtsTJ+7XOYEjSlVI77BLcNHKUZS/SYM1p&#10;ocKW3ioqTvuzUbD7HPPRfZzjKR67zfbnUK4Py4VST49x8QoiUAz38K290gqeh/D/Jf0A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jYJ8UAAADbAAAADwAAAAAAAAAA&#10;AAAAAAChAgAAZHJzL2Rvd25yZXYueG1sUEsFBgAAAAAEAAQA+QAAAJMDAAAAAA==&#10;" strokeweight="0"/>
                  <v:rect id="Rectangle 16" o:spid="_x0000_s1050" style="position:absolute;left:23774;top:30568;width:565;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0</w:t>
                          </w:r>
                        </w:p>
                      </w:txbxContent>
                    </v:textbox>
                  </v:rect>
                  <v:line id="Line 17" o:spid="_x0000_s1051" style="position:absolute;flip:y;visibility:visible;mso-wrap-style:square" from="29533,29921" to="29533,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UIcYAAADbAAAADwAAAGRycy9kb3ducmV2LnhtbESPQWsCMRSE7wX/Q3gFbzVbKbbdGkWU&#10;ighatPXQ23Pzuru4eVmS6MZ/bwqFHoeZ+YYZT6NpxIWcry0reBxkIIgLq2suFXx9vj+8gPABWWNj&#10;mRRcycN00rsbY65txzu67EMpEoR9jgqqENpcSl9UZNAPbEucvB/rDIYkXSm1wy7BTSOHWTaSBmtO&#10;CxW2NK+oOO3PRsFu+8xHtzzHUzx2m4/vQ7k+LGZK9e/j7A1EoBj+w3/tlVbw9Aq/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e1CHGAAAA2wAAAA8AAAAAAAAA&#10;AAAAAAAAoQIAAGRycy9kb3ducmV2LnhtbFBLBQYAAAAABAAEAPkAAACUAwAAAAA=&#10;" strokeweight="0"/>
                  <v:rect id="Rectangle 18" o:spid="_x0000_s1052" style="position:absolute;left:29286;top:30568;width:565;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5</w:t>
                          </w:r>
                        </w:p>
                      </w:txbxContent>
                    </v:textbox>
                  </v:rect>
                  <v:line id="Line 19" o:spid="_x0000_s1053" style="position:absolute;flip:y;visibility:visible;mso-wrap-style:square" from="35128,29921" to="35128,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6qucYAAADcAAAADwAAAGRycy9kb3ducmV2LnhtbESPQWsCMRSE7wX/Q3iCt5qt0NpujSJK&#10;pQi2aOuht+fmdXdx87Ik0Y3/3giFHoeZ+YaZzKJpxJmcry0reBhmIIgLq2suFXx/vd0/g/ABWWNj&#10;mRRcyMNs2rubYK5tx1s670IpEoR9jgqqENpcSl9UZNAPbUucvF/rDIYkXSm1wy7BTSNHWfYkDdac&#10;FipsaVFRcdydjILtx5gPbnWKx3joNp8/+3K9X86VGvTj/BVEoBj+w3/td61g9PgCtzPp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OqrnGAAAA3AAAAA8AAAAAAAAA&#10;AAAAAAAAoQIAAGRycy9kb3ducmV2LnhtbFBLBQYAAAAABAAEAPkAAACUAwAAAAA=&#10;" strokeweight="0"/>
                  <v:rect id="Rectangle 20" o:spid="_x0000_s1054" style="position:absolute;left:34563;top:30568;width:1130;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7Mr8A&#10;AADcAAAADwAAAGRycy9kb3ducmV2LnhtbERPy4rCMBTdC/MP4Q6403S6EKlGGQYKHXFj9QMuze2D&#10;SW5KkrH1781CcHk47/1xtkbcyYfBsYKvdQaCuHF64E7B7VqutiBCRNZoHJOCBwU4Hj4Weyy0m/hC&#10;9zp2IoVwKFBBH+NYSBmaniyGtRuJE9c6bzEm6DupPU4p3BqZZ9lGWhw4NfQ40k9PzV/9bxXIa11O&#10;29r4zJ3y9mx+q0tLTqnl5/y9AxFpjm/xy11pBfkmzU9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4TsyvwAAANw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10</w:t>
                          </w:r>
                        </w:p>
                      </w:txbxContent>
                    </v:textbox>
                  </v:rect>
                  <v:line id="Line 21" o:spid="_x0000_s1055" style="position:absolute;flip:y;visibility:visible;mso-wrap-style:square" from="40646,29921" to="40646,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RsAsYAAADcAAAADwAAAGRycy9kb3ducmV2LnhtbESPQWsCMRSE7wX/Q3iCt5rVgy2rUcTS&#10;UoRatPXg7bl57i5uXpYkuvHfG6HQ4zAz3zCzRTSNuJLztWUFo2EGgriwuuZSwe/P+/MrCB+QNTaW&#10;ScGNPCzmvacZ5tp2vKXrLpQiQdjnqKAKoc2l9EVFBv3QtsTJO1lnMCTpSqkddgluGjnOsok0WHNa&#10;qLClVUXFeXcxCrabFz66j0s8x2P39X3Yl+v921KpQT8upyACxfAf/mt/agXjyQgeZ9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UbALGAAAA3AAAAA8AAAAAAAAA&#10;AAAAAAAAoQIAAGRycy9kb3ducmV2LnhtbFBLBQYAAAAABAAEAPkAAACUAwAAAAA=&#10;" strokeweight="0"/>
                  <v:rect id="Rectangle 22" o:spid="_x0000_s1056" style="position:absolute;left:40081;top:30568;width:1130;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A3sEA&#10;AADcAAAADwAAAGRycy9kb3ducmV2LnhtbESPzYoCMRCE74LvEFrYm2acg8hoFBEEV/biuA/QTHp+&#10;MOkMSXRm394Iwh6LqvqK2u5Ha8STfOgcK1guMhDEldMdNwp+b6f5GkSIyBqNY1LwRwH2u+lki4V2&#10;A1/pWcZGJAiHAhW0MfaFlKFqyWJYuJ44ebXzFmOSvpHa45Dg1sg8y1bSYsdpocWeji1V9/JhFchb&#10;eRrWpfGZu+T1j/k+X2tySn3NxsMGRKQx/oc/7bNWkK9y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N7BAAAA3A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15</w:t>
                          </w:r>
                        </w:p>
                      </w:txbxContent>
                    </v:textbox>
                  </v:rect>
                  <v:line id="Line 23" o:spid="_x0000_s1057" style="position:absolute;visibility:visible;mso-wrap-style:square" from="5924,30327" to="6248,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5kK8QAAADcAAAADwAAAGRycy9kb3ducmV2LnhtbESPQWvCQBSE7wX/w/IKvelGi2kaXUVE&#10;0d6sVfD4yL4mi9m3Ibtq/PduQehxmJlvmOm8s7W4UuuNYwXDQQKCuHDacKng8LPuZyB8QNZYOyYF&#10;d/Iwn/Vepphrd+Nvuu5DKSKEfY4KqhCaXEpfVGTRD1xDHL1f11oMUbal1C3eItzWcpQkqbRoOC5U&#10;2NCyouK8v1gFZpduxl8fx8+jXG3C8JSdM2MPSr29dosJiEBd+A8/21utYJS+w9+Ze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rmQrxAAAANwAAAAPAAAAAAAAAAAA&#10;AAAAAKECAABkcnMvZG93bnJldi54bWxQSwUGAAAAAAQABAD5AAAAkgMAAAAA&#10;" strokeweight="0"/>
                  <v:rect id="Rectangle 24" o:spid="_x0000_s1058" style="position:absolute;left:3892;top:29673;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9McEA&#10;AADcAAAADwAAAGRycy9kb3ducmV2LnhtbESP3YrCMBSE7xd8h3AWvFvTLSJ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aPTHBAAAA3A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140</w:t>
                          </w:r>
                        </w:p>
                      </w:txbxContent>
                    </v:textbox>
                  </v:rect>
                  <v:line id="Line 25" o:spid="_x0000_s1059" style="position:absolute;visibility:visible;mso-wrap-style:square" from="5924,24726" to="6248,24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tZxMQAAADcAAAADwAAAGRycy9kb3ducmV2LnhtbESPT4vCMBTE7wt+h/AEb2uqYLdWo4is&#10;6N7Wf+Dx0TzbYPNSmqzWb79ZWPA4zMxvmPmys7W4U+uNYwWjYQKCuHDacKngdNy8ZyB8QNZYOyYF&#10;T/KwXPTe5phr9+A93Q+hFBHCPkcFVQhNLqUvKrLoh64hjt7VtRZDlG0pdYuPCLe1HCdJKi0ajgsV&#10;NrSuqLgdfqwC851uJ18f5+lZfm7D6JLdMmNPSg363WoGIlAXXuH/9k4rGKcT+DsTj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1nExAAAANwAAAAPAAAAAAAAAAAA&#10;AAAAAKECAABkcnMvZG93bnJldi54bWxQSwUGAAAAAAQABAD5AAAAkgMAAAAA&#10;" strokeweight="0"/>
                  <v:rect id="Rectangle 26" o:spid="_x0000_s1060" style="position:absolute;left:3892;top:24079;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G3cEA&#10;AADcAAAADwAAAGRycy9kb3ducmV2LnhtbESP3YrCMBSE7xd8h3AWvFvT7UWRapRlQXDFG6sPcGhO&#10;fzA5KUm03bc3guDlMDPfMOvtZI24kw+9YwXfiwwEce10z62Cy3n3tQQRIrJG45gU/FOA7Wb2scZS&#10;u5FPdK9iKxKEQ4kKuhiHUspQd2QxLNxAnLzGeYsxSd9K7XFMcGtknmWFtNhzWuhwoN+O6mt1swrk&#10;udqNy8r4zB3y5mj+9qeGnFLzz+lnBSLSFN/hV3uvFeRFAc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EBt3BAAAA3A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145</w:t>
                          </w:r>
                        </w:p>
                      </w:txbxContent>
                    </v:textbox>
                  </v:rect>
                  <v:line id="Line 27" o:spid="_x0000_s1061" style="position:absolute;visibility:visible;mso-wrap-style:square" from="5924,19215" to="6248,19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iKMQAAADcAAAADwAAAGRycy9kb3ducmV2LnhtbESPT4vCMBTE7wt+h/CEva2pgrVWo4is&#10;uN7Wf+Dx0TzbYPNSmqx2v/1GWPA4zMxvmPmys7W4U+uNYwXDQQKCuHDacKngdNx8ZCB8QNZYOyYF&#10;v+Rhuei9zTHX7sF7uh9CKSKEfY4KqhCaXEpfVGTRD1xDHL2ray2GKNtS6hYfEW5rOUqSVFo0HBcq&#10;bGhdUXE7/FgF5jvdjneT8/QsP7dheMlumbEnpd773WoGIlAXXuH/9pdWMEon8DwTj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lWIoxAAAANwAAAAPAAAAAAAAAAAA&#10;AAAAAKECAABkcnMvZG93bnJldi54bWxQSwUGAAAAAAQABAD5AAAAkgMAAAAA&#10;" strokeweight="0"/>
                  <v:rect id="Rectangle 28" o:spid="_x0000_s1062" style="position:absolute;left:3892;top:18567;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3NL8A&#10;AADcAAAADwAAAGRycy9kb3ducmV2LnhtbERPy4rCMBTdC/MP4Q6403S6EKlGGQYKHXFj9QMuze2D&#10;SW5KkrH1781CcHk47/1xtkbcyYfBsYKvdQaCuHF64E7B7VqutiBCRNZoHJOCBwU4Hj4Weyy0m/hC&#10;9zp2IoVwKFBBH+NYSBmaniyGtRuJE9c6bzEm6DupPU4p3BqZZ9lGWhw4NfQ40k9PzV/9bxXIa11O&#10;29r4zJ3y9mx+q0tLTqnl5/y9AxFpjm/xy11pBfkmrU1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lzc0vwAAANw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150</w:t>
                          </w:r>
                        </w:p>
                      </w:txbxContent>
                    </v:textbox>
                  </v:rect>
                  <v:line id="Line 29" o:spid="_x0000_s1063" style="position:absolute;visibility:visible;mso-wrap-style:square" from="5924,13620" to="6248,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ZTwcQAAADcAAAADwAAAGRycy9kb3ducmV2LnhtbESPT4vCMBTE7wt+h/AEb2uqYK1do4i4&#10;uHvzL+zx0TzbYPNSmqx2v/1GEDwOM/MbZr7sbC1u1HrjWMFomIAgLpw2XCo4HT/fMxA+IGusHZOC&#10;P/KwXPTe5phrd+c93Q6hFBHCPkcFVQhNLqUvKrLoh64hjt7FtRZDlG0pdYv3CLe1HCdJKi0ajgsV&#10;NrSuqLgefq0Cs0u3k+/peXaWm20Y/WTXzNiTUoN+t/oAEagLr/Cz/aUVjNMZPM7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lPBxAAAANwAAAAPAAAAAAAAAAAA&#10;AAAAAKECAABkcnMvZG93bnJldi54bWxQSwUGAAAAAAQABAD5AAAAkgMAAAAA&#10;" strokeweight="0"/>
                  <v:rect id="Rectangle 30" o:spid="_x0000_s1064" style="position:absolute;left:3892;top:12973;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t774A&#10;AADcAAAADwAAAGRycy9kb3ducmV2LnhtbERPy4rCMBTdC/5DuMLsNLWLUapRRBAcmY3VD7g0tw9M&#10;bkoSbefvzWLA5eG8t/vRGvEiHzrHCpaLDARx5XTHjYL77TRfgwgRWaNxTAr+KMB+N51ssdBu4Cu9&#10;ytiIFMKhQAVtjH0hZahashgWridOXO28xZigb6T2OKRwa2SeZd/SYsepocWeji1Vj/JpFchbeRrW&#10;pfGZu+T1r/k5X2tySn3NxsMGRKQxfsT/7rNWkK/S/H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4re++AAAA3AAAAA8AAAAAAAAAAAAAAAAAmAIAAGRycy9kb3ducmV2&#10;LnhtbFBLBQYAAAAABAAEAPUAAACDAwAAAAA=&#10;" filled="f" stroked="f">
                    <v:textbox style="mso-fit-shape-to-text:t" inset="0,0,0,0">
                      <w:txbxContent>
                        <w:p w:rsidR="00947CBE" w:rsidRDefault="00947CBE">
                          <w:r>
                            <w:rPr>
                              <w:rFonts w:ascii="Helvetica" w:hAnsi="Helvetica" w:cs="Helvetica"/>
                              <w:color w:val="000000"/>
                              <w:sz w:val="16"/>
                              <w:szCs w:val="16"/>
                            </w:rPr>
                            <w:t>155</w:t>
                          </w:r>
                        </w:p>
                      </w:txbxContent>
                    </v:textbox>
                  </v:rect>
                  <v:line id="Line 31" o:spid="_x0000_s1065" style="position:absolute;visibility:visible;mso-wrap-style:square" from="5924,8108" to="6248,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nJGsQAAADcAAAADwAAAGRycy9kb3ducmV2LnhtbESPT4vCMBTE7wt+h/CEva1pBbVWo4go&#10;7t7Wf+Dx0TzbYPNSmqjdb79ZWPA4zMxvmPmys7V4UOuNYwXpIAFBXDhtuFRwOm4/MhA+IGusHZOC&#10;H/KwXPTe5phr9+Q9PQ6hFBHCPkcFVQhNLqUvKrLoB64hjt7VtRZDlG0pdYvPCLe1HCbJWFo0HBcq&#10;bGhdUXE73K0C8z3ejb4m5+lZbnYhvWS3zNiTUu/9bjUDEagLr/B/+1MrGE5S+DsTj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6ckaxAAAANwAAAAPAAAAAAAAAAAA&#10;AAAAAKECAABkcnMvZG93bnJldi54bWxQSwUGAAAAAAQABAD5AAAAkgMAAAAA&#10;" strokeweight="0"/>
                  <v:rect id="Rectangle 32" o:spid="_x0000_s1066" style="position:absolute;left:3892;top:7461;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A8IA&#10;AADcAAAADwAAAGRycy9kb3ducmV2LnhtbESPzYoCMRCE74LvEFrYm2acgyuzRhFBUNmL4z5AM+n5&#10;waQzJNEZ394sLOyxqKqvqM1utEY8yYfOsYLlIgNBXDndcaPg53acr0GEiKzROCYFLwqw204nGyy0&#10;G/hKzzI2IkE4FKigjbEvpAxVSxbDwvXEyaudtxiT9I3UHocEt0bmWbaSFjtOCy32dGipupcPq0De&#10;yuOwLo3P3CWvv835dK3JKfUxG/dfICKN8T/81z5pBfln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pYD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160</w:t>
                          </w:r>
                        </w:p>
                      </w:txbxContent>
                    </v:textbox>
                  </v:rect>
                  <v:line id="Line 33" o:spid="_x0000_s1067" style="position:absolute;visibility:visible;mso-wrap-style:square" from="5924,2514" to="6248,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fy9sQAAADcAAAADwAAAGRycy9kb3ducmV2LnhtbESPT4vCMBTE7wt+h/AEb2uqslqrUURc&#10;dG/+BY+P5tkGm5fSZLX77c3Cwh6HmfkNM1+2thIParxxrGDQT0AQ504bLhScT5/vKQgfkDVWjknB&#10;D3lYLjpvc8y0e/KBHsdQiAhhn6GCMoQ6k9LnJVn0fVcTR+/mGoshyqaQusFnhNtKDpNkLC0ajgsl&#10;1rQuKb8fv60Csx9vP74ml+lFbrZhcE3vqbFnpXrddjUDEagN/+G/9k4rGE5G8HsmHgG5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d/L2xAAAANwAAAAPAAAAAAAAAAAA&#10;AAAAAKECAABkcnMvZG93bnJldi54bWxQSwUGAAAAAAQABAD5AAAAkgMAAAAA&#10;" strokeweight="0"/>
                  <v:rect id="Rectangle 34" o:spid="_x0000_s1068" style="position:absolute;left:3892;top:1866;width:1696;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r7MIA&#10;AADcAAAADwAAAGRycy9kb3ducmV2LnhtbESP3WoCMRSE7wXfIRzBO826S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vs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165</w:t>
                          </w:r>
                        </w:p>
                      </w:txbxContent>
                    </v:textbox>
                  </v:rect>
                  <v:oval id="Oval 35" o:spid="_x0000_s1069" style="position:absolute;left:25069;top:20593;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DkcQA&#10;AADcAAAADwAAAGRycy9kb3ducmV2LnhtbESPQWvCQBSE7wX/w/KE3urGiG2JriILBS89mCpen9ln&#10;Es2+DdltTP99VxA8DjPzDbNcD7YRPXW+dqxgOklAEBfO1Fwq2P98vX2C8AHZYOOYFPyRh/Vq9LLE&#10;zLgb76jPQykihH2GCqoQ2kxKX1Rk0U9cSxy9s+sshii7UpoObxFuG5kmybu0WHNcqLAlXVFxzX+t&#10;An3RvT5c9W6q3eVwOn4f03w/U+p1PGwWIAIN4Rl+tLdGQfoxh/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jw5HEAAAA3AAAAA8AAAAAAAAAAAAAAAAAmAIAAGRycy9k&#10;b3ducmV2LnhtbFBLBQYAAAAABAAEAPUAAACJAwAAAAA=&#10;" fillcolor="blue" stroked="f"/>
                  <v:oval id="Oval 36" o:spid="_x0000_s1070" style="position:absolute;left:30099;top:2018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d5sQA&#10;AADcAAAADwAAAGRycy9kb3ducmV2LnhtbESPQWvCQBSE7wX/w/IK3urGCLakrlIWBC8ejIrX1+xr&#10;Es2+Ddk1xn/vCkKPw8x8wyxWg21ET52vHSuYThIQxIUzNZcKDvv1xxcIH5ANNo5JwZ08rJajtwVm&#10;xt14R30eShEh7DNUUIXQZlL6oiKLfuJa4uj9uc5iiLIrpenwFuG2kWmSzKXFmuNChS3piopLfrUK&#10;9Fn3+njRu6l25+PvaXtK88NMqfH78PMNItAQ/sOv9sYoSD/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xXebEAAAA3AAAAA8AAAAAAAAAAAAAAAAAmAIAAGRycy9k&#10;b3ducmV2LnhtbFBLBQYAAAAABAAEAPUAAACJAwAAAAA=&#10;" fillcolor="blue" stroked="f"/>
                  <v:oval id="Oval 37" o:spid="_x0000_s1071" style="position:absolute;left:30505;top:17354;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34fcQA&#10;AADcAAAADwAAAGRycy9kb3ducmV2LnhtbESPQWvCQBSE74L/YXkFb7oxgpbUVcqC0IsHU8Xra/Y1&#10;iWbfhuw2xn/vCkKPw8x8w6y3g21ET52vHSuYzxIQxIUzNZcKjt+76TsIH5ANNo5JwZ08bDfj0Roz&#10;4258oD4PpYgQ9hkqqEJoMyl9UZFFP3MtcfR+XWcxRNmV0nR4i3DbyDRJltJizXGhwpZ0RcU1/7MK&#10;9EX3+nTVh7l2l9PPeX9O8+NCqcnb8PkBItAQ/sOv9pdRkK5W8Dw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9+H3EAAAA3AAAAA8AAAAAAAAAAAAAAAAAmAIAAGRycy9k&#10;b3ducmV2LnhtbFBLBQYAAAAABAAEAPUAAACJAwAAAAA=&#10;" fillcolor="blue" stroked="f"/>
                  <v:oval id="Oval 38" o:spid="_x0000_s1072" style="position:absolute;left:18091;top:7943;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JsD8EA&#10;AADcAAAADwAAAGRycy9kb3ducmV2LnhtbERPTYvCMBC9L/gfwgje1tQK7lKNIgFhLx7sKl5nm7Gt&#10;NpPSZGv99+YgeHy879VmsI3oqfO1YwWzaQKCuHCm5lLB8Xf3+Q3CB2SDjWNS8CAPm/XoY4WZcXc+&#10;UJ+HUsQQ9hkqqEJoMyl9UZFFP3UtceQurrMYIuxKaTq8x3DbyDRJFtJizbGhwpZ0RcUt/7cK9FX3&#10;+nTTh5l219PfeX9O8+Ncqcl42C5BBBrCW/xy/xgF6VdcG8/E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ibA/BAAAA3AAAAA8AAAAAAAAAAAAAAAAAmAIAAGRycy9kb3du&#10;cmV2LnhtbFBLBQYAAAAABAAEAPUAAACGAwAAAAA=&#10;" fillcolor="blue" stroked="f"/>
                  <v:oval id="Oval 39" o:spid="_x0000_s1073" style="position:absolute;left:15741;top:22948;width:407;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7JlMQA&#10;AADcAAAADwAAAGRycy9kb3ducmV2LnhtbESPQWvCQBSE7wX/w/KE3urGCLaNriILBS89mCpen9ln&#10;Es2+DdltTP99VxA8DjPzDbNcD7YRPXW+dqxgOklAEBfO1Fwq2P98vX2A8AHZYOOYFPyRh/Vq9LLE&#10;zLgb76jPQykihH2GCqoQ2kxKX1Rk0U9cSxy9s+sshii7UpoObxFuG5kmyVxarDkuVNiSrqi45r9W&#10;gb7oXh+uejfV7nI4Hb+Pab6fKfU6HjYLEIGG8Aw/2lujIH3/hP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uyZTEAAAA3AAAAA8AAAAAAAAAAAAAAAAAmAIAAGRycy9k&#10;b3ducmV2LnhtbFBLBQYAAAAABAAEAPUAAACJAwAAAAA=&#10;" fillcolor="blue" stroked="f"/>
                  <v:oval id="Oval 40" o:spid="_x0000_s1074" style="position:absolute;left:17360;top:23920;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EQLsAA&#10;AADcAAAADwAAAGRycy9kb3ducmV2LnhtbERPTYvCMBC9L/gfwgje1tQKIl2jSEDw4sGu4nW2Gdtq&#10;MylNrPXfm8OCx8f7Xm0G24ieOl87VjCbJiCIC2dqLhWcfnffSxA+IBtsHJOCF3nYrEdfK8yMe/KR&#10;+jyUIoawz1BBFUKbSemLiiz6qWuJI3d1ncUQYVdK0+EzhttGpkmykBZrjg0VtqQrKu75wyrQN93r&#10;810fZ9rdzn+XwyXNT3OlJuNh+wMi0BA+4n/33ihIl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8EQLsAAAADcAAAADwAAAAAAAAAAAAAAAACYAgAAZHJzL2Rvd25y&#10;ZXYueG1sUEsFBgAAAAAEAAQA9QAAAIUDAAAAAA==&#10;" fillcolor="blue" stroked="f"/>
                  <v:oval id="Oval 41" o:spid="_x0000_s1075" style="position:absolute;left:18903;top:22783;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21tcQA&#10;AADcAAAADwAAAGRycy9kb3ducmV2LnhtbESPQWvCQBSE70L/w/IEb7pJCiKpq8hCoZcejIrXZ/Y1&#10;iWbfhuw2xn/vCoUeh5n5hllvR9uKgXrfOFaQLhIQxKUzDVcKjofP+QqED8gGW8ek4EEetpu3yRpz&#10;4+68p6EIlYgQ9jkqqEPocil9WZNFv3AdcfR+XG8xRNlX0vR4j3DbyixJltJiw3Ghxo50TeWt+LUK&#10;9FUP+nTT+1S76+ly/j5nxfFdqdl03H2ACDSG//Bf+8soyFYpvM7EI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NtbXEAAAA3AAAAA8AAAAAAAAAAAAAAAAAmAIAAGRycy9k&#10;b3ducmV2LnhtbFBLBQYAAAAABAAEAPUAAACJAwAAAAA=&#10;" fillcolor="blue" stroked="f"/>
                  <v:oval id="Oval 42" o:spid="_x0000_s1076" style="position:absolute;left:18821;top:22866;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rwsMA&#10;AADcAAAADwAAAGRycy9kb3ducmV2LnhtbESPQYvCMBSE74L/ITzBm6Z2YZFqFAkIe9mDXcXrs3m2&#10;1ealNNla//1mQfA4zMw3zHo72Eb01PnasYLFPAFBXDhTc6ng+LOfLUH4gGywcUwKnuRhuxmP1pgZ&#10;9+AD9XkoRYSwz1BBFUKbSemLiiz6uWuJo3d1ncUQZVdK0+Ejwm0j0yT5lBZrjgsVtqQrKu75r1Wg&#10;b7rXp7s+LLS7nS7n73OaHz+Umk6G3QpEoCG8w6/2l1GQLlP4Px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8rwsMAAADcAAAADwAAAAAAAAAAAAAAAACYAgAAZHJzL2Rv&#10;d25yZXYueG1sUEsFBgAAAAAEAAQA9QAAAIgDAAAAAA==&#10;" fillcolor="blue" stroked="f"/>
                  <v:oval id="Oval 43" o:spid="_x0000_s1077" style="position:absolute;left:27260;top:21812;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OWcMA&#10;AADcAAAADwAAAGRycy9kb3ducmV2LnhtbESPQYvCMBSE7wv7H8Jb8LamVhCpRlkCgpc9WBWvz+Zt&#10;W21eSpOt9d8bQfA4zMw3zHI92Eb01PnasYLJOAFBXDhTc6ngsN98z0H4gGywcUwK7uRhvfr8WGJm&#10;3I131OehFBHCPkMFVQhtJqUvKrLox64ljt6f6yyGKLtSmg5vEW4bmSbJTFqsOS5U2JKuqLjm/1aB&#10;vuheH696N9Hucjyffk9pfpgqNfoafhYgAg3hHX61t0ZBOp/C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OOWcMAAADcAAAADwAAAAAAAAAAAAAAAACYAgAAZHJzL2Rv&#10;d25yZXYueG1sUEsFBgAAAAAEAAQA9QAAAIgDAAAAAA==&#10;" fillcolor="blue" stroked="f"/>
                  <v:oval id="Oval 44" o:spid="_x0000_s1078" style="position:absolute;left:30746;top:23755;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WLcQA&#10;AADcAAAADwAAAGRycy9kb3ducmV2LnhtbESPQWvCQBSE74L/YXlCb7oxLUVSV5EFoZcejIrX1+wz&#10;iWbfhuwa4793C0KPw8x8wyzXg21ET52vHSuYzxIQxIUzNZcKDvvtdAHCB2SDjWNS8CAP69V4tMTM&#10;uDvvqM9DKSKEfYYKqhDaTEpfVGTRz1xLHL2z6yyGKLtSmg7vEW4bmSbJp7RYc1yosCVdUXHNb1aB&#10;vuheH696N9fucvw9/ZzS/PCu1Ntk2HyBCDSE//Cr/W0UpIsP+Ds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6Fi3EAAAA3AAAAA8AAAAAAAAAAAAAAAAAmAIAAGRycy9k&#10;b3ducmV2LnhtbFBLBQYAAAAABAAEAPUAAACJAwAAAAA=&#10;" fillcolor="blue" stroked="f"/>
                  <v:oval id="Oval 45" o:spid="_x0000_s1079" style="position:absolute;left:26123;top:17678;width:407;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ztsQA&#10;AADcAAAADwAAAGRycy9kb3ducmV2LnhtbESPQWvCQBSE74L/YXlCb7oxpUVSV5EFoZcejIrX1+wz&#10;iWbfhuwa4793C0KPw8x8wyzXg21ET52vHSuYzxIQxIUzNZcKDvvtdAHCB2SDjWNS8CAP69V4tMTM&#10;uDvvqM9DKSKEfYYKqhDaTEpfVGTRz1xLHL2z6yyGKLtSmg7vEW4bmSbJp7RYc1yosCVdUXHNb1aB&#10;vuheH696N9fucvw9/ZzS/PCu1Ntk2HyBCDSE//Cr/W0UpIsP+Ds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2s7bEAAAA3AAAAA8AAAAAAAAAAAAAAAAAmAIAAGRycy9k&#10;b3ducmV2LnhtbFBLBQYAAAAABAAEAPUAAACJAwAAAAA=&#10;" fillcolor="blue" stroked="f"/>
                  <v:oval id="Oval 46" o:spid="_x0000_s1080" style="position:absolute;left:18338;top:20916;width:40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twcMA&#10;AADcAAAADwAAAGRycy9kb3ducmV2LnhtbESPQYvCMBSE78L+h/AWvGlqBZFqlCUgePFgVbw+m7dt&#10;tXkpTazdf78RFvY4zMw3zHo72Eb01PnasYLZNAFBXDhTc6ngfNpNliB8QDbYOCYFP+Rhu/kYrTEz&#10;7sVH6vNQighhn6GCKoQ2k9IXFVn0U9cSR+/bdRZDlF0pTYevCLeNTJNkIS3WHBcqbElXVDzyp1Wg&#10;77rXl4c+zrS7X27XwzXNz3Olxp/D1wpEoCH8h//ae6MgXS7gfSYe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twcMAAADcAAAADwAAAAAAAAAAAAAAAACYAgAAZHJzL2Rv&#10;d25yZXYueG1sUEsFBgAAAAAEAAQA9QAAAIgDAAAAAA==&#10;" fillcolor="blue" stroked="f"/>
                  <v:oval id="Oval 47" o:spid="_x0000_s1081" style="position:absolute;left:18497;top:2343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IWsQA&#10;AADcAAAADwAAAGRycy9kb3ducmV2LnhtbESPQWvCQBSE74L/YXlCb7oxhVZSV5EFoZcejIrX1+wz&#10;iWbfhuwa4793C0KPw8x8wyzXg21ET52vHSuYzxIQxIUzNZcKDvvtdAHCB2SDjWNS8CAP69V4tMTM&#10;uDvvqM9DKSKEfYYKqhDaTEpfVGTRz1xLHL2z6yyGKLtSmg7vEW4bmSbJh7RYc1yosCVdUXHNb1aB&#10;vuheH696N9fucvw9/ZzS/PCu1Ntk2HyBCDSE//Cr/W0UpItP+Ds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oiFrEAAAA3AAAAA8AAAAAAAAAAAAAAAAAmAIAAGRycy9k&#10;b3ducmV2LnhtbFBLBQYAAAAABAAEAPUAAACJAwAAAAA=&#10;" fillcolor="blue" stroked="f"/>
                  <v:oval id="Oval 48" o:spid="_x0000_s1082" style="position:absolute;left:19634;top:2302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o08UA&#10;AADcAAAADwAAAGRycy9kb3ducmV2LnhtbESPQWvCQBCF74X+h2WE3uomCqWkriILhV48mCpex+w0&#10;iWZnQ3Yb03/vHITeZnhv3vtmtZl8p0YaYhvYQD7PQBFXwbVcGzh8f76+g4oJ2WEXmAz8UYTN+vlp&#10;hYULN97TWKZaSQjHAg00KfWF1rFqyGOch55YtJ8weEyyDrV2A94k3Hd6kWVv2mPL0tBgT7ah6lr+&#10;egP2Ykd7vNp9bsPleD7tTovysDTmZTZtP0AlmtK/+XH95QQ/F1p5Rib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mOjTxQAAANwAAAAPAAAAAAAAAAAAAAAAAJgCAABkcnMv&#10;ZG93bnJldi54bWxQSwUGAAAAAAQABAD1AAAAigMAAAAA&#10;" fillcolor="blue" stroked="f"/>
                  <v:oval id="Oval 49" o:spid="_x0000_s1083" style="position:absolute;left:24422;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3LyMUA&#10;AADcAAAADwAAAGRycy9kb3ducmV2LnhtbESPQWvCQBCF70L/wzIFb7rRSimpq5SFgpceTBWv0+w0&#10;iWZnQ3aN8d87h0JvM7w3732z3o6+VQP1sQlsYDHPQBGXwTVcGTh8f87eQMWE7LANTAbuFGG7eZqs&#10;MXfhxnsailQpCeGYo4E6pS7XOpY1eYzz0BGL9ht6j0nWvtKux5uE+1Yvs+xVe2xYGmrsyNZUXoqr&#10;N2DPdrDHi90vbDgff05fp2VxeDFm+jx+vINKNKZ/89/1zgn+SvD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cvIxQAAANwAAAAPAAAAAAAAAAAAAAAAAJgCAABkcnMv&#10;ZG93bnJldi54bWxQSwUGAAAAAAQABAD1AAAAigMAAAAA&#10;" fillcolor="blue" stroked="f"/>
                  <v:oval id="Oval 50" o:spid="_x0000_s1084" style="position:absolute;left:30911;top:23672;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uU8IA&#10;AADcAAAADwAAAGRycy9kb3ducmV2LnhtbERPTYvCMBC9L+x/CLPgbU2ryyLVKEtA8OLBqngdm9m2&#10;2kxKE2v992ZB2Ns83ucsVoNtRE+drx0rSMcJCOLCmZpLBYf9+nMGwgdkg41jUvAgD6vl+9sCM+Pu&#10;vKM+D6WIIewzVFCF0GZS+qIii37sWuLI/brOYoiwK6Xp8B7DbSMnSfItLdYcGypsSVdUXPObVaAv&#10;utfHq96l2l2O59P2NMkPU6VGH8PPHESgIfyLX+6NifO/Uvh7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W5TwgAAANwAAAAPAAAAAAAAAAAAAAAAAJgCAABkcnMvZG93&#10;bnJldi54bWxQSwUGAAAAAAQABAD1AAAAhwMAAAAA&#10;" fillcolor="blue" stroked="f"/>
                  <v:oval id="Oval 51" o:spid="_x0000_s1085" style="position:absolute;left:27343;top:2359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wJMMA&#10;AADcAAAADwAAAGRycy9kb3ducmV2LnhtbERPPWvDMBDdC/0P4grdGjluKMGJHIog0KVD3JisF+tq&#10;O7ZOxlIc999XgUK3e7zP2+5m24uJRt86VrBcJCCIK2darhUcv/YvaxA+IBvsHZOCH/Kwyx8ftpgZ&#10;d+MDTUWoRQxhn6GCJoQhk9JXDVn0CzcQR+7bjRZDhGMtzYi3GG57mSbJm7TYcmxocCDdUNUVV6tA&#10;X/Sky04fltpdyvPp85QWx1elnp/m9w2IQHP4F/+5P0ycv0r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PwJMMAAADcAAAADwAAAAAAAAAAAAAAAACYAgAAZHJzL2Rv&#10;d25yZXYueG1sUEsFBgAAAAAEAAQA9QAAAIgDAAAAAA==&#10;" fillcolor="blue" stroked="f"/>
                  <v:oval id="Oval 52" o:spid="_x0000_s1086" style="position:absolute;left:26854;top:746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Vv8EA&#10;AADcAAAADwAAAGRycy9kb3ducmV2LnhtbERPTYvCMBC9L/gfwgje1lRdlqUaRQKCFw9WxetsM7bV&#10;ZlKaWOu/NwvC3ubxPmex6m0tOmp95VjBZJyAIM6dqbhQcDxsPn9A+IBssHZMCp7kYbUcfCwwNe7B&#10;e+qyUIgYwj5FBWUITSqlz0uy6MeuIY7cxbUWQ4RtIU2LjxhuazlNkm9pseLYUGJDuqT8lt2tAn3V&#10;nT7d9H6i3fX0e96dp9lxptRo2K/nIAL14V/8dm9NnP81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PVb/BAAAA3AAAAA8AAAAAAAAAAAAAAAAAmAIAAGRycy9kb3du&#10;cmV2LnhtbFBLBQYAAAAABAAEAPUAAACGAwAAAAA=&#10;" fillcolor="blue" stroked="f"/>
                  <v:oval id="Oval 53" o:spid="_x0000_s1087" style="position:absolute;left:26612;top:9810;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bNy8EA&#10;AADcAAAADwAAAGRycy9kb3ducmV2LnhtbERPS4vCMBC+C/sfwgjeNPWBSNcoEljYiwer4nVsZttq&#10;MylNttZ/v1kQvM3H95z1tre16Kj1lWMF00kCgjh3puJCwen4NV6B8AHZYO2YFDzJw3bzMVhjatyD&#10;D9RloRAxhH2KCsoQmlRKn5dk0U9cQxy5H9daDBG2hTQtPmK4reUsSZbSYsWxocSGdEn5Pfu1CvRN&#10;d/p814epdrfz9bK/zLLTXKnRsN99ggjUh7f45f42cf5iAf/PxAv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mzcvBAAAA3AAAAA8AAAAAAAAAAAAAAAAAmAIAAGRycy9kb3du&#10;cmV2LnhtbFBLBQYAAAAABAAEAPUAAACGAwAAAAA=&#10;" fillcolor="blue" stroked="f"/>
                  <v:oval id="Oval 54" o:spid="_x0000_s1088" style="position:absolute;left:27178;top:673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TvMIA&#10;AADcAAAADwAAAGRycy9kb3ducmV2LnhtbERPS2sCMRC+C/0PYQRvmlWLLVujlEDBiwdXxet0M+4z&#10;k2WTrtt/3xQKvc3H95ztfrStGKj3lWMFy0UCgjh3puJCweX8MX8F4QOywdYxKfgmD/vd02SLqXEP&#10;PtGQhULEEPYpKihD6FIpfV6SRb9wHXHk7q63GCLsC2l6fMRw28pVkmykxYpjQ4kd6ZLyJvuyCnSt&#10;B31t9GmpXX39vB1vq+yyVmo2Hd/fQAQaw7/4z30wcf7zC/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tFO8wgAAANwAAAAPAAAAAAAAAAAAAAAAAJgCAABkcnMvZG93&#10;bnJldi54bWxQSwUGAAAAAAQABAD1AAAAhwMAAAAA&#10;" fillcolor="blue" stroked="f"/>
                  <v:oval id="Oval 55" o:spid="_x0000_s1089" style="position:absolute;left:20447;top:8026;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HzsUA&#10;AADcAAAADwAAAGRycy9kb3ducmV2LnhtbESPQWvCQBCF70L/wzIFb7rRSimpq5SFgpceTBWv0+w0&#10;iWZnQ3aN8d87h0JvM7w3732z3o6+VQP1sQlsYDHPQBGXwTVcGTh8f87eQMWE7LANTAbuFGG7eZqs&#10;MXfhxnsailQpCeGYo4E6pS7XOpY1eYzz0BGL9ht6j0nWvtKux5uE+1Yvs+xVe2xYGmrsyNZUXoqr&#10;N2DPdrDHi90vbDgff05fp2VxeDFm+jx+vINKNKZ/89/1zgn+Smj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K8fOxQAAANwAAAAPAAAAAAAAAAAAAAAAAJgCAABkcnMv&#10;ZG93bnJldi54bWxQSwUGAAAAAAQABAD1AAAAigMAAAAA&#10;" fillcolor="blue" stroked="f"/>
                  <v:oval id="Oval 56" o:spid="_x0000_s1090" style="position:absolute;left:17202;top:23348;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iVcIA&#10;AADcAAAADwAAAGRycy9kb3ducmV2LnhtbERPS2sCMRC+C/0PYQRvmlWLtFujlEDBiwdXxet0M+4z&#10;k2WTrtt/3xQKvc3H95ztfrStGKj3lWMFy0UCgjh3puJCweX8MX8B4QOywdYxKfgmD/vd02SLqXEP&#10;PtGQhULEEPYpKihD6FIpfV6SRb9wHXHk7q63GCLsC2l6fMRw28pVkmykxYpjQ4kd6ZLyJvuyCnSt&#10;B31t9GmpXX39vB1vq+yyVmo2Hd/fQAQaw7/4z30wcf7zK/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2JVwgAAANwAAAAPAAAAAAAAAAAAAAAAAJgCAABkcnMvZG93&#10;bnJldi54bWxQSwUGAAAAAAQABAD1AAAAhwMAAAAA&#10;" fillcolor="blue" stroked="f"/>
                  <v:oval id="Oval 57" o:spid="_x0000_s1091" style="position:absolute;left:18338;top:23837;width:40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pm+cMA&#10;AADcAAAADwAAAGRycy9kb3ducmV2LnhtbERPPWvDMBDdC/0P4grdGjkuKcGJHIog0KVD3JisF+tq&#10;O7ZOxlIc999XgUK3e7zP2+5m24uJRt86VrBcJCCIK2darhUcv/YvaxA+IBvsHZOCH/Kwyx8ftpgZ&#10;d+MDTUWoRQxhn6GCJoQhk9JXDVn0CzcQR+7bjRZDhGMtzYi3GG57mSbJm7TYcmxocCDdUNUVV6tA&#10;X/Sky04fltpdyvPp85QWx1elnp/m9w2IQHP4F/+5P0ycv0r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pm+cMAAADcAAAADwAAAAAAAAAAAAAAAACYAgAAZHJzL2Rv&#10;d25yZXYueG1sUEsFBgAAAAAEAAQA9QAAAIgDAAAAAA==&#10;" fillcolor="blue" stroked="f"/>
                  <v:oval id="Oval 58" o:spid="_x0000_s1092" style="position:absolute;left:18986;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9bFsIA&#10;AADcAAAADwAAAGRycy9kb3ducmV2LnhtbERPS2sCMRC+C/0PYQRvmlVrKVujlEDBiwdXxet0M+4z&#10;k2WTrtt/3xQKvc3H95ztfrStGKj3lWMFy0UCgjh3puJCweX8MX8F4QOywdYxKfgmD/vd02SLqXEP&#10;PtGQhULEEPYpKihD6FIpfV6SRb9wHXHk7q63GCLsC2l6fMRw28pVkrxIixXHhhI70iXlTfZlFeha&#10;D/ra6NNSu/r6eTveVtllrdRsOr6/gQg0hn/xn/tg4vzN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1sWwgAAANwAAAAPAAAAAAAAAAAAAAAAAJgCAABkcnMvZG93&#10;bnJldi54bWxQSwUGAAAAAAQABAD1AAAAhwMAAAAA&#10;" fillcolor="blue" stroked="f"/>
                  <v:oval id="Oval 59" o:spid="_x0000_s1093" style="position:absolute;left:19392;top:2359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3FYcIA&#10;AADcAAAADwAAAGRycy9kb3ducmV2LnhtbERPS2sCMRC+C/0PYQRvmlWpLVujlEDBiwdXxet0M+4z&#10;k2WTrtt/3xQKvc3H95ztfrStGKj3lWMFy0UCgjh3puJCweX8MX8F4QOywdYxKfgmD/vd02SLqXEP&#10;PtGQhULEEPYpKihD6FIpfV6SRb9wHXHk7q63GCLsC2l6fMRw28pVkmykxYpjQ4kd6ZLyJvuyCnSt&#10;B31t9GmpXX39vB1vq+yyVmo2Hd/fQAQaw7/4z30wcf7zC/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cVhwgAAANwAAAAPAAAAAAAAAAAAAAAAAJgCAABkcnMvZG93&#10;bnJldi54bWxQSwUGAAAAAAQABAD1AAAAhwMAAAAA&#10;" fillcolor="blue" stroked="f"/>
                  <v:oval id="Oval 60" o:spid="_x0000_s1094" style="position:absolute;left:25717;top:2375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70iMIA&#10;AADcAAAADwAAAGRycy9kb3ducmV2LnhtbERPS2sCMRC+C/0PYQRvmlWptFujlEDBiwdXxet0M+4z&#10;k2WTrtt/3xQKvc3H95ztfrStGKj3lWMFy0UCgjh3puJCweX8MX8B4QOywdYxKfgmD/vd02SLqXEP&#10;PtGQhULEEPYpKihD6FIpfV6SRb9wHXHk7q63GCLsC2l6fMRw28pVkmykxYpjQ4kd6ZLyJvuyCnSt&#10;B31t9GmpXX39vB1vq+yyVmo2Hd/fQAQaw7/4z30wcf7zK/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vSIwgAAANwAAAAPAAAAAAAAAAAAAAAAAJgCAABkcnMvZG93&#10;bnJldi54bWxQSwUGAAAAAAQABAD1AAAAhwMAAAAA&#10;" fillcolor="blue" stroked="f"/>
                  <v:oval id="Oval 61" o:spid="_x0000_s1095" style="position:absolute;left:28721;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P3MEA&#10;AADcAAAADwAAAGRycy9kb3ducmV2LnhtbERPTYvCMBC9C/sfwgjeNFVBpWsUCSzsxYNV8To2s221&#10;mZQmW+u/3ywI3ubxPme97W0tOmp95VjBdJKAIM6dqbhQcDp+jVcgfEA2WDsmBU/ysN18DNaYGvfg&#10;A3VZKEQMYZ+igjKEJpXS5yVZ9BPXEEfux7UWQ4RtIU2LjxhuazlLkoW0WHFsKLEhXVJ+z36tAn3T&#10;nT7f9WGq3e18vewvs+w0V2o07HefIAL14S1+ub9NnL9Ywv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BD9zBAAAA3AAAAA8AAAAAAAAAAAAAAAAAmAIAAGRycy9kb3du&#10;cmV2LnhtbFBLBQYAAAAABAAEAPUAAACGAwAAAAA=&#10;" fillcolor="blue" stroked="f"/>
                  <v:oval id="Oval 62" o:spid="_x0000_s1096" style="position:absolute;left:24098;top:21488;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6brsQA&#10;AADcAAAADwAAAGRycy9kb3ducmV2LnhtbESPT2vDMAzF74V9B6PBbq3TDsrI6pZhGOyyQ9OWXrVY&#10;y1/LIfbS7NtPh8JuEu/pvZ92h9n3aqIxNoENrFcZKOIyuIYrA+fT+/IFVEzIDvvAZOCXIhz2D4sd&#10;5i7c+EhTkSolIRxzNFCnNORax7Imj3EVBmLRvsPoMck6VtqNeJNw3+tNlm21x4alocaBbE1lV/x4&#10;A7a1k7109ri2ob18XT+vm+L8bMzT4/z2CirRnP7N9+sPJ/hboZVnZAK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em67EAAAA3AAAAA8AAAAAAAAAAAAAAAAAmAIAAGRycy9k&#10;b3ducmV2LnhtbFBLBQYAAAAABAAEAPUAAACJAwAAAAA=&#10;" fillcolor="blue" stroked="f"/>
                  <v:oval id="Oval 63" o:spid="_x0000_s1097" style="position:absolute;left:24663;top:2091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BdcUA&#10;AADcAAAADwAAAGRycy9kb3ducmV2LnhtbESPQWvCQBCF70L/wzIFb7rRgi2pq5SFgpceTBWv0+w0&#10;iWZnQ3aN8d87h0JvM7w3732z3o6+VQP1sQlsYDHPQBGXwTVcGTh8f87eQMWE7LANTAbuFGG7eZqs&#10;MXfhxnsailQpCeGYo4E6pS7XOpY1eYzz0BGL9ht6j0nWvtKux5uE+1Yvs2ylPTYsDTV2ZGsqL8XV&#10;G7BnO9jjxe4XNpyPP6ev07I4vBgzfR4/3kElGtO/+e965wT/VfD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QF1xQAAANwAAAAPAAAAAAAAAAAAAAAAAJgCAABkcnMv&#10;ZG93bnJldi54bWxQSwUGAAAAAAQABAD1AAAAigMAAAAA&#10;" fillcolor="blue" stroked="f"/>
                  <v:oval id="Oval 64" o:spid="_x0000_s1098" style="position:absolute;left:24745;top:2091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2k7sIA&#10;AADcAAAADwAAAGRycy9kb3ducmV2LnhtbERPTYvCMBC9L+x/CLPgbU2rsCvVKEtA8OLBqngdm9m2&#10;2kxKE2v992ZB2Ns83ucsVoNtRE+drx0rSMcJCOLCmZpLBYf9+nMGwgdkg41jUvAgD6vl+9sCM+Pu&#10;vKM+D6WIIewzVFCF0GZS+qIii37sWuLI/brOYoiwK6Xp8B7DbSMnSfIlLdYcGypsSVdUXPObVaAv&#10;utfHq96l2l2O59P2NMkPU6VGH8PPHESgIfyLX+6NifO/U/h7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faTuwgAAANwAAAAPAAAAAAAAAAAAAAAAAJgCAABkcnMvZG93&#10;bnJldi54bWxQSwUGAAAAAAQABAD1AAAAhwMAAAAA&#10;" fillcolor="blue" stroked="f"/>
                  <v:oval id="Oval 65" o:spid="_x0000_s1099" style="position:absolute;left:24745;top:2091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86mcMA&#10;AADcAAAADwAAAGRycy9kb3ducmV2LnhtbERPPWvDMBDdC/0P4grdGjkupMGJHIog0KVD3JisF+tq&#10;O7ZOxlIc999XgUK3e7zP2+5m24uJRt86VrBcJCCIK2darhUcv/YvaxA+IBvsHZOCH/Kwyx8ftpgZ&#10;d+MDTUWoRQxhn6GCJoQhk9JXDVn0CzcQR+7bjRZDhGMtzYi3GG57mSbJSlpsOTY0OJBuqOqKq1Wg&#10;L3rSZacPS+0u5fn0eUqL46tSz0/z+wZEoDn8i//cHybOf0v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86mcMAAADcAAAADwAAAAAAAAAAAAAAAACYAgAAZHJzL2Rv&#10;d25yZXYueG1sUEsFBgAAAAAEAAQA9QAAAIgDAAAAAA==&#10;" fillcolor="blue" stroked="f"/>
                  <v:oval id="Oval 66" o:spid="_x0000_s1100" style="position:absolute;left:24580;top:21564;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fAsEA&#10;AADcAAAADwAAAGRycy9kb3ducmV2LnhtbERPTYvCMBC9L/gfwgje1lSF3aUaRQKCFw9WxetsM7bV&#10;ZlKaWOu/NwvC3ubxPmex6m0tOmp95VjBZJyAIM6dqbhQcDxsPn9A+IBssHZMCp7kYbUcfCwwNe7B&#10;e+qyUIgYwj5FBWUITSqlz0uy6MeuIY7cxbUWQ4RtIU2LjxhuazlNki9pseLYUGJDuqT8lt2tAn3V&#10;nT7d9H6i3fX0e96dp9lxptRo2K/nIAL14V/8dm9NnP89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jnwLBAAAA3AAAAA8AAAAAAAAAAAAAAAAAmAIAAGRycy9kb3du&#10;cmV2LnhtbFBLBQYAAAAABAAEAPUAAACGAwAAAAA=&#10;" fillcolor="blue" stroked="f"/>
                  <v:oval id="Oval 67" o:spid="_x0000_s1101" style="position:absolute;left:24904;top:2091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HdsIA&#10;AADcAAAADwAAAGRycy9kb3ducmV2LnhtbERPS2sCMRC+C/0PYQRvmlWLLVujlEDBiwdXxet0M+4z&#10;k2WTrtt/3xQKvc3H95ztfrStGKj3lWMFy0UCgjh3puJCweX8MX8F4QOywdYxKfgmD/vd02SLqXEP&#10;PtGQhULEEPYpKihD6FIpfV6SRb9wHXHk7q63GCLsC2l6fMRw28pVkmykxYpjQ4kd6ZLyJvuyCnSt&#10;B31t9GmpXX39vB1vq+yyVmo2Hd/fQAQaw7/4z30wcf7L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Cgd2wgAAANwAAAAPAAAAAAAAAAAAAAAAAJgCAABkcnMvZG93&#10;bnJldi54bWxQSwUGAAAAAAQABAD1AAAAhwMAAAAA&#10;" fillcolor="blue" stroked="f"/>
                  <v:oval id="Oval 68" o:spid="_x0000_s1102" style="position:absolute;left:24745;top:20999;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i7cIA&#10;AADcAAAADwAAAGRycy9kb3ducmV2LnhtbERPS2sCMRC+C/0PYQRvmlWpLVujlEDBiwdXxet0M+4z&#10;k2WTrtt/3xQKvc3H95ztfrStGKj3lWMFy0UCgjh3puJCweX8MX8F4QOywdYxKfgmD/vd02SLqXEP&#10;PtGQhULEEPYpKihD6FIpfV6SRb9wHXHk7q63GCLsC2l6fMRw28pVkmykxYpjQ4kd6ZLyJvuyCnSt&#10;B31t9GmpXX39vB1vq+yyVmo2Hd/fQAQaw7/4z30wcf7L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qLtwgAAANwAAAAPAAAAAAAAAAAAAAAAAJgCAABkcnMvZG93&#10;bnJldi54bWxQSwUGAAAAAAQABAD1AAAAhwMAAAAA&#10;" fillcolor="blue" stroked="f"/>
                  <v:oval id="Oval 69" o:spid="_x0000_s1103" style="position:absolute;left:19958;top:21082;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8msEA&#10;AADcAAAADwAAAGRycy9kb3ducmV2LnhtbERPTYvCMBC9C/sfwgjeNFVBpWsUCSzsxYNV8To2s221&#10;mZQmW+u/3ywI3ubxPme97W0tOmp95VjBdJKAIM6dqbhQcDp+jVcgfEA2WDsmBU/ysN18DNaYGvfg&#10;A3VZKEQMYZ+igjKEJpXS5yVZ9BPXEEfux7UWQ4RtIU2LjxhuazlLkoW0WHFsKLEhXVJ+z36tAn3T&#10;nT7f9WGq3e18vewvs+w0V2o07HefIAL14S1+ub9NnL9cwP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UPJrBAAAA3AAAAA8AAAAAAAAAAAAAAAAAmAIAAGRycy9kb3du&#10;cmV2LnhtbFBLBQYAAAAABAAEAPUAAACGAwAAAAA=&#10;" fillcolor="blue" stroked="f"/>
                  <v:oval id="Oval 70" o:spid="_x0000_s1104" style="position:absolute;left:17119;top:23920;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ZAcEA&#10;AADcAAAADwAAAGRycy9kb3ducmV2LnhtbERPTYvCMBC9C/6HMII3TVXQpRpFAsJePNhVvM42Y1tt&#10;JqXJ1vrvzcLC3ubxPmez620tOmp95VjBbJqAIM6dqbhQcP46TD5A+IBssHZMCl7kYbcdDjaYGvfk&#10;E3VZKEQMYZ+igjKEJpXS5yVZ9FPXEEfu5lqLIcK2kKbFZwy3tZwnyVJarDg2lNiQLil/ZD9Wgb7r&#10;Tl8e+jTT7n75vh6v8+y8UGo86vdrEIH68C/+c3+aOH+1gt9n4gVy+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YmQHBAAAA3AAAAA8AAAAAAAAAAAAAAAAAmAIAAGRycy9kb3du&#10;cmV2LnhtbFBLBQYAAAAABAAEAPUAAACGAwAAAAA=&#10;" fillcolor="blue" stroked="f"/>
                  <v:oval id="Oval 71" o:spid="_x0000_s1105" style="position:absolute;left:20605;top:24485;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cNc8UA&#10;AADcAAAADwAAAGRycy9kb3ducmV2LnhtbESPQWvCQBCF70L/wzIFb7rRgi2pq5SFgpceTBWv0+w0&#10;iWZnQ3aN8d87h0JvM7w3732z3o6+VQP1sQlsYDHPQBGXwTVcGTh8f87eQMWE7LANTAbuFGG7eZqs&#10;MXfhxnsailQpCeGYo4E6pS7XOpY1eYzz0BGL9ht6j0nWvtKux5uE+1Yvs2ylPTYsDTV2ZGsqL8XV&#10;G7BnO9jjxe4XNpyPP6ev07I4vBgzfR4/3kElGtO/+e965wT/VWj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w1zxQAAANwAAAAPAAAAAAAAAAAAAAAAAJgCAABkcnMv&#10;ZG93bnJldi54bWxQSwUGAAAAAAQABAD1AAAAigMAAAAA&#10;" fillcolor="blue" stroked="f"/>
                  <v:oval id="Oval 72" o:spid="_x0000_s1106" style="position:absolute;left:20523;top:24485;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uo6MIA&#10;AADcAAAADwAAAGRycy9kb3ducmV2LnhtbERPS2sCMRC+C/0PYQRvmlWhtlujlEDBiwdXxet0M+4z&#10;k2WTrtt/3xQKvc3H95ztfrStGKj3lWMFy0UCgjh3puJCweX8MX8B4QOywdYxKfgmD/vd02SLqXEP&#10;PtGQhULEEPYpKihD6FIpfV6SRb9wHXHk7q63GCLsC2l6fMRw28pVkjxLixXHhhI70iXlTfZlFeha&#10;D/ra6NNSu/r6eTveVtllrdRsOr6/gQg0hn/xn/tg4vzNK/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6jowgAAANwAAAAPAAAAAAAAAAAAAAAAAJgCAABkcnMvZG93&#10;bnJldi54bWxQSwUGAAAAAAQABAD1AAAAhwMAAAAA&#10;" fillcolor="blue" stroked="f"/>
                  <v:oval id="Oval 73" o:spid="_x0000_s1107" style="position:absolute;left:20523;top:24485;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xUsQA&#10;AADcAAAADwAAAGRycy9kb3ducmV2LnhtbESPT2vDMAzF74V9B6PBbq3TDkbJ6pZhGOyyQ9OWXrVY&#10;y1/LIfbS7NtPh8JuEu/pvZ92h9n3aqIxNoENrFcZKOIyuIYrA+fT+3ILKiZkh31gMvBLEQ77h8UO&#10;cxdufKSpSJWSEI45GqhTGnKtY1mTx7gKA7Fo32H0mGQdK+1GvEm47/Umy160x4alocaBbE1lV/x4&#10;A7a1k7109ri2ob18XT+vm+L8bMzT4/z2CirRnP7N9+sPJ/hbwZdnZAK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kcVLEAAAA3AAAAA8AAAAAAAAAAAAAAAAAmAIAAGRycy9k&#10;b3ducmV2LnhtbFBLBQYAAAAABAAEAPUAAACJAwAAAAA=&#10;" fillcolor="blue" stroked="f"/>
                  <v:oval id="Oval 74" o:spid="_x0000_s1108" style="position:absolute;left:20770;top:24485;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jUycEA&#10;AADcAAAADwAAAGRycy9kb3ducmV2LnhtbERPTYvCMBC9C/sfwix407QuiFSjLIEFL3uwKl7HZmyr&#10;zaQ0sdZ/v1kQvM3jfc5qM9hG9NT52rGCdJqAIC6cqblUcNj/TBYgfEA22DgmBU/ysFl/jFaYGffg&#10;HfV5KEUMYZ+hgiqENpPSFxVZ9FPXEkfu4jqLIcKulKbDRwy3jZwlyVxarDk2VNiSrqi45XerQF91&#10;r483vUu1ux7Pp9/TLD98KTX+HL6XIAIN4S1+ubcmzl+k8P9MvE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1MnBAAAA3AAAAA8AAAAAAAAAAAAAAAAAmAIAAGRycy9kb3du&#10;cmV2LnhtbFBLBQYAAAAABAAEAPUAAACGAwAAAAA=&#10;" fillcolor="blue" stroked="f"/>
                  <v:oval id="Oval 75" o:spid="_x0000_s1109" style="position:absolute;left:20605;top:24485;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pKvsEA&#10;AADcAAAADwAAAGRycy9kb3ducmV2LnhtbERPTYvCMBC9C/6HMAveNLULIl2jLAHByx6sitexmW2r&#10;zaQ0sdZ/v1kQvM3jfc5qM9hG9NT52rGC+SwBQVw4U3Op4HjYTpcgfEA22DgmBU/ysFmPRyvMjHvw&#10;nvo8lCKGsM9QQRVCm0npi4os+plriSP36zqLIcKulKbDRwy3jUyTZCEt1hwbKmxJV1Tc8rtVoK+6&#10;16eb3s+1u54u559zmh8/lZp8DN9fIAIN4S1+uXcmzl+m8P9MvE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6Sr7BAAAA3AAAAA8AAAAAAAAAAAAAAAAAmAIAAGRycy9kb3du&#10;cmV2LnhtbFBLBQYAAAAABAAEAPUAAACGAwAAAAA=&#10;" fillcolor="blue" stroked="f"/>
                  <v:oval id="Oval 76" o:spid="_x0000_s1110" style="position:absolute;left:23691;top:23837;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vJcAA&#10;AADcAAAADwAAAGRycy9kb3ducmV2LnhtbERPTYvCMBC9C/6HMII3TVUQ6RpFAoKXPVgVr7PN2Fab&#10;SWmytf57IyzsbR7vc9bb3taio9ZXjhXMpgkI4tyZigsF59N+sgLhA7LB2jEpeJGH7WY4WGNq3JOP&#10;1GWhEDGEfYoKyhCaVEqfl2TRT11DHLmbay2GCNtCmhafMdzWcp4kS2mx4thQYkO6pPyR/VoF+q47&#10;fXno40y7++Xn+n2dZ+eFUuNRv/sCEagP/+I/98HE+asFfJ6JF8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bvJcAAAADcAAAADwAAAAAAAAAAAAAAAACYAgAAZHJzL2Rvd25y&#10;ZXYueG1sUEsFBgAAAAAEAAQA9QAAAIUDAAAAAA==&#10;" fillcolor="blue" stroked="f"/>
                  <v:oval id="Oval 77" o:spid="_x0000_s1111" style="position:absolute;left:27584;top:2091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93UcEA&#10;AADcAAAADwAAAGRycy9kb3ducmV2LnhtbERPTYvCMBC9L/gfwgje1lRdFukaRQKCFw9WxetsM7bV&#10;ZlKaWOu/NwvC3ubxPmex6m0tOmp95VjBZJyAIM6dqbhQcDxsPucgfEA2WDsmBU/ysFoOPhaYGvfg&#10;PXVZKEQMYZ+igjKEJpXS5yVZ9GPXEEfu4lqLIcK2kKbFRwy3tZwmybe0WHFsKLEhXVJ+y+5Wgb7q&#10;Tp9uej/R7nr6Pe/O0+w4U2o07Nc/IAL14V/8dm9NnD//gr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d1HBAAAA3AAAAA8AAAAAAAAAAAAAAAAAmAIAAGRycy9kb3du&#10;cmV2LnhtbFBLBQYAAAAABAAEAPUAAACGAwAAAAA=&#10;" fillcolor="blue" stroked="f"/>
                  <v:oval id="Oval 78" o:spid="_x0000_s1112" style="position:absolute;left:26041;top:21240;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SysEA&#10;AADcAAAADwAAAGRycy9kb3ducmV2LnhtbERPTYvCMBC9L/gfwgje1lRlF+kaRQKCFw9WxetsM7bV&#10;ZlKaWOu/NwvC3ubxPmex6m0tOmp95VjBZJyAIM6dqbhQcDxsPucgfEA2WDsmBU/ysFoOPhaYGvfg&#10;PXVZKEQMYZ+igjKEJpXS5yVZ9GPXEEfu4lqLIcK2kKbFRwy3tZwmybe0WHFsKLEhXVJ+y+5Wgb7q&#10;Tp9uej/R7nr6Pe/O0+w4U2o07Nc/IAL14V/8dm9NnD//gr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T0srBAAAA3AAAAA8AAAAAAAAAAAAAAAAAmAIAAGRycy9kb3du&#10;cmV2LnhtbFBLBQYAAAAABAAEAPUAAACGAwAAAAA=&#10;" fillcolor="blue" stroked="f"/>
                  <v:oval id="Oval 79" o:spid="_x0000_s1113" style="position:absolute;left:25311;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MvcAA&#10;AADcAAAADwAAAGRycy9kb3ducmV2LnhtbERPTYvCMBC9C/6HMII3TVUQqUaRgOBlD3YVr2MzttVm&#10;Upps7f77zYLgbR7vcza73taio9ZXjhXMpgkI4tyZigsF5+/DZAXCB2SDtWNS8EsedtvhYIOpcS8+&#10;UZeFQsQQ9ikqKENoUil9XpJFP3UNceTurrUYImwLaVp8xXBby3mSLKXFimNDiQ3pkvJn9mMV6Ifu&#10;9OWpTzPtHpfb9es6z84Lpcajfr8GEagPH/HbfTRx/moJ/8/EC+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MvcAAAADcAAAADwAAAAAAAAAAAAAAAACYAgAAZHJzL2Rvd25y&#10;ZXYueG1sUEsFBgAAAAAEAAQA9QAAAIUDAAAAAA==&#10;" fillcolor="blue" stroked="f"/>
                  <v:oval id="Oval 80" o:spid="_x0000_s1114" style="position:absolute;left:25476;top:19297;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JsEA&#10;AADcAAAADwAAAGRycy9kb3ducmV2LnhtbERPTYvCMBC9L/gfwgje1lSFXekaRQKCFw9WxetsM7bV&#10;ZlKaWOu/NwvC3ubxPmex6m0tOmp95VjBZJyAIM6dqbhQcDxsPucgfEA2WDsmBU/ysFoOPhaYGvfg&#10;PXVZKEQMYZ+igjKEJpXS5yVZ9GPXEEfu4lqLIcK2kKbFRwy3tZwmyZe0WHFsKLEhXVJ+y+5Wgb7q&#10;Tp9uej/R7nr6Pe/O0+w4U2o07Nc/IAL14V/8dm9NnD//hr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N6SbBAAAA3AAAAA8AAAAAAAAAAAAAAAAAmAIAAGRycy9kb3du&#10;cmV2LnhtbFBLBQYAAAAABAAEAPUAAACGAwAAAAA=&#10;" fillcolor="blue" stroked="f"/>
                  <v:oval id="Oval 81" o:spid="_x0000_s1115" style="position:absolute;left:25311;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9VMQA&#10;AADcAAAADwAAAGRycy9kb3ducmV2LnhtbESPT2vDMAzF74V9B6PBbq3TDkbJ6pZhGOyyQ9OWXrVY&#10;y1/LIfbS7NtPh8JuEu/pvZ92h9n3aqIxNoENrFcZKOIyuIYrA+fT+3ILKiZkh31gMvBLEQ77h8UO&#10;cxdufKSpSJWSEI45GqhTGnKtY1mTx7gKA7Fo32H0mGQdK+1GvEm47/Umy160x4alocaBbE1lV/x4&#10;A7a1k7109ri2ob18XT+vm+L8bMzT4/z2CirRnP7N9+sPJ/hboZVnZAK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SfVTEAAAA3AAAAA8AAAAAAAAAAAAAAAAAmAIAAGRycy9k&#10;b3ducmV2LnhtbFBLBQYAAAAABAAEAPUAAACJAwAAAAA=&#10;" fillcolor="blue" stroked="f"/>
                  <v:oval id="Oval 82" o:spid="_x0000_s1116" style="position:absolute;left:25476;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7Yz8EA&#10;AADcAAAADwAAAGRycy9kb3ducmV2LnhtbERPTYvCMBC9C/6HMII3TVUQtxpFAsJePNhVvM42Y1tt&#10;JqXJ1vrvzcLC3ubxPmez620tOmp95VjBbJqAIM6dqbhQcP46TFYgfEA2WDsmBS/ysNsOBxtMjXvy&#10;ibosFCKGsE9RQRlCk0rp85Is+qlriCN3c63FEGFbSNPiM4bbWs6TZCktVhwbSmxIl5Q/sh+rQN91&#10;py8PfZppd798X4/XeXZeKDUe9fs1iEB9+Bf/uT9NnL/6gN9n4gVy+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e2M/BAAAA3AAAAA8AAAAAAAAAAAAAAAAAmAIAAGRycy9kb3du&#10;cmV2LnhtbFBLBQYAAAAABAAEAPUAAACGAwAAAAA=&#10;" fillcolor="blue" stroked="f"/>
                  <v:oval id="Oval 83" o:spid="_x0000_s1117" style="position:absolute;left:24987;top:1986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3nj8UA&#10;AADcAAAADwAAAGRycy9kb3ducmV2LnhtbESPQWvCQBCF70L/wzIFb7rRgrSpq5SFgpceTBWv0+w0&#10;iWZnQ3aN8d87h0JvM7w3732z3o6+VQP1sQlsYDHPQBGXwTVcGTh8f85eQcWE7LANTAbuFGG7eZqs&#10;MXfhxnsailQpCeGYo4E6pS7XOpY1eYzz0BGL9ht6j0nWvtKux5uE+1Yvs2ylPTYsDTV2ZGsqL8XV&#10;G7BnO9jjxe4XNpyPP6ev07I4vBgzfR4/3kElGtO/+e965wT/TfD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PeePxQAAANwAAAAPAAAAAAAAAAAAAAAAAJgCAABkcnMv&#10;ZG93bnJldi54bWxQSwUGAAAAAAQABAD1AAAAigMAAAAA&#10;" fillcolor="blue" stroked="f"/>
                  <v:oval id="Oval 84" o:spid="_x0000_s1118" style="position:absolute;left:25152;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CFMIA&#10;AADcAAAADwAAAGRycy9kb3ducmV2LnhtbERPTYvCMBC9L+x/CLPgbU2rsKzVKEtA8OLBqngdm9m2&#10;2kxKE2v992ZB2Ns83ucsVoNtRE+drx0rSMcJCOLCmZpLBYf9+vMbhA/IBhvHpOBBHlbL97cFZsbd&#10;eUd9HkoRQ9hnqKAKoc2k9EVFFv3YtcSR+3WdxRBhV0rT4T2G20ZOkuRLWqw5NlTYkq6ouOY3q0Bf&#10;dK+PV71Ltbscz6ftaZIfpkqNPoafOYhAQ/gXv9wbE+fPUvh7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UIUwgAAANwAAAAPAAAAAAAAAAAAAAAAAJgCAABkcnMvZG93&#10;bnJldi54bWxQSwUGAAAAAAQABAD1AAAAhwMAAAAA&#10;" fillcolor="blue" stroked="f"/>
                  <v:oval id="Oval 85" o:spid="_x0000_s1119" style="position:absolute;left:25311;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PcY8MA&#10;AADcAAAADwAAAGRycy9kb3ducmV2LnhtbERPPWvDMBDdC/0P4grdGjkuhMaJHIog0KVD3JisF+tq&#10;O7ZOxlIc999XgUK3e7zP2+5m24uJRt86VrBcJCCIK2darhUcv/YvbyB8QDbYOyYFP+Rhlz8+bDEz&#10;7sYHmopQixjCPkMFTQhDJqWvGrLoF24gjty3Gy2GCMdamhFvMdz2Mk2SlbTYcmxocCDdUNUVV6tA&#10;X/Sky04fltpdyvPp85QWx1elnp/m9w2IQHP4F/+5P0ycv0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PcY8MAAADcAAAADwAAAAAAAAAAAAAAAACYAgAAZHJzL2Rv&#10;d25yZXYueG1sUEsFBgAAAAAEAAQA9QAAAIgDAAAAAA==&#10;" fillcolor="blue" stroked="f"/>
                  <v:oval id="Oval 86" o:spid="_x0000_s1120" style="position:absolute;left:24987;top:1986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95+MEA&#10;AADcAAAADwAAAGRycy9kb3ducmV2LnhtbERPTYvCMBC9L/gfwgje1lSFZbcaRQKCFw9WxetsM7bV&#10;ZlKaWOu/NwvC3ubxPmex6m0tOmp95VjBZJyAIM6dqbhQcDxsPr9B+IBssHZMCp7kYbUcfCwwNe7B&#10;e+qyUIgYwj5FBWUITSqlz0uy6MeuIY7cxbUWQ4RtIU2LjxhuazlNki9pseLYUGJDuqT8lt2tAn3V&#10;nT7d9H6i3fX0e96dp9lxptRo2K/nIAL14V/8dm9NnP8z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vefjBAAAA3AAAAA8AAAAAAAAAAAAAAAAAmAIAAGRycy9kb3du&#10;cmV2LnhtbFBLBQYAAAAABAAEAPUAAACGAwAAAAA=&#10;" fillcolor="blue" stroked="f"/>
                  <v:oval id="Oval 87" o:spid="_x0000_s1121" style="position:absolute;left:24987;top:1986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hjMIA&#10;AADcAAAADwAAAGRycy9kb3ducmV2LnhtbERPS2sCMRC+C/0PYQRvmlWLtFujlEDBiwdXxet0M+4z&#10;k2WTrtt/3xQKvc3H95ztfrStGKj3lWMFy0UCgjh3puJCweX8MX8B4QOywdYxKfgmD/vd02SLqXEP&#10;PtGQhULEEPYpKihD6FIpfV6SRb9wHXHk7q63GCLsC2l6fMRw28pVkmykxYpjQ4kd6ZLyJvuyCnSt&#10;B31t9GmpXX39vB1vq+yyVmo2Hd/fQAQaw7/4z30wcf7r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BuGMwgAAANwAAAAPAAAAAAAAAAAAAAAAAJgCAABkcnMvZG93&#10;bnJldi54bWxQSwUGAAAAAAQABAD1AAAAhwMAAAAA&#10;" fillcolor="blue" stroked="f"/>
                  <v:oval id="Oval 88" o:spid="_x0000_s1122" style="position:absolute;left:18415;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EF8IA&#10;AADcAAAADwAAAGRycy9kb3ducmV2LnhtbERPS2sCMRC+C/0PYQRvmlWptFujlEDBiwdXxet0M+4z&#10;k2WTrtt/3xQKvc3H95ztfrStGKj3lWMFy0UCgjh3puJCweX8MX8B4QOywdYxKfgmD/vd02SLqXEP&#10;PtGQhULEEPYpKihD6FIpfV6SRb9wHXHk7q63GCLsC2l6fMRw28pVkmykxYpjQ4kd6ZLyJvuyCnSt&#10;B31t9GmpXX39vB1vq+yyVmo2Hd/fQAQaw7/4z30wcf7r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SkQXwgAAANwAAAAPAAAAAAAAAAAAAAAAAJgCAABkcnMvZG93&#10;bnJldi54bWxQSwUGAAAAAAQABAD1AAAAhwMAAAAA&#10;" fillcolor="blue" stroked="f"/>
                  <v:oval id="Oval 89" o:spid="_x0000_s1123" style="position:absolute;left:16954;top:24326;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jaYMEA&#10;AADcAAAADwAAAGRycy9kb3ducmV2LnhtbERPTYvCMBC9C/sfwgjeNFVBtGsUCSzsxYNV8To2s221&#10;mZQmW+u/3ywI3ubxPme97W0tOmp95VjBdJKAIM6dqbhQcDp+jZcgfEA2WDsmBU/ysN18DNaYGvfg&#10;A3VZKEQMYZ+igjKEJpXS5yVZ9BPXEEfux7UWQ4RtIU2LjxhuazlLkoW0WHFsKLEhXVJ+z36tAn3T&#10;nT7f9WGq3e18vewvs+w0V2o07HefIAL14S1+ub9NnL9awP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Y2mDBAAAA3AAAAA8AAAAAAAAAAAAAAAAAmAIAAGRycy9kb3du&#10;cmV2LnhtbFBLBQYAAAAABAAEAPUAAACGAwAAAAA=&#10;" fillcolor="blue" stroked="f"/>
                  <v:oval id="Oval 90" o:spid="_x0000_s1124" style="position:absolute;left:18415;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8IA&#10;AADcAAAADwAAAGRycy9kb3ducmV2LnhtbERPS2sCMRC+C/0PYQRvmlWhtlujlEDBiwdXxet0M+4z&#10;k2WTrtt/3xQKvc3H95ztfrStGKj3lWMFy0UCgjh3puJCweX8MX8B4QOywdYxKfgmD/vd02SLqXEP&#10;PtGQhULEEPYpKihD6FIpfV6SRb9wHXHk7q63GCLsC2l6fMRw28pVkjxLixXHhhI70iXlTfZlFeha&#10;D/ra6NNSu/r6eTveVtllrdRsOr6/gQg0hn/xn/tg4vzXDf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1H/7wgAAANwAAAAPAAAAAAAAAAAAAAAAAJgCAABkcnMvZG93&#10;bnJldi54bWxQSwUGAAAAAAQABAD1AAAAhwMAAAAA&#10;" fillcolor="blue" stroked="f"/>
                  <v:oval id="Oval 91" o:spid="_x0000_s1125" style="position:absolute;left:19469;top:24403;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ricUA&#10;AADcAAAADwAAAGRycy9kb3ducmV2LnhtbESPQWvCQBCF70L/wzIFb7rRgrSpq5SFgpceTBWv0+w0&#10;iWZnQ3aN8d87h0JvM7w3732z3o6+VQP1sQlsYDHPQBGXwTVcGTh8f85eQcWE7LANTAbuFGG7eZqs&#10;MXfhxnsailQpCeGYo4E6pS7XOpY1eYzz0BGL9ht6j0nWvtKux5uE+1Yvs2ylPTYsDTV2ZGsqL8XV&#10;G7BnO9jjxe4XNpyPP6ev07I4vBgzfR4/3kElGtO/+e965wT/TWj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uJxQAAANwAAAAPAAAAAAAAAAAAAAAAAJgCAABkcnMv&#10;ZG93bnJldi54bWxQSwUGAAAAAAQABAD1AAAAigMAAAAA&#10;" fillcolor="blue" stroked="f"/>
                  <v:oval id="Oval 92" o:spid="_x0000_s1126" style="position:absolute;left:20199;top:24326;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omMMA&#10;AADcAAAADwAAAGRycy9kb3ducmV2LnhtbESPQYvCMBSE7wv+h/AEb2tqBVm6RpGA4MWDXcXr2+bZ&#10;VpuX0sRa/71ZEPY4zMw3zHI92Eb01PnasYLZNAFBXDhTc6ng+LP9/ALhA7LBxjEpeJKH9Wr0scTM&#10;uAcfqM9DKSKEfYYKqhDaTEpfVGTRT11LHL2L6yyGKLtSmg4fEW4bmSbJQlqsOS5U2JKuqLjld6tA&#10;X3WvTzd9mGl3Pf2e9+c0P86VmoyHzTeIQEP4D7/bO6MgTVL4OxOP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womMMAAADcAAAADwAAAAAAAAAAAAAAAACYAgAAZHJzL2Rv&#10;d25yZXYueG1sUEsFBgAAAAAEAAQA9QAAAIgDAAAAAA==&#10;" fillcolor="blue" stroked="f"/>
                  <v:oval id="Oval 93" o:spid="_x0000_s1127" style="position:absolute;left:27260;top:21894;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um8MA&#10;AADcAAAADwAAAGRycy9kb3ducmV2LnhtbESPQYvCMBSE7wv+h/AWvK2pFUS6RlkCwl48WBWvz+Zt&#10;W21eSpOt9d8bQfA4zMw3zHI92Eb01PnasYLpJAFBXDhTc6ngsN98LUD4gGywcUwK7uRhvRp9LDEz&#10;7sY76vNQighhn6GCKoQ2k9IXFVn0E9cSR+/PdRZDlF0pTYe3CLeNTJNkLi3WHBcqbElXVFzzf6tA&#10;X3Svj1e9m2p3OZ5P21OaH2ZKjT+Hn28QgYbwDr/av0ZBmsz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cum8MAAADcAAAADwAAAAAAAAAAAAAAAACYAgAAZHJzL2Rv&#10;d25yZXYueG1sUEsFBgAAAAAEAAQA9QAAAIgDAAAAAA==&#10;" fillcolor="blue" stroked="f"/>
                  <v:oval id="Oval 94" o:spid="_x0000_s1128" style="position:absolute;left:28721;top:20351;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66cUA&#10;AADcAAAADwAAAGRycy9kb3ducmV2LnhtbESPwWrDMBBE74X+g9hCb40cF0LjRA5FEOilh7gxuW6s&#10;re3YWhlLcdy/rwKFHoeZecNsd7PtxUSjbx0rWC4SEMSVMy3XCo5f+5c3ED4gG+wdk4If8rDLHx+2&#10;mBl34wNNRahFhLDPUEETwpBJ6auGLPqFG4ij9+1GiyHKsZZmxFuE216mSbKSFluOCw0OpBuquuJq&#10;FeiLnnTZ6cNSu0t5Pn2e0uL4qtTz0/y+ARFoDv/hv/aHUZAma7if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KLrpxQAAANwAAAAPAAAAAAAAAAAAAAAAAJgCAABkcnMv&#10;ZG93bnJldi54bWxQSwUGAAAAAAQABAD1AAAAigMAAAAA&#10;" fillcolor="blue" stroked="f"/>
                  <v:oval id="Oval 95" o:spid="_x0000_s1129" style="position:absolute;left:22637;top:9080;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W+RcQA&#10;AADcAAAADwAAAGRycy9kb3ducmV2LnhtbESPQWvCQBSE74X+h+UVvNVNIoikrlIWBC8eTBWvr9nX&#10;JJp9G7JrjP/eLQgeh5n5hlmuR9uKgXrfOFaQThMQxKUzDVcKDj+bzwUIH5ANto5JwZ08rFfvb0vM&#10;jbvxnoYiVCJC2OeooA6hy6X0ZU0W/dR1xNH7c73FEGVfSdPjLcJtK7MkmUuLDceFGjvSNZWX4moV&#10;6LMe9PGi96l25+PvaXfKisNMqcnH+P0FItAYXuFne2sUZGkG/2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VvkXEAAAA3AAAAA8AAAAAAAAAAAAAAAAAmAIAAGRycy9k&#10;b3ducmV2LnhtbFBLBQYAAAAABAAEAPUAAACJAwAAAAA=&#10;" fillcolor="blue" stroked="f"/>
                  <v:oval id="Oval 96" o:spid="_x0000_s1130" style="position:absolute;left:17849;top:23107;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64RsQA&#10;AADcAAAADwAAAGRycy9kb3ducmV2LnhtbESPQWvCQBSE70L/w/IEb7pJCiKpq8hCoZcejIrXZ/Y1&#10;iWbfhuw2xn/fLQgeh5n5hllvR9uKgXrfOFaQLhIQxKUzDVcKjofP+QqED8gGW8ek4EEetpu3yRpz&#10;4+68p6EIlYgQ9jkqqEPocil9WZNFv3AdcfR+XG8xRNlX0vR4j3DbyixJltJiw3Ghxo50TeWt+LUK&#10;9FUP+nTT+1S76+ly/j5nxfFdqdl03H2ACDSGV/jZ/jIKsnQJ/2fi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uuEbEAAAA3AAAAA8AAAAAAAAAAAAAAAAAmAIAAGRycy9k&#10;b3ducmV2LnhtbFBLBQYAAAAABAAEAPUAAACJAwAAAAA=&#10;" fillcolor="blue" stroked="f"/>
                  <v:oval id="Oval 97" o:spid="_x0000_s1131" style="position:absolute;left:16389;top:24003;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vqj8QA&#10;AADcAAAADwAAAGRycy9kb3ducmV2LnhtbESPQWvCQBSE74X+h+UVvNVNIoikrlIWBC8eTBWvr9nX&#10;JJp9G7JrjP/eLQgeh5n5hlmuR9uKgXrfOFaQThMQxKUzDVcKDj+bzwUIH5ANto5JwZ08rFfvb0vM&#10;jbvxnoYiVCJC2OeooA6hy6X0ZU0W/dR1xNH7c73FEGVfSdPjLcJtK7MkmUuLDceFGjvSNZWX4moV&#10;6LMe9PGi96l25+PvaXfKisNMqcnH+P0FItAYXuFne2sUZFkK/2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r6o/EAAAA3AAAAA8AAAAAAAAAAAAAAAAAmAIAAGRycy9k&#10;b3ducmV2LnhtbFBLBQYAAAAABAAEAPUAAACJAwAAAAA=&#10;" fillcolor="blue" stroked="f"/>
                  <v:oval id="Oval 98" o:spid="_x0000_s1132" style="position:absolute;left:19310;top:25863;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XRY8MA&#10;AADcAAAADwAAAGRycy9kb3ducmV2LnhtbESPQYvCMBSE7wv+h/AEb2tqhUWqUSQg7MWDVfH6bJ5t&#10;tXkpTbZ2//1GWPA4zMw3zGoz2Eb01PnasYLZNAFBXDhTc6ngdNx9LkD4gGywcUwKfsnDZj36WGFm&#10;3JMP1OehFBHCPkMFVQhtJqUvKrLop64ljt7NdRZDlF0pTYfPCLeNTJPkS1qsOS5U2JKuqHjkP1aB&#10;vutenx/6MNPufr5e9pc0P82VmoyH7RJEoCG8w//tb6MgTefwOh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XRY8MAAADcAAAADwAAAAAAAAAAAAAAAACYAgAAZHJzL2Rv&#10;d25yZXYueG1sUEsFBgAAAAAEAAQA9QAAAIgDAAAAAA==&#10;" fillcolor="blue" stroked="f"/>
                  <v:oval id="Oval 99" o:spid="_x0000_s1133" style="position:absolute;left:19310;top:25133;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cKMAA&#10;AADcAAAADwAAAGRycy9kb3ducmV2LnhtbERPTYvCMBC9L/gfwgje1tQKIl2jSEDw4sGu4nW2Gdtq&#10;MylNrPXfm8OCx8f7Xm0G24ieOl87VjCbJiCIC2dqLhWcfnffSxA+IBtsHJOCF3nYrEdfK8yMe/KR&#10;+jyUIoawz1BBFUKbSemLiiz6qWuJI3d1ncUQYVdK0+EzhttGpkmykBZrjg0VtqQrKu75wyrQN93r&#10;810fZ9rdzn+XwyXNT3OlJuNh+wMi0BA+4n/33ihIl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ccKMAAAADcAAAADwAAAAAAAAAAAAAAAACYAgAAZHJzL2Rvd25y&#10;ZXYueG1sUEsFBgAAAAAEAAQA9QAAAIUDAAAAAA==&#10;" fillcolor="blue" stroked="f"/>
                  <v:oval id="Oval 100" o:spid="_x0000_s1134" style="position:absolute;left:19227;top:25863;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u5s8QA&#10;AADcAAAADwAAAGRycy9kb3ducmV2LnhtbESPQWvCQBSE74L/YXkFb7oxgtjUVcqC0IsHU8Xra/Y1&#10;iWbfhuw2xn/vCkKPw8x8w6y3g21ET52vHSuYzxIQxIUzNZcKjt+76QqED8gGG8ek4E4etpvxaI2Z&#10;cTc+UJ+HUkQI+wwVVCG0mZS+qMiin7mWOHq/rrMYouxKaTq8RbhtZJokS2mx5rhQYUu6ouKa/1kF&#10;+qJ7fbrqw1y7y+nnvD+n+XGh1ORt+PwAEWgI/+FX+8soSFfv8Dw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7ubPEAAAA3AAAAA8AAAAAAAAAAAAAAAAAmAIAAGRycy9k&#10;b3ducmV2LnhtbFBLBQYAAAAABAAEAPUAAACJAwAAAAA=&#10;" fillcolor="blue" stroked="f"/>
                  <v:oval id="Oval 101" o:spid="_x0000_s1135" style="position:absolute;left:22231;top:25298;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G88EA&#10;AADcAAAADwAAAGRycy9kb3ducmV2LnhtbERPTYvCMBC9L/gfwgje1tQKsluNIgFhLx7sKl5nm7Gt&#10;NpPSZGv99+YgeHy879VmsI3oqfO1YwWzaQKCuHCm5lLB8Xf3+QXCB2SDjWNS8CAPm/XoY4WZcXc+&#10;UJ+HUsQQ9hkqqEJoMyl9UZFFP3UtceQurrMYIuxKaTq8x3DbyDRJFtJizbGhwpZ0RcUt/7cK9FX3&#10;+nTTh5l219PfeX9O8+Ncqcl42C5BBBrCW/xy/xgF6XecH8/E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YhvPBAAAA3AAAAA8AAAAAAAAAAAAAAAAAmAIAAGRycy9kb3du&#10;cmV2LnhtbFBLBQYAAAAABAAEAPUAAACGAwAAAAA=&#10;" fillcolor="blue" stroked="f"/>
                  <v:oval id="Oval 102" o:spid="_x0000_s1136" style="position:absolute;left:27749;top:22136;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QjaMQA&#10;AADcAAAADwAAAGRycy9kb3ducmV2LnhtbESPQWvCQBSE70L/w/IKvekmKYimriILhV56MCpeX7PP&#10;JJp9G7LbmP77riB4HGbmG2a1GW0rBup941hBOktAEJfONFwpOOw/pwsQPiAbbB2Tgj/ysFm/TFaY&#10;G3fjHQ1FqESEsM9RQR1Cl0vpy5os+pnriKN3dr3FEGVfSdPjLcJtK7MkmUuLDceFGjvSNZXX4tcq&#10;0Bc96ONV71LtLsef0/cpKw7vSr29jtsPEIHG8Aw/2l9GQbZM4X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UI2jEAAAA3AAAAA8AAAAAAAAAAAAAAAAAmAIAAGRycy9k&#10;b3ducmV2LnhtbFBLBQYAAAAABAAEAPUAAACJAwAAAAA=&#10;" fillcolor="blue" stroked="f"/>
                  <v:oval id="Oval 103" o:spid="_x0000_s1137" style="position:absolute;left:27095;top:1962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9H8UA&#10;AADcAAAADwAAAGRycy9kb3ducmV2LnhtbESPwWrDMBBE74X+g9hCb40cF0LjRA5FEOilh7gxuW6s&#10;re3YWhlLcdy/rwKFHoeZecNsd7PtxUSjbx0rWC4SEMSVMy3XCo5f+5c3ED4gG+wdk4If8rDLHx+2&#10;mBl34wNNRahFhLDPUEETwpBJ6auGLPqFG4ij9+1GiyHKsZZmxFuE216mSbKSFluOCw0OpBuquuJq&#10;FeiLnnTZ6cNSu0t5Pn2e0uL4qtTz0/y+ARFoDv/hv/aHUZCuU7if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hr0fxQAAANwAAAAPAAAAAAAAAAAAAAAAAJgCAABkcnMv&#10;ZG93bnJldi54bWxQSwUGAAAAAAQABAD1AAAAigMAAAAA&#10;" fillcolor="blue" stroked="f"/>
                  <v:oval id="Oval 104" o:spid="_x0000_s1138" style="position:absolute;left:26365;top:8191;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oYhMQA&#10;AADcAAAADwAAAGRycy9kb3ducmV2LnhtbESPQWvCQBSE7wX/w/IK3urGCKKpq5QFoRcPpgavz+xr&#10;Es2+DdltTP99Vyh4HGbmG2azG20rBup941jBfJaAIC6dabhScPrav61A+IBssHVMCn7Jw247edlg&#10;ZtydjzTkoRIRwj5DBXUIXSalL2uy6GeuI47et+sthij7Spoe7xFuW5kmyVJabDgu1NiRrqm85T9W&#10;gb7qQRc3fZxrdy0u58M5zU8Lpaav48c7iEBjeIb/259GQbpewONMP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KGITEAAAA3AAAAA8AAAAAAAAAAAAAAAAAmAIAAGRycy9k&#10;b3ducmV2LnhtbFBLBQYAAAAABAAEAPUAAACJAwAAAAA=&#10;" fillcolor="blue" stroked="f"/>
                  <v:rect id="Rectangle 105" o:spid="_x0000_s1139" style="position:absolute;left:-5795;top:12196;width:16757;height:261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uKX8QA&#10;AADcAAAADwAAAGRycy9kb3ducmV2LnhtbESP0WrCQBRE3wv+w3IF3+qmwQaNrhIEwZcWqvmAa/aa&#10;hO7eDdk1iX/fLRT6OMzMGWZ3mKwRA/W+dazgbZmAIK6cbrlWUF5Pr2sQPiBrNI5JwZM8HPazlx3m&#10;2o38RcMl1CJC2OeooAmhy6X0VUMW/dJ1xNG7u95iiLKvpe5xjHBrZJokmbTYclxosKNjQ9X35WEV&#10;hPfi05jH7XnOsoztdbMuyw+v1GI+FVsQgabwH/5rn7WCdLOC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ril/EAAAA3AAAAA8AAAAAAAAAAAAAAAAAmAIAAGRycy9k&#10;b3ducmV2LnhtbFBLBQYAAAAABAAEAPUAAACJAwAAAAA=&#10;" filled="f" stroked="f">
                    <v:textbox style="mso-fit-shape-to-text:t" inset="0,0,0,0">
                      <w:txbxContent>
                        <w:p w:rsidR="00947CBE" w:rsidRDefault="00947CBE">
                          <w:r>
                            <w:rPr>
                              <w:rFonts w:ascii="Helvetica" w:hAnsi="Helvetica" w:cs="Helvetica"/>
                              <w:color w:val="000000"/>
                              <w:sz w:val="16"/>
                              <w:szCs w:val="16"/>
                            </w:rPr>
                            <w:t>Distance from robot (cm)</w:t>
                          </w:r>
                        </w:p>
                      </w:txbxContent>
                    </v:textbox>
                  </v:rect>
                  <v:rect id="Rectangle 106" o:spid="_x0000_s1140" style="position:absolute;left:19227;top:31946;width:8192;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ojcIA&#10;AADcAAAADwAAAGRycy9kb3ducmV2LnhtbESP3WoCMRSE7wu+QziCdzXrg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iN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Lateral offset (cm)</w:t>
                          </w:r>
                        </w:p>
                      </w:txbxContent>
                    </v:textbox>
                  </v:rect>
                  <v:rect id="Rectangle 107" o:spid="_x0000_s1141" style="position:absolute;left:10464;top:730;width:2502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2+sIA&#10;AADcAAAADwAAAGRycy9kb3ducmV2LnhtbESPzYoCMRCE7wv7DqGFva0Z5yDuaBQRBBUvjj5AM+n5&#10;waQzJFlnfHuzIOyxqKqvqNVmtEY8yIfOsYLZNANBXDndcaPgdt1/L0CEiKzROCYFTwqwWX9+rLDQ&#10;buALPcrYiAThUKCCNsa+kDJULVkMU9cTJ6923mJM0jdSexwS3BqZZ9lcWuw4LbTY066l6l7+WgXy&#10;Wu6HRWl85k55fTbHw6Ump9TXZNwuQUQa43/43T5oBfnP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Xb6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World coordinates of detected face from panning Kinect</w:t>
                          </w:r>
                        </w:p>
                      </w:txbxContent>
                    </v:textbox>
                  </v:rect>
                  <v:shape id="5-Point Star 299" o:spid="_x0000_s1142" style="position:absolute;left:22980;top:24003;width:1765;height:1460;visibility:visible;mso-wrap-style:square;v-text-anchor:middle" coordsize="176529,14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70cQA&#10;AADcAAAADwAAAGRycy9kb3ducmV2LnhtbESPT2sCMRTE74V+h/AKvdWsHmpdjSJCwR4K/kWPz81z&#10;s7h5WTapWb+9EQoeh5n5DTOZdbYWV2p95VhBv5eBIC6crrhUsNt+f3yB8AFZY+2YFNzIw2z6+jLB&#10;XLvIa7puQikShH2OCkwITS6lLwxZ9D3XECfv7FqLIcm2lLrFmOC2loMs+5QWK04LBhtaGCoumz+r&#10;YHX6jQfWcRvX/b0JP6vlcIFHpd7fuvkYRKAuPMP/7aVWMBiN4HE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O+9HEAAAA3AAAAA8AAAAAAAAAAAAAAAAAmAIAAGRycy9k&#10;b3ducmV2LnhtbFBLBQYAAAAABAAEAPUAAACJAwAAAAA=&#10;" path="m,55786r67428,l88265,r20836,55786l176529,55786,121978,90263r20837,55787l88265,111572,33714,146050,54551,90263,,55786xe" fillcolor="#c0504d [3205]" stroked="f" strokeweight="2pt">
                    <v:path arrowok="t" o:connecttype="custom" o:connectlocs="0,55786;67428,55786;88265,0;109101,55786;176529,55786;121978,90263;142815,146050;88265,111572;33714,146050;54551,90263;0,55786" o:connectangles="0,0,0,0,0,0,0,0,0,0,0"/>
                  </v:shape>
                  <w10:anchorlock/>
                </v:group>
              </w:pict>
            </mc:Fallback>
          </mc:AlternateContent>
        </w:r>
      </w:ins>
    </w:p>
    <w:p w:rsidR="009B0251" w:rsidRPr="0073390E" w:rsidRDefault="009B0251" w:rsidP="0073390E">
      <w:pPr>
        <w:pStyle w:val="Caption1"/>
        <w:rPr>
          <w:rFonts w:cs="Calibri"/>
          <w:sz w:val="24"/>
          <w:szCs w:val="24"/>
        </w:rPr>
      </w:pPr>
      <w:bookmarkStart w:id="42" w:name="_Ref322019798"/>
      <w:bookmarkStart w:id="43" w:name="_Toc326694713"/>
      <w:r>
        <w:t xml:space="preserve">Figure </w:t>
      </w:r>
      <w:r w:rsidR="00E73875">
        <w:fldChar w:fldCharType="begin"/>
      </w:r>
      <w:r w:rsidR="00E73875">
        <w:instrText xml:space="preserve"> SEQ Figure \* ARABIC </w:instrText>
      </w:r>
      <w:r w:rsidR="00E73875">
        <w:fldChar w:fldCharType="separate"/>
      </w:r>
      <w:r w:rsidR="00A301BF">
        <w:rPr>
          <w:noProof/>
        </w:rPr>
        <w:t>10</w:t>
      </w:r>
      <w:r w:rsidR="00E73875">
        <w:rPr>
          <w:noProof/>
        </w:rPr>
        <w:fldChar w:fldCharType="end"/>
      </w:r>
      <w:bookmarkEnd w:id="42"/>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43"/>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A301BF">
        <w:t xml:space="preserve">Figure </w:t>
      </w:r>
      <w:r w:rsidR="00A301BF">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A301BF">
        <w:t xml:space="preserve">Figure </w:t>
      </w:r>
      <w:r w:rsidR="00A301BF">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w:t>
      </w:r>
      <w:r w:rsidR="004026C5">
        <w:rPr>
          <w:rFonts w:cs="Calibri"/>
          <w:szCs w:val="24"/>
        </w:rPr>
        <w:lastRenderedPageBreak/>
        <w:t>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6B4B0832" wp14:editId="388643C0">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44" w:name="_Ref322511744"/>
            <w:bookmarkStart w:id="45" w:name="_Toc326694714"/>
            <w:r>
              <w:t xml:space="preserve">Figure </w:t>
            </w:r>
            <w:r w:rsidR="00E73875">
              <w:fldChar w:fldCharType="begin"/>
            </w:r>
            <w:r w:rsidR="00E73875">
              <w:instrText xml:space="preserve"> SEQ Figure \* ARABIC </w:instrText>
            </w:r>
            <w:r w:rsidR="00E73875">
              <w:fldChar w:fldCharType="separate"/>
            </w:r>
            <w:r w:rsidR="00A301BF">
              <w:rPr>
                <w:noProof/>
              </w:rPr>
              <w:t>11</w:t>
            </w:r>
            <w:r w:rsidR="00E73875">
              <w:rPr>
                <w:noProof/>
              </w:rPr>
              <w:fldChar w:fldCharType="end"/>
            </w:r>
            <w:bookmarkEnd w:id="44"/>
            <w:r>
              <w:t>: Tracking performance of Kinect with pan compensation</w:t>
            </w:r>
            <w:bookmarkEnd w:id="45"/>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A301BF">
        <w:t xml:space="preserve">Figure </w:t>
      </w:r>
      <w:r w:rsidR="00A301BF">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 xml:space="preserve">benefits of the pan mount outweigh the drawbacks, this could </w:t>
      </w:r>
      <w:r w:rsidR="001639A4">
        <w:rPr>
          <w:rFonts w:cs="Calibri"/>
          <w:szCs w:val="24"/>
        </w:rPr>
        <w:lastRenderedPageBreak/>
        <w:t>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del w:id="46" w:author="Bill" w:date="2012-06-16T22:47:00Z">
        <w:r w:rsidR="00382FD7" w:rsidDel="00947CBE">
          <w:rPr>
            <w:rFonts w:cs="Calibri"/>
            <w:szCs w:val="24"/>
          </w:rPr>
          <w:delText>bumps</w:delText>
        </w:r>
        <w:r w:rsidR="007546AF" w:rsidDel="00947CBE">
          <w:rPr>
            <w:rFonts w:cs="Calibri"/>
            <w:szCs w:val="24"/>
          </w:rPr>
          <w:delText xml:space="preserve"> </w:delText>
        </w:r>
      </w:del>
      <w:ins w:id="47" w:author="Bill" w:date="2012-06-16T22:47:00Z">
        <w:r w:rsidR="00947CBE">
          <w:rPr>
            <w:rFonts w:cs="Calibri"/>
            <w:szCs w:val="24"/>
          </w:rPr>
          <w:t xml:space="preserve">high-frequency vibrations </w:t>
        </w:r>
      </w:ins>
      <w:r w:rsidR="007546AF">
        <w:rPr>
          <w:rFonts w:cs="Calibri"/>
          <w:szCs w:val="24"/>
        </w:rPr>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48" w:name="_Ref323045519"/>
      <w:bookmarkStart w:id="49" w:name="_Toc326694691"/>
      <w:r>
        <w:lastRenderedPageBreak/>
        <w:t>Person Tracking</w:t>
      </w:r>
      <w:bookmarkEnd w:id="48"/>
      <w:bookmarkEnd w:id="49"/>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A301BF">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A301BF">
        <w:t xml:space="preserve">Figure </w:t>
      </w:r>
      <w:r w:rsidR="00A301BF">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11E1F1A6" wp14:editId="2400191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0850F7">
                              <w:pPr>
                                <w:pStyle w:val="NoSpacing"/>
                              </w:pPr>
                              <w:r>
                                <w:t>Person</w:t>
                              </w:r>
                            </w:p>
                            <w:p w:rsidR="00947CBE" w:rsidRDefault="00947CBE"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47CBE" w:rsidRDefault="00947CBE"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143"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">
                <v:shape id="_x0000_s1144"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145"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47CBE" w:rsidRDefault="00947CBE" w:rsidP="000850F7">
                        <w:pPr>
                          <w:pStyle w:val="NoSpacing"/>
                        </w:pPr>
                        <w:r>
                          <w:t>Person</w:t>
                        </w:r>
                      </w:p>
                      <w:p w:rsidR="00947CBE" w:rsidRDefault="00947CBE" w:rsidP="000850F7">
                        <w:pPr>
                          <w:pStyle w:val="NoSpacing"/>
                        </w:pPr>
                        <w:r>
                          <w:t>Location</w:t>
                        </w:r>
                      </w:p>
                    </w:txbxContent>
                  </v:textbox>
                </v:shape>
                <v:rect id="Rectangle 26" o:spid="_x0000_s1146"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147"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47CBE" w:rsidRDefault="00947CBE" w:rsidP="000850F7">
                        <w:pPr>
                          <w:jc w:val="center"/>
                        </w:pPr>
                        <w:r>
                          <w:t>Kalman Filter</w:t>
                        </w:r>
                      </w:p>
                    </w:txbxContent>
                  </v:textbox>
                </v:shape>
                <v:shape id="Text Box 28" o:spid="_x0000_s1148"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149"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150"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151"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152"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153"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154"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50" w:name="_Ref324336631"/>
      <w:bookmarkStart w:id="51" w:name="_Toc326694715"/>
      <w:r>
        <w:t xml:space="preserve">Figure </w:t>
      </w:r>
      <w:r w:rsidR="00E73875">
        <w:fldChar w:fldCharType="begin"/>
      </w:r>
      <w:r w:rsidR="00E73875">
        <w:instrText xml:space="preserve"> SEQ Figure \* ARABIC </w:instrText>
      </w:r>
      <w:r w:rsidR="00E73875">
        <w:fldChar w:fldCharType="separate"/>
      </w:r>
      <w:r w:rsidR="00A301BF">
        <w:rPr>
          <w:noProof/>
        </w:rPr>
        <w:t>12</w:t>
      </w:r>
      <w:r w:rsidR="00E73875">
        <w:rPr>
          <w:noProof/>
        </w:rPr>
        <w:fldChar w:fldCharType="end"/>
      </w:r>
      <w:bookmarkEnd w:id="50"/>
      <w:r>
        <w:t>: Person-tracking architecture</w:t>
      </w:r>
      <w:bookmarkEnd w:id="51"/>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52" w:name="_Ref323131019"/>
      <w:bookmarkStart w:id="53" w:name="_Toc326694692"/>
      <w:r>
        <w:t>Face Detector Node</w:t>
      </w:r>
      <w:bookmarkEnd w:id="52"/>
      <w:bookmarkEnd w:id="53"/>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C40B5A" w:rsidRPr="0047338F">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54" w:name="_Toc326694693"/>
      <w:r>
        <w:t>Leg Detector Node</w:t>
      </w:r>
      <w:bookmarkEnd w:id="54"/>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C40B5A" w:rsidRPr="0047338F">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C40B5A">
            <w:rPr>
              <w:noProof/>
            </w:rPr>
            <w:t xml:space="preserve"> </w:t>
          </w:r>
          <w:r w:rsidR="00C40B5A" w:rsidRPr="0047338F">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55" w:name="_Ref323045443"/>
      <w:bookmarkStart w:id="56" w:name="_Toc326694694"/>
      <w:r>
        <w:t xml:space="preserve">Kinect </w:t>
      </w:r>
      <w:r w:rsidR="00A60026">
        <w:t>Person</w:t>
      </w:r>
      <w:ins w:id="57" w:author="Bill" w:date="2012-06-16T22:48:00Z">
        <w:r w:rsidR="00947CBE">
          <w:t>-</w:t>
        </w:r>
      </w:ins>
      <w:del w:id="58" w:author="Bill" w:date="2012-06-16T22:48:00Z">
        <w:r w:rsidR="00A60026" w:rsidDel="00947CBE">
          <w:delText xml:space="preserve"> </w:delText>
        </w:r>
      </w:del>
      <w:r>
        <w:t>Detector Node</w:t>
      </w:r>
      <w:bookmarkEnd w:id="55"/>
      <w:bookmarkEnd w:id="5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C40B5A" w:rsidRPr="0047338F">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ins w:id="59" w:author="Bill" w:date="2012-06-16T22:48:00Z">
        <w:r w:rsidR="00947CBE">
          <w:t xml:space="preserve">  This would provide additional data to discriminate between users.</w:t>
        </w:r>
      </w:ins>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A301BF">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A301BF">
        <w:t xml:space="preserve">Figure </w:t>
      </w:r>
      <w:r w:rsidR="00A301BF">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2CE57A6" wp14:editId="3105572B">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60" w:name="_Ref322980214"/>
      <w:bookmarkStart w:id="61" w:name="_Toc326694716"/>
      <w:r>
        <w:t xml:space="preserve">Figure </w:t>
      </w:r>
      <w:r w:rsidR="00E73875">
        <w:fldChar w:fldCharType="begin"/>
      </w:r>
      <w:r w:rsidR="00E73875">
        <w:instrText xml:space="preserve"> SEQ Figure \* ARABIC </w:instrText>
      </w:r>
      <w:r w:rsidR="00E73875">
        <w:fldChar w:fldCharType="separate"/>
      </w:r>
      <w:r w:rsidR="00A301BF">
        <w:rPr>
          <w:noProof/>
        </w:rPr>
        <w:t>13</w:t>
      </w:r>
      <w:r w:rsidR="00E73875">
        <w:rPr>
          <w:noProof/>
        </w:rPr>
        <w:fldChar w:fldCharType="end"/>
      </w:r>
      <w:bookmarkEnd w:id="60"/>
      <w:r>
        <w:t xml:space="preserve">: Kinect’s RGB image masked for </w:t>
      </w:r>
      <w:r w:rsidR="008A5AD7">
        <w:t>a</w:t>
      </w:r>
      <w:r>
        <w:t xml:space="preserve"> user</w:t>
      </w:r>
      <w:r w:rsidR="00C56540">
        <w:t xml:space="preserve">, </w:t>
      </w:r>
      <w:r w:rsidR="006E3E59">
        <w:t>taken</w:t>
      </w:r>
      <w:r w:rsidR="00C56540">
        <w:t xml:space="preserve"> after calibration</w:t>
      </w:r>
      <w:bookmarkEnd w:id="61"/>
    </w:p>
    <w:p w:rsidR="00930501" w:rsidRDefault="00930501" w:rsidP="000923B3">
      <w:pPr>
        <w:pStyle w:val="Caption1"/>
      </w:pPr>
    </w:p>
    <w:tbl>
      <w:tblPr>
        <w:tblStyle w:val="TableGrid"/>
        <w:tblW w:w="0" w:type="auto"/>
        <w:tblLook w:val="04A0" w:firstRow="1" w:lastRow="0" w:firstColumn="1" w:lastColumn="0" w:noHBand="0" w:noVBand="1"/>
      </w:tblPr>
      <w:tblGrid>
        <w:gridCol w:w="4020"/>
        <w:gridCol w:w="483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62" w:name="_Ref324336850"/>
            <w:r>
              <w:rPr>
                <w:noProof/>
              </w:rPr>
              <w:drawing>
                <wp:inline distT="0" distB="0" distL="0" distR="0" wp14:anchorId="34EDDA9F" wp14:editId="23E8E2F9">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E73875">
            <w:pPr>
              <w:pStyle w:val="Caption1"/>
            </w:pPr>
            <w:bookmarkStart w:id="63" w:name="_Ref324336895"/>
            <w:bookmarkStart w:id="64" w:name="_Toc326694717"/>
            <w:r>
              <w:t xml:space="preserve">Figure </w:t>
            </w:r>
            <w:r w:rsidR="00E73875">
              <w:fldChar w:fldCharType="begin"/>
            </w:r>
            <w:r w:rsidR="00E73875">
              <w:instrText xml:space="preserve"> SEQ Figure \* ARABIC </w:instrText>
            </w:r>
            <w:r w:rsidR="00E73875">
              <w:fldChar w:fldCharType="separate"/>
            </w:r>
            <w:r w:rsidR="00A301BF">
              <w:rPr>
                <w:noProof/>
              </w:rPr>
              <w:t>14</w:t>
            </w:r>
            <w:r w:rsidR="00E73875">
              <w:rPr>
                <w:noProof/>
              </w:rPr>
              <w:fldChar w:fldCharType="end"/>
            </w:r>
            <w:bookmarkEnd w:id="63"/>
            <w:r>
              <w:t xml:space="preserve">: Histogram computed from </w:t>
            </w:r>
            <w:r>
              <w:fldChar w:fldCharType="begin"/>
            </w:r>
            <w:r>
              <w:instrText xml:space="preserve"> REF _Ref322980214 \h </w:instrText>
            </w:r>
            <w:r>
              <w:fldChar w:fldCharType="separate"/>
            </w:r>
            <w:r w:rsidR="00A301BF">
              <w:t xml:space="preserve">Figure </w:t>
            </w:r>
            <w:r w:rsidR="00A301BF">
              <w:rPr>
                <w:noProof/>
              </w:rPr>
              <w:t>13</w:t>
            </w:r>
            <w:r>
              <w:fldChar w:fldCharType="end"/>
            </w:r>
            <w:r w:rsidRPr="006119FC">
              <w:t>: hue on horizontal axis, saturation on vertical axis, brightness represents histogram value.</w:t>
            </w:r>
            <w:bookmarkEnd w:id="62"/>
            <w:bookmarkEnd w:id="64"/>
          </w:p>
        </w:tc>
        <w:tc>
          <w:tcPr>
            <w:tcW w:w="4428" w:type="dxa"/>
            <w:tcBorders>
              <w:top w:val="nil"/>
              <w:left w:val="nil"/>
              <w:bottom w:val="nil"/>
              <w:right w:val="nil"/>
            </w:tcBorders>
          </w:tcPr>
          <w:p w:rsidR="00D8607F" w:rsidRDefault="00D8607F" w:rsidP="00621E13">
            <w:pPr>
              <w:pStyle w:val="Caption1"/>
            </w:pPr>
            <w:r>
              <w:rPr>
                <w:noProof/>
              </w:rPr>
              <w:drawing>
                <wp:inline distT="0" distB="0" distL="0" distR="0" wp14:anchorId="385842CC" wp14:editId="2D076BDF">
                  <wp:extent cx="2926080" cy="2261827"/>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2926080" cy="2261827"/>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65" w:name="_Toc326694718"/>
            <w:r>
              <w:t xml:space="preserve">Figure </w:t>
            </w:r>
            <w:r w:rsidR="00E73875">
              <w:fldChar w:fldCharType="begin"/>
            </w:r>
            <w:r w:rsidR="00E73875">
              <w:instrText xml:space="preserve"> SEQ Figure \* ARABIC </w:instrText>
            </w:r>
            <w:r w:rsidR="00E73875">
              <w:fldChar w:fldCharType="separate"/>
            </w:r>
            <w:r w:rsidR="00A301BF">
              <w:rPr>
                <w:noProof/>
              </w:rPr>
              <w:t>15</w:t>
            </w:r>
            <w:r w:rsidR="00E73875">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C276B3">
              <w:t xml:space="preserve"> </w:t>
            </w:r>
            <w:r w:rsidR="00930501">
              <w:t>as 3</w:t>
            </w:r>
            <w:r>
              <w:t>D surface plot</w:t>
            </w:r>
            <w:bookmarkEnd w:id="65"/>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A301BF">
        <w:t xml:space="preserve">Figure </w:t>
      </w:r>
      <w:r w:rsidR="00A301BF">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947CBE"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w:t>
      </w:r>
      <w:proofErr w:type="spellStart"/>
      <w:r>
        <w:t>hance</w:t>
      </w:r>
      <w:proofErr w:type="spellEnd"/>
      <w:r>
        <w:t xml:space="preserv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m:t>
            </m:r>
            <m:r>
              <m:rPr>
                <m:sty m:val="b"/>
              </m:rPr>
              <w:rPr>
                <w:rFonts w:ascii="Cambria Math" w:hAnsi="Cambria Math"/>
              </w:rPr>
              <m:t>s</m:t>
            </m:r>
          </m:sub>
        </m:sSub>
      </m:oMath>
      <w:r w:rsidR="00301726">
        <w:rPr>
          <w:b/>
        </w:rPr>
        <w:t xml:space="preserve"> </w:t>
      </w:r>
      <w:r w:rsidR="00301726">
        <w:t>is attempted again.</w:t>
      </w:r>
    </w:p>
    <w:p w:rsidR="001C1618" w:rsidRPr="00C52C5E" w:rsidRDefault="00947CBE">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A301BF">
        <w:t xml:space="preserve">Figure </w:t>
      </w:r>
      <w:r w:rsidR="00A301BF">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10C202BC" wp14:editId="7DEFAD07">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66" w:name="_Ref324337029"/>
      <w:bookmarkStart w:id="67" w:name="_Toc326694719"/>
      <w:r>
        <w:t xml:space="preserve">Figure </w:t>
      </w:r>
      <w:r w:rsidR="00E73875">
        <w:fldChar w:fldCharType="begin"/>
      </w:r>
      <w:r w:rsidR="00E73875">
        <w:instrText xml:space="preserve"> SEQ Figure \* ARABIC </w:instrText>
      </w:r>
      <w:r w:rsidR="00E73875">
        <w:fldChar w:fldCharType="separate"/>
      </w:r>
      <w:r w:rsidR="00A301BF">
        <w:rPr>
          <w:noProof/>
        </w:rPr>
        <w:t>16</w:t>
      </w:r>
      <w:r w:rsidR="00E73875">
        <w:rPr>
          <w:noProof/>
        </w:rPr>
        <w:fldChar w:fldCharType="end"/>
      </w:r>
      <w:bookmarkEnd w:id="66"/>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67"/>
    </w:p>
    <w:p w:rsidR="009B0251" w:rsidRDefault="00A07F11" w:rsidP="00724C1A">
      <w:pPr>
        <w:pStyle w:val="Heading1"/>
      </w:pPr>
      <w:bookmarkStart w:id="68" w:name="_Ref324364407"/>
      <w:bookmarkStart w:id="69" w:name="_Toc326694695"/>
      <w:r>
        <w:lastRenderedPageBreak/>
        <w:t>Planning</w:t>
      </w:r>
      <w:bookmarkEnd w:id="68"/>
      <w:bookmarkEnd w:id="69"/>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A301BF">
        <w:t xml:space="preserve">Figure </w:t>
      </w:r>
      <w:r w:rsidR="00A301BF">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ECDD15D" wp14:editId="68E5C54F">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47CBE" w:rsidRDefault="00947CBE"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47CBE" w:rsidRDefault="00947CBE"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947CBE" w:rsidRDefault="00947CBE"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47CBE" w:rsidRDefault="00947CBE"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155"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">
                <v:shape id="_x0000_s1156" type="#_x0000_t75" style="position:absolute;width:32454;height:28194;visibility:visible;mso-wrap-style:square">
                  <v:fill o:detectmouseclick="t"/>
                  <v:path o:connecttype="none"/>
                </v:shape>
                <v:shape id="Text Box 37" o:spid="_x0000_s1157"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947CBE" w:rsidRDefault="00947CBE" w:rsidP="0009680C">
                        <w:pPr>
                          <w:pStyle w:val="NormalWeb"/>
                          <w:spacing w:before="0" w:beforeAutospacing="0" w:after="0" w:afterAutospacing="0"/>
                        </w:pPr>
                        <w:r>
                          <w:rPr>
                            <w:rFonts w:ascii="Georgia" w:eastAsia="Times New Roman" w:hAnsi="Georgia"/>
                          </w:rPr>
                          <w:t>Person location</w:t>
                        </w:r>
                      </w:p>
                    </w:txbxContent>
                  </v:textbox>
                </v:shape>
                <v:shape id="Text Box 28" o:spid="_x0000_s1158"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947CBE" w:rsidRDefault="00947CBE"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159"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160"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161"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947CBE" w:rsidRDefault="00947CBE"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947CBE" w:rsidRDefault="00947CBE"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162"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947CBE" w:rsidRDefault="00947CBE"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163"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947CBE" w:rsidRDefault="00947CBE"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164"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165"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166"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167"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70" w:name="_Ref324365250"/>
      <w:bookmarkStart w:id="71" w:name="_Toc326694720"/>
      <w:r>
        <w:t xml:space="preserve">Figure </w:t>
      </w:r>
      <w:r w:rsidR="00E73875">
        <w:fldChar w:fldCharType="begin"/>
      </w:r>
      <w:r w:rsidR="00E73875">
        <w:instrText xml:space="preserve"> SEQ Figure \* ARABIC </w:instrText>
      </w:r>
      <w:r w:rsidR="00E73875">
        <w:fldChar w:fldCharType="separate"/>
      </w:r>
      <w:r w:rsidR="00A301BF">
        <w:rPr>
          <w:noProof/>
        </w:rPr>
        <w:t>17</w:t>
      </w:r>
      <w:r w:rsidR="00E73875">
        <w:rPr>
          <w:noProof/>
        </w:rPr>
        <w:fldChar w:fldCharType="end"/>
      </w:r>
      <w:bookmarkEnd w:id="70"/>
      <w:r>
        <w:t>: Planning module</w:t>
      </w:r>
      <w:r>
        <w:rPr>
          <w:noProof/>
        </w:rPr>
        <w:t xml:space="preserve"> architecture</w:t>
      </w:r>
      <w:bookmarkEnd w:id="71"/>
    </w:p>
    <w:p w:rsidR="0009680C" w:rsidRDefault="0009680C" w:rsidP="0009680C">
      <w:pPr>
        <w:pStyle w:val="Caption1"/>
      </w:pPr>
    </w:p>
    <w:p w:rsidR="006556D0" w:rsidRDefault="006556D0" w:rsidP="00724C1A">
      <w:pPr>
        <w:pStyle w:val="Heading2"/>
      </w:pPr>
      <w:bookmarkStart w:id="72" w:name="_Toc326694696"/>
      <w:r>
        <w:t>Point-</w:t>
      </w:r>
      <w:r w:rsidR="002B55DA">
        <w:t>to-</w:t>
      </w:r>
      <w:r>
        <w:t>point planner</w:t>
      </w:r>
      <w:bookmarkEnd w:id="72"/>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C40B5A" w:rsidRPr="0047338F">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C40B5A" w:rsidRPr="0047338F">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A301BF">
        <w:t xml:space="preserve">Figure </w:t>
      </w:r>
      <w:r w:rsidR="00A301BF">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51CF5086" wp14:editId="195102F1">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73" w:name="_Ref322950225"/>
      <w:bookmarkStart w:id="74" w:name="_Toc326694721"/>
      <w:r>
        <w:t xml:space="preserve">Figure </w:t>
      </w:r>
      <w:r w:rsidR="00E73875">
        <w:fldChar w:fldCharType="begin"/>
      </w:r>
      <w:r w:rsidR="00E73875">
        <w:instrText xml:space="preserve"> SEQ Figure \* ARABIC </w:instrText>
      </w:r>
      <w:r w:rsidR="00E73875">
        <w:fldChar w:fldCharType="separate"/>
      </w:r>
      <w:r w:rsidR="00A301BF">
        <w:rPr>
          <w:noProof/>
        </w:rPr>
        <w:t>18</w:t>
      </w:r>
      <w:r w:rsidR="00E73875">
        <w:rPr>
          <w:noProof/>
        </w:rPr>
        <w:fldChar w:fldCharType="end"/>
      </w:r>
      <w:bookmarkEnd w:id="73"/>
      <w:r>
        <w:t>: Smooth path produced by SBPL planner in presence of obstacles (grid size 1m)</w:t>
      </w:r>
      <w:bookmarkEnd w:id="74"/>
      <w:ins w:id="75" w:author="Bill" w:date="2012-06-16T22:50:00Z">
        <w:r w:rsidR="00C34539">
          <w:t>.  Red indicates obstacles, orange indicates inflated obstacles.  Black represents robot boundary.</w:t>
        </w:r>
      </w:ins>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t>
      </w:r>
      <w:r w:rsidR="00A33713">
        <w:lastRenderedPageBreak/>
        <w:t xml:space="preserve">were </w:t>
      </w:r>
      <w:r w:rsidR="00820A8A">
        <w:t>created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w:t>
      </w:r>
      <w:ins w:id="76" w:author="Bill" w:date="2012-06-16T22:51:00Z">
        <w:r w:rsidR="00C34539">
          <w:t xml:space="preserve"> pi/16</w:t>
        </w:r>
      </w:ins>
      <w:del w:id="77" w:author="Bill" w:date="2012-06-16T22:51:00Z">
        <w:r w:rsidR="0012239B" w:rsidDel="00C34539">
          <w:delText xml:space="preserve"> </w:delText>
        </w:r>
        <w:r w:rsidR="0012239B" w:rsidDel="00C34539">
          <w:rPr>
            <w:vertAlign w:val="subscript"/>
          </w:rPr>
          <w:softHyphen/>
        </w:r>
        <w:r w:rsidR="0012239B" w:rsidDel="00C34539">
          <w:rPr>
            <w:vertAlign w:val="subscript"/>
          </w:rPr>
          <w:softHyphen/>
        </w:r>
        <m:oMath>
          <m:r>
            <w:rPr>
              <w:rFonts w:ascii="Cambria Math" w:hAnsi="Cambria Math"/>
              <w:vertAlign w:val="subscript"/>
            </w:rPr>
            <m:t>π/16</m:t>
          </m:r>
        </m:oMath>
        <w:r w:rsidR="0012239B" w:rsidDel="00C34539">
          <w:delText>.</w:delText>
        </w:r>
      </w:del>
      <w:ins w:id="78" w:author="Bill" w:date="2012-06-16T22:51:00Z">
        <w:r w:rsidR="00C34539">
          <w:t>.</w:t>
        </w:r>
      </w:ins>
      <w:r w:rsidR="0012239B">
        <w:t xml:space="preserve">  </w:t>
      </w:r>
      <w:r w:rsidR="005A7D17">
        <w:fldChar w:fldCharType="begin"/>
      </w:r>
      <w:r w:rsidR="005A7D17">
        <w:instrText xml:space="preserve"> REF _Ref322520674 \h </w:instrText>
      </w:r>
      <w:r w:rsidR="005A7D17">
        <w:fldChar w:fldCharType="separate"/>
      </w:r>
      <w:r w:rsidR="00A301BF">
        <w:t xml:space="preserve">Figure </w:t>
      </w:r>
      <w:r w:rsidR="00A301BF">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53EA9E5B" wp14:editId="6AC9FBD9">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79" w:name="_Ref322520674"/>
      <w:bookmarkStart w:id="80" w:name="_Toc326694722"/>
      <w:r>
        <w:t xml:space="preserve">Figure </w:t>
      </w:r>
      <w:r w:rsidR="00E73875">
        <w:fldChar w:fldCharType="begin"/>
      </w:r>
      <w:r w:rsidR="00E73875">
        <w:instrText xml:space="preserve"> SEQ Figure \* ARABIC </w:instrText>
      </w:r>
      <w:r w:rsidR="00E73875">
        <w:fldChar w:fldCharType="separate"/>
      </w:r>
      <w:r w:rsidR="00A301BF">
        <w:rPr>
          <w:noProof/>
        </w:rPr>
        <w:t>19</w:t>
      </w:r>
      <w:r w:rsidR="00E73875">
        <w:rPr>
          <w:noProof/>
        </w:rPr>
        <w:fldChar w:fldCharType="end"/>
      </w:r>
      <w:bookmarkEnd w:id="79"/>
      <w:r>
        <w:t>: Harlie's motion primitives (spin-in-place moves not shown)</w:t>
      </w:r>
      <w:bookmarkEnd w:id="80"/>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C40B5A" w:rsidRPr="0047338F">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A301BF">
        <w:t xml:space="preserve">Figure </w:t>
      </w:r>
      <w:r w:rsidR="00A301BF">
        <w:rPr>
          <w:noProof/>
        </w:rPr>
        <w:t>19</w:t>
      </w:r>
      <w:r w:rsidR="00967797">
        <w:fldChar w:fldCharType="end"/>
      </w:r>
      <w:r>
        <w:t xml:space="preserve">.  The output of the SBPL planner was converted from a series of points to </w:t>
      </w:r>
      <w:ins w:id="81" w:author="Bill" w:date="2012-06-16T22:51:00Z">
        <w:r w:rsidR="00C34539">
          <w:t xml:space="preserve">a </w:t>
        </w:r>
      </w:ins>
      <w:del w:id="82" w:author="Bill" w:date="2012-06-16T22:51:00Z">
        <w:r w:rsidDel="00C34539">
          <w:delText xml:space="preserve">the CWRU </w:delText>
        </w:r>
      </w:del>
      <w:r>
        <w:t>path segment standard</w:t>
      </w:r>
      <w:ins w:id="83" w:author="Bill" w:date="2012-06-16T22:51:00Z">
        <w:r w:rsidR="00C34539">
          <w:t xml:space="preserve"> used previously at Case Western Reserve University</w:t>
        </w:r>
      </w:ins>
      <w:r>
        <w:t xml:space="preserve">.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RDefault="0069704D" w:rsidP="00076C9A">
      <w:pPr>
        <w:spacing w:line="480" w:lineRule="auto"/>
      </w:pPr>
    </w:p>
    <w:p w:rsidR="00573238" w:rsidRDefault="007E7C2A" w:rsidP="00573238">
      <w:pPr>
        <w:pStyle w:val="Heading2"/>
      </w:pPr>
      <w:bookmarkStart w:id="84" w:name="_Toc326694697"/>
      <w:r>
        <w:lastRenderedPageBreak/>
        <w:t>Dynamic P</w:t>
      </w:r>
      <w:r w:rsidR="00573238">
        <w:t>lanning</w:t>
      </w:r>
      <w:bookmarkEnd w:id="8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A301BF">
        <w:t xml:space="preserve">Figure </w:t>
      </w:r>
      <w:r w:rsidR="00A301BF">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61CF9829" wp14:editId="740D3F1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47CBE" w:rsidRDefault="00947CB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E6108E">
                              <w:pPr>
                                <w:pStyle w:val="NormalWeb"/>
                                <w:spacing w:before="0" w:beforeAutospacing="0" w:after="200" w:afterAutospacing="0" w:line="276" w:lineRule="auto"/>
                              </w:pPr>
                              <w:r>
                                <w:rPr>
                                  <w:rFonts w:ascii="Georgia" w:eastAsia="Times New Roman" w:hAnsi="Georgia"/>
                                </w:rPr>
                                <w:t>Committed</w:t>
                              </w:r>
                            </w:p>
                            <w:p w:rsidR="00947CBE" w:rsidRDefault="00947CB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947CBE" w:rsidRDefault="00947CBE"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168"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">
                <v:shape id="_x0000_s1169" type="#_x0000_t75" style="position:absolute;width:54864;height:56673;visibility:visible;mso-wrap-style:square" stroked="t" strokecolor="black [3213]">
                  <v:fill o:detectmouseclick="t"/>
                  <v:path o:connecttype="none"/>
                </v:shape>
                <v:line id="Straight Connector 43" o:spid="_x0000_s1170"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171"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172"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173"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174"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175"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47CBE" w:rsidRDefault="00947CBE">
                        <w:r>
                          <w:t>Harlie</w:t>
                        </w:r>
                      </w:p>
                    </w:txbxContent>
                  </v:textbox>
                </v:shape>
                <v:shape id="Text Box 53" o:spid="_x0000_s1176"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47CBE" w:rsidRDefault="00947CBE"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47CBE" w:rsidRDefault="00947CB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7"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47CBE" w:rsidRDefault="00947CBE" w:rsidP="00E6108E">
                        <w:pPr>
                          <w:pStyle w:val="NormalWeb"/>
                          <w:spacing w:before="0" w:beforeAutospacing="0" w:after="200" w:afterAutospacing="0" w:line="276" w:lineRule="auto"/>
                        </w:pPr>
                        <w:r>
                          <w:rPr>
                            <w:rFonts w:ascii="Georgia" w:eastAsia="Times New Roman" w:hAnsi="Georgia"/>
                          </w:rPr>
                          <w:t>Committed</w:t>
                        </w:r>
                      </w:p>
                      <w:p w:rsidR="00947CBE" w:rsidRDefault="00947CB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178"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179"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180"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181"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5F72D4">
                        <w:pPr>
                          <w:rPr>
                            <w:rFonts w:eastAsia="Times New Roman"/>
                          </w:rPr>
                        </w:pPr>
                      </w:p>
                    </w:txbxContent>
                  </v:textbox>
                </v:shape>
                <v:shape id="Text Box 53" o:spid="_x0000_s1182"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47CBE" w:rsidRDefault="00947CBE"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183"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184"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47CBE" w:rsidRDefault="00947CBE"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185"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5F72D4">
                        <w:pPr>
                          <w:rPr>
                            <w:rFonts w:eastAsia="Times New Roman"/>
                          </w:rPr>
                        </w:pPr>
                      </w:p>
                    </w:txbxContent>
                  </v:textbox>
                </v:shape>
                <v:line id="Straight Connector 67" o:spid="_x0000_s1186"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187"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188"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189"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190"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191"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192"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193"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194"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195"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196"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197"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5F72D4">
                        <w:pPr>
                          <w:rPr>
                            <w:rFonts w:eastAsia="Times New Roman"/>
                          </w:rPr>
                        </w:pPr>
                      </w:p>
                    </w:txbxContent>
                  </v:textbox>
                </v:shape>
                <v:shape id="Arc 82" o:spid="_x0000_s1198"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199"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200"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201"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202"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5F72D4">
                        <w:pPr>
                          <w:rPr>
                            <w:rFonts w:eastAsia="Times New Roman"/>
                          </w:rPr>
                        </w:pPr>
                      </w:p>
                    </w:txbxContent>
                  </v:textbox>
                </v:shape>
                <v:shape id="Flowchart: Summing Junction 85" o:spid="_x0000_s1203"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204"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205"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206"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207"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208"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209"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210"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5F72D4">
                        <w:pPr>
                          <w:rPr>
                            <w:rFonts w:eastAsia="Times New Roman"/>
                          </w:rPr>
                        </w:pPr>
                      </w:p>
                    </w:txbxContent>
                  </v:textbox>
                </v:shape>
                <v:shape id="Arc 94" o:spid="_x0000_s1211"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212"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213"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214"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47CBE" w:rsidRDefault="00947CBE" w:rsidP="00521433">
                        <w:pPr>
                          <w:rPr>
                            <w:rFonts w:eastAsia="Times New Roman"/>
                          </w:rPr>
                        </w:pPr>
                      </w:p>
                    </w:txbxContent>
                  </v:textbox>
                </v:shape>
                <v:shape id="Text Box 98" o:spid="_x0000_s1215"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47CBE" w:rsidRDefault="00947CBE">
                        <w:r>
                          <w:t>1: Harlie plans to a goal</w:t>
                        </w:r>
                      </w:p>
                    </w:txbxContent>
                  </v:textbox>
                </v:shape>
                <v:shape id="Text Box 98" o:spid="_x0000_s1216"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47CBE" w:rsidRDefault="00947CBE"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217"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47CBE" w:rsidRDefault="00947CBE"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218"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47CBE" w:rsidRDefault="00947CBE"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219"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85" w:name="_Ref324339031"/>
      <w:bookmarkStart w:id="86" w:name="_Toc326694723"/>
      <w:r>
        <w:t xml:space="preserve">Figure </w:t>
      </w:r>
      <w:r w:rsidR="00E73875">
        <w:fldChar w:fldCharType="begin"/>
      </w:r>
      <w:r w:rsidR="00E73875">
        <w:instrText xml:space="preserve"> SEQ Figure \* ARABIC </w:instrText>
      </w:r>
      <w:r w:rsidR="00E73875">
        <w:fldChar w:fldCharType="separate"/>
      </w:r>
      <w:r w:rsidR="00A301BF">
        <w:rPr>
          <w:noProof/>
        </w:rPr>
        <w:t>20</w:t>
      </w:r>
      <w:r w:rsidR="00E73875">
        <w:rPr>
          <w:noProof/>
        </w:rPr>
        <w:fldChar w:fldCharType="end"/>
      </w:r>
      <w:bookmarkEnd w:id="85"/>
      <w:r>
        <w:t>: Illustration of rolling-window approach</w:t>
      </w:r>
      <w:bookmarkEnd w:id="86"/>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w:t>
      </w:r>
      <w:ins w:id="87" w:author="Bill" w:date="2012-06-16T22:52:00Z">
        <w:r w:rsidR="00C34539">
          <w:t xml:space="preserve">slows down and </w:t>
        </w:r>
      </w:ins>
      <w:r w:rsidR="00CA22A6">
        <w:t>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 xml:space="preserve">path before it </w:t>
      </w:r>
      <w:r w:rsidR="00D944A5">
        <w:lastRenderedPageBreak/>
        <w:t>is able to replan to the moving goal, causing the robot to come to an early halt</w:t>
      </w:r>
      <w:r w:rsidR="00967797">
        <w:t>.</w:t>
      </w:r>
      <w:r w:rsidR="00E67522">
        <w:t xml:space="preserve">  A </w:t>
      </w:r>
      <w:r w:rsidR="00674DDF">
        <w:t xml:space="preserve">length of </w:t>
      </w:r>
      <w:ins w:id="88" w:author="Bill" w:date="2012-06-16T22:52:00Z">
        <w:r w:rsidR="00C34539">
          <w:t>approximately 1 meter</w:t>
        </w:r>
      </w:ins>
      <w:del w:id="89" w:author="Bill" w:date="2012-06-16T22:52:00Z">
        <w:r w:rsidR="00674DDF" w:rsidDel="00C34539">
          <w:delText>0.8-1.0m</w:delText>
        </w:r>
      </w:del>
      <w:r w:rsidR="00674DDF">
        <w:t xml:space="preserve"> </w:t>
      </w:r>
      <w:r w:rsidR="00E67522">
        <w:t>f</w:t>
      </w:r>
      <w:r w:rsidR="00674DDF">
        <w:t>or</w:t>
      </w:r>
      <w:r w:rsidR="00E67522">
        <w:t xml:space="preserve"> the committed path has been found to produce good results</w:t>
      </w:r>
      <w:r w:rsidR="00E2694B">
        <w:t xml:space="preserve"> in simulation and </w:t>
      </w:r>
      <w:del w:id="90" w:author="Bill" w:date="2012-06-16T22:53:00Z">
        <w:r w:rsidR="00E2694B" w:rsidDel="00C34539">
          <w:delText>practice</w:delText>
        </w:r>
      </w:del>
      <w:ins w:id="91" w:author="Bill" w:date="2012-06-16T22:53:00Z">
        <w:r w:rsidR="00C34539">
          <w:t>tests</w:t>
        </w:r>
      </w:ins>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A301BF">
        <w:t xml:space="preserve">Figure </w:t>
      </w:r>
      <w:r w:rsidR="00A301BF">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A301BF">
        <w:t xml:space="preserve">Table </w:t>
      </w:r>
      <w:r w:rsidR="00A301BF">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3B3B8D7C" wp14:editId="76AFA662">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47CBE" w:rsidRDefault="00947CBE"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91534">
                              <w:pPr>
                                <w:pStyle w:val="NormalWeb"/>
                                <w:spacing w:before="0" w:beforeAutospacing="0" w:after="200" w:afterAutospacing="0" w:line="276" w:lineRule="auto"/>
                              </w:pPr>
                              <w:r>
                                <w:rPr>
                                  <w:rFonts w:ascii="Georgia" w:eastAsia="Times New Roman" w:hAnsi="Georgia"/>
                                </w:rPr>
                                <w:t>Uncommitted</w:t>
                              </w:r>
                            </w:p>
                            <w:p w:rsidR="00947CBE" w:rsidRDefault="00947CB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91534">
                              <w:pPr>
                                <w:pStyle w:val="NormalWeb"/>
                                <w:spacing w:before="0" w:beforeAutospacing="0" w:after="200" w:afterAutospacing="0" w:line="276" w:lineRule="auto"/>
                              </w:pPr>
                              <w:r>
                                <w:rPr>
                                  <w:rFonts w:ascii="Georgia" w:eastAsia="Times New Roman" w:hAnsi="Georgia"/>
                                </w:rPr>
                                <w:t>Committed</w:t>
                              </w:r>
                            </w:p>
                            <w:p w:rsidR="00947CBE" w:rsidRDefault="00947CB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47CBE" w:rsidRDefault="00947CBE"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7CBE" w:rsidRDefault="00947CBE"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47CBE" w:rsidRDefault="00947CB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220"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">
                <v:shape id="_x0000_s1221" type="#_x0000_t75" style="position:absolute;width:54864;height:69342;visibility:visible;mso-wrap-style:square" stroked="t" strokecolor="black [3213]">
                  <v:fill o:detectmouseclick="t"/>
                  <v:path o:connecttype="none"/>
                </v:shape>
                <v:shape id="Arc 128" o:spid="_x0000_s1222"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47CBE" w:rsidRDefault="00947CBE" w:rsidP="00A615D6">
                        <w:pPr>
                          <w:rPr>
                            <w:rFonts w:eastAsia="Times New Roman"/>
                          </w:rPr>
                        </w:pPr>
                      </w:p>
                    </w:txbxContent>
                  </v:textbox>
                </v:shape>
                <v:shape id="Freeform 46" o:spid="_x0000_s1223"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224"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47CBE" w:rsidRDefault="00947CBE" w:rsidP="00291534">
                        <w:pPr>
                          <w:rPr>
                            <w:rFonts w:eastAsia="Times New Roman"/>
                          </w:rPr>
                        </w:pPr>
                      </w:p>
                    </w:txbxContent>
                  </v:textbox>
                </v:roundrect>
                <v:shape id="Text Box 53" o:spid="_x0000_s1225"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226"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Uncommitted</w:t>
                        </w:r>
                      </w:p>
                      <w:p w:rsidR="00947CBE" w:rsidRDefault="00947CB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227"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Committed</w:t>
                        </w:r>
                      </w:p>
                      <w:p w:rsidR="00947CBE" w:rsidRDefault="00947CB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228"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229"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230"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231"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232"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47CBE" w:rsidRDefault="00947CBE" w:rsidP="00291534">
                        <w:pPr>
                          <w:rPr>
                            <w:rFonts w:eastAsia="Times New Roman"/>
                          </w:rPr>
                        </w:pPr>
                      </w:p>
                    </w:txbxContent>
                  </v:textbox>
                </v:shape>
                <v:shape id="Text Box 53" o:spid="_x0000_s1233"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234"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47CBE" w:rsidRDefault="00947CBE" w:rsidP="00291534">
                        <w:pPr>
                          <w:rPr>
                            <w:rFonts w:eastAsia="Times New Roman"/>
                          </w:rPr>
                        </w:pPr>
                      </w:p>
                    </w:txbxContent>
                  </v:textbox>
                </v:rect>
                <v:line id="Straight Connector 114" o:spid="_x0000_s1235"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236"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47CBE" w:rsidRDefault="00947CBE" w:rsidP="00A615D6">
                        <w:pPr>
                          <w:rPr>
                            <w:rFonts w:eastAsia="Times New Roman"/>
                          </w:rPr>
                        </w:pPr>
                      </w:p>
                    </w:txbxContent>
                  </v:textbox>
                </v:shape>
                <v:line id="Straight Connector 116" o:spid="_x0000_s1237"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238"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239"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240"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47CBE" w:rsidRDefault="00947CBE" w:rsidP="00A615D6">
                        <w:pPr>
                          <w:rPr>
                            <w:rFonts w:eastAsia="Times New Roman"/>
                          </w:rPr>
                        </w:pPr>
                      </w:p>
                    </w:txbxContent>
                  </v:textbox>
                </v:shape>
                <v:shape id="Text Box 25" o:spid="_x0000_s1241"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47CBE" w:rsidRDefault="00947CBE">
                        <w:r>
                          <w:t>Partial replan: uncommitted path is changed, committed path is not.  Harlie never stops.</w:t>
                        </w:r>
                      </w:p>
                    </w:txbxContent>
                  </v:textbox>
                </v:shape>
                <v:line id="Straight Connector 121" o:spid="_x0000_s1242"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243"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47CBE" w:rsidRDefault="00947CBE" w:rsidP="00A615D6">
                        <w:pPr>
                          <w:rPr>
                            <w:rFonts w:eastAsia="Times New Roman"/>
                          </w:rPr>
                        </w:pPr>
                      </w:p>
                    </w:txbxContent>
                  </v:textbox>
                </v:shape>
                <v:line id="Straight Connector 123" o:spid="_x0000_s1244"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245"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246"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47CBE" w:rsidRDefault="00947CBE" w:rsidP="00A615D6">
                        <w:pPr>
                          <w:rPr>
                            <w:rFonts w:eastAsia="Times New Roman"/>
                          </w:rPr>
                        </w:pPr>
                      </w:p>
                    </w:txbxContent>
                  </v:textbox>
                </v:roundrect>
                <v:shape id="Flowchart: Summing Junction 126" o:spid="_x0000_s1247"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5-Point Star 127" o:spid="_x0000_s1248"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249"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47CBE" w:rsidRDefault="00947CBE" w:rsidP="00A615D6">
                        <w:pPr>
                          <w:rPr>
                            <w:rFonts w:eastAsia="Times New Roman"/>
                          </w:rPr>
                        </w:pPr>
                      </w:p>
                    </w:txbxContent>
                  </v:textbox>
                </v:shape>
                <v:shape id="Arc 130" o:spid="_x0000_s1250"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47CBE" w:rsidRDefault="00947CBE" w:rsidP="00A615D6">
                        <w:pPr>
                          <w:rPr>
                            <w:rFonts w:eastAsia="Times New Roman"/>
                          </w:rPr>
                        </w:pPr>
                      </w:p>
                    </w:txbxContent>
                  </v:textbox>
                </v:shape>
                <v:shape id="5-Point Star 131" o:spid="_x0000_s1251"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252"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253"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47CBE" w:rsidRDefault="00947CBE"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254"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255"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47CBE" w:rsidRDefault="00947CBE" w:rsidP="00A615D6">
                        <w:pPr>
                          <w:rPr>
                            <w:rFonts w:eastAsia="Times New Roman"/>
                          </w:rPr>
                        </w:pPr>
                      </w:p>
                    </w:txbxContent>
                  </v:textbox>
                </v:shape>
                <v:line id="Straight Connector 135" o:spid="_x0000_s1256"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257"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258"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47CBE" w:rsidRDefault="00947CBE" w:rsidP="00A615D6">
                        <w:pPr>
                          <w:rPr>
                            <w:rFonts w:eastAsia="Times New Roman"/>
                          </w:rPr>
                        </w:pPr>
                      </w:p>
                    </w:txbxContent>
                  </v:textbox>
                </v:roundrect>
                <v:line id="Straight Connector 138" o:spid="_x0000_s1259"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260"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Flowchart: Summing Junction 145" o:spid="_x0000_s1261"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5-Point Star 146" o:spid="_x0000_s1262"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263"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264"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265"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266"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5-Point Star 156" o:spid="_x0000_s1267"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268"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47CBE" w:rsidRDefault="00947CBE" w:rsidP="00A615D6">
                        <w:pPr>
                          <w:rPr>
                            <w:rFonts w:eastAsia="Times New Roman"/>
                          </w:rPr>
                        </w:pPr>
                      </w:p>
                    </w:txbxContent>
                  </v:textbox>
                </v:roundrect>
                <v:roundrect id="Rounded Rectangle 160" o:spid="_x0000_s1269"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47CBE" w:rsidRDefault="00947CBE" w:rsidP="00A615D6">
                        <w:pPr>
                          <w:rPr>
                            <w:rFonts w:eastAsia="Times New Roman"/>
                          </w:rPr>
                        </w:pPr>
                      </w:p>
                    </w:txbxContent>
                  </v:textbox>
                </v:roundrect>
                <v:roundrect id="Rounded Rectangle 161" o:spid="_x0000_s1270"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47CBE" w:rsidRDefault="00947CBE" w:rsidP="00A615D6">
                        <w:pPr>
                          <w:rPr>
                            <w:rFonts w:eastAsia="Times New Roman"/>
                          </w:rPr>
                        </w:pPr>
                      </w:p>
                    </w:txbxContent>
                  </v:textbox>
                </v:roundrect>
                <w10:anchorlock/>
              </v:group>
            </w:pict>
          </mc:Fallback>
        </mc:AlternateContent>
      </w:r>
    </w:p>
    <w:p w:rsidR="00291534" w:rsidRDefault="00291534" w:rsidP="00291534">
      <w:pPr>
        <w:pStyle w:val="Caption1"/>
      </w:pPr>
      <w:bookmarkStart w:id="92" w:name="_Ref324359823"/>
      <w:bookmarkStart w:id="93" w:name="_Toc326694724"/>
      <w:r>
        <w:t xml:space="preserve">Figure </w:t>
      </w:r>
      <w:r w:rsidR="00E73875">
        <w:fldChar w:fldCharType="begin"/>
      </w:r>
      <w:r w:rsidR="00E73875">
        <w:instrText xml:space="preserve"> SEQ Figure \* ARABIC </w:instrText>
      </w:r>
      <w:r w:rsidR="00E73875">
        <w:fldChar w:fldCharType="separate"/>
      </w:r>
      <w:r w:rsidR="00A301BF">
        <w:rPr>
          <w:noProof/>
        </w:rPr>
        <w:t>21</w:t>
      </w:r>
      <w:r w:rsidR="00E73875">
        <w:rPr>
          <w:noProof/>
        </w:rPr>
        <w:fldChar w:fldCharType="end"/>
      </w:r>
      <w:bookmarkEnd w:id="92"/>
      <w:r>
        <w:t>: Illustration of partial and full replanning</w:t>
      </w:r>
      <w:bookmarkEnd w:id="93"/>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B8F03B9" wp14:editId="488EAF71">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947CBE" w:rsidRPr="006416BE" w:rsidRDefault="00947CBE" w:rsidP="005F612B">
                            <w:pPr>
                              <w:pStyle w:val="Caption1"/>
                              <w:rPr>
                                <w:noProof/>
                                <w:sz w:val="24"/>
                              </w:rPr>
                            </w:pPr>
                            <w:bookmarkStart w:id="94" w:name="_Toc325660622"/>
                            <w:bookmarkStart w:id="95" w:name="_Toc326694703"/>
                            <w:r>
                              <w:t xml:space="preserve">Table </w:t>
                            </w:r>
                            <w:r>
                              <w:fldChar w:fldCharType="begin"/>
                            </w:r>
                            <w:r>
                              <w:instrText xml:space="preserve"> SEQ Table \* ARABIC </w:instrText>
                            </w:r>
                            <w:r>
                              <w:fldChar w:fldCharType="separate"/>
                            </w:r>
                            <w:r>
                              <w:rPr>
                                <w:noProof/>
                              </w:rPr>
                              <w:t>1</w:t>
                            </w:r>
                            <w:r>
                              <w:rPr>
                                <w:noProof/>
                              </w:rPr>
                              <w:fldChar w:fldCharType="end"/>
                            </w:r>
                            <w:r>
                              <w:t>: Conditions for full and partial replanning</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271"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" stroked="f">
                <v:textbox style="mso-fit-shape-to-text:t" inset="0,0,0,0">
                  <w:txbxContent>
                    <w:p w:rsidR="00947CBE" w:rsidRPr="006416BE" w:rsidRDefault="00947CBE" w:rsidP="005F612B">
                      <w:pPr>
                        <w:pStyle w:val="Caption1"/>
                        <w:rPr>
                          <w:noProof/>
                          <w:sz w:val="24"/>
                        </w:rPr>
                      </w:pPr>
                      <w:bookmarkStart w:id="96" w:name="_Toc325660622"/>
                      <w:bookmarkStart w:id="97" w:name="_Toc326694703"/>
                      <w:r>
                        <w:t xml:space="preserve">Table </w:t>
                      </w:r>
                      <w:r>
                        <w:fldChar w:fldCharType="begin"/>
                      </w:r>
                      <w:r>
                        <w:instrText xml:space="preserve"> SEQ Table \* ARABIC </w:instrText>
                      </w:r>
                      <w:r>
                        <w:fldChar w:fldCharType="separate"/>
                      </w:r>
                      <w:r>
                        <w:rPr>
                          <w:noProof/>
                        </w:rPr>
                        <w:t>1</w:t>
                      </w:r>
                      <w:r>
                        <w:rPr>
                          <w:noProof/>
                        </w:rPr>
                        <w:fldChar w:fldCharType="end"/>
                      </w:r>
                      <w:r>
                        <w:t>: Conditions for full and partial replanning</w:t>
                      </w:r>
                      <w:bookmarkEnd w:id="96"/>
                      <w:bookmarkEnd w:id="97"/>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24ED56B9" wp14:editId="4024B46C">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7CBE" w:rsidRPr="0095394F" w:rsidRDefault="00947CBE" w:rsidP="005F612B">
                            <w:pPr>
                              <w:rPr>
                                <w:u w:val="single"/>
                              </w:rPr>
                            </w:pPr>
                            <w:r w:rsidRPr="0095394F">
                              <w:rPr>
                                <w:u w:val="single"/>
                              </w:rPr>
                              <w:t>Conditions for partial replan</w:t>
                            </w:r>
                          </w:p>
                          <w:p w:rsidR="00947CBE" w:rsidRDefault="00947CBE" w:rsidP="005F612B">
                            <w:pPr>
                              <w:pStyle w:val="ListParagraph"/>
                              <w:numPr>
                                <w:ilvl w:val="0"/>
                                <w:numId w:val="2"/>
                              </w:numPr>
                            </w:pPr>
                            <w:r>
                              <w:t>New goal</w:t>
                            </w:r>
                          </w:p>
                          <w:p w:rsidR="00947CBE" w:rsidRDefault="00947CBE" w:rsidP="005F612B">
                            <w:pPr>
                              <w:pStyle w:val="ListParagraph"/>
                              <w:numPr>
                                <w:ilvl w:val="0"/>
                                <w:numId w:val="2"/>
                              </w:numPr>
                            </w:pPr>
                            <w:r>
                              <w:t>Obstacle in uncommitted path</w:t>
                            </w:r>
                          </w:p>
                          <w:p w:rsidR="00947CBE" w:rsidRDefault="00947CBE" w:rsidP="005F612B">
                            <w:pPr>
                              <w:pStyle w:val="ListParagraph"/>
                            </w:pPr>
                          </w:p>
                          <w:p w:rsidR="00947CBE" w:rsidRPr="0095394F" w:rsidRDefault="00947CBE" w:rsidP="005F612B">
                            <w:pPr>
                              <w:rPr>
                                <w:u w:val="single"/>
                              </w:rPr>
                            </w:pPr>
                            <w:r w:rsidRPr="0095394F">
                              <w:rPr>
                                <w:u w:val="single"/>
                              </w:rPr>
                              <w:t>Conditions for full replan</w:t>
                            </w:r>
                          </w:p>
                          <w:p w:rsidR="00947CBE" w:rsidRDefault="00947CBE" w:rsidP="005F612B">
                            <w:pPr>
                              <w:pStyle w:val="ListParagraph"/>
                              <w:numPr>
                                <w:ilvl w:val="0"/>
                                <w:numId w:val="1"/>
                              </w:numPr>
                            </w:pPr>
                            <w:r>
                              <w:t>Partial replan fails</w:t>
                            </w:r>
                          </w:p>
                          <w:p w:rsidR="00947CBE" w:rsidRDefault="00947CBE" w:rsidP="005F612B">
                            <w:pPr>
                              <w:pStyle w:val="ListParagraph"/>
                              <w:numPr>
                                <w:ilvl w:val="0"/>
                                <w:numId w:val="1"/>
                              </w:numPr>
                            </w:pPr>
                            <w:r>
                              <w:t>Robot currently at rest</w:t>
                            </w:r>
                          </w:p>
                          <w:p w:rsidR="00947CBE" w:rsidRDefault="00947CBE" w:rsidP="005F612B">
                            <w:pPr>
                              <w:pStyle w:val="ListParagraph"/>
                              <w:numPr>
                                <w:ilvl w:val="0"/>
                                <w:numId w:val="1"/>
                              </w:numPr>
                            </w:pPr>
                            <w:r>
                              <w:t>Obstacle in committed path</w:t>
                            </w:r>
                          </w:p>
                          <w:p w:rsidR="00947CBE" w:rsidRDefault="00947CBE"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272"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" fillcolor="white [3201]" strokeweight=".5pt">
                <v:textbox>
                  <w:txbxContent>
                    <w:p w:rsidR="00947CBE" w:rsidRPr="0095394F" w:rsidRDefault="00947CBE" w:rsidP="005F612B">
                      <w:pPr>
                        <w:rPr>
                          <w:u w:val="single"/>
                        </w:rPr>
                      </w:pPr>
                      <w:r w:rsidRPr="0095394F">
                        <w:rPr>
                          <w:u w:val="single"/>
                        </w:rPr>
                        <w:t>Conditions for partial replan</w:t>
                      </w:r>
                    </w:p>
                    <w:p w:rsidR="00947CBE" w:rsidRDefault="00947CBE" w:rsidP="005F612B">
                      <w:pPr>
                        <w:pStyle w:val="ListParagraph"/>
                        <w:numPr>
                          <w:ilvl w:val="0"/>
                          <w:numId w:val="2"/>
                        </w:numPr>
                      </w:pPr>
                      <w:r>
                        <w:t>New goal</w:t>
                      </w:r>
                    </w:p>
                    <w:p w:rsidR="00947CBE" w:rsidRDefault="00947CBE" w:rsidP="005F612B">
                      <w:pPr>
                        <w:pStyle w:val="ListParagraph"/>
                        <w:numPr>
                          <w:ilvl w:val="0"/>
                          <w:numId w:val="2"/>
                        </w:numPr>
                      </w:pPr>
                      <w:r>
                        <w:t>Obstacle in uncommitted path</w:t>
                      </w:r>
                    </w:p>
                    <w:p w:rsidR="00947CBE" w:rsidRDefault="00947CBE" w:rsidP="005F612B">
                      <w:pPr>
                        <w:pStyle w:val="ListParagraph"/>
                      </w:pPr>
                    </w:p>
                    <w:p w:rsidR="00947CBE" w:rsidRPr="0095394F" w:rsidRDefault="00947CBE" w:rsidP="005F612B">
                      <w:pPr>
                        <w:rPr>
                          <w:u w:val="single"/>
                        </w:rPr>
                      </w:pPr>
                      <w:r w:rsidRPr="0095394F">
                        <w:rPr>
                          <w:u w:val="single"/>
                        </w:rPr>
                        <w:t>Conditions for full replan</w:t>
                      </w:r>
                    </w:p>
                    <w:p w:rsidR="00947CBE" w:rsidRDefault="00947CBE" w:rsidP="005F612B">
                      <w:pPr>
                        <w:pStyle w:val="ListParagraph"/>
                        <w:numPr>
                          <w:ilvl w:val="0"/>
                          <w:numId w:val="1"/>
                        </w:numPr>
                      </w:pPr>
                      <w:r>
                        <w:t>Partial replan fails</w:t>
                      </w:r>
                    </w:p>
                    <w:p w:rsidR="00947CBE" w:rsidRDefault="00947CBE" w:rsidP="005F612B">
                      <w:pPr>
                        <w:pStyle w:val="ListParagraph"/>
                        <w:numPr>
                          <w:ilvl w:val="0"/>
                          <w:numId w:val="1"/>
                        </w:numPr>
                      </w:pPr>
                      <w:r>
                        <w:t>Robot currently at rest</w:t>
                      </w:r>
                    </w:p>
                    <w:p w:rsidR="00947CBE" w:rsidRDefault="00947CBE" w:rsidP="005F612B">
                      <w:pPr>
                        <w:pStyle w:val="ListParagraph"/>
                        <w:numPr>
                          <w:ilvl w:val="0"/>
                          <w:numId w:val="1"/>
                        </w:numPr>
                      </w:pPr>
                      <w:r>
                        <w:t>Obstacle in committed path</w:t>
                      </w:r>
                    </w:p>
                    <w:p w:rsidR="00947CBE" w:rsidRDefault="00947CBE"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A301BF">
        <w:t xml:space="preserve">Figure </w:t>
      </w:r>
      <w:r w:rsidR="00A301BF">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A301BF">
        <w:t xml:space="preserve">Figure </w:t>
      </w:r>
      <w:r w:rsidR="00A301BF">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5B2A7C6F" wp14:editId="07F4891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47CBE" w:rsidRDefault="00947CB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426E6">
                              <w:pPr>
                                <w:pStyle w:val="NormalWeb"/>
                                <w:spacing w:before="0" w:beforeAutospacing="0" w:after="200" w:afterAutospacing="0" w:line="276" w:lineRule="auto"/>
                              </w:pPr>
                              <w:r>
                                <w:rPr>
                                  <w:rFonts w:ascii="Georgia" w:eastAsia="Times New Roman" w:hAnsi="Georgia"/>
                                </w:rPr>
                                <w:t>Committed</w:t>
                              </w:r>
                            </w:p>
                            <w:p w:rsidR="00947CBE" w:rsidRDefault="00947CB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CBE" w:rsidRDefault="00947CBE"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47CBE" w:rsidRDefault="00947CB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273"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">
                <v:shape id="_x0000_s1274" type="#_x0000_t75" style="position:absolute;width:54864;height:51339;visibility:visible;mso-wrap-style:square" stroked="t" strokecolor="black [3213]">
                  <v:fill o:detectmouseclick="t"/>
                  <v:path o:connecttype="none"/>
                </v:shape>
                <v:line id="Straight Connector 47" o:spid="_x0000_s1275"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276"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277"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278"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47CBE" w:rsidRDefault="00947CBE" w:rsidP="002426E6">
                        <w:r>
                          <w:t>Harlie</w:t>
                        </w:r>
                      </w:p>
                    </w:txbxContent>
                  </v:textbox>
                </v:shape>
                <v:shape id="Text Box 53" o:spid="_x0000_s1279"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47CBE" w:rsidRDefault="00947CBE"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47CBE" w:rsidRDefault="00947CB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280"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Committed</w:t>
                        </w:r>
                      </w:p>
                      <w:p w:rsidR="00947CBE" w:rsidRDefault="00947CB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281"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282"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283"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284"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v:shape id="Text Box 53" o:spid="_x0000_s1285"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286"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v:shape id="Text Box 199" o:spid="_x0000_s1287"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47CBE" w:rsidRDefault="00947CBE" w:rsidP="002426E6">
                        <w:r>
                          <w:t>1: Harlie plans to a goal</w:t>
                        </w:r>
                      </w:p>
                    </w:txbxContent>
                  </v:textbox>
                </v:shape>
                <v:shape id="Text Box 98" o:spid="_x0000_s1288"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289"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290"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291"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292"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293"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294"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295"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296"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297"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298"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299"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300"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301"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v:shape id="5-Point Star 214" o:spid="_x0000_s1302"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w10:anchorlock/>
              </v:group>
            </w:pict>
          </mc:Fallback>
        </mc:AlternateContent>
      </w:r>
    </w:p>
    <w:p w:rsidR="002426E6" w:rsidRDefault="002426E6" w:rsidP="002426E6">
      <w:pPr>
        <w:pStyle w:val="Caption1"/>
      </w:pPr>
      <w:bookmarkStart w:id="98" w:name="_Ref324361944"/>
      <w:bookmarkStart w:id="99" w:name="_Toc326694725"/>
      <w:r>
        <w:t xml:space="preserve">Figure </w:t>
      </w:r>
      <w:r w:rsidR="00E73875">
        <w:fldChar w:fldCharType="begin"/>
      </w:r>
      <w:r w:rsidR="00E73875">
        <w:instrText xml:space="preserve"> SEQ Figure \* ARABIC </w:instrText>
      </w:r>
      <w:r w:rsidR="00E73875">
        <w:fldChar w:fldCharType="separate"/>
      </w:r>
      <w:r w:rsidR="00A301BF">
        <w:rPr>
          <w:noProof/>
        </w:rPr>
        <w:t>22</w:t>
      </w:r>
      <w:r w:rsidR="00E73875">
        <w:rPr>
          <w:noProof/>
        </w:rPr>
        <w:fldChar w:fldCharType="end"/>
      </w:r>
      <w:bookmarkEnd w:id="98"/>
      <w:r>
        <w:t xml:space="preserve">: Special condition leading to full replan: target </w:t>
      </w:r>
      <w:r w:rsidR="00D8607F">
        <w:t>moves</w:t>
      </w:r>
      <w:r>
        <w:t xml:space="preserve"> behind the robot</w:t>
      </w:r>
      <w:bookmarkEnd w:id="99"/>
    </w:p>
    <w:p w:rsidR="009B0251" w:rsidRDefault="0095394F" w:rsidP="0095394F">
      <w:pPr>
        <w:pStyle w:val="Heading2"/>
      </w:pPr>
      <w:bookmarkStart w:id="100" w:name="_Toc324334540"/>
      <w:bookmarkStart w:id="101" w:name="_Toc324336828"/>
      <w:bookmarkStart w:id="102" w:name="_Toc324361982"/>
      <w:bookmarkStart w:id="103" w:name="_Toc324362031"/>
      <w:bookmarkStart w:id="104" w:name="_Toc326694698"/>
      <w:bookmarkEnd w:id="100"/>
      <w:bookmarkEnd w:id="101"/>
      <w:bookmarkEnd w:id="102"/>
      <w:bookmarkEnd w:id="103"/>
      <w:r>
        <w:t xml:space="preserve">Goal </w:t>
      </w:r>
      <w:r w:rsidR="00AF3C43">
        <w:t>G</w:t>
      </w:r>
      <w:r>
        <w:t>eneration</w:t>
      </w:r>
      <w:bookmarkEnd w:id="104"/>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A301BF">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A301BF">
        <w:t xml:space="preserve">Figure </w:t>
      </w:r>
      <w:r w:rsidR="00A301BF">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4B3B0361" wp14:editId="31FD6E8A">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105" w:name="_Ref322951239"/>
      <w:bookmarkStart w:id="106" w:name="_Toc326694726"/>
      <w:r>
        <w:t xml:space="preserve">Figure </w:t>
      </w:r>
      <w:r w:rsidR="00E73875">
        <w:fldChar w:fldCharType="begin"/>
      </w:r>
      <w:r w:rsidR="00E73875">
        <w:instrText xml:space="preserve"> SEQ Figure \* ARABIC </w:instrText>
      </w:r>
      <w:r w:rsidR="00E73875">
        <w:fldChar w:fldCharType="separate"/>
      </w:r>
      <w:r w:rsidR="00A301BF">
        <w:rPr>
          <w:noProof/>
        </w:rPr>
        <w:t>23</w:t>
      </w:r>
      <w:r w:rsidR="00E73875">
        <w:rPr>
          <w:noProof/>
        </w:rPr>
        <w:fldChar w:fldCharType="end"/>
      </w:r>
      <w:bookmarkEnd w:id="105"/>
      <w:r>
        <w:t>: Goal constellation</w:t>
      </w:r>
      <w:r w:rsidR="008C29A6">
        <w:t>,</w:t>
      </w:r>
      <w:r>
        <w:t xml:space="preserve"> </w:t>
      </w:r>
      <w:r w:rsidR="002D4111">
        <w:t xml:space="preserve">true </w:t>
      </w:r>
      <w:r>
        <w:t>goal in green</w:t>
      </w:r>
      <w:r w:rsidR="008C29A6">
        <w:t xml:space="preserve"> (grid resolution 1m)</w:t>
      </w:r>
      <w:bookmarkEnd w:id="106"/>
    </w:p>
    <w:p w:rsidR="0069704D" w:rsidRDefault="0069704D" w:rsidP="000072A2"/>
    <w:p w:rsidR="0069704D" w:rsidRDefault="0069704D" w:rsidP="000072A2"/>
    <w:p w:rsidR="0069704D" w:rsidRDefault="0069704D" w:rsidP="000072A2"/>
    <w:p w:rsidR="004F2187" w:rsidRDefault="00C34539" w:rsidP="004F2187">
      <w:pPr>
        <w:pStyle w:val="Heading2"/>
      </w:pPr>
      <w:bookmarkStart w:id="107" w:name="_Toc326694699"/>
      <w:del w:id="108" w:author="Bill" w:date="2012-06-16T22:54:00Z">
        <w:r w:rsidDel="00C34539">
          <w:rPr>
            <w:noProof/>
          </w:rPr>
          <w:lastRenderedPageBreak/>
          <w:pict>
            <v:group id="_x0000_s1134" editas="canvas" style="position:absolute;margin-left:-151.2pt;margin-top:-78pt;width:399.75pt;height:309.5pt;z-index:1;mso-position-horizontal-relative:char;mso-position-vertical-relative:line" coordsize="7995,6190">
              <o:lock v:ext="edit" aspectratio="t"/>
              <v:shape id="_x0000_s1133" type="#_x0000_t75" style="position:absolute;width:7995;height:6190" o:preferrelative="f">
                <v:fill o:detectmouseclick="t"/>
                <v:path o:extrusionok="t" o:connecttype="none"/>
                <o:lock v:ext="edit" text="t"/>
              </v:shape>
              <v:line id="_x0000_s1137" style="position:absolute" from="690,481" to="7200,481" strokeweight="0"/>
              <v:line id="_x0000_s1138" style="position:absolute" from="690,5619" to="7200,5619" strokeweight="0"/>
              <v:line id="_x0000_s1139" style="position:absolute;flip:y" from="7200,481" to="7200,5619" strokeweight="0"/>
              <v:line id="_x0000_s1140" style="position:absolute;flip:y" from="690,481" to="690,5619" strokeweight="0"/>
              <v:line id="_x0000_s1141" style="position:absolute" from="690,5619" to="7200,5619" strokeweight="0"/>
              <v:line id="_x0000_s1142" style="position:absolute;flip:y" from="690,481" to="690,5619" strokeweight="0"/>
              <v:line id="_x0000_s1143" style="position:absolute;flip:y" from="990,5544" to="990,5619" strokeweight="0"/>
              <v:line id="_x0000_s1144" style="position:absolute" from="990,481" to="990,541" strokeweight="0"/>
              <v:rect id="_x0000_s1145" style="position:absolute;left:945;top:5664;width:112;height:464;mso-wrap-style:none;v-text-anchor:top" filled="f" stroked="f">
                <v:textbox style="mso-next-textbox:#_x0000_s1145;mso-rotate-with-shape:t;mso-fit-shape-to-text:t" inset="0,0,0,0">
                  <w:txbxContent>
                    <w:p w:rsidR="00C34539" w:rsidRDefault="00C34539">
                      <w:r>
                        <w:rPr>
                          <w:rFonts w:ascii="Helvetica" w:hAnsi="Helvetica" w:cs="Helvetica"/>
                          <w:color w:val="000000"/>
                          <w:sz w:val="20"/>
                          <w:szCs w:val="20"/>
                        </w:rPr>
                        <w:t>0</w:t>
                      </w:r>
                    </w:p>
                  </w:txbxContent>
                </v:textbox>
              </v:rect>
              <v:line id="_x0000_s1146" style="position:absolute;flip:y" from="1620,5544" to="1620,5619" strokeweight="0"/>
              <v:line id="_x0000_s1147" style="position:absolute" from="1620,481" to="1620,541" strokeweight="0"/>
              <v:rect id="_x0000_s1148" style="position:absolute;left:1485;top:5664;width:1;height:1;mso-wrap-style:none;v-text-anchor:top" filled="f" stroked="f">
                <v:textbox style="mso-next-textbox:#_x0000_s1148;mso-rotate-with-shape:t;mso-fit-shape-to-text:t" inset="0,0,0,0">
                  <w:txbxContent/>
                </v:textbox>
              </v:rect>
              <v:line id="_x0000_s1149" style="position:absolute;flip:y" from="2235,5544" to="2235,5619" strokeweight="0"/>
              <v:line id="_x0000_s1150" style="position:absolute" from="2235,481" to="2235,541" strokeweight="0"/>
              <v:rect id="_x0000_s1151" style="position:absolute;left:2100;top:5664;width:1;height:1;mso-wrap-style:none;v-text-anchor:top" filled="f" stroked="f">
                <v:textbox style="mso-next-textbox:#_x0000_s1151;mso-rotate-with-shape:t;mso-fit-shape-to-text:t" inset="0,0,0,0">
                  <w:txbxContent/>
                </v:textbox>
              </v:rect>
              <v:line id="_x0000_s1152" style="position:absolute;flip:y" from="2850,5544" to="2850,5619" strokeweight="0"/>
              <v:line id="_x0000_s1153" style="position:absolute" from="2850,481" to="2850,541" strokeweight="0"/>
              <v:rect id="_x0000_s1154" style="position:absolute;left:2715;top:5664;width:1;height:1;mso-wrap-style:none;v-text-anchor:top" filled="f" stroked="f">
                <v:textbox style="mso-next-textbox:#_x0000_s1154;mso-rotate-with-shape:t;mso-fit-shape-to-text:t" inset="0,0,0,0">
                  <w:txbxContent/>
                </v:textbox>
              </v:rect>
              <v:line id="_x0000_s1155" style="position:absolute;flip:y" from="3480,5544" to="3480,5619" strokeweight="0"/>
              <v:line id="_x0000_s1156" style="position:absolute" from="3480,481" to="3480,541" strokeweight="0"/>
              <v:rect id="_x0000_s1157" style="position:absolute;left:3345;top:5664;width:1;height:1;mso-wrap-style:none;v-text-anchor:top" filled="f" stroked="f">
                <v:textbox style="mso-next-textbox:#_x0000_s1157;mso-rotate-with-shape:t;mso-fit-shape-to-text:t" inset="0,0,0,0">
                  <w:txbxContent/>
                </v:textbox>
              </v:rect>
              <v:line id="_x0000_s1158" style="position:absolute;flip:y" from="4095,5544" to="4095,5619" strokeweight="0"/>
              <v:line id="_x0000_s1159" style="position:absolute" from="4095,481" to="4095,541" strokeweight="0"/>
              <v:rect id="_x0000_s1160" style="position:absolute;left:3960;top:5664;width:1;height:1;mso-wrap-style:none;v-text-anchor:top" filled="f" stroked="f">
                <v:textbox style="mso-next-textbox:#_x0000_s1160;mso-rotate-with-shape:t;mso-fit-shape-to-text:t" inset="0,0,0,0">
                  <w:txbxContent/>
                </v:textbox>
              </v:rect>
              <v:line id="_x0000_s1161" style="position:absolute;flip:y" from="4710,5544" to="4710,5619" strokeweight="0"/>
              <v:line id="_x0000_s1162" style="position:absolute" from="4710,481" to="4710,541" strokeweight="0"/>
              <v:rect id="_x0000_s1163" style="position:absolute;left:4575;top:5664;width:1;height:1;mso-wrap-style:none;v-text-anchor:top" filled="f" stroked="f">
                <v:textbox style="mso-next-textbox:#_x0000_s1163;mso-rotate-with-shape:t;mso-fit-shape-to-text:t" inset="0,0,0,0">
                  <w:txbxContent/>
                </v:textbox>
              </v:rect>
              <v:line id="_x0000_s1164" style="position:absolute;flip:y" from="5340,5544" to="5340,5619" strokeweight="0"/>
              <v:line id="_x0000_s1165" style="position:absolute" from="5340,481" to="5340,541" strokeweight="0"/>
              <v:rect id="_x0000_s1166" style="position:absolute;left:5205;top:5664;width:1;height:1;mso-wrap-style:none;v-text-anchor:top" filled="f" stroked="f">
                <v:textbox style="mso-next-textbox:#_x0000_s1166;mso-rotate-with-shape:t;mso-fit-shape-to-text:t" inset="0,0,0,0">
                  <w:txbxContent/>
                </v:textbox>
              </v:rect>
              <v:line id="_x0000_s1167" style="position:absolute;flip:y" from="5955,5544" to="5955,5619" strokeweight="0"/>
              <v:line id="_x0000_s1168" style="position:absolute" from="5955,481" to="5955,541" strokeweight="0"/>
              <v:rect id="_x0000_s1169" style="position:absolute;left:5820;top:5664;width:1;height:1;mso-wrap-style:none;v-text-anchor:top" filled="f" stroked="f">
                <v:textbox style="mso-next-textbox:#_x0000_s1169;mso-rotate-with-shape:t;mso-fit-shape-to-text:t" inset="0,0,0,0">
                  <w:txbxContent/>
                </v:textbox>
              </v:rect>
              <v:line id="_x0000_s1170" style="position:absolute;flip:y" from="6570,5544" to="6570,5619" strokeweight="0"/>
              <v:line id="_x0000_s1171" style="position:absolute" from="6570,481" to="6570,541" strokeweight="0"/>
              <v:rect id="_x0000_s1172" style="position:absolute;left:6435;top:5664;width:1;height:1;mso-wrap-style:none;v-text-anchor:top" filled="f" stroked="f">
                <v:textbox style="mso-next-textbox:#_x0000_s1172;mso-rotate-with-shape:t;mso-fit-shape-to-text:t" inset="0,0,0,0">
                  <w:txbxContent/>
                </v:textbox>
              </v:rect>
              <v:line id="_x0000_s1173" style="position:absolute;flip:y" from="7200,5544" to="7200,5619" strokeweight="0"/>
              <v:line id="_x0000_s1174" style="position:absolute" from="7200,481" to="7200,541" strokeweight="0"/>
              <v:rect id="_x0000_s1175" style="position:absolute;left:7155;top:5664;width:1;height:1;mso-wrap-style:none;v-text-anchor:top" filled="f" stroked="f">
                <v:textbox style="mso-next-textbox:#_x0000_s1175;mso-rotate-with-shape:t;mso-fit-shape-to-text:t" inset="0,0,0,0">
                  <w:txbxContent/>
                </v:textbox>
              </v:rect>
              <v:line id="_x0000_s1176" style="position:absolute" from="690,5619" to="750,5619" strokeweight="0"/>
              <v:line id="_x0000_s1177" style="position:absolute;flip:x" from="7125,5619" to="7200,5619" strokeweight="0"/>
              <v:rect id="_x0000_s1178" style="position:absolute;left:525;top:5499;width:1;height:1;mso-wrap-style:none;v-text-anchor:top" filled="f" stroked="f">
                <v:textbox style="mso-next-textbox:#_x0000_s1178;mso-rotate-with-shape:t;mso-fit-shape-to-text:t" inset="0,0,0,0">
                  <w:txbxContent/>
                </v:textbox>
              </v:rect>
              <v:line id="_x0000_s1179" style="position:absolute" from="690,4883" to="750,4883" strokeweight="0"/>
              <v:line id="_x0000_s1180" style="position:absolute;flip:x" from="7125,4883" to="7200,4883" strokeweight="0"/>
              <v:rect id="_x0000_s1181" style="position:absolute;left:360;top:4762;width:1;height:1;mso-wrap-style:none;v-text-anchor:top" filled="f" stroked="f">
                <v:textbox style="mso-next-textbox:#_x0000_s1181;mso-rotate-with-shape:t;mso-fit-shape-to-text:t" inset="0,0,0,0">
                  <w:txbxContent/>
                </v:textbox>
              </v:rect>
              <v:line id="_x0000_s1182" style="position:absolute" from="690,4146" to="750,4146" strokeweight="0"/>
              <v:line id="_x0000_s1183" style="position:absolute;flip:x" from="7125,4146" to="7200,4146" strokeweight="0"/>
              <v:rect id="_x0000_s1184" style="position:absolute;left:360;top:4026;width:1;height:1;mso-wrap-style:none;v-text-anchor:top" filled="f" stroked="f">
                <v:textbox style="mso-next-textbox:#_x0000_s1184;mso-rotate-with-shape:t;mso-fit-shape-to-text:t" inset="0,0,0,0">
                  <w:txbxContent/>
                </v:textbox>
              </v:rect>
              <v:line id="_x0000_s1185" style="position:absolute" from="690,3410" to="750,3410" strokeweight="0"/>
              <v:line id="_x0000_s1186" style="position:absolute;flip:x" from="7125,3410" to="7200,3410" strokeweight="0"/>
              <v:rect id="_x0000_s1187" style="position:absolute;left:360;top:3290;width:1;height:1;mso-wrap-style:none;v-text-anchor:top" filled="f" stroked="f">
                <v:textbox style="mso-next-textbox:#_x0000_s1187;mso-rotate-with-shape:t;mso-fit-shape-to-text:t" inset="0,0,0,0">
                  <w:txbxContent/>
                </v:textbox>
              </v:rect>
              <v:line id="_x0000_s1188" style="position:absolute" from="690,2674" to="750,2674" strokeweight="0"/>
              <v:line id="_x0000_s1189" style="position:absolute;flip:x" from="7125,2674" to="7200,2674" strokeweight="0"/>
              <v:rect id="_x0000_s1190" style="position:absolute;left:360;top:2554;width:1;height:1;mso-wrap-style:none;v-text-anchor:top" filled="f" stroked="f">
                <v:textbox style="mso-next-textbox:#_x0000_s1190;mso-rotate-with-shape:t;mso-fit-shape-to-text:t" inset="0,0,0,0">
                  <w:txbxContent/>
                </v:textbox>
              </v:rect>
              <v:line id="_x0000_s1191" style="position:absolute" from="690,1938" to="750,1938" strokeweight="0"/>
              <v:line id="_x0000_s1192" style="position:absolute;flip:x" from="7125,1938" to="7200,1938" strokeweight="0"/>
              <v:rect id="_x0000_s1193" style="position:absolute;left:360;top:1818;width:1;height:1;mso-wrap-style:none;v-text-anchor:top" filled="f" stroked="f">
                <v:textbox style="mso-next-textbox:#_x0000_s1193;mso-rotate-with-shape:t;mso-fit-shape-to-text:t" inset="0,0,0,0">
                  <w:txbxContent/>
                </v:textbox>
              </v:rect>
              <v:line id="_x0000_s1194" style="position:absolute" from="690,1202" to="750,1202" strokeweight="0"/>
              <v:line id="_x0000_s1195" style="position:absolute;flip:x" from="7125,1202" to="7200,1202" strokeweight="0"/>
              <v:rect id="_x0000_s1196" style="position:absolute;left:360;top:1082;width:1;height:1;mso-wrap-style:none;v-text-anchor:top" filled="f" stroked="f">
                <v:textbox style="mso-next-textbox:#_x0000_s1196;mso-rotate-with-shape:t;mso-fit-shape-to-text:t" inset="0,0,0,0">
                  <w:txbxContent/>
                </v:textbox>
              </v:rect>
              <v:line id="_x0000_s1197" style="position:absolute" from="690,481" to="750,481" strokeweight="0"/>
              <v:line id="_x0000_s1198" style="position:absolute;flip:x" from="7125,481" to="7200,481" strokeweight="0"/>
              <v:rect id="_x0000_s1199" style="position:absolute;left:360;top:361;width:1;height:1;mso-wrap-style:none;v-text-anchor:top" filled="f" stroked="f">
                <v:textbox style="mso-next-textbox:#_x0000_s1199;mso-rotate-with-shape:t;mso-fit-shape-to-text:t" inset="0,0,0,0">
                  <w:txbxContent/>
                </v:textbox>
              </v:rect>
              <v:line id="_x0000_s1201" style="position:absolute" from="690,5619" to="7200,5619" strokeweight="0"/>
              <v:line id="_x0000_s1202" style="position:absolute;flip:y" from="7200,481" to="7200,5619" strokeweight="0"/>
              <v:line id="_x0000_s1203" style="position:absolute;flip:y" from="690,481" to="690,5619" strokeweight="0"/>
              <v:rect id="_x0000_s1204" style="position:absolute;left:750;top:4612;width:495;height:1007" fillcolor="#00008f" stroked="f"/>
              <v:rect id="_x0000_s1205" style="position:absolute;left:750;top:4612;width:495;height:1007" filled="f" strokeweight="0"/>
              <v:rect id="_x0000_s1206" style="position:absolute;left:1365;top:1277;width:495;height:4342" fillcolor="#00008f" stroked="f"/>
              <v:rect id="_x0000_s1207" style="position:absolute;left:1365;top:1277;width:495;height:4342" filled="f" strokeweight="0"/>
              <v:rect id="_x0000_s1208" style="position:absolute;left:1980;top:3606;width:495;height:2013" fillcolor="#00008f" stroked="f"/>
              <v:rect id="_x0000_s1209" style="position:absolute;left:1980;top:3606;width:495;height:2013" filled="f" strokeweight="0"/>
              <v:rect id="_x0000_s1210" style="position:absolute;left:2610;top:5619;width:495;height:1" fillcolor="#00008f" stroked="f"/>
              <v:shape id="_x0000_s1211" style="position:absolute;left:2610;top:5619;width:495;height:0" coordsize="495,0" path="m,l495,,,e" filled="f" strokeweight="0">
                <v:path arrowok="t"/>
              </v:shape>
              <v:rect id="_x0000_s1212" style="position:absolute;left:3225;top:5619;width:495;height:1" fillcolor="#00008f" stroked="f"/>
              <v:shape id="_x0000_s1213" style="position:absolute;left:3225;top:5619;width:495;height:0" coordsize="495,0" path="m,l495,,,e" filled="f" strokeweight="0">
                <v:path arrowok="t"/>
              </v:shape>
              <v:rect id="_x0000_s1214" style="position:absolute;left:3840;top:5619;width:495;height:1" fillcolor="#00008f" stroked="f"/>
              <v:shape id="_x0000_s1215" style="position:absolute;left:3840;top:5619;width:495;height:0" coordsize="495,0" path="m,l495,,,e" filled="f" strokeweight="0">
                <v:path arrowok="t"/>
              </v:shape>
              <v:rect id="_x0000_s1216" style="position:absolute;left:4470;top:5619;width:495;height:1" fillcolor="#00008f" stroked="f"/>
              <v:shape id="_x0000_s1217" style="position:absolute;left:4470;top:5619;width:495;height:0" coordsize="495,0" path="m,l495,,,e" filled="f" strokeweight="0">
                <v:path arrowok="t"/>
              </v:shape>
              <v:rect id="_x0000_s1218" style="position:absolute;left:5085;top:5619;width:495;height:1" fillcolor="#00008f" stroked="f"/>
              <v:shape id="_x0000_s1219" style="position:absolute;left:5085;top:5619;width:495;height:0" coordsize="495,0" path="m,l495,,,e" filled="f" strokeweight="0">
                <v:path arrowok="t"/>
              </v:shape>
              <v:rect id="_x0000_s1220" style="position:absolute;left:5700;top:5619;width:495;height:1" fillcolor="#00008f" stroked="f"/>
              <v:shape id="_x0000_s1221" style="position:absolute;left:5700;top:5619;width:495;height:0" coordsize="495,0" path="m,l495,,,e" filled="f" strokeweight="0">
                <v:path arrowok="t"/>
              </v:shape>
              <v:rect id="_x0000_s1222" style="position:absolute;left:6330;top:5619;width:495;height:1" fillcolor="#00008f" stroked="f"/>
              <v:shape id="_x0000_s1223" style="position:absolute;left:6330;top:5619;width:495;height:0" coordsize="495,0" path="m,l495,,,e" filled="f" strokeweight="0">
                <v:path arrowok="t"/>
              </v:shape>
              <v:rect id="_x0000_s1224" style="position:absolute;left:6945;top:5619;width:495;height:1" fillcolor="#00008f" stroked="f"/>
              <v:shape id="_x0000_s1225" style="position:absolute;left:6945;top:5619;width:495;height:0" coordsize="495,0" path="m,l495,,,e" filled="f" strokeweight="0">
                <v:path arrowok="t"/>
              </v:shape>
              <v:line id="_x0000_s1226" style="position:absolute" from="690,5619" to="7200,5619" strokeweight="0"/>
              <v:rect id="_x0000_s1227" style="position:absolute;left:2880;top:5919;width:1;height:1;mso-wrap-style:none;v-text-anchor:top" filled="f" stroked="f">
                <v:textbox style="mso-next-textbox:#_x0000_s1227;mso-rotate-with-shape:t;mso-fit-shape-to-text:t" inset="0,0,0,0">
                  <w:txbxContent/>
                </v:textbox>
              </v:rect>
              <v:rect id="_x0000_s1228" style="position:absolute;left:14;top:2120;width:1;height:1;rotation:270;mso-wrap-style:none;v-text-anchor:top" filled="f" stroked="f">
                <v:textbox style="mso-next-textbox:#_x0000_s1228;mso-rotate-with-shape:t;mso-fit-shape-to-text:t" inset="0,0,0,0">
                  <w:txbxContent/>
                </v:textbox>
              </v:rect>
              <v:rect id="_x0000_s1229" style="position:absolute;left:3015;top:135;width:1;height:1;mso-wrap-style:none;v-text-anchor:top" filled="f" stroked="f">
                <v:textbox style="mso-next-textbox:#_x0000_s1229;mso-rotate-with-shape:t;mso-fit-shape-to-text:t" inset="0,0,0,0">
                  <w:txbxContent/>
                </v:textbox>
              </v:rect>
            </v:group>
          </w:pict>
        </w:r>
      </w:del>
      <w:r w:rsidR="004F2187">
        <w:t>Benchmarks</w:t>
      </w:r>
      <w:bookmarkEnd w:id="107"/>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del w:id="109" w:author="Bill" w:date="2012-06-16T22:53:00Z">
        <w:r w:rsidDel="00C34539">
          <w:delText>First</w:delText>
        </w:r>
      </w:del>
      <w:ins w:id="110" w:author="Bill" w:date="2012-06-16T22:53:00Z">
        <w:r w:rsidR="00C34539">
          <w:t>Initially</w:t>
        </w:r>
      </w:ins>
      <w:r>
        <w: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A301BF">
        <w:t xml:space="preserve">Figure </w:t>
      </w:r>
      <w:r w:rsidR="00A301BF">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628676DA" wp14:editId="5B8A776A">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11" w:name="_Ref325398678"/>
      <w:bookmarkStart w:id="112" w:name="_Toc326694727"/>
      <w:r>
        <w:t xml:space="preserve">Figure </w:t>
      </w:r>
      <w:r w:rsidR="00E73875">
        <w:fldChar w:fldCharType="begin"/>
      </w:r>
      <w:r w:rsidR="00E73875">
        <w:instrText xml:space="preserve"> SEQ Figure \* ARABIC </w:instrText>
      </w:r>
      <w:r w:rsidR="00E73875">
        <w:fldChar w:fldCharType="separate"/>
      </w:r>
      <w:r w:rsidR="00A301BF">
        <w:rPr>
          <w:noProof/>
        </w:rPr>
        <w:t>24</w:t>
      </w:r>
      <w:r w:rsidR="00E73875">
        <w:rPr>
          <w:noProof/>
        </w:rPr>
        <w:fldChar w:fldCharType="end"/>
      </w:r>
      <w:bookmarkEnd w:id="111"/>
      <w:r>
        <w:t>: Planning benchmark in obstruction-free setting</w:t>
      </w:r>
      <w:bookmarkEnd w:id="112"/>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A301BF">
        <w:t xml:space="preserve">Figure </w:t>
      </w:r>
      <w:r w:rsidR="00A301BF">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A301BF">
        <w:t xml:space="preserve">Figure </w:t>
      </w:r>
      <w:r w:rsidR="00A301BF">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A301BF">
        <w:t xml:space="preserve">Figure </w:t>
      </w:r>
      <w:r w:rsidR="00A301BF">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A301BF">
        <w:t xml:space="preserve">Figure </w:t>
      </w:r>
      <w:r w:rsidR="00A301BF">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6A13FEC3" wp14:editId="1C217634">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13" w:name="_Ref325399670"/>
      <w:bookmarkStart w:id="114" w:name="_Toc326694728"/>
      <w:r>
        <w:t xml:space="preserve">Figure </w:t>
      </w:r>
      <w:r w:rsidR="00E73875">
        <w:fldChar w:fldCharType="begin"/>
      </w:r>
      <w:r w:rsidR="00E73875">
        <w:instrText xml:space="preserve"> SEQ Figure \* ARABIC </w:instrText>
      </w:r>
      <w:r w:rsidR="00E73875">
        <w:fldChar w:fldCharType="separate"/>
      </w:r>
      <w:r w:rsidR="00A301BF">
        <w:rPr>
          <w:noProof/>
        </w:rPr>
        <w:t>25</w:t>
      </w:r>
      <w:r w:rsidR="00E73875">
        <w:rPr>
          <w:noProof/>
        </w:rPr>
        <w:fldChar w:fldCharType="end"/>
      </w:r>
      <w:bookmarkEnd w:id="113"/>
      <w:r w:rsidR="00C47151">
        <w:t xml:space="preserve">: Path taken by Harlie to avoid </w:t>
      </w:r>
      <w:r>
        <w:t>box (grid size 1m.)  Note that only front face of box is visible.</w:t>
      </w:r>
      <w:bookmarkEnd w:id="114"/>
    </w:p>
    <w:p w:rsidR="004F2187" w:rsidRDefault="004F2187" w:rsidP="004F2187">
      <w:pPr>
        <w:pStyle w:val="NoSpacing"/>
      </w:pPr>
      <w:r>
        <w:rPr>
          <w:noProof/>
        </w:rPr>
        <w:lastRenderedPageBreak/>
        <w:drawing>
          <wp:inline distT="0" distB="0" distL="0" distR="0" wp14:anchorId="4AC069EE" wp14:editId="52AC9C69">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15" w:name="_Ref325399841"/>
      <w:bookmarkStart w:id="116" w:name="_Toc326694729"/>
      <w:r>
        <w:t xml:space="preserve">Figure </w:t>
      </w:r>
      <w:r w:rsidR="00E73875">
        <w:fldChar w:fldCharType="begin"/>
      </w:r>
      <w:r w:rsidR="00E73875">
        <w:instrText xml:space="preserve"> SEQ Figure \* ARABIC </w:instrText>
      </w:r>
      <w:r w:rsidR="00E73875">
        <w:fldChar w:fldCharType="separate"/>
      </w:r>
      <w:r w:rsidR="00A301BF">
        <w:rPr>
          <w:noProof/>
        </w:rPr>
        <w:t>26</w:t>
      </w:r>
      <w:r w:rsidR="00E73875">
        <w:rPr>
          <w:noProof/>
        </w:rPr>
        <w:fldChar w:fldCharType="end"/>
      </w:r>
      <w:bookmarkEnd w:id="115"/>
      <w:r>
        <w:t>: Planning benchmark in dynamic replanning scenario</w:t>
      </w:r>
      <w:bookmarkEnd w:id="116"/>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A301BF">
        <w:t xml:space="preserve">Figure </w:t>
      </w:r>
      <w:r w:rsidR="00A301BF">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A301BF">
        <w:t xml:space="preserve">Figure </w:t>
      </w:r>
      <w:r w:rsidR="00A301BF">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42F956E4" wp14:editId="72872E22">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117" w:name="_Ref325555566"/>
      <w:bookmarkStart w:id="118" w:name="_Toc326694730"/>
      <w:r>
        <w:t xml:space="preserve">Figure </w:t>
      </w:r>
      <w:r w:rsidR="00E73875">
        <w:fldChar w:fldCharType="begin"/>
      </w:r>
      <w:r w:rsidR="00E73875">
        <w:instrText xml:space="preserve"> SEQ Figure \* ARABIC </w:instrText>
      </w:r>
      <w:r w:rsidR="00E73875">
        <w:fldChar w:fldCharType="separate"/>
      </w:r>
      <w:r w:rsidR="00A301BF">
        <w:rPr>
          <w:noProof/>
        </w:rPr>
        <w:t>27</w:t>
      </w:r>
      <w:r w:rsidR="00E73875">
        <w:rPr>
          <w:noProof/>
        </w:rPr>
        <w:fldChar w:fldCharType="end"/>
      </w:r>
      <w:bookmarkEnd w:id="117"/>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proofErr w:type="gramStart"/>
      <w:r>
        <w:t>Grid size 1m</w:t>
      </w:r>
      <w:r w:rsidR="00CB4072">
        <w:t>.</w:t>
      </w:r>
      <w:proofErr w:type="gramEnd"/>
      <w:r>
        <w:t xml:space="preserve"> </w:t>
      </w:r>
      <w:r w:rsidR="00CB4072">
        <w:t xml:space="preserve"> R</w:t>
      </w:r>
      <w:r>
        <w:t xml:space="preserve">ed </w:t>
      </w:r>
      <w:r w:rsidR="00CB4072">
        <w:t>and black indicate obstacles.</w:t>
      </w:r>
      <w:bookmarkEnd w:id="118"/>
    </w:p>
    <w:p w:rsidR="004F2187" w:rsidRDefault="001114EC" w:rsidP="00BD0AEB">
      <w:pPr>
        <w:pStyle w:val="NoSpacing"/>
        <w:spacing w:before="240"/>
      </w:pPr>
      <w:r>
        <w:rPr>
          <w:noProof/>
        </w:rPr>
        <w:drawing>
          <wp:inline distT="0" distB="0" distL="0" distR="0" wp14:anchorId="4701CF3A" wp14:editId="2B77CE18">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19" w:name="_Ref325626769"/>
      <w:r>
        <w:t xml:space="preserve">Figure </w:t>
      </w:r>
      <w:r w:rsidR="00E73875">
        <w:fldChar w:fldCharType="begin"/>
      </w:r>
      <w:r w:rsidR="00E73875">
        <w:instrText xml:space="preserve"> SEQ Figure \* ARABIC </w:instrText>
      </w:r>
      <w:r w:rsidR="00E73875">
        <w:fldChar w:fldCharType="separate"/>
      </w:r>
      <w:r w:rsidR="00A301BF">
        <w:rPr>
          <w:noProof/>
        </w:rPr>
        <w:t>28</w:t>
      </w:r>
      <w:r w:rsidR="00E73875">
        <w:rPr>
          <w:noProof/>
        </w:rPr>
        <w:fldChar w:fldCharType="end"/>
      </w:r>
      <w:bookmarkEnd w:id="119"/>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A301BF">
        <w:t xml:space="preserve">Figure </w:t>
      </w:r>
      <w:r w:rsidR="00A301BF">
        <w:rPr>
          <w:noProof/>
        </w:rPr>
        <w:t>28</w:t>
      </w:r>
      <w:r w:rsidR="00CB4072">
        <w:fldChar w:fldCharType="end"/>
      </w:r>
    </w:p>
    <w:p w:rsidR="004F2187" w:rsidRDefault="004F2187" w:rsidP="001F1CF9">
      <w:pPr>
        <w:pStyle w:val="Caption1"/>
      </w:pPr>
    </w:p>
    <w:p w:rsidR="00FC5EC7" w:rsidRDefault="00FC5EC7" w:rsidP="00193048">
      <w:pPr>
        <w:pStyle w:val="Heading1"/>
      </w:pPr>
      <w:bookmarkStart w:id="120" w:name="_Toc326694700"/>
      <w:r>
        <w:lastRenderedPageBreak/>
        <w:t>Conclusions</w:t>
      </w:r>
      <w:bookmarkEnd w:id="120"/>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121" w:name="_Toc326694701"/>
      <w:r>
        <w:t>Summary of Accomplishments</w:t>
      </w:r>
      <w:bookmarkEnd w:id="121"/>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 xml:space="preserve">for compatibility with the </w:t>
      </w:r>
      <w:del w:id="122" w:author="Bill" w:date="2012-06-16T22:55:00Z">
        <w:r w:rsidR="00B02F00" w:rsidDel="00C34539">
          <w:delText>C</w:delText>
        </w:r>
      </w:del>
      <w:del w:id="123" w:author="Bill" w:date="2012-06-16T22:54:00Z">
        <w:r w:rsidR="00B02F00" w:rsidDel="00C34539">
          <w:delText>WRU</w:delText>
        </w:r>
      </w:del>
      <w:del w:id="124" w:author="Bill" w:date="2012-06-16T22:55:00Z">
        <w:r w:rsidR="00B02F00" w:rsidDel="00C34539">
          <w:delText xml:space="preserve"> </w:delText>
        </w:r>
      </w:del>
      <w:r w:rsidR="00B02F00">
        <w:t>path segment standard</w:t>
      </w:r>
      <w:ins w:id="125" w:author="Bill" w:date="2012-06-16T22:55:00Z">
        <w:r w:rsidR="00C34539">
          <w:t xml:space="preserve"> developed at Case Western Reserve University</w:t>
        </w:r>
      </w:ins>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126" w:name="_Toc326694702"/>
      <w:r>
        <w:t>Future Work</w:t>
      </w:r>
      <w:bookmarkStart w:id="127" w:name="_Ref324360218"/>
      <w:bookmarkEnd w:id="126"/>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A301BF">
        <w:t xml:space="preserve">Figure </w:t>
      </w:r>
      <w:r w:rsidR="00A301BF">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C40B5A"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C40B5A" w:rsidTr="0047338F">
        <w:trPr>
          <w:tblCellSpacing w:w="15" w:type="dxa"/>
        </w:trPr>
        <w:tc>
          <w:tcPr>
            <w:tcW w:w="355" w:type="pct"/>
            <w:hideMark/>
          </w:tcPr>
          <w:p w:rsidR="00C40B5A" w:rsidRDefault="00C40B5A">
            <w:pPr>
              <w:pStyle w:val="Bibliography"/>
              <w:rPr>
                <w:noProof/>
              </w:rPr>
            </w:pPr>
            <w:r>
              <w:rPr>
                <w:noProof/>
              </w:rPr>
              <w:t xml:space="preserve">[1] </w:t>
            </w:r>
          </w:p>
        </w:tc>
        <w:tc>
          <w:tcPr>
            <w:tcW w:w="0" w:type="auto"/>
            <w:hideMark/>
          </w:tcPr>
          <w:p w:rsidR="00C40B5A" w:rsidRDefault="00C40B5A" w:rsidP="00E20F2A">
            <w:pPr>
              <w:pStyle w:val="Bibliography"/>
              <w:rPr>
                <w:noProof/>
              </w:rPr>
              <w:pPrChange w:id="128" w:author="Bill" w:date="2012-06-16T23:04:00Z">
                <w:pPr>
                  <w:pStyle w:val="Bibliography"/>
                </w:pPr>
              </w:pPrChange>
            </w:pPr>
            <w:r>
              <w:rPr>
                <w:noProof/>
              </w:rPr>
              <w:t xml:space="preserve">C. Rockey, </w:t>
            </w:r>
            <w:ins w:id="129" w:author="Bill" w:date="2012-06-16T23:02:00Z">
              <w:r w:rsidR="00E20F2A">
                <w:rPr>
                  <w:noProof/>
                </w:rPr>
                <w:t>"Low-Cost Sensor Package for Smart Wheelchair Obstacle Avoidance</w:t>
              </w:r>
            </w:ins>
            <w:ins w:id="130" w:author="Bill" w:date="2012-06-16T23:03:00Z">
              <w:r w:rsidR="00E20F2A">
                <w:rPr>
                  <w:noProof/>
                </w:rPr>
                <w:t>,</w:t>
              </w:r>
            </w:ins>
            <w:ins w:id="131" w:author="Bill" w:date="2012-06-16T23:02:00Z">
              <w:r w:rsidR="00E20F2A">
                <w:rPr>
                  <w:noProof/>
                </w:rPr>
                <w:t>"</w:t>
              </w:r>
            </w:ins>
            <w:del w:id="132" w:author="Bill" w:date="2012-06-16T23:03:00Z">
              <w:r w:rsidDel="00E20F2A">
                <w:rPr>
                  <w:i/>
                  <w:iCs/>
                  <w:noProof/>
                </w:rPr>
                <w:delText>Low-Cost Sensor Package for Smart Wheelchair Obstacle Avoidance,</w:delText>
              </w:r>
            </w:del>
            <w:bookmarkStart w:id="133" w:name="_GoBack"/>
            <w:bookmarkEnd w:id="133"/>
            <w:ins w:id="134" w:author="Bill" w:date="2012-06-16T23:03:00Z">
              <w:r w:rsidR="00E20F2A">
                <w:rPr>
                  <w:iCs/>
                  <w:noProof/>
                </w:rPr>
                <w:t xml:space="preserve"> M.S. thesis, Dept. Elect. Eng., </w:t>
              </w:r>
            </w:ins>
            <w:del w:id="135" w:author="Bill" w:date="2012-06-16T23:03:00Z">
              <w:r w:rsidDel="00E20F2A">
                <w:rPr>
                  <w:i/>
                  <w:iCs/>
                  <w:noProof/>
                </w:rPr>
                <w:delText xml:space="preserve"> </w:delText>
              </w:r>
            </w:del>
            <w:r>
              <w:rPr>
                <w:noProof/>
              </w:rPr>
              <w:t xml:space="preserve">Case Western Reserve University, </w:t>
            </w:r>
            <w:del w:id="136" w:author="Bill" w:date="2012-06-16T23:03:00Z">
              <w:r w:rsidDel="00E20F2A">
                <w:rPr>
                  <w:noProof/>
                </w:rPr>
                <w:delText>EECS dept.</w:delText>
              </w:r>
            </w:del>
            <w:ins w:id="137" w:author="Bill" w:date="2012-06-16T23:03:00Z">
              <w:r w:rsidR="00E20F2A">
                <w:rPr>
                  <w:noProof/>
                </w:rPr>
                <w:t>Cleveland, OH</w:t>
              </w:r>
            </w:ins>
            <w:r>
              <w:rPr>
                <w:noProof/>
              </w:rPr>
              <w:t xml:space="preserve">,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 </w:t>
            </w:r>
          </w:p>
        </w:tc>
        <w:tc>
          <w:tcPr>
            <w:tcW w:w="0" w:type="auto"/>
            <w:hideMark/>
          </w:tcPr>
          <w:p w:rsidR="00C40B5A" w:rsidRDefault="00C40B5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[3] </w:t>
            </w:r>
          </w:p>
        </w:tc>
        <w:tc>
          <w:tcPr>
            <w:tcW w:w="0" w:type="auto"/>
            <w:hideMark/>
          </w:tcPr>
          <w:p w:rsidR="00C40B5A" w:rsidRDefault="00C40B5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[4] </w:t>
            </w:r>
          </w:p>
        </w:tc>
        <w:tc>
          <w:tcPr>
            <w:tcW w:w="0" w:type="auto"/>
            <w:hideMark/>
          </w:tcPr>
          <w:p w:rsidR="00C40B5A" w:rsidRDefault="00C40B5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[5] </w:t>
            </w:r>
          </w:p>
        </w:tc>
        <w:tc>
          <w:tcPr>
            <w:tcW w:w="0" w:type="auto"/>
            <w:hideMark/>
          </w:tcPr>
          <w:p w:rsidR="00C40B5A" w:rsidRDefault="00C40B5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[6] </w:t>
            </w:r>
          </w:p>
        </w:tc>
        <w:tc>
          <w:tcPr>
            <w:tcW w:w="0" w:type="auto"/>
            <w:hideMark/>
          </w:tcPr>
          <w:p w:rsidR="00C40B5A" w:rsidRDefault="00C40B5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40B5A" w:rsidTr="0047338F">
        <w:trPr>
          <w:tblCellSpacing w:w="15" w:type="dxa"/>
        </w:trPr>
        <w:tc>
          <w:tcPr>
            <w:tcW w:w="355" w:type="pct"/>
            <w:hideMark/>
          </w:tcPr>
          <w:p w:rsidR="00C40B5A" w:rsidRDefault="00C40B5A">
            <w:pPr>
              <w:pStyle w:val="Bibliography"/>
              <w:rPr>
                <w:noProof/>
              </w:rPr>
            </w:pPr>
            <w:r>
              <w:rPr>
                <w:noProof/>
              </w:rPr>
              <w:t xml:space="preserve">[7] </w:t>
            </w:r>
          </w:p>
        </w:tc>
        <w:tc>
          <w:tcPr>
            <w:tcW w:w="0" w:type="auto"/>
            <w:hideMark/>
          </w:tcPr>
          <w:p w:rsidR="00C40B5A" w:rsidRDefault="00C40B5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40B5A" w:rsidTr="0047338F">
        <w:trPr>
          <w:tblCellSpacing w:w="15" w:type="dxa"/>
        </w:trPr>
        <w:tc>
          <w:tcPr>
            <w:tcW w:w="355" w:type="pct"/>
            <w:hideMark/>
          </w:tcPr>
          <w:p w:rsidR="00C40B5A" w:rsidRDefault="00C40B5A">
            <w:pPr>
              <w:pStyle w:val="Bibliography"/>
              <w:rPr>
                <w:noProof/>
              </w:rPr>
            </w:pPr>
            <w:r>
              <w:rPr>
                <w:noProof/>
              </w:rPr>
              <w:t xml:space="preserve">[8] </w:t>
            </w:r>
          </w:p>
        </w:tc>
        <w:tc>
          <w:tcPr>
            <w:tcW w:w="0" w:type="auto"/>
            <w:hideMark/>
          </w:tcPr>
          <w:p w:rsidR="00C40B5A" w:rsidRDefault="00C40B5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40B5A" w:rsidTr="0047338F">
        <w:trPr>
          <w:tblCellSpacing w:w="15" w:type="dxa"/>
        </w:trPr>
        <w:tc>
          <w:tcPr>
            <w:tcW w:w="355" w:type="pct"/>
            <w:hideMark/>
          </w:tcPr>
          <w:p w:rsidR="00C40B5A" w:rsidRDefault="00C40B5A">
            <w:pPr>
              <w:pStyle w:val="Bibliography"/>
              <w:rPr>
                <w:noProof/>
              </w:rPr>
            </w:pPr>
            <w:r>
              <w:rPr>
                <w:noProof/>
              </w:rPr>
              <w:t xml:space="preserve">[9] </w:t>
            </w:r>
          </w:p>
        </w:tc>
        <w:tc>
          <w:tcPr>
            <w:tcW w:w="0" w:type="auto"/>
            <w:hideMark/>
          </w:tcPr>
          <w:p w:rsidR="00C40B5A" w:rsidRDefault="00C40B5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[10] </w:t>
            </w:r>
          </w:p>
        </w:tc>
        <w:tc>
          <w:tcPr>
            <w:tcW w:w="0" w:type="auto"/>
            <w:hideMark/>
          </w:tcPr>
          <w:p w:rsidR="00C40B5A" w:rsidRDefault="00C40B5A">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[11] </w:t>
            </w:r>
          </w:p>
        </w:tc>
        <w:tc>
          <w:tcPr>
            <w:tcW w:w="0" w:type="auto"/>
            <w:hideMark/>
          </w:tcPr>
          <w:p w:rsidR="00C40B5A" w:rsidRDefault="00C40B5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[12] </w:t>
            </w:r>
          </w:p>
        </w:tc>
        <w:tc>
          <w:tcPr>
            <w:tcW w:w="0" w:type="auto"/>
            <w:hideMark/>
          </w:tcPr>
          <w:p w:rsidR="00C40B5A" w:rsidRDefault="00C40B5A">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[13] </w:t>
            </w:r>
          </w:p>
        </w:tc>
        <w:tc>
          <w:tcPr>
            <w:tcW w:w="0" w:type="auto"/>
            <w:hideMark/>
          </w:tcPr>
          <w:p w:rsidR="00C40B5A" w:rsidRDefault="00C40B5A">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40B5A" w:rsidTr="0047338F">
        <w:trPr>
          <w:tblCellSpacing w:w="15" w:type="dxa"/>
        </w:trPr>
        <w:tc>
          <w:tcPr>
            <w:tcW w:w="355" w:type="pct"/>
            <w:hideMark/>
          </w:tcPr>
          <w:p w:rsidR="00C40B5A" w:rsidRDefault="00C40B5A">
            <w:pPr>
              <w:pStyle w:val="Bibliography"/>
              <w:rPr>
                <w:noProof/>
              </w:rPr>
            </w:pPr>
            <w:r>
              <w:rPr>
                <w:noProof/>
              </w:rPr>
              <w:t xml:space="preserve">[14] </w:t>
            </w:r>
          </w:p>
        </w:tc>
        <w:tc>
          <w:tcPr>
            <w:tcW w:w="0" w:type="auto"/>
            <w:hideMark/>
          </w:tcPr>
          <w:p w:rsidR="00C40B5A" w:rsidRDefault="00C40B5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[15] </w:t>
            </w:r>
          </w:p>
        </w:tc>
        <w:tc>
          <w:tcPr>
            <w:tcW w:w="0" w:type="auto"/>
            <w:hideMark/>
          </w:tcPr>
          <w:p w:rsidR="00C40B5A" w:rsidRDefault="00C40B5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[16] </w:t>
            </w:r>
          </w:p>
        </w:tc>
        <w:tc>
          <w:tcPr>
            <w:tcW w:w="0" w:type="auto"/>
            <w:hideMark/>
          </w:tcPr>
          <w:p w:rsidR="00C40B5A" w:rsidRDefault="00C40B5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[17] </w:t>
            </w:r>
          </w:p>
        </w:tc>
        <w:tc>
          <w:tcPr>
            <w:tcW w:w="0" w:type="auto"/>
            <w:hideMark/>
          </w:tcPr>
          <w:p w:rsidR="00C40B5A" w:rsidRDefault="00C40B5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[18] </w:t>
            </w:r>
          </w:p>
        </w:tc>
        <w:tc>
          <w:tcPr>
            <w:tcW w:w="0" w:type="auto"/>
            <w:hideMark/>
          </w:tcPr>
          <w:p w:rsidR="00C40B5A" w:rsidRDefault="00C40B5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[19] </w:t>
            </w:r>
          </w:p>
        </w:tc>
        <w:tc>
          <w:tcPr>
            <w:tcW w:w="0" w:type="auto"/>
            <w:hideMark/>
          </w:tcPr>
          <w:p w:rsidR="00C40B5A" w:rsidRDefault="00C40B5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[20] </w:t>
            </w:r>
          </w:p>
        </w:tc>
        <w:tc>
          <w:tcPr>
            <w:tcW w:w="0" w:type="auto"/>
            <w:hideMark/>
          </w:tcPr>
          <w:p w:rsidR="00C40B5A" w:rsidRDefault="00C40B5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[21] </w:t>
            </w:r>
          </w:p>
        </w:tc>
        <w:tc>
          <w:tcPr>
            <w:tcW w:w="0" w:type="auto"/>
            <w:hideMark/>
          </w:tcPr>
          <w:p w:rsidR="00C40B5A" w:rsidRDefault="00C40B5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[22] </w:t>
            </w:r>
          </w:p>
        </w:tc>
        <w:tc>
          <w:tcPr>
            <w:tcW w:w="0" w:type="auto"/>
            <w:hideMark/>
          </w:tcPr>
          <w:p w:rsidR="00C40B5A" w:rsidRDefault="00C40B5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[23] </w:t>
            </w:r>
          </w:p>
        </w:tc>
        <w:tc>
          <w:tcPr>
            <w:tcW w:w="0" w:type="auto"/>
            <w:hideMark/>
          </w:tcPr>
          <w:p w:rsidR="00C40B5A" w:rsidRDefault="00C40B5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40B5A" w:rsidTr="0047338F">
        <w:trPr>
          <w:tblCellSpacing w:w="15" w:type="dxa"/>
        </w:trPr>
        <w:tc>
          <w:tcPr>
            <w:tcW w:w="355" w:type="pct"/>
            <w:hideMark/>
          </w:tcPr>
          <w:p w:rsidR="00C40B5A" w:rsidRDefault="00C40B5A">
            <w:pPr>
              <w:pStyle w:val="Bibliography"/>
              <w:rPr>
                <w:noProof/>
              </w:rPr>
            </w:pPr>
            <w:r>
              <w:rPr>
                <w:noProof/>
              </w:rPr>
              <w:t xml:space="preserve">[24] </w:t>
            </w:r>
          </w:p>
        </w:tc>
        <w:tc>
          <w:tcPr>
            <w:tcW w:w="0" w:type="auto"/>
            <w:hideMark/>
          </w:tcPr>
          <w:p w:rsidR="00C40B5A" w:rsidRDefault="00C40B5A">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[25] </w:t>
            </w:r>
          </w:p>
        </w:tc>
        <w:tc>
          <w:tcPr>
            <w:tcW w:w="0" w:type="auto"/>
            <w:hideMark/>
          </w:tcPr>
          <w:p w:rsidR="00C40B5A" w:rsidRDefault="00C40B5A">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C40B5A" w:rsidTr="0047338F">
        <w:trPr>
          <w:tblCellSpacing w:w="15" w:type="dxa"/>
        </w:trPr>
        <w:tc>
          <w:tcPr>
            <w:tcW w:w="355" w:type="pct"/>
            <w:hideMark/>
          </w:tcPr>
          <w:p w:rsidR="00C40B5A" w:rsidRDefault="00C40B5A">
            <w:pPr>
              <w:pStyle w:val="Bibliography"/>
              <w:rPr>
                <w:noProof/>
              </w:rPr>
            </w:pPr>
            <w:r>
              <w:rPr>
                <w:noProof/>
              </w:rPr>
              <w:t xml:space="preserve">[26] </w:t>
            </w:r>
          </w:p>
        </w:tc>
        <w:tc>
          <w:tcPr>
            <w:tcW w:w="0" w:type="auto"/>
            <w:hideMark/>
          </w:tcPr>
          <w:p w:rsidR="00C40B5A" w:rsidRDefault="00C40B5A">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[27] </w:t>
            </w:r>
          </w:p>
        </w:tc>
        <w:tc>
          <w:tcPr>
            <w:tcW w:w="0" w:type="auto"/>
            <w:hideMark/>
          </w:tcPr>
          <w:p w:rsidR="00C40B5A" w:rsidRDefault="00C40B5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[28] </w:t>
            </w:r>
          </w:p>
        </w:tc>
        <w:tc>
          <w:tcPr>
            <w:tcW w:w="0" w:type="auto"/>
            <w:hideMark/>
          </w:tcPr>
          <w:p w:rsidR="00C40B5A" w:rsidRDefault="00C40B5A">
            <w:pPr>
              <w:pStyle w:val="Bibliography"/>
              <w:rPr>
                <w:noProof/>
              </w:rPr>
            </w:pPr>
            <w:r>
              <w:rPr>
                <w:noProof/>
              </w:rPr>
              <w:t>Willow Garage, "ROS," [Online]. Available: http://www.willowgarage.com/pages/software/ros-platform. [Accessed 4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[29] </w:t>
            </w:r>
          </w:p>
        </w:tc>
        <w:tc>
          <w:tcPr>
            <w:tcW w:w="0" w:type="auto"/>
            <w:hideMark/>
          </w:tcPr>
          <w:p w:rsidR="00C40B5A" w:rsidRDefault="00C40B5A">
            <w:pPr>
              <w:pStyle w:val="Bibliography"/>
              <w:rPr>
                <w:noProof/>
              </w:rPr>
            </w:pPr>
            <w:r>
              <w:rPr>
                <w:noProof/>
              </w:rPr>
              <w:t>B. P. Gerkey, "AMCL Package Summary," 3 August 2011. [Online]. Available: http://www.ros.org/wiki/amcl.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[30] </w:t>
            </w:r>
          </w:p>
        </w:tc>
        <w:tc>
          <w:tcPr>
            <w:tcW w:w="0" w:type="auto"/>
            <w:hideMark/>
          </w:tcPr>
          <w:p w:rsidR="00C40B5A" w:rsidRDefault="00C40B5A">
            <w:pPr>
              <w:pStyle w:val="Bibliography"/>
              <w:rPr>
                <w:noProof/>
              </w:rPr>
            </w:pPr>
            <w:r>
              <w:rPr>
                <w:noProof/>
              </w:rPr>
              <w:t xml:space="preserve">E. M. Perko, "Precision Navigation for Indoor Mobile Robots,"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[31] </w:t>
            </w:r>
          </w:p>
        </w:tc>
        <w:tc>
          <w:tcPr>
            <w:tcW w:w="0" w:type="auto"/>
            <w:hideMark/>
          </w:tcPr>
          <w:p w:rsidR="00C40B5A" w:rsidRDefault="00C40B5A">
            <w:pPr>
              <w:pStyle w:val="Bibliography"/>
              <w:rPr>
                <w:noProof/>
              </w:rPr>
            </w:pPr>
            <w:r>
              <w:rPr>
                <w:noProof/>
              </w:rPr>
              <w:t>OpenNI, "About OpenNI," DotNetNuke Corporation, 2011. [Online]. Available: http://www.openni.org/About.aspx.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[32] </w:t>
            </w:r>
          </w:p>
        </w:tc>
        <w:tc>
          <w:tcPr>
            <w:tcW w:w="0" w:type="auto"/>
            <w:hideMark/>
          </w:tcPr>
          <w:p w:rsidR="00C40B5A" w:rsidRDefault="00C40B5A">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[33] </w:t>
            </w:r>
          </w:p>
        </w:tc>
        <w:tc>
          <w:tcPr>
            <w:tcW w:w="0" w:type="auto"/>
            <w:hideMark/>
          </w:tcPr>
          <w:p w:rsidR="00C40B5A" w:rsidRDefault="00C40B5A">
            <w:pPr>
              <w:pStyle w:val="Bibliography"/>
              <w:rPr>
                <w:noProof/>
              </w:rPr>
            </w:pPr>
            <w:r>
              <w:rPr>
                <w:noProof/>
              </w:rPr>
              <w:t>Robotzone, LLC., "DDP155 Base Pan," 2012. [Online]. Available: http://www.servocity.com/html/ddp155_base_pan.html.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[34] </w:t>
            </w:r>
          </w:p>
        </w:tc>
        <w:tc>
          <w:tcPr>
            <w:tcW w:w="0" w:type="auto"/>
            <w:hideMark/>
          </w:tcPr>
          <w:p w:rsidR="00C40B5A" w:rsidRDefault="00C40B5A">
            <w:pPr>
              <w:pStyle w:val="Bibliography"/>
              <w:rPr>
                <w:noProof/>
              </w:rPr>
            </w:pPr>
            <w:r>
              <w:rPr>
                <w:noProof/>
              </w:rPr>
              <w:t>Phidgets, Inc., "1066_0 PhidgetAdvancedServo 1-Motor," 2011. [Online]. Available: http://www.phidgets.com/products.php?product_id=1066_0.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[35] </w:t>
            </w:r>
          </w:p>
        </w:tc>
        <w:tc>
          <w:tcPr>
            <w:tcW w:w="0" w:type="auto"/>
            <w:hideMark/>
          </w:tcPr>
          <w:p w:rsidR="00C40B5A" w:rsidRDefault="00C40B5A">
            <w:pPr>
              <w:pStyle w:val="Bibliography"/>
              <w:rPr>
                <w:noProof/>
              </w:rPr>
            </w:pPr>
            <w:r>
              <w:rPr>
                <w:noProof/>
              </w:rPr>
              <w:t>M. Likhachev, "Search-based Planning with Motion Primitives," 2009. [Online]. Available: http://www.cs.cmu.edu/~maxim/files/tutorials/robschooltutorial_oct10.pdf. [Accessed 30 4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[36] </w:t>
            </w:r>
          </w:p>
        </w:tc>
        <w:tc>
          <w:tcPr>
            <w:tcW w:w="0" w:type="auto"/>
            <w:hideMark/>
          </w:tcPr>
          <w:p w:rsidR="00C40B5A" w:rsidRDefault="00C40B5A">
            <w:pPr>
              <w:pStyle w:val="Bibliography"/>
              <w:rPr>
                <w:noProof/>
              </w:rPr>
            </w:pPr>
            <w:r>
              <w:rPr>
                <w:noProof/>
              </w:rPr>
              <w:t>E. Marder-Eppstein, "Costmap_2d Package Summary," 11 August 2011. [Online]. Available: http://www.ros.org/wiki/costmap_2d. [Accessed 9 May 2012].</w:t>
            </w:r>
          </w:p>
        </w:tc>
      </w:tr>
    </w:tbl>
    <w:p w:rsidR="00C40B5A" w:rsidRDefault="00C40B5A">
      <w:pPr>
        <w:rPr>
          <w:rFonts w:eastAsia="Times New Roman"/>
          <w:noProof/>
        </w:rPr>
      </w:pPr>
    </w:p>
    <w:p w:rsidR="00D971A3" w:rsidRPr="00AF3C43" w:rsidRDefault="00C17AD4" w:rsidP="004D3EFF">
      <w:r>
        <w:fldChar w:fldCharType="end"/>
      </w:r>
      <w:bookmarkEnd w:id="127"/>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69E" w:rsidRDefault="00FF469E" w:rsidP="000F6971">
      <w:pPr>
        <w:spacing w:after="0" w:line="240" w:lineRule="auto"/>
      </w:pPr>
      <w:r>
        <w:separator/>
      </w:r>
    </w:p>
  </w:endnote>
  <w:endnote w:type="continuationSeparator" w:id="0">
    <w:p w:rsidR="00FF469E" w:rsidRDefault="00FF469E"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9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C34539" w:rsidRDefault="00C34539">
        <w:pPr>
          <w:pStyle w:val="Footer"/>
          <w:jc w:val="right"/>
        </w:pPr>
        <w:r>
          <w:fldChar w:fldCharType="begin"/>
        </w:r>
        <w:r>
          <w:instrText xml:space="preserve"> PAGE   \* MERGEFORMAT </w:instrText>
        </w:r>
        <w:r>
          <w:fldChar w:fldCharType="separate"/>
        </w:r>
        <w:r w:rsidR="00E20F2A">
          <w:rPr>
            <w:noProof/>
          </w:rPr>
          <w:t>61</w:t>
        </w:r>
        <w:r>
          <w:rPr>
            <w:noProof/>
          </w:rPr>
          <w:fldChar w:fldCharType="end"/>
        </w:r>
      </w:p>
    </w:sdtContent>
  </w:sdt>
  <w:p w:rsidR="00C34539" w:rsidRDefault="00C34539"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539" w:rsidRDefault="00C34539">
    <w:pPr>
      <w:pStyle w:val="Footer"/>
      <w:jc w:val="right"/>
    </w:pPr>
  </w:p>
  <w:p w:rsidR="00C34539" w:rsidRDefault="00C34539"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69E" w:rsidRDefault="00FF469E" w:rsidP="000F6971">
      <w:pPr>
        <w:spacing w:after="0" w:line="240" w:lineRule="auto"/>
      </w:pPr>
      <w:r>
        <w:separator/>
      </w:r>
    </w:p>
  </w:footnote>
  <w:footnote w:type="continuationSeparator" w:id="0">
    <w:p w:rsidR="00FF469E" w:rsidRDefault="00FF469E"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07966"/>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A16BA"/>
    <w:rsid w:val="000A1A60"/>
    <w:rsid w:val="000A1CEA"/>
    <w:rsid w:val="000B22A3"/>
    <w:rsid w:val="000C0ADD"/>
    <w:rsid w:val="000D1839"/>
    <w:rsid w:val="000D2A47"/>
    <w:rsid w:val="000D3374"/>
    <w:rsid w:val="000D4D11"/>
    <w:rsid w:val="000E4935"/>
    <w:rsid w:val="000E7680"/>
    <w:rsid w:val="000F1FC0"/>
    <w:rsid w:val="000F6971"/>
    <w:rsid w:val="001114EC"/>
    <w:rsid w:val="00112600"/>
    <w:rsid w:val="00115579"/>
    <w:rsid w:val="0012239B"/>
    <w:rsid w:val="0013084D"/>
    <w:rsid w:val="001328E3"/>
    <w:rsid w:val="0014190F"/>
    <w:rsid w:val="001442A1"/>
    <w:rsid w:val="00144948"/>
    <w:rsid w:val="0015008D"/>
    <w:rsid w:val="0015309C"/>
    <w:rsid w:val="001625DD"/>
    <w:rsid w:val="001639A4"/>
    <w:rsid w:val="001653C3"/>
    <w:rsid w:val="00165CE3"/>
    <w:rsid w:val="00167173"/>
    <w:rsid w:val="00167594"/>
    <w:rsid w:val="00171FB9"/>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072E"/>
    <w:rsid w:val="001E73DC"/>
    <w:rsid w:val="001F090A"/>
    <w:rsid w:val="001F1CF9"/>
    <w:rsid w:val="001F7A85"/>
    <w:rsid w:val="00200786"/>
    <w:rsid w:val="002012DB"/>
    <w:rsid w:val="00205FE5"/>
    <w:rsid w:val="0021236F"/>
    <w:rsid w:val="00212636"/>
    <w:rsid w:val="002153CB"/>
    <w:rsid w:val="002177A5"/>
    <w:rsid w:val="00220923"/>
    <w:rsid w:val="002210D9"/>
    <w:rsid w:val="00236A08"/>
    <w:rsid w:val="00236B40"/>
    <w:rsid w:val="0024185E"/>
    <w:rsid w:val="002426E6"/>
    <w:rsid w:val="00243D25"/>
    <w:rsid w:val="00250DF2"/>
    <w:rsid w:val="00254B8C"/>
    <w:rsid w:val="00260411"/>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6B8D"/>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9427E"/>
    <w:rsid w:val="00394728"/>
    <w:rsid w:val="00395035"/>
    <w:rsid w:val="003964F8"/>
    <w:rsid w:val="003B692F"/>
    <w:rsid w:val="003D17C6"/>
    <w:rsid w:val="003D4136"/>
    <w:rsid w:val="003F29EE"/>
    <w:rsid w:val="003F4998"/>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338F"/>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06DB"/>
    <w:rsid w:val="0053689F"/>
    <w:rsid w:val="00537568"/>
    <w:rsid w:val="00540AEA"/>
    <w:rsid w:val="005479D3"/>
    <w:rsid w:val="00550069"/>
    <w:rsid w:val="00573238"/>
    <w:rsid w:val="0057362C"/>
    <w:rsid w:val="00575D0E"/>
    <w:rsid w:val="00580F65"/>
    <w:rsid w:val="00583590"/>
    <w:rsid w:val="005844FD"/>
    <w:rsid w:val="005858FB"/>
    <w:rsid w:val="00592D14"/>
    <w:rsid w:val="00594BDD"/>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15A65"/>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86400"/>
    <w:rsid w:val="00691CA2"/>
    <w:rsid w:val="0069704D"/>
    <w:rsid w:val="006A1743"/>
    <w:rsid w:val="006A3F52"/>
    <w:rsid w:val="006B3085"/>
    <w:rsid w:val="006C5526"/>
    <w:rsid w:val="006C7E1C"/>
    <w:rsid w:val="006D25BD"/>
    <w:rsid w:val="006D2793"/>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753F8"/>
    <w:rsid w:val="00891478"/>
    <w:rsid w:val="008931B5"/>
    <w:rsid w:val="00893719"/>
    <w:rsid w:val="008A0789"/>
    <w:rsid w:val="008A2701"/>
    <w:rsid w:val="008A3508"/>
    <w:rsid w:val="008A4E6F"/>
    <w:rsid w:val="008A5AD7"/>
    <w:rsid w:val="008B2BB9"/>
    <w:rsid w:val="008B310C"/>
    <w:rsid w:val="008B7E6F"/>
    <w:rsid w:val="008C29A6"/>
    <w:rsid w:val="008C4781"/>
    <w:rsid w:val="008C55FD"/>
    <w:rsid w:val="008D1973"/>
    <w:rsid w:val="008D2779"/>
    <w:rsid w:val="008E687A"/>
    <w:rsid w:val="008F534B"/>
    <w:rsid w:val="00903499"/>
    <w:rsid w:val="00904043"/>
    <w:rsid w:val="009125CA"/>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BE"/>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01BF"/>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93DC6"/>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0E46"/>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4539"/>
    <w:rsid w:val="00C361F2"/>
    <w:rsid w:val="00C40B5A"/>
    <w:rsid w:val="00C43107"/>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4B91"/>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B7CC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0F2A"/>
    <w:rsid w:val="00E233F1"/>
    <w:rsid w:val="00E2694B"/>
    <w:rsid w:val="00E3380E"/>
    <w:rsid w:val="00E412C2"/>
    <w:rsid w:val="00E57938"/>
    <w:rsid w:val="00E60319"/>
    <w:rsid w:val="00E6108E"/>
    <w:rsid w:val="00E61307"/>
    <w:rsid w:val="00E67522"/>
    <w:rsid w:val="00E70CFF"/>
    <w:rsid w:val="00E73285"/>
    <w:rsid w:val="00E7387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469E"/>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 xmlns:b="http://schemas.openxmlformats.org/officeDocument/2006/bibliography">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s>
</file>

<file path=customXml/itemProps1.xml><?xml version="1.0" encoding="utf-8"?>
<ds:datastoreItem xmlns:ds="http://schemas.openxmlformats.org/officeDocument/2006/customXml" ds:itemID="{2750D9CB-2E79-45C3-8C68-07CE9CB3D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71</Pages>
  <Words>12288</Words>
  <Characters>70043</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82167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5</cp:revision>
  <cp:lastPrinted>2012-06-06T19:19:00Z</cp:lastPrinted>
  <dcterms:created xsi:type="dcterms:W3CDTF">2012-06-17T02:40:00Z</dcterms:created>
  <dcterms:modified xsi:type="dcterms:W3CDTF">2012-06-17T03:04:00Z</dcterms:modified>
</cp:coreProperties>
</file>