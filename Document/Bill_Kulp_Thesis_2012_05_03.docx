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BF40CE"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3549510" w:history="1">
        <w:r w:rsidR="00BF40CE" w:rsidRPr="00E23EEC">
          <w:rPr>
            <w:rStyle w:val="Hyperlink"/>
            <w:noProof/>
          </w:rPr>
          <w:t>1</w:t>
        </w:r>
        <w:r w:rsidR="00BF40CE">
          <w:rPr>
            <w:rFonts w:asciiTheme="minorHAnsi" w:hAnsiTheme="minorHAnsi"/>
            <w:noProof/>
            <w:sz w:val="22"/>
          </w:rPr>
          <w:tab/>
        </w:r>
        <w:r w:rsidR="00BF40CE" w:rsidRPr="00E23EEC">
          <w:rPr>
            <w:rStyle w:val="Hyperlink"/>
            <w:noProof/>
          </w:rPr>
          <w:t>Introduction and Background</w:t>
        </w:r>
        <w:r w:rsidR="00BF40CE">
          <w:rPr>
            <w:noProof/>
            <w:webHidden/>
          </w:rPr>
          <w:tab/>
        </w:r>
        <w:r w:rsidR="00BF40CE">
          <w:rPr>
            <w:noProof/>
            <w:webHidden/>
          </w:rPr>
          <w:fldChar w:fldCharType="begin"/>
        </w:r>
        <w:r w:rsidR="00BF40CE">
          <w:rPr>
            <w:noProof/>
            <w:webHidden/>
          </w:rPr>
          <w:instrText xml:space="preserve"> PAGEREF _Toc323549510 \h </w:instrText>
        </w:r>
        <w:r w:rsidR="00BF40CE">
          <w:rPr>
            <w:noProof/>
            <w:webHidden/>
          </w:rPr>
        </w:r>
        <w:r w:rsidR="00BF40CE">
          <w:rPr>
            <w:noProof/>
            <w:webHidden/>
          </w:rPr>
          <w:fldChar w:fldCharType="separate"/>
        </w:r>
        <w:r w:rsidR="009F31EA">
          <w:rPr>
            <w:noProof/>
            <w:webHidden/>
          </w:rPr>
          <w:t>1</w:t>
        </w:r>
        <w:r w:rsidR="00BF40CE">
          <w:rPr>
            <w:noProof/>
            <w:webHidden/>
          </w:rPr>
          <w:fldChar w:fldCharType="end"/>
        </w:r>
      </w:hyperlink>
    </w:p>
    <w:p w:rsidR="00BF40CE" w:rsidRDefault="008931B5">
      <w:pPr>
        <w:pStyle w:val="TOC2"/>
        <w:tabs>
          <w:tab w:val="left" w:pos="880"/>
          <w:tab w:val="right" w:leader="dot" w:pos="8630"/>
        </w:tabs>
        <w:rPr>
          <w:rFonts w:asciiTheme="minorHAnsi" w:hAnsiTheme="minorHAnsi"/>
          <w:noProof/>
          <w:sz w:val="22"/>
        </w:rPr>
      </w:pPr>
      <w:hyperlink w:anchor="_Toc323549511" w:history="1">
        <w:r w:rsidR="00BF40CE" w:rsidRPr="00E23EEC">
          <w:rPr>
            <w:rStyle w:val="Hyperlink"/>
            <w:noProof/>
          </w:rPr>
          <w:t>1.1</w:t>
        </w:r>
        <w:r w:rsidR="00BF40CE">
          <w:rPr>
            <w:rFonts w:asciiTheme="minorHAnsi" w:hAnsiTheme="minorHAnsi"/>
            <w:noProof/>
            <w:sz w:val="22"/>
          </w:rPr>
          <w:tab/>
        </w:r>
        <w:r w:rsidR="00BF40CE" w:rsidRPr="00E23EEC">
          <w:rPr>
            <w:rStyle w:val="Hyperlink"/>
            <w:noProof/>
          </w:rPr>
          <w:t>Computer Vision</w:t>
        </w:r>
        <w:r w:rsidR="00BF40CE">
          <w:rPr>
            <w:noProof/>
            <w:webHidden/>
          </w:rPr>
          <w:tab/>
        </w:r>
        <w:r w:rsidR="00BF40CE">
          <w:rPr>
            <w:noProof/>
            <w:webHidden/>
          </w:rPr>
          <w:fldChar w:fldCharType="begin"/>
        </w:r>
        <w:r w:rsidR="00BF40CE">
          <w:rPr>
            <w:noProof/>
            <w:webHidden/>
          </w:rPr>
          <w:instrText xml:space="preserve"> PAGEREF _Toc323549511 \h </w:instrText>
        </w:r>
        <w:r w:rsidR="00BF40CE">
          <w:rPr>
            <w:noProof/>
            <w:webHidden/>
          </w:rPr>
        </w:r>
        <w:r w:rsidR="00BF40CE">
          <w:rPr>
            <w:noProof/>
            <w:webHidden/>
          </w:rPr>
          <w:fldChar w:fldCharType="separate"/>
        </w:r>
        <w:r w:rsidR="009F31EA">
          <w:rPr>
            <w:noProof/>
            <w:webHidden/>
          </w:rPr>
          <w:t>1</w:t>
        </w:r>
        <w:r w:rsidR="00BF40CE">
          <w:rPr>
            <w:noProof/>
            <w:webHidden/>
          </w:rPr>
          <w:fldChar w:fldCharType="end"/>
        </w:r>
      </w:hyperlink>
    </w:p>
    <w:p w:rsidR="00BF40CE" w:rsidRDefault="008931B5">
      <w:pPr>
        <w:pStyle w:val="TOC2"/>
        <w:tabs>
          <w:tab w:val="left" w:pos="880"/>
          <w:tab w:val="right" w:leader="dot" w:pos="8630"/>
        </w:tabs>
        <w:rPr>
          <w:rFonts w:asciiTheme="minorHAnsi" w:hAnsiTheme="minorHAnsi"/>
          <w:noProof/>
          <w:sz w:val="22"/>
        </w:rPr>
      </w:pPr>
      <w:hyperlink w:anchor="_Toc323549512" w:history="1">
        <w:r w:rsidR="00BF40CE" w:rsidRPr="00E23EEC">
          <w:rPr>
            <w:rStyle w:val="Hyperlink"/>
            <w:noProof/>
          </w:rPr>
          <w:t>1.2</w:t>
        </w:r>
        <w:r w:rsidR="00BF40CE">
          <w:rPr>
            <w:rFonts w:asciiTheme="minorHAnsi" w:hAnsiTheme="minorHAnsi"/>
            <w:noProof/>
            <w:sz w:val="22"/>
          </w:rPr>
          <w:tab/>
        </w:r>
        <w:r w:rsidR="00BF40CE" w:rsidRPr="00E23EEC">
          <w:rPr>
            <w:rStyle w:val="Hyperlink"/>
            <w:noProof/>
          </w:rPr>
          <w:t>Other sensors</w:t>
        </w:r>
        <w:r w:rsidR="00BF40CE">
          <w:rPr>
            <w:noProof/>
            <w:webHidden/>
          </w:rPr>
          <w:tab/>
        </w:r>
        <w:r w:rsidR="00BF40CE">
          <w:rPr>
            <w:noProof/>
            <w:webHidden/>
          </w:rPr>
          <w:fldChar w:fldCharType="begin"/>
        </w:r>
        <w:r w:rsidR="00BF40CE">
          <w:rPr>
            <w:noProof/>
            <w:webHidden/>
          </w:rPr>
          <w:instrText xml:space="preserve"> PAGEREF _Toc323549512 \h </w:instrText>
        </w:r>
        <w:r w:rsidR="00BF40CE">
          <w:rPr>
            <w:noProof/>
            <w:webHidden/>
          </w:rPr>
        </w:r>
        <w:r w:rsidR="00BF40CE">
          <w:rPr>
            <w:noProof/>
            <w:webHidden/>
          </w:rPr>
          <w:fldChar w:fldCharType="separate"/>
        </w:r>
        <w:r w:rsidR="009F31EA">
          <w:rPr>
            <w:noProof/>
            <w:webHidden/>
          </w:rPr>
          <w:t>5</w:t>
        </w:r>
        <w:r w:rsidR="00BF40CE">
          <w:rPr>
            <w:noProof/>
            <w:webHidden/>
          </w:rPr>
          <w:fldChar w:fldCharType="end"/>
        </w:r>
      </w:hyperlink>
    </w:p>
    <w:p w:rsidR="00BF40CE" w:rsidRDefault="008931B5">
      <w:pPr>
        <w:pStyle w:val="TOC2"/>
        <w:tabs>
          <w:tab w:val="left" w:pos="880"/>
          <w:tab w:val="right" w:leader="dot" w:pos="8630"/>
        </w:tabs>
        <w:rPr>
          <w:rFonts w:asciiTheme="minorHAnsi" w:hAnsiTheme="minorHAnsi"/>
          <w:noProof/>
          <w:sz w:val="22"/>
        </w:rPr>
      </w:pPr>
      <w:hyperlink w:anchor="_Toc323549513" w:history="1">
        <w:r w:rsidR="00BF40CE" w:rsidRPr="00E23EEC">
          <w:rPr>
            <w:rStyle w:val="Hyperlink"/>
            <w:noProof/>
          </w:rPr>
          <w:t>1.3</w:t>
        </w:r>
        <w:r w:rsidR="00BF40CE">
          <w:rPr>
            <w:rFonts w:asciiTheme="minorHAnsi" w:hAnsiTheme="minorHAnsi"/>
            <w:noProof/>
            <w:sz w:val="22"/>
          </w:rPr>
          <w:tab/>
        </w:r>
        <w:r w:rsidR="00BF40CE" w:rsidRPr="00E23EEC">
          <w:rPr>
            <w:rStyle w:val="Hyperlink"/>
            <w:noProof/>
          </w:rPr>
          <w:t>Sensor fusion</w:t>
        </w:r>
        <w:r w:rsidR="00BF40CE">
          <w:rPr>
            <w:noProof/>
            <w:webHidden/>
          </w:rPr>
          <w:tab/>
        </w:r>
        <w:r w:rsidR="00BF40CE">
          <w:rPr>
            <w:noProof/>
            <w:webHidden/>
          </w:rPr>
          <w:fldChar w:fldCharType="begin"/>
        </w:r>
        <w:r w:rsidR="00BF40CE">
          <w:rPr>
            <w:noProof/>
            <w:webHidden/>
          </w:rPr>
          <w:instrText xml:space="preserve"> PAGEREF _Toc323549513 \h </w:instrText>
        </w:r>
        <w:r w:rsidR="00BF40CE">
          <w:rPr>
            <w:noProof/>
            <w:webHidden/>
          </w:rPr>
        </w:r>
        <w:r w:rsidR="00BF40CE">
          <w:rPr>
            <w:noProof/>
            <w:webHidden/>
          </w:rPr>
          <w:fldChar w:fldCharType="separate"/>
        </w:r>
        <w:r w:rsidR="009F31EA">
          <w:rPr>
            <w:noProof/>
            <w:webHidden/>
          </w:rPr>
          <w:t>6</w:t>
        </w:r>
        <w:r w:rsidR="00BF40CE">
          <w:rPr>
            <w:noProof/>
            <w:webHidden/>
          </w:rPr>
          <w:fldChar w:fldCharType="end"/>
        </w:r>
      </w:hyperlink>
    </w:p>
    <w:p w:rsidR="00BF40CE" w:rsidRDefault="008931B5">
      <w:pPr>
        <w:pStyle w:val="TOC2"/>
        <w:tabs>
          <w:tab w:val="left" w:pos="880"/>
          <w:tab w:val="right" w:leader="dot" w:pos="8630"/>
        </w:tabs>
        <w:rPr>
          <w:rFonts w:asciiTheme="minorHAnsi" w:hAnsiTheme="minorHAnsi"/>
          <w:noProof/>
          <w:sz w:val="22"/>
        </w:rPr>
      </w:pPr>
      <w:hyperlink w:anchor="_Toc323549514" w:history="1">
        <w:r w:rsidR="00BF40CE" w:rsidRPr="00E23EEC">
          <w:rPr>
            <w:rStyle w:val="Hyperlink"/>
            <w:noProof/>
          </w:rPr>
          <w:t>1.4</w:t>
        </w:r>
        <w:r w:rsidR="00BF40CE">
          <w:rPr>
            <w:rFonts w:asciiTheme="minorHAnsi" w:hAnsiTheme="minorHAnsi"/>
            <w:noProof/>
            <w:sz w:val="22"/>
          </w:rPr>
          <w:tab/>
        </w:r>
        <w:r w:rsidR="00BF40CE" w:rsidRPr="00E23EEC">
          <w:rPr>
            <w:rStyle w:val="Hyperlink"/>
            <w:noProof/>
          </w:rPr>
          <w:t>Planning</w:t>
        </w:r>
        <w:r w:rsidR="00BF40CE">
          <w:rPr>
            <w:noProof/>
            <w:webHidden/>
          </w:rPr>
          <w:tab/>
        </w:r>
        <w:r w:rsidR="00BF40CE">
          <w:rPr>
            <w:noProof/>
            <w:webHidden/>
          </w:rPr>
          <w:fldChar w:fldCharType="begin"/>
        </w:r>
        <w:r w:rsidR="00BF40CE">
          <w:rPr>
            <w:noProof/>
            <w:webHidden/>
          </w:rPr>
          <w:instrText xml:space="preserve"> PAGEREF _Toc323549514 \h </w:instrText>
        </w:r>
        <w:r w:rsidR="00BF40CE">
          <w:rPr>
            <w:noProof/>
            <w:webHidden/>
          </w:rPr>
        </w:r>
        <w:r w:rsidR="00BF40CE">
          <w:rPr>
            <w:noProof/>
            <w:webHidden/>
          </w:rPr>
          <w:fldChar w:fldCharType="separate"/>
        </w:r>
        <w:r w:rsidR="009F31EA">
          <w:rPr>
            <w:noProof/>
            <w:webHidden/>
          </w:rPr>
          <w:t>7</w:t>
        </w:r>
        <w:r w:rsidR="00BF40CE">
          <w:rPr>
            <w:noProof/>
            <w:webHidden/>
          </w:rPr>
          <w:fldChar w:fldCharType="end"/>
        </w:r>
      </w:hyperlink>
    </w:p>
    <w:p w:rsidR="00BF40CE" w:rsidRDefault="008931B5">
      <w:pPr>
        <w:pStyle w:val="TOC1"/>
        <w:tabs>
          <w:tab w:val="left" w:pos="440"/>
          <w:tab w:val="right" w:leader="dot" w:pos="8630"/>
        </w:tabs>
        <w:rPr>
          <w:rFonts w:asciiTheme="minorHAnsi" w:hAnsiTheme="minorHAnsi"/>
          <w:noProof/>
          <w:sz w:val="22"/>
        </w:rPr>
      </w:pPr>
      <w:hyperlink w:anchor="_Toc323549515" w:history="1">
        <w:r w:rsidR="00BF40CE" w:rsidRPr="00E23EEC">
          <w:rPr>
            <w:rStyle w:val="Hyperlink"/>
            <w:noProof/>
          </w:rPr>
          <w:t>2</w:t>
        </w:r>
        <w:r w:rsidR="00BF40CE">
          <w:rPr>
            <w:rFonts w:asciiTheme="minorHAnsi" w:hAnsiTheme="minorHAnsi"/>
            <w:noProof/>
            <w:sz w:val="22"/>
          </w:rPr>
          <w:tab/>
        </w:r>
        <w:r w:rsidR="00BF40CE" w:rsidRPr="00E23EEC">
          <w:rPr>
            <w:rStyle w:val="Hyperlink"/>
            <w:noProof/>
          </w:rPr>
          <w:t>Harlie</w:t>
        </w:r>
        <w:r w:rsidR="00BF40CE">
          <w:rPr>
            <w:noProof/>
            <w:webHidden/>
          </w:rPr>
          <w:tab/>
        </w:r>
        <w:r w:rsidR="00BF40CE">
          <w:rPr>
            <w:noProof/>
            <w:webHidden/>
          </w:rPr>
          <w:fldChar w:fldCharType="begin"/>
        </w:r>
        <w:r w:rsidR="00BF40CE">
          <w:rPr>
            <w:noProof/>
            <w:webHidden/>
          </w:rPr>
          <w:instrText xml:space="preserve"> PAGEREF _Toc323549515 \h </w:instrText>
        </w:r>
        <w:r w:rsidR="00BF40CE">
          <w:rPr>
            <w:noProof/>
            <w:webHidden/>
          </w:rPr>
        </w:r>
        <w:r w:rsidR="00BF40CE">
          <w:rPr>
            <w:noProof/>
            <w:webHidden/>
          </w:rPr>
          <w:fldChar w:fldCharType="separate"/>
        </w:r>
        <w:r w:rsidR="009F31EA">
          <w:rPr>
            <w:noProof/>
            <w:webHidden/>
          </w:rPr>
          <w:t>9</w:t>
        </w:r>
        <w:r w:rsidR="00BF40CE">
          <w:rPr>
            <w:noProof/>
            <w:webHidden/>
          </w:rPr>
          <w:fldChar w:fldCharType="end"/>
        </w:r>
      </w:hyperlink>
    </w:p>
    <w:p w:rsidR="00BF40CE" w:rsidRDefault="008931B5">
      <w:pPr>
        <w:pStyle w:val="TOC1"/>
        <w:tabs>
          <w:tab w:val="left" w:pos="440"/>
          <w:tab w:val="right" w:leader="dot" w:pos="8630"/>
        </w:tabs>
        <w:rPr>
          <w:rFonts w:asciiTheme="minorHAnsi" w:hAnsiTheme="minorHAnsi"/>
          <w:noProof/>
          <w:sz w:val="22"/>
        </w:rPr>
      </w:pPr>
      <w:hyperlink w:anchor="_Toc323549516" w:history="1">
        <w:r w:rsidR="00BF40CE" w:rsidRPr="00E23EEC">
          <w:rPr>
            <w:rStyle w:val="Hyperlink"/>
            <w:noProof/>
          </w:rPr>
          <w:t>3</w:t>
        </w:r>
        <w:r w:rsidR="00BF40CE">
          <w:rPr>
            <w:rFonts w:asciiTheme="minorHAnsi" w:hAnsiTheme="minorHAnsi"/>
            <w:noProof/>
            <w:sz w:val="22"/>
          </w:rPr>
          <w:tab/>
        </w:r>
        <w:r w:rsidR="00BF40CE" w:rsidRPr="00E23EEC">
          <w:rPr>
            <w:rStyle w:val="Hyperlink"/>
            <w:noProof/>
          </w:rPr>
          <w:t>Evaluation of the Microsoft Kinect</w:t>
        </w:r>
        <w:r w:rsidR="00BF40CE">
          <w:rPr>
            <w:noProof/>
            <w:webHidden/>
          </w:rPr>
          <w:tab/>
        </w:r>
        <w:r w:rsidR="00BF40CE">
          <w:rPr>
            <w:noProof/>
            <w:webHidden/>
          </w:rPr>
          <w:fldChar w:fldCharType="begin"/>
        </w:r>
        <w:r w:rsidR="00BF40CE">
          <w:rPr>
            <w:noProof/>
            <w:webHidden/>
          </w:rPr>
          <w:instrText xml:space="preserve"> PAGEREF _Toc323549516 \h </w:instrText>
        </w:r>
        <w:r w:rsidR="00BF40CE">
          <w:rPr>
            <w:noProof/>
            <w:webHidden/>
          </w:rPr>
        </w:r>
        <w:r w:rsidR="00BF40CE">
          <w:rPr>
            <w:noProof/>
            <w:webHidden/>
          </w:rPr>
          <w:fldChar w:fldCharType="separate"/>
        </w:r>
        <w:r w:rsidR="009F31EA">
          <w:rPr>
            <w:noProof/>
            <w:webHidden/>
          </w:rPr>
          <w:t>10</w:t>
        </w:r>
        <w:r w:rsidR="00BF40CE">
          <w:rPr>
            <w:noProof/>
            <w:webHidden/>
          </w:rPr>
          <w:fldChar w:fldCharType="end"/>
        </w:r>
      </w:hyperlink>
    </w:p>
    <w:p w:rsidR="00BF40CE" w:rsidRDefault="008931B5">
      <w:pPr>
        <w:pStyle w:val="TOC2"/>
        <w:tabs>
          <w:tab w:val="left" w:pos="880"/>
          <w:tab w:val="right" w:leader="dot" w:pos="8630"/>
        </w:tabs>
        <w:rPr>
          <w:rFonts w:asciiTheme="minorHAnsi" w:hAnsiTheme="minorHAnsi"/>
          <w:noProof/>
          <w:sz w:val="22"/>
        </w:rPr>
      </w:pPr>
      <w:hyperlink w:anchor="_Toc323549517" w:history="1">
        <w:r w:rsidR="00BF40CE" w:rsidRPr="00E23EEC">
          <w:rPr>
            <w:rStyle w:val="Hyperlink"/>
            <w:noProof/>
          </w:rPr>
          <w:t>3.1</w:t>
        </w:r>
        <w:r w:rsidR="00BF40CE">
          <w:rPr>
            <w:rFonts w:asciiTheme="minorHAnsi" w:hAnsiTheme="minorHAnsi"/>
            <w:noProof/>
            <w:sz w:val="22"/>
          </w:rPr>
          <w:tab/>
        </w:r>
        <w:r w:rsidR="00BF40CE" w:rsidRPr="00E23EEC">
          <w:rPr>
            <w:rStyle w:val="Hyperlink"/>
            <w:noProof/>
          </w:rPr>
          <w:t>Discrimination Between Users</w:t>
        </w:r>
        <w:r w:rsidR="00BF40CE">
          <w:rPr>
            <w:noProof/>
            <w:webHidden/>
          </w:rPr>
          <w:tab/>
        </w:r>
        <w:r w:rsidR="00BF40CE">
          <w:rPr>
            <w:noProof/>
            <w:webHidden/>
          </w:rPr>
          <w:fldChar w:fldCharType="begin"/>
        </w:r>
        <w:r w:rsidR="00BF40CE">
          <w:rPr>
            <w:noProof/>
            <w:webHidden/>
          </w:rPr>
          <w:instrText xml:space="preserve"> PAGEREF _Toc323549517 \h </w:instrText>
        </w:r>
        <w:r w:rsidR="00BF40CE">
          <w:rPr>
            <w:noProof/>
            <w:webHidden/>
          </w:rPr>
        </w:r>
        <w:r w:rsidR="00BF40CE">
          <w:rPr>
            <w:noProof/>
            <w:webHidden/>
          </w:rPr>
          <w:fldChar w:fldCharType="separate"/>
        </w:r>
        <w:r w:rsidR="009F31EA">
          <w:rPr>
            <w:noProof/>
            <w:webHidden/>
          </w:rPr>
          <w:t>11</w:t>
        </w:r>
        <w:r w:rsidR="00BF40CE">
          <w:rPr>
            <w:noProof/>
            <w:webHidden/>
          </w:rPr>
          <w:fldChar w:fldCharType="end"/>
        </w:r>
      </w:hyperlink>
    </w:p>
    <w:p w:rsidR="00BF40CE" w:rsidRDefault="008931B5">
      <w:pPr>
        <w:pStyle w:val="TOC2"/>
        <w:tabs>
          <w:tab w:val="left" w:pos="880"/>
          <w:tab w:val="right" w:leader="dot" w:pos="8630"/>
        </w:tabs>
        <w:rPr>
          <w:rFonts w:asciiTheme="minorHAnsi" w:hAnsiTheme="minorHAnsi"/>
          <w:noProof/>
          <w:sz w:val="22"/>
        </w:rPr>
      </w:pPr>
      <w:hyperlink w:anchor="_Toc323549518" w:history="1">
        <w:r w:rsidR="00BF40CE" w:rsidRPr="00E23EEC">
          <w:rPr>
            <w:rStyle w:val="Hyperlink"/>
            <w:noProof/>
          </w:rPr>
          <w:t>3.2</w:t>
        </w:r>
        <w:r w:rsidR="00BF40CE">
          <w:rPr>
            <w:rFonts w:asciiTheme="minorHAnsi" w:hAnsiTheme="minorHAnsi"/>
            <w:noProof/>
            <w:sz w:val="22"/>
          </w:rPr>
          <w:tab/>
        </w:r>
        <w:r w:rsidR="00BF40CE" w:rsidRPr="00E23EEC">
          <w:rPr>
            <w:rStyle w:val="Hyperlink"/>
            <w:noProof/>
          </w:rPr>
          <w:t>Calibration of Users</w:t>
        </w:r>
        <w:r w:rsidR="00BF40CE">
          <w:rPr>
            <w:noProof/>
            <w:webHidden/>
          </w:rPr>
          <w:tab/>
        </w:r>
        <w:r w:rsidR="00BF40CE">
          <w:rPr>
            <w:noProof/>
            <w:webHidden/>
          </w:rPr>
          <w:fldChar w:fldCharType="begin"/>
        </w:r>
        <w:r w:rsidR="00BF40CE">
          <w:rPr>
            <w:noProof/>
            <w:webHidden/>
          </w:rPr>
          <w:instrText xml:space="preserve"> PAGEREF _Toc323549518 \h </w:instrText>
        </w:r>
        <w:r w:rsidR="00BF40CE">
          <w:rPr>
            <w:noProof/>
            <w:webHidden/>
          </w:rPr>
        </w:r>
        <w:r w:rsidR="00BF40CE">
          <w:rPr>
            <w:noProof/>
            <w:webHidden/>
          </w:rPr>
          <w:fldChar w:fldCharType="separate"/>
        </w:r>
        <w:r w:rsidR="009F31EA">
          <w:rPr>
            <w:noProof/>
            <w:webHidden/>
          </w:rPr>
          <w:t>12</w:t>
        </w:r>
        <w:r w:rsidR="00BF40CE">
          <w:rPr>
            <w:noProof/>
            <w:webHidden/>
          </w:rPr>
          <w:fldChar w:fldCharType="end"/>
        </w:r>
      </w:hyperlink>
    </w:p>
    <w:p w:rsidR="00BF40CE" w:rsidRDefault="008931B5">
      <w:pPr>
        <w:pStyle w:val="TOC2"/>
        <w:tabs>
          <w:tab w:val="left" w:pos="880"/>
          <w:tab w:val="right" w:leader="dot" w:pos="8630"/>
        </w:tabs>
        <w:rPr>
          <w:rFonts w:asciiTheme="minorHAnsi" w:hAnsiTheme="minorHAnsi"/>
          <w:noProof/>
          <w:sz w:val="22"/>
        </w:rPr>
      </w:pPr>
      <w:hyperlink w:anchor="_Toc323549519" w:history="1">
        <w:r w:rsidR="00BF40CE" w:rsidRPr="00E23EEC">
          <w:rPr>
            <w:rStyle w:val="Hyperlink"/>
            <w:noProof/>
          </w:rPr>
          <w:t>3.3</w:t>
        </w:r>
        <w:r w:rsidR="00BF40CE">
          <w:rPr>
            <w:rFonts w:asciiTheme="minorHAnsi" w:hAnsiTheme="minorHAnsi"/>
            <w:noProof/>
            <w:sz w:val="22"/>
          </w:rPr>
          <w:tab/>
        </w:r>
        <w:r w:rsidR="00BF40CE" w:rsidRPr="00E23EEC">
          <w:rPr>
            <w:rStyle w:val="Hyperlink"/>
            <w:noProof/>
          </w:rPr>
          <w:t>Limited Field of View</w:t>
        </w:r>
        <w:r w:rsidR="00BF40CE">
          <w:rPr>
            <w:noProof/>
            <w:webHidden/>
          </w:rPr>
          <w:tab/>
        </w:r>
        <w:r w:rsidR="00BF40CE">
          <w:rPr>
            <w:noProof/>
            <w:webHidden/>
          </w:rPr>
          <w:fldChar w:fldCharType="begin"/>
        </w:r>
        <w:r w:rsidR="00BF40CE">
          <w:rPr>
            <w:noProof/>
            <w:webHidden/>
          </w:rPr>
          <w:instrText xml:space="preserve"> PAGEREF _Toc323549519 \h </w:instrText>
        </w:r>
        <w:r w:rsidR="00BF40CE">
          <w:rPr>
            <w:noProof/>
            <w:webHidden/>
          </w:rPr>
        </w:r>
        <w:r w:rsidR="00BF40CE">
          <w:rPr>
            <w:noProof/>
            <w:webHidden/>
          </w:rPr>
          <w:fldChar w:fldCharType="separate"/>
        </w:r>
        <w:r w:rsidR="009F31EA">
          <w:rPr>
            <w:noProof/>
            <w:webHidden/>
          </w:rPr>
          <w:t>14</w:t>
        </w:r>
        <w:r w:rsidR="00BF40CE">
          <w:rPr>
            <w:noProof/>
            <w:webHidden/>
          </w:rPr>
          <w:fldChar w:fldCharType="end"/>
        </w:r>
      </w:hyperlink>
    </w:p>
    <w:p w:rsidR="00BF40CE" w:rsidRDefault="008931B5">
      <w:pPr>
        <w:pStyle w:val="TOC2"/>
        <w:tabs>
          <w:tab w:val="left" w:pos="880"/>
          <w:tab w:val="right" w:leader="dot" w:pos="8630"/>
        </w:tabs>
        <w:rPr>
          <w:rFonts w:asciiTheme="minorHAnsi" w:hAnsiTheme="minorHAnsi"/>
          <w:noProof/>
          <w:sz w:val="22"/>
        </w:rPr>
      </w:pPr>
      <w:hyperlink w:anchor="_Toc323549520" w:history="1">
        <w:r w:rsidR="00BF40CE" w:rsidRPr="00E23EEC">
          <w:rPr>
            <w:rStyle w:val="Hyperlink"/>
            <w:noProof/>
          </w:rPr>
          <w:t>3.4</w:t>
        </w:r>
        <w:r w:rsidR="00BF40CE">
          <w:rPr>
            <w:rFonts w:asciiTheme="minorHAnsi" w:hAnsiTheme="minorHAnsi"/>
            <w:noProof/>
            <w:sz w:val="22"/>
          </w:rPr>
          <w:tab/>
        </w:r>
        <w:r w:rsidR="00BF40CE" w:rsidRPr="00E23EEC">
          <w:rPr>
            <w:rStyle w:val="Hyperlink"/>
            <w:noProof/>
          </w:rPr>
          <w:t>Moving Base Problem</w:t>
        </w:r>
        <w:r w:rsidR="00BF40CE">
          <w:rPr>
            <w:noProof/>
            <w:webHidden/>
          </w:rPr>
          <w:tab/>
        </w:r>
        <w:r w:rsidR="00BF40CE">
          <w:rPr>
            <w:noProof/>
            <w:webHidden/>
          </w:rPr>
          <w:fldChar w:fldCharType="begin"/>
        </w:r>
        <w:r w:rsidR="00BF40CE">
          <w:rPr>
            <w:noProof/>
            <w:webHidden/>
          </w:rPr>
          <w:instrText xml:space="preserve"> PAGEREF _Toc323549520 \h </w:instrText>
        </w:r>
        <w:r w:rsidR="00BF40CE">
          <w:rPr>
            <w:noProof/>
            <w:webHidden/>
          </w:rPr>
        </w:r>
        <w:r w:rsidR="00BF40CE">
          <w:rPr>
            <w:noProof/>
            <w:webHidden/>
          </w:rPr>
          <w:fldChar w:fldCharType="separate"/>
        </w:r>
        <w:r w:rsidR="009F31EA">
          <w:rPr>
            <w:noProof/>
            <w:webHidden/>
          </w:rPr>
          <w:t>17</w:t>
        </w:r>
        <w:r w:rsidR="00BF40CE">
          <w:rPr>
            <w:noProof/>
            <w:webHidden/>
          </w:rPr>
          <w:fldChar w:fldCharType="end"/>
        </w:r>
      </w:hyperlink>
    </w:p>
    <w:p w:rsidR="00BF40CE" w:rsidRDefault="008931B5">
      <w:pPr>
        <w:pStyle w:val="TOC2"/>
        <w:tabs>
          <w:tab w:val="left" w:pos="880"/>
          <w:tab w:val="right" w:leader="dot" w:pos="8630"/>
        </w:tabs>
        <w:rPr>
          <w:rFonts w:asciiTheme="minorHAnsi" w:hAnsiTheme="minorHAnsi"/>
          <w:noProof/>
          <w:sz w:val="22"/>
        </w:rPr>
      </w:pPr>
      <w:hyperlink w:anchor="_Toc323549521" w:history="1">
        <w:r w:rsidR="00BF40CE" w:rsidRPr="00E23EEC">
          <w:rPr>
            <w:rStyle w:val="Hyperlink"/>
            <w:noProof/>
          </w:rPr>
          <w:t>3.5</w:t>
        </w:r>
        <w:r w:rsidR="00BF40CE">
          <w:rPr>
            <w:rFonts w:asciiTheme="minorHAnsi" w:hAnsiTheme="minorHAnsi"/>
            <w:noProof/>
            <w:sz w:val="22"/>
          </w:rPr>
          <w:tab/>
        </w:r>
        <w:r w:rsidR="00BF40CE" w:rsidRPr="00E23EEC">
          <w:rPr>
            <w:rStyle w:val="Hyperlink"/>
            <w:noProof/>
          </w:rPr>
          <w:t>Summary</w:t>
        </w:r>
        <w:r w:rsidR="00BF40CE">
          <w:rPr>
            <w:noProof/>
            <w:webHidden/>
          </w:rPr>
          <w:tab/>
        </w:r>
        <w:r w:rsidR="00BF40CE">
          <w:rPr>
            <w:noProof/>
            <w:webHidden/>
          </w:rPr>
          <w:fldChar w:fldCharType="begin"/>
        </w:r>
        <w:r w:rsidR="00BF40CE">
          <w:rPr>
            <w:noProof/>
            <w:webHidden/>
          </w:rPr>
          <w:instrText xml:space="preserve"> PAGEREF _Toc323549521 \h </w:instrText>
        </w:r>
        <w:r w:rsidR="00BF40CE">
          <w:rPr>
            <w:noProof/>
            <w:webHidden/>
          </w:rPr>
        </w:r>
        <w:r w:rsidR="00BF40CE">
          <w:rPr>
            <w:noProof/>
            <w:webHidden/>
          </w:rPr>
          <w:fldChar w:fldCharType="separate"/>
        </w:r>
        <w:r w:rsidR="009F31EA">
          <w:rPr>
            <w:noProof/>
            <w:webHidden/>
          </w:rPr>
          <w:t>19</w:t>
        </w:r>
        <w:r w:rsidR="00BF40CE">
          <w:rPr>
            <w:noProof/>
            <w:webHidden/>
          </w:rPr>
          <w:fldChar w:fldCharType="end"/>
        </w:r>
      </w:hyperlink>
    </w:p>
    <w:p w:rsidR="00BF40CE" w:rsidRDefault="008931B5">
      <w:pPr>
        <w:pStyle w:val="TOC1"/>
        <w:tabs>
          <w:tab w:val="left" w:pos="440"/>
          <w:tab w:val="right" w:leader="dot" w:pos="8630"/>
        </w:tabs>
        <w:rPr>
          <w:rFonts w:asciiTheme="minorHAnsi" w:hAnsiTheme="minorHAnsi"/>
          <w:noProof/>
          <w:sz w:val="22"/>
        </w:rPr>
      </w:pPr>
      <w:hyperlink w:anchor="_Toc323549522" w:history="1">
        <w:r w:rsidR="00BF40CE" w:rsidRPr="00E23EEC">
          <w:rPr>
            <w:rStyle w:val="Hyperlink"/>
            <w:noProof/>
          </w:rPr>
          <w:t>4</w:t>
        </w:r>
        <w:r w:rsidR="00BF40CE">
          <w:rPr>
            <w:rFonts w:asciiTheme="minorHAnsi" w:hAnsiTheme="minorHAnsi"/>
            <w:noProof/>
            <w:sz w:val="22"/>
          </w:rPr>
          <w:tab/>
        </w:r>
        <w:r w:rsidR="00BF40CE" w:rsidRPr="00E23EEC">
          <w:rPr>
            <w:rStyle w:val="Hyperlink"/>
            <w:noProof/>
          </w:rPr>
          <w:t>Pan Mount</w:t>
        </w:r>
        <w:r w:rsidR="00BF40CE">
          <w:rPr>
            <w:noProof/>
            <w:webHidden/>
          </w:rPr>
          <w:tab/>
        </w:r>
        <w:r w:rsidR="00BF40CE">
          <w:rPr>
            <w:noProof/>
            <w:webHidden/>
          </w:rPr>
          <w:fldChar w:fldCharType="begin"/>
        </w:r>
        <w:r w:rsidR="00BF40CE">
          <w:rPr>
            <w:noProof/>
            <w:webHidden/>
          </w:rPr>
          <w:instrText xml:space="preserve"> PAGEREF _Toc323549522 \h </w:instrText>
        </w:r>
        <w:r w:rsidR="00BF40CE">
          <w:rPr>
            <w:noProof/>
            <w:webHidden/>
          </w:rPr>
        </w:r>
        <w:r w:rsidR="00BF40CE">
          <w:rPr>
            <w:noProof/>
            <w:webHidden/>
          </w:rPr>
          <w:fldChar w:fldCharType="separate"/>
        </w:r>
        <w:r w:rsidR="009F31EA">
          <w:rPr>
            <w:noProof/>
            <w:webHidden/>
          </w:rPr>
          <w:t>20</w:t>
        </w:r>
        <w:r w:rsidR="00BF40CE">
          <w:rPr>
            <w:noProof/>
            <w:webHidden/>
          </w:rPr>
          <w:fldChar w:fldCharType="end"/>
        </w:r>
      </w:hyperlink>
    </w:p>
    <w:p w:rsidR="00BF40CE" w:rsidRDefault="008931B5">
      <w:pPr>
        <w:pStyle w:val="TOC2"/>
        <w:tabs>
          <w:tab w:val="left" w:pos="880"/>
          <w:tab w:val="right" w:leader="dot" w:pos="8630"/>
        </w:tabs>
        <w:rPr>
          <w:rFonts w:asciiTheme="minorHAnsi" w:hAnsiTheme="minorHAnsi"/>
          <w:noProof/>
          <w:sz w:val="22"/>
        </w:rPr>
      </w:pPr>
      <w:hyperlink w:anchor="_Toc323549523" w:history="1">
        <w:r w:rsidR="00BF40CE" w:rsidRPr="00E23EEC">
          <w:rPr>
            <w:rStyle w:val="Hyperlink"/>
            <w:noProof/>
          </w:rPr>
          <w:t>4.1</w:t>
        </w:r>
        <w:r w:rsidR="00BF40CE">
          <w:rPr>
            <w:rFonts w:asciiTheme="minorHAnsi" w:hAnsiTheme="minorHAnsi"/>
            <w:noProof/>
            <w:sz w:val="22"/>
          </w:rPr>
          <w:tab/>
        </w:r>
        <w:r w:rsidR="00BF40CE" w:rsidRPr="00E23EEC">
          <w:rPr>
            <w:rStyle w:val="Hyperlink"/>
            <w:noProof/>
          </w:rPr>
          <w:t>Performance</w:t>
        </w:r>
        <w:r w:rsidR="00BF40CE">
          <w:rPr>
            <w:noProof/>
            <w:webHidden/>
          </w:rPr>
          <w:tab/>
        </w:r>
        <w:r w:rsidR="00BF40CE">
          <w:rPr>
            <w:noProof/>
            <w:webHidden/>
          </w:rPr>
          <w:fldChar w:fldCharType="begin"/>
        </w:r>
        <w:r w:rsidR="00BF40CE">
          <w:rPr>
            <w:noProof/>
            <w:webHidden/>
          </w:rPr>
          <w:instrText xml:space="preserve"> PAGEREF _Toc323549523 \h </w:instrText>
        </w:r>
        <w:r w:rsidR="00BF40CE">
          <w:rPr>
            <w:noProof/>
            <w:webHidden/>
          </w:rPr>
        </w:r>
        <w:r w:rsidR="00BF40CE">
          <w:rPr>
            <w:noProof/>
            <w:webHidden/>
          </w:rPr>
          <w:fldChar w:fldCharType="separate"/>
        </w:r>
        <w:r w:rsidR="009F31EA">
          <w:rPr>
            <w:noProof/>
            <w:webHidden/>
          </w:rPr>
          <w:t>22</w:t>
        </w:r>
        <w:r w:rsidR="00BF40CE">
          <w:rPr>
            <w:noProof/>
            <w:webHidden/>
          </w:rPr>
          <w:fldChar w:fldCharType="end"/>
        </w:r>
      </w:hyperlink>
    </w:p>
    <w:p w:rsidR="00BF40CE" w:rsidRDefault="008931B5">
      <w:pPr>
        <w:pStyle w:val="TOC2"/>
        <w:tabs>
          <w:tab w:val="left" w:pos="880"/>
          <w:tab w:val="right" w:leader="dot" w:pos="8630"/>
        </w:tabs>
        <w:rPr>
          <w:rFonts w:asciiTheme="minorHAnsi" w:hAnsiTheme="minorHAnsi"/>
          <w:noProof/>
          <w:sz w:val="22"/>
        </w:rPr>
      </w:pPr>
      <w:hyperlink w:anchor="_Toc323549524" w:history="1">
        <w:r w:rsidR="00BF40CE" w:rsidRPr="00E23EEC">
          <w:rPr>
            <w:rStyle w:val="Hyperlink"/>
            <w:noProof/>
          </w:rPr>
          <w:t>4.2</w:t>
        </w:r>
        <w:r w:rsidR="00BF40CE">
          <w:rPr>
            <w:rFonts w:asciiTheme="minorHAnsi" w:hAnsiTheme="minorHAnsi"/>
            <w:noProof/>
            <w:sz w:val="22"/>
          </w:rPr>
          <w:tab/>
        </w:r>
        <w:r w:rsidR="00BF40CE" w:rsidRPr="00E23EEC">
          <w:rPr>
            <w:rStyle w:val="Hyperlink"/>
            <w:noProof/>
          </w:rPr>
          <w:t>Summary</w:t>
        </w:r>
        <w:r w:rsidR="00BF40CE">
          <w:rPr>
            <w:noProof/>
            <w:webHidden/>
          </w:rPr>
          <w:tab/>
        </w:r>
        <w:r w:rsidR="00BF40CE">
          <w:rPr>
            <w:noProof/>
            <w:webHidden/>
          </w:rPr>
          <w:fldChar w:fldCharType="begin"/>
        </w:r>
        <w:r w:rsidR="00BF40CE">
          <w:rPr>
            <w:noProof/>
            <w:webHidden/>
          </w:rPr>
          <w:instrText xml:space="preserve"> PAGEREF _Toc323549524 \h </w:instrText>
        </w:r>
        <w:r w:rsidR="00BF40CE">
          <w:rPr>
            <w:noProof/>
            <w:webHidden/>
          </w:rPr>
        </w:r>
        <w:r w:rsidR="00BF40CE">
          <w:rPr>
            <w:noProof/>
            <w:webHidden/>
          </w:rPr>
          <w:fldChar w:fldCharType="separate"/>
        </w:r>
        <w:r w:rsidR="009F31EA">
          <w:rPr>
            <w:noProof/>
            <w:webHidden/>
          </w:rPr>
          <w:t>25</w:t>
        </w:r>
        <w:r w:rsidR="00BF40CE">
          <w:rPr>
            <w:noProof/>
            <w:webHidden/>
          </w:rPr>
          <w:fldChar w:fldCharType="end"/>
        </w:r>
      </w:hyperlink>
    </w:p>
    <w:p w:rsidR="00BF40CE" w:rsidRDefault="008931B5">
      <w:pPr>
        <w:pStyle w:val="TOC1"/>
        <w:tabs>
          <w:tab w:val="left" w:pos="440"/>
          <w:tab w:val="right" w:leader="dot" w:pos="8630"/>
        </w:tabs>
        <w:rPr>
          <w:rFonts w:asciiTheme="minorHAnsi" w:hAnsiTheme="minorHAnsi"/>
          <w:noProof/>
          <w:sz w:val="22"/>
        </w:rPr>
      </w:pPr>
      <w:hyperlink w:anchor="_Toc323549525" w:history="1">
        <w:r w:rsidR="00BF40CE" w:rsidRPr="00E23EEC">
          <w:rPr>
            <w:rStyle w:val="Hyperlink"/>
            <w:noProof/>
          </w:rPr>
          <w:t>5</w:t>
        </w:r>
        <w:r w:rsidR="00BF40CE">
          <w:rPr>
            <w:rFonts w:asciiTheme="minorHAnsi" w:hAnsiTheme="minorHAnsi"/>
            <w:noProof/>
            <w:sz w:val="22"/>
          </w:rPr>
          <w:tab/>
        </w:r>
        <w:r w:rsidR="00BF40CE" w:rsidRPr="00E23EEC">
          <w:rPr>
            <w:rStyle w:val="Hyperlink"/>
            <w:noProof/>
          </w:rPr>
          <w:t>Person Tracking</w:t>
        </w:r>
        <w:r w:rsidR="00BF40CE">
          <w:rPr>
            <w:noProof/>
            <w:webHidden/>
          </w:rPr>
          <w:tab/>
        </w:r>
        <w:r w:rsidR="00BF40CE">
          <w:rPr>
            <w:noProof/>
            <w:webHidden/>
          </w:rPr>
          <w:fldChar w:fldCharType="begin"/>
        </w:r>
        <w:r w:rsidR="00BF40CE">
          <w:rPr>
            <w:noProof/>
            <w:webHidden/>
          </w:rPr>
          <w:instrText xml:space="preserve"> PAGEREF _Toc323549525 \h </w:instrText>
        </w:r>
        <w:r w:rsidR="00BF40CE">
          <w:rPr>
            <w:noProof/>
            <w:webHidden/>
          </w:rPr>
        </w:r>
        <w:r w:rsidR="00BF40CE">
          <w:rPr>
            <w:noProof/>
            <w:webHidden/>
          </w:rPr>
          <w:fldChar w:fldCharType="separate"/>
        </w:r>
        <w:r w:rsidR="009F31EA">
          <w:rPr>
            <w:noProof/>
            <w:webHidden/>
          </w:rPr>
          <w:t>27</w:t>
        </w:r>
        <w:r w:rsidR="00BF40CE">
          <w:rPr>
            <w:noProof/>
            <w:webHidden/>
          </w:rPr>
          <w:fldChar w:fldCharType="end"/>
        </w:r>
      </w:hyperlink>
    </w:p>
    <w:p w:rsidR="00BF40CE" w:rsidRDefault="008931B5">
      <w:pPr>
        <w:pStyle w:val="TOC2"/>
        <w:tabs>
          <w:tab w:val="left" w:pos="880"/>
          <w:tab w:val="right" w:leader="dot" w:pos="8630"/>
        </w:tabs>
        <w:rPr>
          <w:rFonts w:asciiTheme="minorHAnsi" w:hAnsiTheme="minorHAnsi"/>
          <w:noProof/>
          <w:sz w:val="22"/>
        </w:rPr>
      </w:pPr>
      <w:hyperlink w:anchor="_Toc323549526" w:history="1">
        <w:r w:rsidR="00BF40CE" w:rsidRPr="00E23EEC">
          <w:rPr>
            <w:rStyle w:val="Hyperlink"/>
            <w:noProof/>
          </w:rPr>
          <w:t>5.1</w:t>
        </w:r>
        <w:r w:rsidR="00BF40CE">
          <w:rPr>
            <w:rFonts w:asciiTheme="minorHAnsi" w:hAnsiTheme="minorHAnsi"/>
            <w:noProof/>
            <w:sz w:val="22"/>
          </w:rPr>
          <w:tab/>
        </w:r>
        <w:r w:rsidR="00BF40CE" w:rsidRPr="00E23EEC">
          <w:rPr>
            <w:rStyle w:val="Hyperlink"/>
            <w:noProof/>
          </w:rPr>
          <w:t>Face Detector Node</w:t>
        </w:r>
        <w:r w:rsidR="00BF40CE">
          <w:rPr>
            <w:noProof/>
            <w:webHidden/>
          </w:rPr>
          <w:tab/>
        </w:r>
        <w:r w:rsidR="00BF40CE">
          <w:rPr>
            <w:noProof/>
            <w:webHidden/>
          </w:rPr>
          <w:fldChar w:fldCharType="begin"/>
        </w:r>
        <w:r w:rsidR="00BF40CE">
          <w:rPr>
            <w:noProof/>
            <w:webHidden/>
          </w:rPr>
          <w:instrText xml:space="preserve"> PAGEREF _Toc323549526 \h </w:instrText>
        </w:r>
        <w:r w:rsidR="00BF40CE">
          <w:rPr>
            <w:noProof/>
            <w:webHidden/>
          </w:rPr>
        </w:r>
        <w:r w:rsidR="00BF40CE">
          <w:rPr>
            <w:noProof/>
            <w:webHidden/>
          </w:rPr>
          <w:fldChar w:fldCharType="separate"/>
        </w:r>
        <w:r w:rsidR="009F31EA">
          <w:rPr>
            <w:noProof/>
            <w:webHidden/>
          </w:rPr>
          <w:t>27</w:t>
        </w:r>
        <w:r w:rsidR="00BF40CE">
          <w:rPr>
            <w:noProof/>
            <w:webHidden/>
          </w:rPr>
          <w:fldChar w:fldCharType="end"/>
        </w:r>
      </w:hyperlink>
    </w:p>
    <w:p w:rsidR="00BF40CE" w:rsidRDefault="008931B5">
      <w:pPr>
        <w:pStyle w:val="TOC2"/>
        <w:tabs>
          <w:tab w:val="left" w:pos="880"/>
          <w:tab w:val="right" w:leader="dot" w:pos="8630"/>
        </w:tabs>
        <w:rPr>
          <w:rFonts w:asciiTheme="minorHAnsi" w:hAnsiTheme="minorHAnsi"/>
          <w:noProof/>
          <w:sz w:val="22"/>
        </w:rPr>
      </w:pPr>
      <w:hyperlink w:anchor="_Toc323549527" w:history="1">
        <w:r w:rsidR="00BF40CE" w:rsidRPr="00E23EEC">
          <w:rPr>
            <w:rStyle w:val="Hyperlink"/>
            <w:noProof/>
          </w:rPr>
          <w:t>5.2</w:t>
        </w:r>
        <w:r w:rsidR="00BF40CE">
          <w:rPr>
            <w:rFonts w:asciiTheme="minorHAnsi" w:hAnsiTheme="minorHAnsi"/>
            <w:noProof/>
            <w:sz w:val="22"/>
          </w:rPr>
          <w:tab/>
        </w:r>
        <w:r w:rsidR="00BF40CE" w:rsidRPr="00E23EEC">
          <w:rPr>
            <w:rStyle w:val="Hyperlink"/>
            <w:noProof/>
          </w:rPr>
          <w:t>Leg Detector Node</w:t>
        </w:r>
        <w:r w:rsidR="00BF40CE">
          <w:rPr>
            <w:noProof/>
            <w:webHidden/>
          </w:rPr>
          <w:tab/>
        </w:r>
        <w:r w:rsidR="00BF40CE">
          <w:rPr>
            <w:noProof/>
            <w:webHidden/>
          </w:rPr>
          <w:fldChar w:fldCharType="begin"/>
        </w:r>
        <w:r w:rsidR="00BF40CE">
          <w:rPr>
            <w:noProof/>
            <w:webHidden/>
          </w:rPr>
          <w:instrText xml:space="preserve"> PAGEREF _Toc323549527 \h </w:instrText>
        </w:r>
        <w:r w:rsidR="00BF40CE">
          <w:rPr>
            <w:noProof/>
            <w:webHidden/>
          </w:rPr>
        </w:r>
        <w:r w:rsidR="00BF40CE">
          <w:rPr>
            <w:noProof/>
            <w:webHidden/>
          </w:rPr>
          <w:fldChar w:fldCharType="separate"/>
        </w:r>
        <w:r w:rsidR="009F31EA">
          <w:rPr>
            <w:noProof/>
            <w:webHidden/>
          </w:rPr>
          <w:t>28</w:t>
        </w:r>
        <w:r w:rsidR="00BF40CE">
          <w:rPr>
            <w:noProof/>
            <w:webHidden/>
          </w:rPr>
          <w:fldChar w:fldCharType="end"/>
        </w:r>
      </w:hyperlink>
    </w:p>
    <w:p w:rsidR="00BF40CE" w:rsidRDefault="008931B5">
      <w:pPr>
        <w:pStyle w:val="TOC2"/>
        <w:tabs>
          <w:tab w:val="left" w:pos="880"/>
          <w:tab w:val="right" w:leader="dot" w:pos="8630"/>
        </w:tabs>
        <w:rPr>
          <w:rFonts w:asciiTheme="minorHAnsi" w:hAnsiTheme="minorHAnsi"/>
          <w:noProof/>
          <w:sz w:val="22"/>
        </w:rPr>
      </w:pPr>
      <w:hyperlink w:anchor="_Toc323549528" w:history="1">
        <w:r w:rsidR="00BF40CE" w:rsidRPr="00E23EEC">
          <w:rPr>
            <w:rStyle w:val="Hyperlink"/>
            <w:noProof/>
          </w:rPr>
          <w:t>5.3</w:t>
        </w:r>
        <w:r w:rsidR="00BF40CE">
          <w:rPr>
            <w:rFonts w:asciiTheme="minorHAnsi" w:hAnsiTheme="minorHAnsi"/>
            <w:noProof/>
            <w:sz w:val="22"/>
          </w:rPr>
          <w:tab/>
        </w:r>
        <w:r w:rsidR="00BF40CE" w:rsidRPr="00E23EEC">
          <w:rPr>
            <w:rStyle w:val="Hyperlink"/>
            <w:noProof/>
          </w:rPr>
          <w:t>Kinect Body-Detector Node</w:t>
        </w:r>
        <w:r w:rsidR="00BF40CE">
          <w:rPr>
            <w:noProof/>
            <w:webHidden/>
          </w:rPr>
          <w:tab/>
        </w:r>
        <w:r w:rsidR="00BF40CE">
          <w:rPr>
            <w:noProof/>
            <w:webHidden/>
          </w:rPr>
          <w:fldChar w:fldCharType="begin"/>
        </w:r>
        <w:r w:rsidR="00BF40CE">
          <w:rPr>
            <w:noProof/>
            <w:webHidden/>
          </w:rPr>
          <w:instrText xml:space="preserve"> PAGEREF _Toc323549528 \h </w:instrText>
        </w:r>
        <w:r w:rsidR="00BF40CE">
          <w:rPr>
            <w:noProof/>
            <w:webHidden/>
          </w:rPr>
        </w:r>
        <w:r w:rsidR="00BF40CE">
          <w:rPr>
            <w:noProof/>
            <w:webHidden/>
          </w:rPr>
          <w:fldChar w:fldCharType="separate"/>
        </w:r>
        <w:r w:rsidR="009F31EA">
          <w:rPr>
            <w:noProof/>
            <w:webHidden/>
          </w:rPr>
          <w:t>29</w:t>
        </w:r>
        <w:r w:rsidR="00BF40CE">
          <w:rPr>
            <w:noProof/>
            <w:webHidden/>
          </w:rPr>
          <w:fldChar w:fldCharType="end"/>
        </w:r>
      </w:hyperlink>
    </w:p>
    <w:p w:rsidR="00BF40CE" w:rsidRDefault="008931B5">
      <w:pPr>
        <w:pStyle w:val="TOC1"/>
        <w:tabs>
          <w:tab w:val="left" w:pos="440"/>
          <w:tab w:val="right" w:leader="dot" w:pos="8630"/>
        </w:tabs>
        <w:rPr>
          <w:rFonts w:asciiTheme="minorHAnsi" w:hAnsiTheme="minorHAnsi"/>
          <w:noProof/>
          <w:sz w:val="22"/>
        </w:rPr>
      </w:pPr>
      <w:hyperlink w:anchor="_Toc323549529" w:history="1">
        <w:r w:rsidR="00BF40CE" w:rsidRPr="00E23EEC">
          <w:rPr>
            <w:rStyle w:val="Hyperlink"/>
            <w:noProof/>
          </w:rPr>
          <w:t>6</w:t>
        </w:r>
        <w:r w:rsidR="00BF40CE">
          <w:rPr>
            <w:rFonts w:asciiTheme="minorHAnsi" w:hAnsiTheme="minorHAnsi"/>
            <w:noProof/>
            <w:sz w:val="22"/>
          </w:rPr>
          <w:tab/>
        </w:r>
        <w:r w:rsidR="00BF40CE" w:rsidRPr="00E23EEC">
          <w:rPr>
            <w:rStyle w:val="Hyperlink"/>
            <w:noProof/>
          </w:rPr>
          <w:t>Planning</w:t>
        </w:r>
        <w:r w:rsidR="00BF40CE">
          <w:rPr>
            <w:noProof/>
            <w:webHidden/>
          </w:rPr>
          <w:tab/>
        </w:r>
        <w:r w:rsidR="00BF40CE">
          <w:rPr>
            <w:noProof/>
            <w:webHidden/>
          </w:rPr>
          <w:fldChar w:fldCharType="begin"/>
        </w:r>
        <w:r w:rsidR="00BF40CE">
          <w:rPr>
            <w:noProof/>
            <w:webHidden/>
          </w:rPr>
          <w:instrText xml:space="preserve"> PAGEREF _Toc323549529 \h </w:instrText>
        </w:r>
        <w:r w:rsidR="00BF40CE">
          <w:rPr>
            <w:noProof/>
            <w:webHidden/>
          </w:rPr>
        </w:r>
        <w:r w:rsidR="00BF40CE">
          <w:rPr>
            <w:noProof/>
            <w:webHidden/>
          </w:rPr>
          <w:fldChar w:fldCharType="separate"/>
        </w:r>
        <w:r w:rsidR="009F31EA">
          <w:rPr>
            <w:noProof/>
            <w:webHidden/>
          </w:rPr>
          <w:t>33</w:t>
        </w:r>
        <w:r w:rsidR="00BF40CE">
          <w:rPr>
            <w:noProof/>
            <w:webHidden/>
          </w:rPr>
          <w:fldChar w:fldCharType="end"/>
        </w:r>
      </w:hyperlink>
    </w:p>
    <w:p w:rsidR="00BF40CE" w:rsidRDefault="008931B5">
      <w:pPr>
        <w:pStyle w:val="TOC2"/>
        <w:tabs>
          <w:tab w:val="left" w:pos="880"/>
          <w:tab w:val="right" w:leader="dot" w:pos="8630"/>
        </w:tabs>
        <w:rPr>
          <w:rFonts w:asciiTheme="minorHAnsi" w:hAnsiTheme="minorHAnsi"/>
          <w:noProof/>
          <w:sz w:val="22"/>
        </w:rPr>
      </w:pPr>
      <w:hyperlink w:anchor="_Toc323549530" w:history="1">
        <w:r w:rsidR="00BF40CE" w:rsidRPr="00E23EEC">
          <w:rPr>
            <w:rStyle w:val="Hyperlink"/>
            <w:noProof/>
          </w:rPr>
          <w:t>6.1</w:t>
        </w:r>
        <w:r w:rsidR="00BF40CE">
          <w:rPr>
            <w:rFonts w:asciiTheme="minorHAnsi" w:hAnsiTheme="minorHAnsi"/>
            <w:noProof/>
            <w:sz w:val="22"/>
          </w:rPr>
          <w:tab/>
        </w:r>
        <w:r w:rsidR="00BF40CE" w:rsidRPr="00E23EEC">
          <w:rPr>
            <w:rStyle w:val="Hyperlink"/>
            <w:noProof/>
          </w:rPr>
          <w:t>Point-point planner</w:t>
        </w:r>
        <w:r w:rsidR="00BF40CE">
          <w:rPr>
            <w:noProof/>
            <w:webHidden/>
          </w:rPr>
          <w:tab/>
        </w:r>
        <w:r w:rsidR="00BF40CE">
          <w:rPr>
            <w:noProof/>
            <w:webHidden/>
          </w:rPr>
          <w:fldChar w:fldCharType="begin"/>
        </w:r>
        <w:r w:rsidR="00BF40CE">
          <w:rPr>
            <w:noProof/>
            <w:webHidden/>
          </w:rPr>
          <w:instrText xml:space="preserve"> PAGEREF _Toc323549530 \h </w:instrText>
        </w:r>
        <w:r w:rsidR="00BF40CE">
          <w:rPr>
            <w:noProof/>
            <w:webHidden/>
          </w:rPr>
        </w:r>
        <w:r w:rsidR="00BF40CE">
          <w:rPr>
            <w:noProof/>
            <w:webHidden/>
          </w:rPr>
          <w:fldChar w:fldCharType="separate"/>
        </w:r>
        <w:r w:rsidR="009F31EA">
          <w:rPr>
            <w:noProof/>
            <w:webHidden/>
          </w:rPr>
          <w:t>33</w:t>
        </w:r>
        <w:r w:rsidR="00BF40CE">
          <w:rPr>
            <w:noProof/>
            <w:webHidden/>
          </w:rPr>
          <w:fldChar w:fldCharType="end"/>
        </w:r>
      </w:hyperlink>
    </w:p>
    <w:p w:rsidR="00BF40CE" w:rsidRDefault="008931B5">
      <w:pPr>
        <w:pStyle w:val="TOC2"/>
        <w:tabs>
          <w:tab w:val="left" w:pos="880"/>
          <w:tab w:val="right" w:leader="dot" w:pos="8630"/>
        </w:tabs>
        <w:rPr>
          <w:rFonts w:asciiTheme="minorHAnsi" w:hAnsiTheme="minorHAnsi"/>
          <w:noProof/>
          <w:sz w:val="22"/>
        </w:rPr>
      </w:pPr>
      <w:hyperlink w:anchor="_Toc323549531" w:history="1">
        <w:r w:rsidR="00BF40CE" w:rsidRPr="00E23EEC">
          <w:rPr>
            <w:rStyle w:val="Hyperlink"/>
            <w:noProof/>
          </w:rPr>
          <w:t>6.2</w:t>
        </w:r>
        <w:r w:rsidR="00BF40CE">
          <w:rPr>
            <w:rFonts w:asciiTheme="minorHAnsi" w:hAnsiTheme="minorHAnsi"/>
            <w:noProof/>
            <w:sz w:val="22"/>
          </w:rPr>
          <w:tab/>
        </w:r>
        <w:r w:rsidR="00BF40CE" w:rsidRPr="00E23EEC">
          <w:rPr>
            <w:rStyle w:val="Hyperlink"/>
            <w:noProof/>
          </w:rPr>
          <w:t>Dynamic Planning</w:t>
        </w:r>
        <w:r w:rsidR="00BF40CE">
          <w:rPr>
            <w:noProof/>
            <w:webHidden/>
          </w:rPr>
          <w:tab/>
        </w:r>
        <w:r w:rsidR="00BF40CE">
          <w:rPr>
            <w:noProof/>
            <w:webHidden/>
          </w:rPr>
          <w:fldChar w:fldCharType="begin"/>
        </w:r>
        <w:r w:rsidR="00BF40CE">
          <w:rPr>
            <w:noProof/>
            <w:webHidden/>
          </w:rPr>
          <w:instrText xml:space="preserve"> PAGEREF _Toc323549531 \h </w:instrText>
        </w:r>
        <w:r w:rsidR="00BF40CE">
          <w:rPr>
            <w:noProof/>
            <w:webHidden/>
          </w:rPr>
        </w:r>
        <w:r w:rsidR="00BF40CE">
          <w:rPr>
            <w:noProof/>
            <w:webHidden/>
          </w:rPr>
          <w:fldChar w:fldCharType="separate"/>
        </w:r>
        <w:r w:rsidR="009F31EA">
          <w:rPr>
            <w:noProof/>
            <w:webHidden/>
          </w:rPr>
          <w:t>36</w:t>
        </w:r>
        <w:r w:rsidR="00BF40CE">
          <w:rPr>
            <w:noProof/>
            <w:webHidden/>
          </w:rPr>
          <w:fldChar w:fldCharType="end"/>
        </w:r>
      </w:hyperlink>
    </w:p>
    <w:p w:rsidR="00BF40CE" w:rsidRDefault="008931B5">
      <w:pPr>
        <w:pStyle w:val="TOC2"/>
        <w:tabs>
          <w:tab w:val="left" w:pos="880"/>
          <w:tab w:val="right" w:leader="dot" w:pos="8630"/>
        </w:tabs>
        <w:rPr>
          <w:rFonts w:asciiTheme="minorHAnsi" w:hAnsiTheme="minorHAnsi"/>
          <w:noProof/>
          <w:sz w:val="22"/>
        </w:rPr>
      </w:pPr>
      <w:hyperlink w:anchor="_Toc323549532" w:history="1">
        <w:r w:rsidR="00BF40CE" w:rsidRPr="00E23EEC">
          <w:rPr>
            <w:rStyle w:val="Hyperlink"/>
            <w:noProof/>
          </w:rPr>
          <w:t>6.3</w:t>
        </w:r>
        <w:r w:rsidR="00BF40CE">
          <w:rPr>
            <w:rFonts w:asciiTheme="minorHAnsi" w:hAnsiTheme="minorHAnsi"/>
            <w:noProof/>
            <w:sz w:val="22"/>
          </w:rPr>
          <w:tab/>
        </w:r>
        <w:r w:rsidR="00BF40CE" w:rsidRPr="00E23EEC">
          <w:rPr>
            <w:rStyle w:val="Hyperlink"/>
            <w:noProof/>
          </w:rPr>
          <w:t>Goal Generation</w:t>
        </w:r>
        <w:r w:rsidR="00BF40CE">
          <w:rPr>
            <w:noProof/>
            <w:webHidden/>
          </w:rPr>
          <w:tab/>
        </w:r>
        <w:r w:rsidR="00BF40CE">
          <w:rPr>
            <w:noProof/>
            <w:webHidden/>
          </w:rPr>
          <w:fldChar w:fldCharType="begin"/>
        </w:r>
        <w:r w:rsidR="00BF40CE">
          <w:rPr>
            <w:noProof/>
            <w:webHidden/>
          </w:rPr>
          <w:instrText xml:space="preserve"> PAGEREF _Toc323549532 \h </w:instrText>
        </w:r>
        <w:r w:rsidR="00BF40CE">
          <w:rPr>
            <w:noProof/>
            <w:webHidden/>
          </w:rPr>
        </w:r>
        <w:r w:rsidR="00BF40CE">
          <w:rPr>
            <w:noProof/>
            <w:webHidden/>
          </w:rPr>
          <w:fldChar w:fldCharType="separate"/>
        </w:r>
        <w:r w:rsidR="009F31EA">
          <w:rPr>
            <w:noProof/>
            <w:webHidden/>
          </w:rPr>
          <w:t>38</w:t>
        </w:r>
        <w:r w:rsidR="00BF40CE">
          <w:rPr>
            <w:noProof/>
            <w:webHidden/>
          </w:rPr>
          <w:fldChar w:fldCharType="end"/>
        </w:r>
      </w:hyperlink>
    </w:p>
    <w:p w:rsidR="00BF40CE" w:rsidRDefault="008931B5">
      <w:pPr>
        <w:pStyle w:val="TOC2"/>
        <w:tabs>
          <w:tab w:val="left" w:pos="880"/>
          <w:tab w:val="right" w:leader="dot" w:pos="8630"/>
        </w:tabs>
        <w:rPr>
          <w:rFonts w:asciiTheme="minorHAnsi" w:hAnsiTheme="minorHAnsi"/>
          <w:noProof/>
          <w:sz w:val="22"/>
        </w:rPr>
      </w:pPr>
      <w:hyperlink w:anchor="_Toc323549533" w:history="1">
        <w:r w:rsidR="00BF40CE" w:rsidRPr="00E23EEC">
          <w:rPr>
            <w:rStyle w:val="Hyperlink"/>
            <w:noProof/>
          </w:rPr>
          <w:t>6.4</w:t>
        </w:r>
        <w:r w:rsidR="00BF40CE">
          <w:rPr>
            <w:rFonts w:asciiTheme="minorHAnsi" w:hAnsiTheme="minorHAnsi"/>
            <w:noProof/>
            <w:sz w:val="22"/>
          </w:rPr>
          <w:tab/>
        </w:r>
        <w:r w:rsidR="00BF40CE" w:rsidRPr="00E23EEC">
          <w:rPr>
            <w:rStyle w:val="Hyperlink"/>
            <w:noProof/>
          </w:rPr>
          <w:t>Future Work</w:t>
        </w:r>
        <w:r w:rsidR="00BF40CE">
          <w:rPr>
            <w:noProof/>
            <w:webHidden/>
          </w:rPr>
          <w:tab/>
        </w:r>
        <w:r w:rsidR="00BF40CE">
          <w:rPr>
            <w:noProof/>
            <w:webHidden/>
          </w:rPr>
          <w:fldChar w:fldCharType="begin"/>
        </w:r>
        <w:r w:rsidR="00BF40CE">
          <w:rPr>
            <w:noProof/>
            <w:webHidden/>
          </w:rPr>
          <w:instrText xml:space="preserve"> PAGEREF _Toc323549533 \h </w:instrText>
        </w:r>
        <w:r w:rsidR="00BF40CE">
          <w:rPr>
            <w:noProof/>
            <w:webHidden/>
          </w:rPr>
        </w:r>
        <w:r w:rsidR="00BF40CE">
          <w:rPr>
            <w:noProof/>
            <w:webHidden/>
          </w:rPr>
          <w:fldChar w:fldCharType="separate"/>
        </w:r>
        <w:r w:rsidR="009F31EA">
          <w:rPr>
            <w:noProof/>
            <w:webHidden/>
          </w:rPr>
          <w:t>40</w:t>
        </w:r>
        <w:r w:rsidR="00BF40CE">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BF40CE"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3549534" w:history="1">
        <w:r w:rsidR="00BF40CE" w:rsidRPr="00D51318">
          <w:rPr>
            <w:rStyle w:val="Hyperlink"/>
            <w:noProof/>
          </w:rPr>
          <w:t>Table 1: Conditions for Replanning</w:t>
        </w:r>
        <w:r w:rsidR="00BF40CE">
          <w:rPr>
            <w:noProof/>
            <w:webHidden/>
          </w:rPr>
          <w:tab/>
        </w:r>
        <w:r w:rsidR="00BF40CE">
          <w:rPr>
            <w:noProof/>
            <w:webHidden/>
          </w:rPr>
          <w:fldChar w:fldCharType="begin"/>
        </w:r>
        <w:r w:rsidR="00BF40CE">
          <w:rPr>
            <w:noProof/>
            <w:webHidden/>
          </w:rPr>
          <w:instrText xml:space="preserve"> PAGEREF _Toc323549534 \h </w:instrText>
        </w:r>
        <w:r w:rsidR="00BF40CE">
          <w:rPr>
            <w:noProof/>
            <w:webHidden/>
          </w:rPr>
        </w:r>
        <w:r w:rsidR="00BF40CE">
          <w:rPr>
            <w:noProof/>
            <w:webHidden/>
          </w:rPr>
          <w:fldChar w:fldCharType="separate"/>
        </w:r>
        <w:r w:rsidR="009F31EA">
          <w:rPr>
            <w:noProof/>
            <w:webHidden/>
          </w:rPr>
          <w:t>37</w:t>
        </w:r>
        <w:r w:rsidR="00BF40CE">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BF40CE"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3549535" w:history="1">
        <w:r w:rsidR="00BF40CE" w:rsidRPr="00FC415D">
          <w:rPr>
            <w:rStyle w:val="Hyperlink"/>
            <w:noProof/>
          </w:rPr>
          <w:t>Figure 1: Kinect's distinctive “psi” calibration pose</w:t>
        </w:r>
        <w:r w:rsidR="00BF40CE">
          <w:rPr>
            <w:noProof/>
            <w:webHidden/>
          </w:rPr>
          <w:tab/>
        </w:r>
        <w:r w:rsidR="00BF40CE">
          <w:rPr>
            <w:noProof/>
            <w:webHidden/>
          </w:rPr>
          <w:fldChar w:fldCharType="begin"/>
        </w:r>
        <w:r w:rsidR="00BF40CE">
          <w:rPr>
            <w:noProof/>
            <w:webHidden/>
          </w:rPr>
          <w:instrText xml:space="preserve"> PAGEREF _Toc323549535 \h </w:instrText>
        </w:r>
        <w:r w:rsidR="00BF40CE">
          <w:rPr>
            <w:noProof/>
            <w:webHidden/>
          </w:rPr>
        </w:r>
        <w:r w:rsidR="00BF40CE">
          <w:rPr>
            <w:noProof/>
            <w:webHidden/>
          </w:rPr>
          <w:fldChar w:fldCharType="separate"/>
        </w:r>
        <w:r w:rsidR="009F31EA">
          <w:rPr>
            <w:noProof/>
            <w:webHidden/>
          </w:rPr>
          <w:t>13</w:t>
        </w:r>
        <w:r w:rsidR="00BF40CE">
          <w:rPr>
            <w:noProof/>
            <w:webHidden/>
          </w:rPr>
          <w:fldChar w:fldCharType="end"/>
        </w:r>
      </w:hyperlink>
    </w:p>
    <w:p w:rsidR="00BF40CE" w:rsidRDefault="008931B5">
      <w:pPr>
        <w:pStyle w:val="TableofFigures"/>
        <w:tabs>
          <w:tab w:val="right" w:leader="dot" w:pos="8630"/>
        </w:tabs>
        <w:rPr>
          <w:rFonts w:asciiTheme="minorHAnsi" w:hAnsiTheme="minorHAnsi"/>
          <w:noProof/>
          <w:sz w:val="22"/>
        </w:rPr>
      </w:pPr>
      <w:hyperlink w:anchor="_Toc323549536" w:history="1">
        <w:r w:rsidR="00BF40CE" w:rsidRPr="00FC415D">
          <w:rPr>
            <w:rStyle w:val="Hyperlink"/>
            <w:noProof/>
          </w:rPr>
          <w:t>Figure 2: Obstacle avoidance may lead to target loss due to Kinect’s limited field of view</w:t>
        </w:r>
        <w:r w:rsidR="00BF40CE">
          <w:rPr>
            <w:noProof/>
            <w:webHidden/>
          </w:rPr>
          <w:tab/>
        </w:r>
        <w:r w:rsidR="00BF40CE">
          <w:rPr>
            <w:noProof/>
            <w:webHidden/>
          </w:rPr>
          <w:fldChar w:fldCharType="begin"/>
        </w:r>
        <w:r w:rsidR="00BF40CE">
          <w:rPr>
            <w:noProof/>
            <w:webHidden/>
          </w:rPr>
          <w:instrText xml:space="preserve"> PAGEREF _Toc323549536 \h </w:instrText>
        </w:r>
        <w:r w:rsidR="00BF40CE">
          <w:rPr>
            <w:noProof/>
            <w:webHidden/>
          </w:rPr>
        </w:r>
        <w:r w:rsidR="00BF40CE">
          <w:rPr>
            <w:noProof/>
            <w:webHidden/>
          </w:rPr>
          <w:fldChar w:fldCharType="separate"/>
        </w:r>
        <w:r w:rsidR="009F31EA">
          <w:rPr>
            <w:noProof/>
            <w:webHidden/>
          </w:rPr>
          <w:t>15</w:t>
        </w:r>
        <w:r w:rsidR="00BF40CE">
          <w:rPr>
            <w:noProof/>
            <w:webHidden/>
          </w:rPr>
          <w:fldChar w:fldCharType="end"/>
        </w:r>
      </w:hyperlink>
    </w:p>
    <w:p w:rsidR="00BF40CE" w:rsidRDefault="008931B5">
      <w:pPr>
        <w:pStyle w:val="TableofFigures"/>
        <w:tabs>
          <w:tab w:val="right" w:leader="dot" w:pos="8630"/>
        </w:tabs>
        <w:rPr>
          <w:rFonts w:asciiTheme="minorHAnsi" w:hAnsiTheme="minorHAnsi"/>
          <w:noProof/>
          <w:sz w:val="22"/>
        </w:rPr>
      </w:pPr>
      <w:hyperlink w:anchor="_Toc323549537" w:history="1">
        <w:r w:rsidR="00BF40CE" w:rsidRPr="00FC415D">
          <w:rPr>
            <w:rStyle w:val="Hyperlink"/>
            <w:noProof/>
          </w:rPr>
          <w:t>Figure 3: Difficulties arise in tracking a user in contact with a chair</w:t>
        </w:r>
        <w:r w:rsidR="00BF40CE">
          <w:rPr>
            <w:noProof/>
            <w:webHidden/>
          </w:rPr>
          <w:tab/>
        </w:r>
        <w:r w:rsidR="00BF40CE">
          <w:rPr>
            <w:noProof/>
            <w:webHidden/>
          </w:rPr>
          <w:fldChar w:fldCharType="begin"/>
        </w:r>
        <w:r w:rsidR="00BF40CE">
          <w:rPr>
            <w:noProof/>
            <w:webHidden/>
          </w:rPr>
          <w:instrText xml:space="preserve"> PAGEREF _Toc323549537 \h </w:instrText>
        </w:r>
        <w:r w:rsidR="00BF40CE">
          <w:rPr>
            <w:noProof/>
            <w:webHidden/>
          </w:rPr>
        </w:r>
        <w:r w:rsidR="00BF40CE">
          <w:rPr>
            <w:noProof/>
            <w:webHidden/>
          </w:rPr>
          <w:fldChar w:fldCharType="separate"/>
        </w:r>
        <w:r w:rsidR="009F31EA">
          <w:rPr>
            <w:noProof/>
            <w:webHidden/>
          </w:rPr>
          <w:t>17</w:t>
        </w:r>
        <w:r w:rsidR="00BF40CE">
          <w:rPr>
            <w:noProof/>
            <w:webHidden/>
          </w:rPr>
          <w:fldChar w:fldCharType="end"/>
        </w:r>
      </w:hyperlink>
    </w:p>
    <w:p w:rsidR="00BF40CE" w:rsidRDefault="008931B5">
      <w:pPr>
        <w:pStyle w:val="TableofFigures"/>
        <w:tabs>
          <w:tab w:val="right" w:leader="dot" w:pos="8630"/>
        </w:tabs>
        <w:rPr>
          <w:rFonts w:asciiTheme="minorHAnsi" w:hAnsiTheme="minorHAnsi"/>
          <w:noProof/>
          <w:sz w:val="22"/>
        </w:rPr>
      </w:pPr>
      <w:hyperlink w:anchor="_Toc323549538" w:history="1">
        <w:r w:rsidR="00BF40CE" w:rsidRPr="00FC415D">
          <w:rPr>
            <w:rStyle w:val="Hyperlink"/>
            <w:noProof/>
          </w:rPr>
          <w:t>Figure 4: Tracking performance of Kinect under motion</w:t>
        </w:r>
        <w:r w:rsidR="00BF40CE">
          <w:rPr>
            <w:noProof/>
            <w:webHidden/>
          </w:rPr>
          <w:tab/>
        </w:r>
        <w:r w:rsidR="00BF40CE">
          <w:rPr>
            <w:noProof/>
            <w:webHidden/>
          </w:rPr>
          <w:fldChar w:fldCharType="begin"/>
        </w:r>
        <w:r w:rsidR="00BF40CE">
          <w:rPr>
            <w:noProof/>
            <w:webHidden/>
          </w:rPr>
          <w:instrText xml:space="preserve"> PAGEREF _Toc323549538 \h </w:instrText>
        </w:r>
        <w:r w:rsidR="00BF40CE">
          <w:rPr>
            <w:noProof/>
            <w:webHidden/>
          </w:rPr>
        </w:r>
        <w:r w:rsidR="00BF40CE">
          <w:rPr>
            <w:noProof/>
            <w:webHidden/>
          </w:rPr>
          <w:fldChar w:fldCharType="separate"/>
        </w:r>
        <w:r w:rsidR="009F31EA">
          <w:rPr>
            <w:noProof/>
            <w:webHidden/>
          </w:rPr>
          <w:t>18</w:t>
        </w:r>
        <w:r w:rsidR="00BF40CE">
          <w:rPr>
            <w:noProof/>
            <w:webHidden/>
          </w:rPr>
          <w:fldChar w:fldCharType="end"/>
        </w:r>
      </w:hyperlink>
    </w:p>
    <w:p w:rsidR="00BF40CE" w:rsidRDefault="008931B5">
      <w:pPr>
        <w:pStyle w:val="TableofFigures"/>
        <w:tabs>
          <w:tab w:val="right" w:leader="dot" w:pos="8630"/>
        </w:tabs>
        <w:rPr>
          <w:rFonts w:asciiTheme="minorHAnsi" w:hAnsiTheme="minorHAnsi"/>
          <w:noProof/>
          <w:sz w:val="22"/>
        </w:rPr>
      </w:pPr>
      <w:hyperlink w:anchor="_Toc323549539" w:history="1">
        <w:r w:rsidR="00BF40CE" w:rsidRPr="00FC415D">
          <w:rPr>
            <w:rStyle w:val="Hyperlink"/>
            <w:noProof/>
          </w:rPr>
          <w:t>Figure 5: DP155 Base Pan (left),      Phidgets 1066_0 Servo Controller (right)</w:t>
        </w:r>
        <w:r w:rsidR="00BF40CE">
          <w:rPr>
            <w:noProof/>
            <w:webHidden/>
          </w:rPr>
          <w:tab/>
        </w:r>
        <w:r w:rsidR="00BF40CE">
          <w:rPr>
            <w:noProof/>
            <w:webHidden/>
          </w:rPr>
          <w:fldChar w:fldCharType="begin"/>
        </w:r>
        <w:r w:rsidR="00BF40CE">
          <w:rPr>
            <w:noProof/>
            <w:webHidden/>
          </w:rPr>
          <w:instrText xml:space="preserve"> PAGEREF _Toc323549539 \h </w:instrText>
        </w:r>
        <w:r w:rsidR="00BF40CE">
          <w:rPr>
            <w:noProof/>
            <w:webHidden/>
          </w:rPr>
        </w:r>
        <w:r w:rsidR="00BF40CE">
          <w:rPr>
            <w:noProof/>
            <w:webHidden/>
          </w:rPr>
          <w:fldChar w:fldCharType="separate"/>
        </w:r>
        <w:r w:rsidR="009F31EA">
          <w:rPr>
            <w:noProof/>
            <w:webHidden/>
          </w:rPr>
          <w:t>21</w:t>
        </w:r>
        <w:r w:rsidR="00BF40CE">
          <w:rPr>
            <w:noProof/>
            <w:webHidden/>
          </w:rPr>
          <w:fldChar w:fldCharType="end"/>
        </w:r>
      </w:hyperlink>
    </w:p>
    <w:p w:rsidR="00BF40CE" w:rsidRDefault="008931B5">
      <w:pPr>
        <w:pStyle w:val="TableofFigures"/>
        <w:tabs>
          <w:tab w:val="right" w:leader="dot" w:pos="8630"/>
        </w:tabs>
        <w:rPr>
          <w:rFonts w:asciiTheme="minorHAnsi" w:hAnsiTheme="minorHAnsi"/>
          <w:noProof/>
          <w:sz w:val="22"/>
        </w:rPr>
      </w:pPr>
      <w:hyperlink w:anchor="_Toc323549540" w:history="1">
        <w:r w:rsidR="00BF40CE" w:rsidRPr="00FC415D">
          <w:rPr>
            <w:rStyle w:val="Hyperlink"/>
            <w:noProof/>
          </w:rPr>
          <w:t>Figure 6: Output from Phidgets 1066_0, showing position command and open-loop feedback for position and velocity</w:t>
        </w:r>
        <w:r w:rsidR="00BF40CE">
          <w:rPr>
            <w:noProof/>
            <w:webHidden/>
          </w:rPr>
          <w:tab/>
        </w:r>
        <w:r w:rsidR="00BF40CE">
          <w:rPr>
            <w:noProof/>
            <w:webHidden/>
          </w:rPr>
          <w:fldChar w:fldCharType="begin"/>
        </w:r>
        <w:r w:rsidR="00BF40CE">
          <w:rPr>
            <w:noProof/>
            <w:webHidden/>
          </w:rPr>
          <w:instrText xml:space="preserve"> PAGEREF _Toc323549540 \h </w:instrText>
        </w:r>
        <w:r w:rsidR="00BF40CE">
          <w:rPr>
            <w:noProof/>
            <w:webHidden/>
          </w:rPr>
        </w:r>
        <w:r w:rsidR="00BF40CE">
          <w:rPr>
            <w:noProof/>
            <w:webHidden/>
          </w:rPr>
          <w:fldChar w:fldCharType="separate"/>
        </w:r>
        <w:r w:rsidR="009F31EA">
          <w:rPr>
            <w:noProof/>
            <w:webHidden/>
          </w:rPr>
          <w:t>22</w:t>
        </w:r>
        <w:r w:rsidR="00BF40CE">
          <w:rPr>
            <w:noProof/>
            <w:webHidden/>
          </w:rPr>
          <w:fldChar w:fldCharType="end"/>
        </w:r>
      </w:hyperlink>
    </w:p>
    <w:p w:rsidR="00BF40CE" w:rsidRDefault="008931B5">
      <w:pPr>
        <w:pStyle w:val="TableofFigures"/>
        <w:tabs>
          <w:tab w:val="right" w:leader="dot" w:pos="8630"/>
        </w:tabs>
        <w:rPr>
          <w:rFonts w:asciiTheme="minorHAnsi" w:hAnsiTheme="minorHAnsi"/>
          <w:noProof/>
          <w:sz w:val="22"/>
        </w:rPr>
      </w:pPr>
      <w:hyperlink w:anchor="_Toc323549541" w:history="1">
        <w:r w:rsidR="00BF40CE" w:rsidRPr="00FC415D">
          <w:rPr>
            <w:rStyle w:val="Hyperlink"/>
            <w:noProof/>
          </w:rPr>
          <w:t>Figure 7: Kinect's effective FOV without (left) and with (right) pan mount</w:t>
        </w:r>
        <w:r w:rsidR="00BF40CE">
          <w:rPr>
            <w:noProof/>
            <w:webHidden/>
          </w:rPr>
          <w:tab/>
        </w:r>
        <w:r w:rsidR="00BF40CE">
          <w:rPr>
            <w:noProof/>
            <w:webHidden/>
          </w:rPr>
          <w:fldChar w:fldCharType="begin"/>
        </w:r>
        <w:r w:rsidR="00BF40CE">
          <w:rPr>
            <w:noProof/>
            <w:webHidden/>
          </w:rPr>
          <w:instrText xml:space="preserve"> PAGEREF _Toc323549541 \h </w:instrText>
        </w:r>
        <w:r w:rsidR="00BF40CE">
          <w:rPr>
            <w:noProof/>
            <w:webHidden/>
          </w:rPr>
        </w:r>
        <w:r w:rsidR="00BF40CE">
          <w:rPr>
            <w:noProof/>
            <w:webHidden/>
          </w:rPr>
          <w:fldChar w:fldCharType="separate"/>
        </w:r>
        <w:r w:rsidR="009F31EA">
          <w:rPr>
            <w:noProof/>
            <w:webHidden/>
          </w:rPr>
          <w:t>23</w:t>
        </w:r>
        <w:r w:rsidR="00BF40CE">
          <w:rPr>
            <w:noProof/>
            <w:webHidden/>
          </w:rPr>
          <w:fldChar w:fldCharType="end"/>
        </w:r>
      </w:hyperlink>
    </w:p>
    <w:p w:rsidR="00BF40CE" w:rsidRDefault="008931B5">
      <w:pPr>
        <w:pStyle w:val="TableofFigures"/>
        <w:tabs>
          <w:tab w:val="right" w:leader="dot" w:pos="8630"/>
        </w:tabs>
        <w:rPr>
          <w:rFonts w:asciiTheme="minorHAnsi" w:hAnsiTheme="minorHAnsi"/>
          <w:noProof/>
          <w:sz w:val="22"/>
        </w:rPr>
      </w:pPr>
      <w:hyperlink w:anchor="_Toc323549542" w:history="1">
        <w:r w:rsidR="00BF40CE" w:rsidRPr="00FC415D">
          <w:rPr>
            <w:rStyle w:val="Hyperlink"/>
            <w:noProof/>
          </w:rPr>
          <w:t>Figure 8: Performance of pan mount in detecting a stationary face</w:t>
        </w:r>
        <w:r w:rsidR="00BF40CE">
          <w:rPr>
            <w:noProof/>
            <w:webHidden/>
          </w:rPr>
          <w:tab/>
        </w:r>
        <w:r w:rsidR="00BF40CE">
          <w:rPr>
            <w:noProof/>
            <w:webHidden/>
          </w:rPr>
          <w:fldChar w:fldCharType="begin"/>
        </w:r>
        <w:r w:rsidR="00BF40CE">
          <w:rPr>
            <w:noProof/>
            <w:webHidden/>
          </w:rPr>
          <w:instrText xml:space="preserve"> PAGEREF _Toc323549542 \h </w:instrText>
        </w:r>
        <w:r w:rsidR="00BF40CE">
          <w:rPr>
            <w:noProof/>
            <w:webHidden/>
          </w:rPr>
        </w:r>
        <w:r w:rsidR="00BF40CE">
          <w:rPr>
            <w:noProof/>
            <w:webHidden/>
          </w:rPr>
          <w:fldChar w:fldCharType="separate"/>
        </w:r>
        <w:r w:rsidR="009F31EA">
          <w:rPr>
            <w:noProof/>
            <w:webHidden/>
          </w:rPr>
          <w:t>24</w:t>
        </w:r>
        <w:r w:rsidR="00BF40CE">
          <w:rPr>
            <w:noProof/>
            <w:webHidden/>
          </w:rPr>
          <w:fldChar w:fldCharType="end"/>
        </w:r>
      </w:hyperlink>
    </w:p>
    <w:p w:rsidR="00BF40CE" w:rsidRDefault="008931B5">
      <w:pPr>
        <w:pStyle w:val="TableofFigures"/>
        <w:tabs>
          <w:tab w:val="right" w:leader="dot" w:pos="8630"/>
        </w:tabs>
        <w:rPr>
          <w:rFonts w:asciiTheme="minorHAnsi" w:hAnsiTheme="minorHAnsi"/>
          <w:noProof/>
          <w:sz w:val="22"/>
        </w:rPr>
      </w:pPr>
      <w:hyperlink w:anchor="_Toc323549543" w:history="1">
        <w:r w:rsidR="00BF40CE" w:rsidRPr="00FC415D">
          <w:rPr>
            <w:rStyle w:val="Hyperlink"/>
            <w:noProof/>
          </w:rPr>
          <w:t>Figure 9: Tracking performance of Kinect with pan compensation</w:t>
        </w:r>
        <w:r w:rsidR="00BF40CE">
          <w:rPr>
            <w:noProof/>
            <w:webHidden/>
          </w:rPr>
          <w:tab/>
        </w:r>
        <w:r w:rsidR="00BF40CE">
          <w:rPr>
            <w:noProof/>
            <w:webHidden/>
          </w:rPr>
          <w:fldChar w:fldCharType="begin"/>
        </w:r>
        <w:r w:rsidR="00BF40CE">
          <w:rPr>
            <w:noProof/>
            <w:webHidden/>
          </w:rPr>
          <w:instrText xml:space="preserve"> PAGEREF _Toc323549543 \h </w:instrText>
        </w:r>
        <w:r w:rsidR="00BF40CE">
          <w:rPr>
            <w:noProof/>
            <w:webHidden/>
          </w:rPr>
        </w:r>
        <w:r w:rsidR="00BF40CE">
          <w:rPr>
            <w:noProof/>
            <w:webHidden/>
          </w:rPr>
          <w:fldChar w:fldCharType="separate"/>
        </w:r>
        <w:r w:rsidR="009F31EA">
          <w:rPr>
            <w:noProof/>
            <w:webHidden/>
          </w:rPr>
          <w:t>25</w:t>
        </w:r>
        <w:r w:rsidR="00BF40CE">
          <w:rPr>
            <w:noProof/>
            <w:webHidden/>
          </w:rPr>
          <w:fldChar w:fldCharType="end"/>
        </w:r>
      </w:hyperlink>
    </w:p>
    <w:p w:rsidR="00BF40CE" w:rsidRDefault="008931B5">
      <w:pPr>
        <w:pStyle w:val="TableofFigures"/>
        <w:tabs>
          <w:tab w:val="right" w:leader="dot" w:pos="8630"/>
        </w:tabs>
        <w:rPr>
          <w:rFonts w:asciiTheme="minorHAnsi" w:hAnsiTheme="minorHAnsi"/>
          <w:noProof/>
          <w:sz w:val="22"/>
        </w:rPr>
      </w:pPr>
      <w:hyperlink w:anchor="_Toc323549544" w:history="1">
        <w:r w:rsidR="00BF40CE" w:rsidRPr="00FC415D">
          <w:rPr>
            <w:rStyle w:val="Hyperlink"/>
            <w:noProof/>
          </w:rPr>
          <w:t>Figure 10: Kinect’s RGB image masked for a user, right after calibration</w:t>
        </w:r>
        <w:r w:rsidR="00BF40CE">
          <w:rPr>
            <w:noProof/>
            <w:webHidden/>
          </w:rPr>
          <w:tab/>
        </w:r>
        <w:r w:rsidR="00BF40CE">
          <w:rPr>
            <w:noProof/>
            <w:webHidden/>
          </w:rPr>
          <w:fldChar w:fldCharType="begin"/>
        </w:r>
        <w:r w:rsidR="00BF40CE">
          <w:rPr>
            <w:noProof/>
            <w:webHidden/>
          </w:rPr>
          <w:instrText xml:space="preserve"> PAGEREF _Toc323549544 \h </w:instrText>
        </w:r>
        <w:r w:rsidR="00BF40CE">
          <w:rPr>
            <w:noProof/>
            <w:webHidden/>
          </w:rPr>
        </w:r>
        <w:r w:rsidR="00BF40CE">
          <w:rPr>
            <w:noProof/>
            <w:webHidden/>
          </w:rPr>
          <w:fldChar w:fldCharType="separate"/>
        </w:r>
        <w:r w:rsidR="009F31EA">
          <w:rPr>
            <w:noProof/>
            <w:webHidden/>
          </w:rPr>
          <w:t>30</w:t>
        </w:r>
        <w:r w:rsidR="00BF40CE">
          <w:rPr>
            <w:noProof/>
            <w:webHidden/>
          </w:rPr>
          <w:fldChar w:fldCharType="end"/>
        </w:r>
      </w:hyperlink>
    </w:p>
    <w:p w:rsidR="00BF40CE" w:rsidRDefault="008931B5">
      <w:pPr>
        <w:pStyle w:val="TableofFigures"/>
        <w:tabs>
          <w:tab w:val="right" w:leader="dot" w:pos="8630"/>
        </w:tabs>
        <w:rPr>
          <w:rFonts w:asciiTheme="minorHAnsi" w:hAnsiTheme="minorHAnsi"/>
          <w:noProof/>
          <w:sz w:val="22"/>
        </w:rPr>
      </w:pPr>
      <w:hyperlink w:anchor="_Toc323549545" w:history="1">
        <w:r w:rsidR="00BF40CE" w:rsidRPr="00FC415D">
          <w:rPr>
            <w:rStyle w:val="Hyperlink"/>
            <w:noProof/>
          </w:rPr>
          <w:t>Figure 11: User's histogram in hue-saturation space: hue on horizontal axis, saturation on vertical axis, brightness represents to histogram value.</w:t>
        </w:r>
        <w:r w:rsidR="00BF40CE">
          <w:rPr>
            <w:noProof/>
            <w:webHidden/>
          </w:rPr>
          <w:tab/>
        </w:r>
        <w:r w:rsidR="00BF40CE">
          <w:rPr>
            <w:noProof/>
            <w:webHidden/>
          </w:rPr>
          <w:fldChar w:fldCharType="begin"/>
        </w:r>
        <w:r w:rsidR="00BF40CE">
          <w:rPr>
            <w:noProof/>
            <w:webHidden/>
          </w:rPr>
          <w:instrText xml:space="preserve"> PAGEREF _Toc323549545 \h </w:instrText>
        </w:r>
        <w:r w:rsidR="00BF40CE">
          <w:rPr>
            <w:noProof/>
            <w:webHidden/>
          </w:rPr>
        </w:r>
        <w:r w:rsidR="00BF40CE">
          <w:rPr>
            <w:noProof/>
            <w:webHidden/>
          </w:rPr>
          <w:fldChar w:fldCharType="separate"/>
        </w:r>
        <w:r w:rsidR="009F31EA">
          <w:rPr>
            <w:noProof/>
            <w:webHidden/>
          </w:rPr>
          <w:t>30</w:t>
        </w:r>
        <w:r w:rsidR="00BF40CE">
          <w:rPr>
            <w:noProof/>
            <w:webHidden/>
          </w:rPr>
          <w:fldChar w:fldCharType="end"/>
        </w:r>
      </w:hyperlink>
    </w:p>
    <w:p w:rsidR="00BF40CE" w:rsidRDefault="008931B5">
      <w:pPr>
        <w:pStyle w:val="TableofFigures"/>
        <w:tabs>
          <w:tab w:val="right" w:leader="dot" w:pos="8630"/>
        </w:tabs>
        <w:rPr>
          <w:rFonts w:asciiTheme="minorHAnsi" w:hAnsiTheme="minorHAnsi"/>
          <w:noProof/>
          <w:sz w:val="22"/>
        </w:rPr>
      </w:pPr>
      <w:hyperlink w:anchor="_Toc323549546" w:history="1">
        <w:r w:rsidR="00BF40CE" w:rsidRPr="00FC415D">
          <w:rPr>
            <w:rStyle w:val="Hyperlink"/>
            <w:noProof/>
          </w:rPr>
          <w:t>Figure 12: Smooth path produced by SBPL planner in presence of obstacles (grid size 1m)</w:t>
        </w:r>
        <w:r w:rsidR="00BF40CE">
          <w:rPr>
            <w:noProof/>
            <w:webHidden/>
          </w:rPr>
          <w:tab/>
        </w:r>
        <w:r w:rsidR="00BF40CE">
          <w:rPr>
            <w:noProof/>
            <w:webHidden/>
          </w:rPr>
          <w:fldChar w:fldCharType="begin"/>
        </w:r>
        <w:r w:rsidR="00BF40CE">
          <w:rPr>
            <w:noProof/>
            <w:webHidden/>
          </w:rPr>
          <w:instrText xml:space="preserve"> PAGEREF _Toc323549546 \h </w:instrText>
        </w:r>
        <w:r w:rsidR="00BF40CE">
          <w:rPr>
            <w:noProof/>
            <w:webHidden/>
          </w:rPr>
        </w:r>
        <w:r w:rsidR="00BF40CE">
          <w:rPr>
            <w:noProof/>
            <w:webHidden/>
          </w:rPr>
          <w:fldChar w:fldCharType="separate"/>
        </w:r>
        <w:r w:rsidR="009F31EA">
          <w:rPr>
            <w:noProof/>
            <w:webHidden/>
          </w:rPr>
          <w:t>35</w:t>
        </w:r>
        <w:r w:rsidR="00BF40CE">
          <w:rPr>
            <w:noProof/>
            <w:webHidden/>
          </w:rPr>
          <w:fldChar w:fldCharType="end"/>
        </w:r>
      </w:hyperlink>
    </w:p>
    <w:p w:rsidR="00BF40CE" w:rsidRDefault="008931B5">
      <w:pPr>
        <w:pStyle w:val="TableofFigures"/>
        <w:tabs>
          <w:tab w:val="right" w:leader="dot" w:pos="8630"/>
        </w:tabs>
        <w:rPr>
          <w:rFonts w:asciiTheme="minorHAnsi" w:hAnsiTheme="minorHAnsi"/>
          <w:noProof/>
          <w:sz w:val="22"/>
        </w:rPr>
      </w:pPr>
      <w:hyperlink w:anchor="_Toc323549547" w:history="1">
        <w:r w:rsidR="00BF40CE" w:rsidRPr="00FC415D">
          <w:rPr>
            <w:rStyle w:val="Hyperlink"/>
            <w:noProof/>
          </w:rPr>
          <w:t>Figure 13: Harlie's motion primitives</w:t>
        </w:r>
        <w:r w:rsidR="00BF40CE">
          <w:rPr>
            <w:noProof/>
            <w:webHidden/>
          </w:rPr>
          <w:tab/>
        </w:r>
        <w:r w:rsidR="00BF40CE">
          <w:rPr>
            <w:noProof/>
            <w:webHidden/>
          </w:rPr>
          <w:fldChar w:fldCharType="begin"/>
        </w:r>
        <w:r w:rsidR="00BF40CE">
          <w:rPr>
            <w:noProof/>
            <w:webHidden/>
          </w:rPr>
          <w:instrText xml:space="preserve"> PAGEREF _Toc323549547 \h </w:instrText>
        </w:r>
        <w:r w:rsidR="00BF40CE">
          <w:rPr>
            <w:noProof/>
            <w:webHidden/>
          </w:rPr>
        </w:r>
        <w:r w:rsidR="00BF40CE">
          <w:rPr>
            <w:noProof/>
            <w:webHidden/>
          </w:rPr>
          <w:fldChar w:fldCharType="separate"/>
        </w:r>
        <w:r w:rsidR="009F31EA">
          <w:rPr>
            <w:noProof/>
            <w:webHidden/>
          </w:rPr>
          <w:t>36</w:t>
        </w:r>
        <w:r w:rsidR="00BF40CE">
          <w:rPr>
            <w:noProof/>
            <w:webHidden/>
          </w:rPr>
          <w:fldChar w:fldCharType="end"/>
        </w:r>
      </w:hyperlink>
    </w:p>
    <w:p w:rsidR="00BF40CE" w:rsidRDefault="008931B5">
      <w:pPr>
        <w:pStyle w:val="TableofFigures"/>
        <w:tabs>
          <w:tab w:val="right" w:leader="dot" w:pos="8630"/>
        </w:tabs>
        <w:rPr>
          <w:rFonts w:asciiTheme="minorHAnsi" w:hAnsiTheme="minorHAnsi"/>
          <w:noProof/>
          <w:sz w:val="22"/>
        </w:rPr>
      </w:pPr>
      <w:hyperlink w:anchor="_Toc323549548" w:history="1">
        <w:r w:rsidR="00BF40CE" w:rsidRPr="00FC415D">
          <w:rPr>
            <w:rStyle w:val="Hyperlink"/>
            <w:noProof/>
          </w:rPr>
          <w:t>Figure 14: Goal constellation, actual goal in green (grid resolution 1m)</w:t>
        </w:r>
        <w:r w:rsidR="00BF40CE">
          <w:rPr>
            <w:noProof/>
            <w:webHidden/>
          </w:rPr>
          <w:tab/>
        </w:r>
        <w:r w:rsidR="00BF40CE">
          <w:rPr>
            <w:noProof/>
            <w:webHidden/>
          </w:rPr>
          <w:fldChar w:fldCharType="begin"/>
        </w:r>
        <w:r w:rsidR="00BF40CE">
          <w:rPr>
            <w:noProof/>
            <w:webHidden/>
          </w:rPr>
          <w:instrText xml:space="preserve"> PAGEREF _Toc323549548 \h </w:instrText>
        </w:r>
        <w:r w:rsidR="00BF40CE">
          <w:rPr>
            <w:noProof/>
            <w:webHidden/>
          </w:rPr>
        </w:r>
        <w:r w:rsidR="00BF40CE">
          <w:rPr>
            <w:noProof/>
            <w:webHidden/>
          </w:rPr>
          <w:fldChar w:fldCharType="separate"/>
        </w:r>
        <w:r w:rsidR="009F31EA">
          <w:rPr>
            <w:noProof/>
            <w:webHidden/>
          </w:rPr>
          <w:t>39</w:t>
        </w:r>
        <w:r w:rsidR="00BF40CE">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0" w:name="_Toc323549510"/>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or a tourguide robot could intelligently lead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proofErr w:type="spellStart"/>
      <w:r w:rsidR="00333C89">
        <w:t>clutter</w:t>
      </w:r>
      <w:r w:rsidR="00FC59E7">
        <w:t>ring</w:t>
      </w:r>
      <w:proofErr w:type="spellEnd"/>
      <w:r w:rsidR="00333C89">
        <w:t xml:space="preserve"> shapes, textures, and colors.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3549511"/>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9F31EA" w:rsidRPr="00C52C5E">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9F31EA" w:rsidRPr="00C52C5E">
            <w:rPr>
              <w:noProof/>
            </w:rPr>
            <w:t>[3]</w:t>
          </w:r>
          <w:r w:rsidR="006D75F8">
            <w:fldChar w:fldCharType="end"/>
          </w:r>
        </w:sdtContent>
      </w:sdt>
      <w:r w:rsidR="00281685">
        <w:t>.</w:t>
      </w:r>
      <w:r>
        <w:t xml:space="preserve">  While requiring the target to face the robot may work for applications such as a tourguide, it is an inconvenient burden to place on a person 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9F31EA" w:rsidRPr="00C52C5E">
            <w:rPr>
              <w:noProof/>
            </w:rPr>
            <w:t>[4]</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9F31EA" w:rsidRPr="00C52C5E">
            <w:rPr>
              <w:noProof/>
            </w:rPr>
            <w:t>[5]</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9F31EA" w:rsidRPr="00C52C5E">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9F31EA" w:rsidRPr="00C52C5E">
            <w:rPr>
              <w:noProof/>
            </w:rPr>
            <w:t>[6]</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9F31EA" w:rsidRPr="00C52C5E">
            <w:rPr>
              <w:noProof/>
            </w:rPr>
            <w:t>[8]</w:t>
          </w:r>
          <w:r w:rsidR="00C6715A">
            <w:fldChar w:fldCharType="end"/>
          </w:r>
        </w:sdtContent>
      </w:sdt>
      <w:r w:rsidR="00C6715A">
        <w:t>.  Such systems combine many weak classifiers to create a strong classifier, using a training algorithm such as AdaBoost.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sdt>
        <w:sdtPr>
          <w:id w:val="532237605"/>
          <w:citation/>
        </w:sdtPr>
        <w:sdtContent>
          <w:r w:rsidR="00A67241">
            <w:fldChar w:fldCharType="begin"/>
          </w:r>
          <w:r w:rsidR="00A67241">
            <w:instrText xml:space="preserve"> CITATION Low041 \l 1033 </w:instrText>
          </w:r>
          <w:r w:rsidR="00A67241">
            <w:fldChar w:fldCharType="separate"/>
          </w:r>
          <w:r w:rsidR="009F31EA" w:rsidRPr="00C52C5E">
            <w:rPr>
              <w:noProof/>
            </w:rPr>
            <w:t>[9]</w:t>
          </w:r>
          <w:r w:rsidR="00A67241">
            <w:fldChar w:fldCharType="end"/>
          </w:r>
        </w:sdtContent>
      </w:sdt>
      <w:r w:rsidR="008301E4">
        <w:t xml:space="preserve">, </w:t>
      </w:r>
      <w:r w:rsidR="00CA22C5">
        <w:t>SURF</w:t>
      </w:r>
      <w:r w:rsidR="008301E4">
        <w:t>, and HOG</w:t>
      </w:r>
      <w:r w:rsidR="002A5E26">
        <w:t xml:space="preserve"> </w:t>
      </w:r>
      <w:sdt>
        <w:sdtPr>
          <w:id w:val="612178255"/>
          <w:citation/>
        </w:sdtPr>
        <w:sdtContent>
          <w:r w:rsidR="002A5E26">
            <w:fldChar w:fldCharType="begin"/>
          </w:r>
          <w:r w:rsidR="002A5E26">
            <w:instrText xml:space="preserve"> CITATION Mit11 \l 1033 </w:instrText>
          </w:r>
          <w:r w:rsidR="002A5E26">
            <w:fldChar w:fldCharType="separate"/>
          </w:r>
          <w:r w:rsidR="009F31EA" w:rsidRPr="00C52C5E">
            <w:rPr>
              <w:noProof/>
            </w:rPr>
            <w:t>[7]</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9F31EA" w:rsidRPr="00C52C5E">
            <w:rPr>
              <w:noProof/>
            </w:rPr>
            <w:t>[10]</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9F31EA" w:rsidRPr="00C52C5E">
            <w:rPr>
              <w:noProof/>
            </w:rPr>
            <w:t>[7]</w:t>
          </w:r>
          <w:r w:rsidR="006211C8">
            <w:fldChar w:fldCharType="end"/>
          </w:r>
        </w:sdtContent>
      </w:sdt>
      <w:r w:rsidR="00D41CF1">
        <w:t>.</w:t>
      </w:r>
      <w:r w:rsidR="00520ED1">
        <w:t xml:space="preserve">  Omnidirectional cameras are sometimes used,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al</w:t>
      </w:r>
      <w:proofErr w:type="gramEnd"/>
      <w:r w:rsidR="00520ED1">
        <w:t xml:space="preserve">. with the advantage of being aware of targets all around the robot, although omnidirectional cameras often have issues with distortion and limited resolution </w:t>
      </w:r>
      <w:sdt>
        <w:sdtPr>
          <w:id w:val="774827365"/>
          <w:citation/>
        </w:sdtPr>
        <w:sdtContent>
          <w:r w:rsidR="00520ED1">
            <w:fldChar w:fldCharType="begin"/>
          </w:r>
          <w:r w:rsidR="00520ED1">
            <w:instrText xml:space="preserve"> CITATION Kob06 \l 1033 </w:instrText>
          </w:r>
          <w:r w:rsidR="00520ED1">
            <w:fldChar w:fldCharType="separate"/>
          </w:r>
          <w:r w:rsidR="009F31EA" w:rsidRPr="00C52C5E">
            <w:rPr>
              <w:noProof/>
            </w:rPr>
            <w:t>[1]</w:t>
          </w:r>
          <w:r w:rsidR="00520ED1">
            <w:fldChar w:fldCharType="end"/>
          </w:r>
        </w:sdtContent>
      </w:sdt>
      <w:r w:rsidR="00520ED1">
        <w:t>.</w:t>
      </w:r>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w:t>
      </w:r>
      <w:proofErr w:type="gramStart"/>
      <w:r>
        <w:t>al</w:t>
      </w:r>
      <w:proofErr w:type="gramEnd"/>
      <w:r>
        <w:t xml:space="preserve">. segmented pedestrians based on range data from a stereo camera setup.  </w:t>
      </w:r>
      <w:r w:rsidR="00D41CF1">
        <w:t xml:space="preserve">They down-projected 3D range data onto a 2D ground plane, looking for large accumulations of pixels which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sdt>
        <w:sdtPr>
          <w:id w:val="1526444793"/>
          <w:citation/>
        </w:sdtPr>
        <w:sdtContent>
          <w:r w:rsidR="00A5597E">
            <w:fldChar w:fldCharType="begin"/>
          </w:r>
          <w:r w:rsidR="00A5597E">
            <w:instrText xml:space="preserve"> CITATION Baj09 \l 1033 </w:instrText>
          </w:r>
          <w:r w:rsidR="00A5597E">
            <w:fldChar w:fldCharType="separate"/>
          </w:r>
          <w:r w:rsidR="009F31EA" w:rsidRPr="00C52C5E">
            <w:rPr>
              <w:noProof/>
            </w:rPr>
            <w:t>[11]</w:t>
          </w:r>
          <w:r w:rsidR="00A5597E">
            <w:fldChar w:fldCharType="end"/>
          </w:r>
        </w:sdtContent>
      </w:sdt>
      <w:r>
        <w:t>.</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 xml:space="preserve">Miura and </w:t>
      </w:r>
      <w:proofErr w:type="spellStart"/>
      <w:r w:rsidR="005D71AF">
        <w:t>Satake</w:t>
      </w:r>
      <w:proofErr w:type="spellEnd"/>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635D8F">
        <w:t xml:space="preserve"> </w:t>
      </w:r>
      <w:sdt>
        <w:sdtPr>
          <w:id w:val="-2140801037"/>
          <w:citation/>
        </w:sdtPr>
        <w:sdtContent>
          <w:r w:rsidR="00A5597E">
            <w:fldChar w:fldCharType="begin"/>
          </w:r>
          <w:r w:rsidR="00A5597E">
            <w:instrText xml:space="preserve"> CITATION Sat09 \l 1033 </w:instrText>
          </w:r>
          <w:r w:rsidR="00A5597E">
            <w:fldChar w:fldCharType="separate"/>
          </w:r>
          <w:r w:rsidR="009F31EA" w:rsidRPr="00C52C5E">
            <w:rPr>
              <w:noProof/>
            </w:rPr>
            <w:t>[12]</w:t>
          </w:r>
          <w:r w:rsidR="00A5597E">
            <w:fldChar w:fldCharType="end"/>
          </w:r>
        </w:sdtContent>
      </w:sdt>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Pr="000A76CA">
            <w:rPr>
              <w:noProof/>
            </w:rPr>
            <w:t>[16]</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Pr="000A76CA">
            <w:rPr>
              <w:noProof/>
            </w:rPr>
            <w:t>[17]</w:t>
          </w:r>
          <w:r>
            <w:fldChar w:fldCharType="end"/>
          </w:r>
        </w:sdtContent>
      </w:sdt>
      <w:r>
        <w:t xml:space="preserve"> attempted to do so by estimating the </w:t>
      </w:r>
      <w:proofErr w:type="spellStart"/>
      <w:r>
        <w:t>egomotion</w:t>
      </w:r>
      <w:proofErr w:type="spellEnd"/>
      <w:r>
        <w:t xml:space="preserve">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9F31EA" w:rsidRPr="00C52C5E">
            <w:rPr>
              <w:noProof/>
            </w:rPr>
            <w:t>[13]</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static surveillance </w:t>
      </w:r>
      <w:sdt>
        <w:sdtPr>
          <w:id w:val="1247615665"/>
          <w:citation/>
        </w:sdtPr>
        <w:sdtContent>
          <w:r w:rsidR="00E412C2">
            <w:fldChar w:fldCharType="begin"/>
          </w:r>
          <w:r w:rsidR="00E412C2">
            <w:instrText xml:space="preserve"> CITATION Gil11 \l 1033 </w:instrText>
          </w:r>
          <w:r w:rsidR="00E412C2">
            <w:fldChar w:fldCharType="separate"/>
          </w:r>
          <w:r w:rsidR="009F31EA" w:rsidRPr="00C52C5E">
            <w:rPr>
              <w:noProof/>
            </w:rPr>
            <w:t>[13]</w:t>
          </w:r>
          <w:r w:rsidR="00E412C2">
            <w:fldChar w:fldCharType="end"/>
          </w:r>
        </w:sdtContent>
      </w:sdt>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9F31EA" w:rsidRPr="00C52C5E">
            <w:rPr>
              <w:noProof/>
            </w:rPr>
            <w:t>[14]</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 xml:space="preserve">skeleton 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9F31EA" w:rsidRPr="00C52C5E">
            <w:rPr>
              <w:noProof/>
            </w:rPr>
            <w:t>[15]</w:t>
          </w:r>
          <w:r>
            <w:fldChar w:fldCharType="end"/>
          </w:r>
        </w:sdtContent>
      </w:sdt>
      <w:r>
        <w:t xml:space="preserve">.  Few attempts have been made </w:t>
      </w:r>
      <w:r w:rsidR="001F7A85">
        <w:t>in the literature</w:t>
      </w:r>
      <w:r>
        <w:t xml:space="preserve"> to </w:t>
      </w:r>
      <w:r w:rsidR="009F31EA">
        <w:t>evaluate</w:t>
      </w:r>
      <w:r>
        <w:t xml:space="preserve"> the Kinect’s person tracking capabilities from a mobile robot.</w:t>
      </w:r>
      <w:r w:rsidR="00960273" w:rsidDel="00960273">
        <w:t xml:space="preserve"> </w:t>
      </w:r>
    </w:p>
    <w:p w:rsidR="009C1594" w:rsidRDefault="009C1594" w:rsidP="00193048">
      <w:pPr>
        <w:pStyle w:val="Heading2"/>
      </w:pPr>
      <w:bookmarkStart w:id="2" w:name="_Toc323549512"/>
      <w:r>
        <w:t>Other sensors</w:t>
      </w:r>
      <w:bookmarkEnd w:id="2"/>
    </w:p>
    <w:p w:rsidR="00891478" w:rsidRDefault="00265DB9">
      <w:pPr>
        <w:spacing w:line="480" w:lineRule="auto"/>
        <w:ind w:firstLine="720"/>
      </w:pPr>
      <w:r>
        <w:t xml:space="preserve">Because the performance of vision systems may depend on </w:t>
      </w:r>
      <w:r w:rsidR="00891478">
        <w:t>viewin</w:t>
      </w:r>
      <w:r>
        <w:t xml:space="preserve">g angle and lighting conditions, they are </w:t>
      </w:r>
      <w:r w:rsidR="009C1594">
        <w:t>often supplemented by other sensors.</w:t>
      </w:r>
      <w:r w:rsidR="004303D8">
        <w:t xml:space="preserve">  Stereo microphones </w:t>
      </w:r>
      <w:r w:rsidR="00891478">
        <w:t xml:space="preserve">may be helpful in detecting the location of a speaking person.  Sonar sensors can provide range data,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9F31EA" w:rsidRPr="00C52C5E">
            <w:rPr>
              <w:noProof/>
            </w:rPr>
            <w:t>[2]</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4303D8">
        <w:t>the sensors most often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 xml:space="preserve">LIDAR units, such as those made by the German company SICK tend to be expensive, on the order of several thousand dollars.  Recently, efforts have been made to reduce price, such as reverse engineering the LIDAR used on the </w:t>
      </w:r>
      <w:proofErr w:type="spellStart"/>
      <w:r w:rsidR="00083B1E">
        <w:t>Neato</w:t>
      </w:r>
      <w:proofErr w:type="spellEnd"/>
      <w:r w:rsidR="00083B1E">
        <w:t xml:space="preserve"> XV-11 vacuum cleaner [chad].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083B1E">
        <w:t xml:space="preserve">more often </w:t>
      </w:r>
      <w:r w:rsidR="008A0789">
        <w:t>below knee height</w:t>
      </w:r>
      <w:r>
        <w:t>,</w:t>
      </w:r>
      <w:r w:rsidR="00F17FBE">
        <w:t xml:space="preserve"> creating a blob for each leg.</w:t>
      </w:r>
      <w:r>
        <w:t xml:space="preserve">  </w:t>
      </w:r>
      <w:r w:rsidR="00DE61FF">
        <w:t>Geometric features can be calculated from the scan data,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9F31EA" w:rsidRPr="00C52C5E">
            <w:rPr>
              <w:noProof/>
            </w:rPr>
            <w:t>[18]</w:t>
          </w:r>
          <w:r w:rsidR="00485793">
            <w:fldChar w:fldCharType="end"/>
          </w:r>
        </w:sdtContent>
      </w:sdt>
      <w:r w:rsidR="00485793">
        <w:t xml:space="preserve">.  Using an adaptive algorithm such as AdaBoost, such a classifier can automatically </w:t>
      </w:r>
      <w:r w:rsidR="00485793">
        <w:lastRenderedPageBreak/>
        <w:t xml:space="preserve">be created from scan data </w:t>
      </w:r>
      <w:sdt>
        <w:sdtPr>
          <w:id w:val="555511444"/>
          <w:citation/>
        </w:sdtPr>
        <w:sdtContent>
          <w:r w:rsidR="00485793">
            <w:fldChar w:fldCharType="begin"/>
          </w:r>
          <w:r w:rsidR="00485793">
            <w:instrText xml:space="preserve"> CITATION Arr08 \l 1033 </w:instrText>
          </w:r>
          <w:r w:rsidR="00485793">
            <w:fldChar w:fldCharType="separate"/>
          </w:r>
          <w:r w:rsidR="009F31EA" w:rsidRPr="00C52C5E">
            <w:rPr>
              <w:noProof/>
            </w:rPr>
            <w:t>[19]</w:t>
          </w:r>
          <w:r w:rsidR="00485793">
            <w:fldChar w:fldCharType="end"/>
          </w:r>
        </w:sdtContent>
      </w:sdt>
      <w:r w:rsidR="00485793">
        <w:t>.</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w:t>
      </w:r>
      <w:proofErr w:type="spellStart"/>
      <w:r w:rsidR="00F17FBE">
        <w:t>raytrace</w:t>
      </w:r>
      <w:proofErr w:type="spellEnd"/>
      <w:r w:rsidR="00F17FBE">
        <w:t xml:space="preserv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205FE5">
        <w:t xml:space="preserve">rarely used </w:t>
      </w:r>
      <w:proofErr w:type="gramStart"/>
      <w:r w:rsidR="00205FE5">
        <w:t>on their own,</w:t>
      </w:r>
      <w:proofErr w:type="gramEnd"/>
      <w:r w:rsidR="00205FE5">
        <w:t xml:space="preserve"> and </w:t>
      </w:r>
      <w:r w:rsidR="00521E0F">
        <w:t xml:space="preserve">usually </w:t>
      </w:r>
      <w:r w:rsidR="00DE61FF">
        <w:t>augment vision</w:t>
      </w:r>
      <w:r w:rsidR="00521E0F">
        <w:t>-based methods.</w:t>
      </w:r>
    </w:p>
    <w:p w:rsidR="009C1594" w:rsidRDefault="009C1594" w:rsidP="00193048">
      <w:pPr>
        <w:pStyle w:val="Heading2"/>
      </w:pPr>
      <w:bookmarkStart w:id="3" w:name="_Toc323549513"/>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9F31EA" w:rsidRPr="00C52C5E">
            <w:rPr>
              <w:noProof/>
            </w:rPr>
            <w:t>[8]</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9F31EA" w:rsidRPr="00C52C5E">
            <w:rPr>
              <w:noProof/>
            </w:rPr>
            <w:t>[12]</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9F31EA" w:rsidRPr="00C52C5E">
            <w:rPr>
              <w:noProof/>
            </w:rPr>
            <w:t>[20]</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have seen success, providing a probabilistic framework to associate measurements with multiple targets </w:t>
      </w:r>
      <w:sdt>
        <w:sdtPr>
          <w:id w:val="-199863975"/>
          <w:citation/>
        </w:sdtPr>
        <w:sdtContent>
          <w:r w:rsidR="00EB66B6">
            <w:fldChar w:fldCharType="begin"/>
          </w:r>
          <w:r w:rsidR="00EB66B6">
            <w:instrText xml:space="preserve"> CITATION Sch03 \l 1033 </w:instrText>
          </w:r>
          <w:r w:rsidR="00EB66B6">
            <w:fldChar w:fldCharType="separate"/>
          </w:r>
          <w:r w:rsidR="009F31EA" w:rsidRPr="00C52C5E">
            <w:rPr>
              <w:noProof/>
            </w:rPr>
            <w:t>[20]</w:t>
          </w:r>
          <w:r w:rsidR="00EB66B6">
            <w:fldChar w:fldCharType="end"/>
          </w:r>
        </w:sdtContent>
      </w:sdt>
      <w:r w:rsidR="00EB66B6">
        <w:t>.  They are useful in the case of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ensor fusion algorithms are widely used</w:t>
      </w:r>
      <w:r>
        <w:t xml:space="preserve">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9F31EA" w:rsidRPr="00C52C5E">
            <w:rPr>
              <w:noProof/>
            </w:rPr>
            <w:t>[7]</w:t>
          </w:r>
          <w:r w:rsidR="00BF40CE">
            <w:fldChar w:fldCharType="end"/>
          </w:r>
        </w:sdtContent>
      </w:sdt>
      <w:r w:rsidR="00BF40CE">
        <w:t>.</w:t>
      </w:r>
    </w:p>
    <w:p w:rsidR="006551D7" w:rsidRDefault="00BF40CE" w:rsidP="00193048">
      <w:pPr>
        <w:pStyle w:val="Heading2"/>
      </w:pPr>
      <w:bookmarkStart w:id="4" w:name="_Toc323549514"/>
      <w:r>
        <w:t>Planning</w:t>
      </w:r>
      <w:bookmarkEnd w:id="4"/>
    </w:p>
    <w:p w:rsidR="00DD387E" w:rsidRDefault="006551D7">
      <w:pPr>
        <w:spacing w:line="480" w:lineRule="auto"/>
        <w:ind w:firstLine="720"/>
      </w:pPr>
      <w:r>
        <w:t xml:space="preserve">Many person-following algorithms </w:t>
      </w:r>
      <w:r w:rsidR="00193048">
        <w:t xml:space="preserve">do not use planning at all, but </w:t>
      </w:r>
      <w:r>
        <w:t xml:space="preserve">use simple controllers based on minimizing bearing between the robot and the target, and maintaining a following distance </w:t>
      </w:r>
      <w:sdt>
        <w:sdtPr>
          <w:id w:val="95069016"/>
          <w:citation/>
        </w:sdtPr>
        <w:sdtContent>
          <w:r>
            <w:fldChar w:fldCharType="begin"/>
          </w:r>
          <w:r>
            <w:instrText xml:space="preserve"> CITATION Kob06 \l 1033 </w:instrText>
          </w:r>
          <w:r>
            <w:fldChar w:fldCharType="separate"/>
          </w:r>
          <w:r w:rsidR="009F31EA" w:rsidRPr="00C52C5E">
            <w:rPr>
              <w:noProof/>
            </w:rPr>
            <w:t>[1]</w:t>
          </w:r>
          <w:r>
            <w:fldChar w:fldCharType="end"/>
          </w:r>
        </w:sdtContent>
      </w:sdt>
      <w:r>
        <w:t xml:space="preserve">. </w:t>
      </w:r>
    </w:p>
    <w:p w:rsidR="00F647A3" w:rsidRDefault="00193048">
      <w:pPr>
        <w:spacing w:line="480" w:lineRule="auto"/>
        <w:ind w:firstLine="720"/>
      </w:pPr>
      <w:r>
        <w:t xml:space="preserve">The simplest planning algorithms involve gradient descent </w:t>
      </w:r>
      <w:r w:rsidR="00F647A3">
        <w:t xml:space="preserve">such as the </w:t>
      </w:r>
      <w:proofErr w:type="spellStart"/>
      <w:r w:rsidR="00F647A3">
        <w:t>wavefront</w:t>
      </w:r>
      <w:proofErr w:type="spellEnd"/>
      <w:r w:rsidR="00F647A3">
        <w:t xml:space="preserve"> algorithm, and force-based techniques where obstacles exert simulated repulsive forces </w:t>
      </w:r>
      <w:sdt>
        <w:sdtPr>
          <w:id w:val="732278856"/>
          <w:citation/>
        </w:sdtPr>
        <w:sdtContent>
          <w:r w:rsidR="00F647A3">
            <w:fldChar w:fldCharType="begin"/>
          </w:r>
          <w:r w:rsidR="00F647A3">
            <w:instrText xml:space="preserve"> CITATION Lik091 \l 1033 </w:instrText>
          </w:r>
          <w:r w:rsidR="00F647A3">
            <w:fldChar w:fldCharType="separate"/>
          </w:r>
          <w:r w:rsidR="009F31EA" w:rsidRPr="00C52C5E">
            <w:rPr>
              <w:noProof/>
            </w:rPr>
            <w:t>[21]</w:t>
          </w:r>
          <w:r w:rsidR="00F647A3">
            <w:fldChar w:fldCharType="end"/>
          </w:r>
        </w:sdtContent>
      </w:sdt>
      <w:r w:rsidR="00F647A3">
        <w:t>.  Rolling-window approaches examine potential trajectories for obstacles.  These simple planners are unable to perform complex, multi-stage moves such as three-point-turns, or backing up to get out of tight corners.  They especially fail for non-</w:t>
      </w:r>
      <w:proofErr w:type="spellStart"/>
      <w:r w:rsidR="00F647A3">
        <w:t>holonomic</w:t>
      </w:r>
      <w:proofErr w:type="spellEnd"/>
      <w:r w:rsidR="00F647A3">
        <w:t xml:space="preserve"> robots such as Harlie.</w:t>
      </w:r>
    </w:p>
    <w:p w:rsidR="00F647A3" w:rsidRDefault="00F647A3">
      <w:pPr>
        <w:spacing w:line="480" w:lineRule="auto"/>
        <w:ind w:firstLine="720"/>
      </w:pPr>
      <w:r>
        <w:t xml:space="preserve">Work has been done in supplementing these local planning methods with global planning,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5" w:name="_Toc323549515"/>
      <w:r>
        <w:lastRenderedPageBreak/>
        <w:t>Harlie</w:t>
      </w:r>
      <w:bookmarkEnd w:id="5"/>
    </w:p>
    <w:p w:rsidR="00DE6503" w:rsidRDefault="00AE3349" w:rsidP="00AE3349">
      <w:pPr>
        <w:spacing w:line="480" w:lineRule="auto"/>
        <w:ind w:firstLine="720"/>
      </w:pPr>
      <w:r>
        <w:t>Harlie is a mobile robot built on an electric wheelchair b</w:t>
      </w:r>
      <w:r w:rsidR="00C517ED">
        <w:t xml:space="preserve">ase.  Harlie is equipped with </w:t>
      </w:r>
      <w:r>
        <w:t>a server [SPECS] and a SICK LIDAR unit used for obstac</w:t>
      </w:r>
      <w:r w:rsidR="00DE6503">
        <w:t>le detection and localization.</w:t>
      </w:r>
    </w:p>
    <w:p w:rsidR="00AE3349" w:rsidRPr="00F94ED7"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with a 2.67GHz Intel Core i5 CPU and 4GB of RAM.</w:t>
      </w:r>
    </w:p>
    <w:p w:rsidR="007138C2" w:rsidRDefault="00750DAF" w:rsidP="00F91C31">
      <w:pPr>
        <w:pStyle w:val="Heading1"/>
      </w:pPr>
      <w:bookmarkStart w:id="6" w:name="_Ref322950030"/>
      <w:bookmarkStart w:id="7" w:name="_Toc323549516"/>
      <w:r>
        <w:lastRenderedPageBreak/>
        <w:t xml:space="preserve">Evaluation of </w:t>
      </w:r>
      <w:r w:rsidR="00691CA2">
        <w:t xml:space="preserve">the </w:t>
      </w:r>
      <w:r>
        <w:t xml:space="preserve">Microsoft </w:t>
      </w:r>
      <w:r w:rsidR="00115579">
        <w:t>Kinect</w:t>
      </w:r>
      <w:bookmarkEnd w:id="6"/>
      <w:bookmarkEnd w:id="7"/>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DB7416" w:rsidRPr="000A76CA">
            <w:rPr>
              <w:noProof/>
            </w:rPr>
            <w:t>[13]</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makers of the Kinect’s software, has released an open-source API called OpenNI (Open Natural Interaction) to allow developers to tap into the Kinect’s functionality.  In addition to accessing the depth and RGB camera feeds, </w:t>
      </w:r>
      <w:proofErr w:type="spellStart"/>
      <w:r w:rsidR="00DB7416">
        <w:rPr>
          <w:rFonts w:cs="Calibri"/>
          <w:szCs w:val="24"/>
        </w:rPr>
        <w:t>Primesense</w:t>
      </w:r>
      <w:proofErr w:type="spellEnd"/>
      <w:r w:rsidR="00DB7416">
        <w:rPr>
          <w:rFonts w:cs="Calibri"/>
          <w:szCs w:val="24"/>
        </w:rPr>
        <w:t xml:space="preserv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9F31EA" w:rsidRPr="00C52C5E">
            <w:rPr>
              <w:rFonts w:cs="Calibri"/>
              <w:noProof/>
              <w:szCs w:val="24"/>
            </w:rPr>
            <w:t>[15]</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w:t>
      </w:r>
      <w:r w:rsidR="00E412C2">
        <w:rPr>
          <w:rFonts w:cs="Calibri"/>
          <w:szCs w:val="24"/>
        </w:rPr>
        <w:lastRenderedPageBreak/>
        <w:t xml:space="preserve">to just under 1m distance, although the performance at these extremes was </w:t>
      </w:r>
      <w:r w:rsidR="00960273">
        <w:rPr>
          <w:rFonts w:cs="Calibri"/>
          <w:szCs w:val="24"/>
        </w:rPr>
        <w:t>erratic</w:t>
      </w:r>
      <w:r w:rsidR="00E412C2">
        <w:rPr>
          <w:rFonts w:cs="Calibri"/>
          <w:szCs w:val="24"/>
        </w:rPr>
        <w:t>.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r w:rsidR="00DB7416">
        <w:rPr>
          <w:rFonts w:cs="Calibri"/>
          <w:szCs w:val="24"/>
        </w:rPr>
        <w:t>.</w:t>
      </w:r>
    </w:p>
    <w:p w:rsidR="007C11F5" w:rsidRDefault="00960273">
      <w:pPr>
        <w:spacing w:line="480" w:lineRule="auto"/>
        <w:ind w:firstLine="720"/>
        <w:rPr>
          <w:rFonts w:cs="Calibri"/>
          <w:szCs w:val="24"/>
        </w:rPr>
      </w:pPr>
      <w:r>
        <w:rPr>
          <w:rFonts w:cs="Calibri"/>
          <w:szCs w:val="24"/>
        </w:rPr>
        <w:t xml:space="preserve">Few attempts have 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8" w:name="_Ref323129706"/>
      <w:bookmarkStart w:id="9" w:name="_Toc323549517"/>
      <w:r>
        <w:t xml:space="preserve">Discrimination </w:t>
      </w:r>
      <w:proofErr w:type="gramStart"/>
      <w:r>
        <w:t>Betw</w:t>
      </w:r>
      <w:r w:rsidR="00960273">
        <w:t>e</w:t>
      </w:r>
      <w:r>
        <w:t>en</w:t>
      </w:r>
      <w:proofErr w:type="gramEnd"/>
      <w:r>
        <w:t xml:space="preserve"> Users</w:t>
      </w:r>
      <w:bookmarkEnd w:id="8"/>
      <w:bookmarkEnd w:id="9"/>
    </w:p>
    <w:p w:rsidR="009B5486" w:rsidRDefault="009B5486" w:rsidP="009B5486">
      <w:pPr>
        <w:spacing w:line="480" w:lineRule="auto"/>
        <w:ind w:firstLine="720"/>
      </w:pPr>
      <w:r>
        <w:rPr>
          <w:rFonts w:cs="Calibri"/>
          <w:szCs w:val="24"/>
        </w:rPr>
        <w:lastRenderedPageBreak/>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9F31EA">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0" w:name="_Ref322980249"/>
      <w:bookmarkStart w:id="11" w:name="_Ref322980256"/>
      <w:bookmarkStart w:id="12" w:name="_Toc323549518"/>
      <w:r>
        <w:t>Calibration</w:t>
      </w:r>
      <w:bookmarkEnd w:id="10"/>
      <w:bookmarkEnd w:id="11"/>
      <w:r w:rsidR="004E4B19">
        <w:t xml:space="preserve"> of Users</w:t>
      </w:r>
      <w:bookmarkEnd w:id="12"/>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22FE17A7" wp14:editId="08DE3657">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2"/>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3" w:name="_Toc323549535"/>
      <w:r>
        <w:t xml:space="preserve">Figure </w:t>
      </w:r>
      <w:fldSimple w:instr=" SEQ Figure \* ARABIC ">
        <w:r w:rsidR="001C1618">
          <w:rPr>
            <w:noProof/>
          </w:rPr>
          <w:t>1</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3"/>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9F31EA">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4" w:name="_Toc323549519"/>
      <w:r>
        <w:t>L</w:t>
      </w:r>
      <w:r w:rsidR="00115579">
        <w:t>imited Field of View</w:t>
      </w:r>
      <w:bookmarkEnd w:id="14"/>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4FD764D2" wp14:editId="1543B57E">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15" w:name="_Toc323549536"/>
      <w:r>
        <w:t xml:space="preserve">Figure </w:t>
      </w:r>
      <w:fldSimple w:instr=" SEQ Figure \* ARABIC ">
        <w:r w:rsidR="001C1618">
          <w:rPr>
            <w:noProof/>
          </w:rPr>
          <w:t>2</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15"/>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will must come close to Harlie when moving behind it.  The Kinect’s depth camera breaks down when targets are closer than 2 feet away.  Thus, Harlie’s Kinect has a blind spot for close </w:t>
      </w:r>
      <w:r>
        <w:rPr>
          <w:rFonts w:cs="Calibri"/>
          <w:szCs w:val="24"/>
        </w:rPr>
        <w:lastRenderedPageBreak/>
        <w:t>objects.  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(INSERT 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 chapter 5,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61965726" wp14:editId="5F9A255E">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16" w:name="_Toc323549537"/>
      <w:r>
        <w:t xml:space="preserve">Figure </w:t>
      </w:r>
      <w:fldSimple w:instr=" SEQ Figure \* ARABIC ">
        <w:r w:rsidR="001C1618">
          <w:rPr>
            <w:noProof/>
          </w:rPr>
          <w:t>3</w:t>
        </w:r>
      </w:fldSimple>
      <w:r>
        <w:t>:</w:t>
      </w:r>
      <w:r w:rsidRPr="00EA62EC">
        <w:t xml:space="preserve"> Difficulties arise in tracking a user in contact with a chair</w:t>
      </w:r>
      <w:bookmarkEnd w:id="16"/>
    </w:p>
    <w:p w:rsidR="009B5486" w:rsidRDefault="009B5486">
      <w:pPr>
        <w:spacing w:line="480" w:lineRule="auto"/>
        <w:ind w:firstLine="720"/>
      </w:pPr>
    </w:p>
    <w:p w:rsidR="007138C2" w:rsidRDefault="00A07F11" w:rsidP="00115579">
      <w:pPr>
        <w:pStyle w:val="Heading2"/>
      </w:pPr>
      <w:bookmarkStart w:id="17" w:name="_Toc323549520"/>
      <w:r>
        <w:t>M</w:t>
      </w:r>
      <w:r w:rsidR="00115579">
        <w:t>oving Base Problem</w:t>
      </w:r>
      <w:bookmarkEnd w:id="17"/>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7987BD0" wp14:editId="6FD2AD48">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18" w:name="_Ref322513446"/>
      <w:bookmarkStart w:id="19" w:name="_Toc323549538"/>
      <w:r>
        <w:t xml:space="preserve">Figure </w:t>
      </w:r>
      <w:fldSimple w:instr=" SEQ Figure \* ARABIC ">
        <w:r w:rsidR="001C1618">
          <w:rPr>
            <w:noProof/>
          </w:rPr>
          <w:t>4</w:t>
        </w:r>
      </w:fldSimple>
      <w:bookmarkEnd w:id="18"/>
      <w:r>
        <w:t>: Tracking performance of Kinect under motion</w:t>
      </w:r>
      <w:bookmarkEnd w:id="19"/>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obviously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7138C2" w:rsidRDefault="00A07F11" w:rsidP="00C32542">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9B5486" w:rsidRDefault="009B5486" w:rsidP="009B5486">
      <w:pPr>
        <w:pStyle w:val="Heading2"/>
      </w:pPr>
      <w:bookmarkStart w:id="20" w:name="_Toc323549521"/>
      <w:r>
        <w:t>Summary</w:t>
      </w:r>
      <w:bookmarkEnd w:id="20"/>
    </w:p>
    <w:p w:rsidR="009B5486" w:rsidRDefault="009B5486" w:rsidP="009B5486">
      <w:pPr>
        <w:spacing w:line="480" w:lineRule="auto"/>
        <w:ind w:firstLine="720"/>
        <w:rPr>
          <w:rFonts w:cs="Calibri"/>
          <w:szCs w:val="24"/>
        </w:rPr>
      </w:pPr>
      <w:r>
        <w:rPr>
          <w:rFonts w:cs="Calibri"/>
          <w:szCs w:val="24"/>
        </w:rPr>
        <w:t>The major issues with the Kinect</w:t>
      </w:r>
    </w:p>
    <w:p w:rsidR="009B5486" w:rsidRDefault="009B5486" w:rsidP="009B5486">
      <w:pPr>
        <w:spacing w:line="480" w:lineRule="auto"/>
        <w:ind w:firstLine="720"/>
      </w:pPr>
      <w:r>
        <w:rPr>
          <w:rFonts w:cs="Calibri"/>
          <w:szCs w:val="24"/>
        </w:rPr>
        <w:t xml:space="preserve">As discussed in chapter 5, </w:t>
      </w:r>
      <w:r w:rsidR="00960273">
        <w:rPr>
          <w:rFonts w:cs="Calibri"/>
          <w:szCs w:val="24"/>
        </w:rPr>
        <w:t>t</w:t>
      </w:r>
      <w:r>
        <w:rPr>
          <w:rFonts w:cs="Calibri"/>
          <w:szCs w:val="24"/>
        </w:rPr>
        <w:t>his issue was resolved by treating the bodies detected with OpenNI as one input to an overall Kalman filter as discussed in chapter</w:t>
      </w:r>
    </w:p>
    <w:p w:rsidR="009B5486" w:rsidRPr="009B5486" w:rsidRDefault="009B5486" w:rsidP="009B5486"/>
    <w:p w:rsidR="00A655A3" w:rsidRDefault="00A655A3" w:rsidP="00F91C31">
      <w:pPr>
        <w:pStyle w:val="Heading1"/>
      </w:pPr>
      <w:bookmarkStart w:id="21" w:name="_Toc323549522"/>
      <w:r>
        <w:lastRenderedPageBreak/>
        <w:t>Pan Mount</w:t>
      </w:r>
      <w:bookmarkEnd w:id="21"/>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 xml:space="preserve">er. </w:t>
      </w:r>
      <w:proofErr w:type="gramStart"/>
      <w:r>
        <w:rPr>
          <w:rFonts w:cs="Calibri"/>
          <w:szCs w:val="24"/>
        </w:rPr>
        <w:t>[INSERT DIAGRAM].</w:t>
      </w:r>
      <w:proofErr w:type="gramEnd"/>
      <w:r>
        <w:rPr>
          <w:rFonts w:cs="Calibri"/>
          <w:szCs w:val="24"/>
        </w:rPr>
        <w:t xml:space="preserve">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9F31EA">
        <w:t xml:space="preserve">Figure </w:t>
      </w:r>
      <w:r w:rsidR="009F31EA">
        <w:rPr>
          <w:noProof/>
        </w:rPr>
        <w:t>5</w:t>
      </w:r>
      <w:r w:rsidR="007722EA">
        <w:rPr>
          <w:rFonts w:cs="Calibri"/>
          <w:szCs w:val="24"/>
        </w:rPr>
        <w:fldChar w:fldCharType="end"/>
      </w:r>
      <w:r w:rsidR="007722EA">
        <w:rPr>
          <w:rFonts w:cs="Calibri"/>
          <w:szCs w:val="24"/>
        </w:rPr>
        <w:t>)</w:t>
      </w:r>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513B6069" wp14:editId="6DEE874A">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72C91857" wp14:editId="27B7C88E">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22" w:name="_Ref322513798"/>
      <w:bookmarkStart w:id="23" w:name="_Toc323549539"/>
      <w:r>
        <w:t xml:space="preserve">Figure </w:t>
      </w:r>
      <w:fldSimple w:instr=" SEQ Figure \* ARABIC ">
        <w:r w:rsidR="001C1618">
          <w:rPr>
            <w:noProof/>
          </w:rPr>
          <w:t>5</w:t>
        </w:r>
      </w:fldSimple>
      <w:bookmarkEnd w:id="22"/>
      <w:r>
        <w:t xml:space="preserve">: DP155 Base Pan (left), </w:t>
      </w:r>
      <w:r w:rsidR="00C679DD">
        <w:t xml:space="preserve">    </w:t>
      </w:r>
      <w:r>
        <w:t xml:space="preserve"> Phidgets 1066_0 Servo Controller (right)</w:t>
      </w:r>
      <w:bookmarkEnd w:id="23"/>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9F31EA">
        <w:t xml:space="preserve">Figure </w:t>
      </w:r>
      <w:r w:rsidR="009F31EA">
        <w:rPr>
          <w:noProof/>
        </w:rPr>
        <w:t>6</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5095A84E" wp14:editId="1866A56F">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4" w:name="_Ref323044753"/>
      <w:bookmarkStart w:id="25" w:name="_Toc323549540"/>
      <w:r>
        <w:t xml:space="preserve">Figure </w:t>
      </w:r>
      <w:fldSimple w:instr=" SEQ Figure \* ARABIC ">
        <w:r w:rsidR="001C1618">
          <w:rPr>
            <w:noProof/>
          </w:rPr>
          <w:t>6</w:t>
        </w:r>
      </w:fldSimple>
      <w:bookmarkEnd w:id="24"/>
      <w:r>
        <w:t>: Output from Phidgets 1066_0, showing position command and open-loop feedback</w:t>
      </w:r>
      <w:r w:rsidR="00C679DD">
        <w:t xml:space="preserve"> for position and velocity</w:t>
      </w:r>
      <w:bookmarkEnd w:id="25"/>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The head controller software continuously monitors the last known position of the detected person, and directs the pan mount to move to that angle.  The head controller 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26" w:name="_Toc323549523"/>
      <w:r>
        <w:t>Performance</w:t>
      </w:r>
      <w:bookmarkEnd w:id="26"/>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34E558C9" wp14:editId="5D8BD91B">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9"/>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0"/>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1"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2" o:title=""/>
                  <v:path arrowok="t"/>
                </v:shape>
                <w10:anchorlock/>
              </v:group>
            </w:pict>
          </mc:Fallback>
        </mc:AlternateContent>
      </w:r>
    </w:p>
    <w:p w:rsidR="00BD5B74" w:rsidRPr="00BD5B74" w:rsidRDefault="00BD5B74" w:rsidP="00BD5B74">
      <w:pPr>
        <w:pStyle w:val="Caption1"/>
      </w:pPr>
      <w:bookmarkStart w:id="27" w:name="_Toc323549541"/>
      <w:r>
        <w:t xml:space="preserve">Figure </w:t>
      </w:r>
      <w:fldSimple w:instr=" SEQ Figure \* ARABIC ">
        <w:r w:rsidR="001C1618">
          <w:rPr>
            <w:noProof/>
          </w:rPr>
          <w:t>7</w:t>
        </w:r>
      </w:fldSimple>
      <w:r>
        <w:t xml:space="preserve">: Kinect's effective FOV without (left) and with (right) pan </w:t>
      </w:r>
      <w:r w:rsidR="000F6971">
        <w:t>mount</w:t>
      </w:r>
      <w:bookmarkEnd w:id="27"/>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The performance of the pan mount was also tested under dynamic conditions.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9F31EA">
        <w:t xml:space="preserve">Figure </w:t>
      </w:r>
      <w:r w:rsidR="009F31EA">
        <w:rPr>
          <w:noProof/>
        </w:rPr>
        <w:t>8</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5914C297" wp14:editId="0C79F645">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8" w:name="_Ref322019798"/>
      <w:bookmarkStart w:id="29" w:name="_Toc323549542"/>
      <w:r>
        <w:t xml:space="preserve">Figure </w:t>
      </w:r>
      <w:fldSimple w:instr=" SEQ Figure \* ARABIC ">
        <w:r w:rsidR="001C1618">
          <w:rPr>
            <w:noProof/>
          </w:rPr>
          <w:t>8</w:t>
        </w:r>
      </w:fldSimple>
      <w:bookmarkEnd w:id="28"/>
      <w:r>
        <w:t>: Performance of pan mount in detecting a stationary face</w:t>
      </w:r>
      <w:bookmarkEnd w:id="29"/>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9F31EA">
        <w:t xml:space="preserve">Figure </w:t>
      </w:r>
      <w:r w:rsidR="009F31EA">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9F31EA">
        <w:t xml:space="preserve">Figure </w:t>
      </w:r>
      <w:r w:rsidR="009F31EA">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3DE97F9F" wp14:editId="41D1C656">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0" w:name="_Ref322511744"/>
      <w:bookmarkStart w:id="31" w:name="_Toc323549543"/>
      <w:r>
        <w:t xml:space="preserve">Figure </w:t>
      </w:r>
      <w:fldSimple w:instr=" SEQ Figure \* ARABIC ">
        <w:r w:rsidR="001C1618">
          <w:rPr>
            <w:noProof/>
          </w:rPr>
          <w:t>9</w:t>
        </w:r>
      </w:fldSimple>
      <w:bookmarkEnd w:id="30"/>
      <w:r w:rsidR="00A655A3">
        <w:t>: Tracking performance of Kinect with pan compensation</w:t>
      </w:r>
      <w:bookmarkEnd w:id="31"/>
    </w:p>
    <w:p w:rsidR="009B0251" w:rsidRDefault="009B0251" w:rsidP="009B0251">
      <w:pPr>
        <w:spacing w:line="480" w:lineRule="auto"/>
        <w:rPr>
          <w:rFonts w:cs="Calibri"/>
          <w:szCs w:val="24"/>
        </w:rPr>
      </w:pPr>
    </w:p>
    <w:p w:rsidR="0005382D" w:rsidRDefault="0005382D" w:rsidP="0005382D">
      <w:pPr>
        <w:pStyle w:val="Heading2"/>
      </w:pPr>
      <w:bookmarkStart w:id="32" w:name="_Toc323549524"/>
      <w:r>
        <w:t>Summary</w:t>
      </w:r>
      <w:bookmarkEnd w:id="32"/>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9F31EA">
        <w:t xml:space="preserve">Figure </w:t>
      </w:r>
      <w:r w:rsidR="009F31EA">
        <w:rPr>
          <w:noProof/>
        </w:rPr>
        <w:t>9</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vibration-isolating mount, I hypothesize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9F31EA">
        <w:t xml:space="preserve">Figure </w:t>
      </w:r>
      <w:r w:rsidR="009F31EA">
        <w:rPr>
          <w:noProof/>
        </w:rPr>
        <w:t>9</w:t>
      </w:r>
      <w:r w:rsidR="00ED68F9">
        <w:rPr>
          <w:rFonts w:cs="Calibri"/>
          <w:szCs w:val="24"/>
        </w:rPr>
        <w:fldChar w:fldCharType="end"/>
      </w:r>
      <w:r w:rsidR="00ED68F9">
        <w:rPr>
          <w:rFonts w:cs="Calibri"/>
          <w:szCs w:val="24"/>
        </w:rPr>
        <w:t xml:space="preserve"> would </w:t>
      </w:r>
      <w:r w:rsidR="001639A4">
        <w:rPr>
          <w:rFonts w:cs="Calibri"/>
          <w:szCs w:val="24"/>
        </w:rPr>
        <w:t>shift,</w:t>
      </w:r>
      <w:r w:rsidR="004026C5">
        <w:rPr>
          <w:rFonts w:cs="Calibri"/>
          <w:szCs w:val="24"/>
        </w:rPr>
        <w:t xml:space="preserve"> 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33" w:name="_Ref323045519"/>
      <w:bookmarkStart w:id="34" w:name="_Toc323549525"/>
      <w:r>
        <w:lastRenderedPageBreak/>
        <w:t>Person Tracking</w:t>
      </w:r>
      <w:bookmarkEnd w:id="33"/>
      <w:bookmarkEnd w:id="34"/>
    </w:p>
    <w:p w:rsidR="00B618B1" w:rsidRDefault="00B618B1" w:rsidP="00D36F52">
      <w:pPr>
        <w:spacing w:line="480" w:lineRule="auto"/>
        <w:ind w:firstLine="720"/>
      </w:pPr>
      <w:r>
        <w:t>Fo</w:t>
      </w:r>
      <w:r w:rsidR="00ED68F9">
        <w:t xml:space="preserve">r reasons discussed in chapter </w:t>
      </w:r>
      <w:r w:rsidR="00ED68F9">
        <w:fldChar w:fldCharType="begin"/>
      </w:r>
      <w:r w:rsidR="00ED68F9">
        <w:instrText xml:space="preserve"> REF _Ref322950030 \r \h </w:instrText>
      </w:r>
      <w:r w:rsidR="00ED68F9">
        <w:fldChar w:fldCharType="separate"/>
      </w:r>
      <w:r w:rsidR="009F31EA">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7F5E7A" w:rsidRDefault="00B437E1" w:rsidP="00416EEF">
      <w:pPr>
        <w:spacing w:line="480" w:lineRule="auto"/>
        <w:ind w:firstLine="720"/>
      </w:pP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35" w:name="_Ref323131019"/>
      <w:bookmarkStart w:id="36" w:name="_Toc323549526"/>
      <w:r>
        <w:t>Face Detector Node</w:t>
      </w:r>
      <w:bookmarkEnd w:id="35"/>
      <w:bookmarkEnd w:id="36"/>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9F31EA" w:rsidRPr="00C52C5E">
            <w:rPr>
              <w:noProof/>
            </w:rPr>
            <w:t>[3]</w:t>
          </w:r>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lastRenderedPageBreak/>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37" w:name="_Toc323549527"/>
      <w:r>
        <w:t>Leg Detector Node</w:t>
      </w:r>
      <w:bookmarkEnd w:id="37"/>
    </w:p>
    <w:p w:rsidR="001805A0" w:rsidRDefault="00B437E1" w:rsidP="001805A0">
      <w:pPr>
        <w:spacing w:line="480" w:lineRule="auto"/>
        <w:ind w:firstLine="720"/>
      </w:pPr>
      <w:r>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9F31EA" w:rsidRPr="00C52C5E">
            <w:rPr>
              <w:noProof/>
            </w:rPr>
            <w:t>[18]</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9F31EA">
            <w:rPr>
              <w:noProof/>
            </w:rPr>
            <w:t xml:space="preserve"> </w:t>
          </w:r>
          <w:r w:rsidR="009F31EA" w:rsidRPr="00C52C5E">
            <w:rPr>
              <w:noProof/>
            </w:rPr>
            <w:t>[19]</w:t>
          </w:r>
          <w:r w:rsidR="008A0789">
            <w:fldChar w:fldCharType="end"/>
          </w:r>
        </w:sdtContent>
      </w:sdt>
      <w:r w:rsidR="00934B3D">
        <w:t>.  The leg detector performs best at close ranges where a large number of las</w:t>
      </w:r>
      <w:r w:rsidR="001805A0">
        <w:t>er returns are recorded per leg.  Its performance drops off with distance.</w:t>
      </w:r>
      <w:r w:rsidR="00F17FBE">
        <w:t xml:space="preserve"> (</w:t>
      </w:r>
      <w:proofErr w:type="gramStart"/>
      <w:r w:rsidR="00F17FBE">
        <w:t>go</w:t>
      </w:r>
      <w:proofErr w:type="gramEnd"/>
      <w:r w:rsidR="00F17FBE">
        <w:t xml:space="preserve"> into boosting from these papers)</w:t>
      </w:r>
    </w:p>
    <w:p w:rsidR="001805A0"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p>
    <w:p w:rsidR="00B437E1" w:rsidRPr="004C459C" w:rsidRDefault="001805A0" w:rsidP="00934B3D">
      <w:pPr>
        <w:spacing w:line="480" w:lineRule="auto"/>
        <w:ind w:firstLine="720"/>
      </w:pPr>
      <w:r>
        <w:lastRenderedPageBreak/>
        <w:t>On the other hand, when the user is near to Harlie, each leg will have a large number of laser returns, so tracking via leg detection will be accurate. The SICK LIDAR scanner has a 180-degree field of view, so the user can be tracked over a wide field of view at close range.</w:t>
      </w:r>
    </w:p>
    <w:p w:rsidR="00ED68F9" w:rsidRDefault="00ED68F9" w:rsidP="00ED68F9">
      <w:pPr>
        <w:pStyle w:val="Heading2"/>
      </w:pPr>
      <w:bookmarkStart w:id="38" w:name="_Ref323045443"/>
      <w:bookmarkStart w:id="39" w:name="_Toc323549528"/>
      <w:r>
        <w:t xml:space="preserve">Kinect </w:t>
      </w:r>
      <w:r w:rsidR="00A60026">
        <w:t xml:space="preserve">Person </w:t>
      </w:r>
      <w:r>
        <w:t>Detector Node</w:t>
      </w:r>
      <w:bookmarkEnd w:id="38"/>
      <w:bookmarkEnd w:id="39"/>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9F31EA" w:rsidRPr="00C52C5E">
            <w:rPr>
              <w:noProof/>
            </w:rPr>
            <w:t>[1]</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9F31EA">
        <w:t xml:space="preserve">3.2 </w:t>
      </w:r>
      <w:proofErr w:type="gramEnd"/>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9F31EA">
        <w:t xml:space="preserve">Figure </w:t>
      </w:r>
      <w:r w:rsidR="009F31EA">
        <w:rPr>
          <w:noProof/>
        </w:rPr>
        <w:t>10</w:t>
      </w:r>
      <w:r w:rsidR="000923B3">
        <w:fldChar w:fldCharType="end"/>
      </w:r>
      <w:r w:rsidR="000923B3">
        <w:t>)</w:t>
      </w:r>
      <w:r w:rsidR="00B618B1">
        <w:t xml:space="preserve">.  </w:t>
      </w:r>
      <w:r w:rsidR="008A5AD7">
        <w:t>The hue-saturation histogram is then constructed</w:t>
      </w:r>
      <w:r w:rsidR="00E13430">
        <w:t xml:space="preserve"> </w:t>
      </w:r>
      <w:r w:rsidR="00D473DC">
        <w:t>(</w:t>
      </w:r>
      <w:r w:rsidR="00D473DC">
        <w:fldChar w:fldCharType="begin"/>
      </w:r>
      <w:r w:rsidR="00D473DC">
        <w:instrText xml:space="preserve"> REF _Ref322980389 \h </w:instrText>
      </w:r>
      <w:r w:rsidR="00D473DC">
        <w:fldChar w:fldCharType="separate"/>
      </w:r>
      <w:r w:rsidR="009F31EA">
        <w:t xml:space="preserve">Figure </w:t>
      </w:r>
      <w:r w:rsidR="009F31EA">
        <w:rPr>
          <w:noProof/>
        </w:rPr>
        <w:t>11</w:t>
      </w:r>
      <w:r w:rsidR="00D473DC">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2C1EB1F8" wp14:editId="309E40C0">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0" w:name="_Ref322980214"/>
      <w:bookmarkStart w:id="41" w:name="_Toc323549544"/>
      <w:r>
        <w:t xml:space="preserve">Figure </w:t>
      </w:r>
      <w:fldSimple w:instr=" SEQ Figure \* ARABIC ">
        <w:r w:rsidR="001C1618">
          <w:rPr>
            <w:noProof/>
          </w:rPr>
          <w:t>10</w:t>
        </w:r>
      </w:fldSimple>
      <w:bookmarkEnd w:id="40"/>
      <w:r>
        <w:t xml:space="preserve">: Kinect’s RGB image masked for </w:t>
      </w:r>
      <w:r w:rsidR="008A5AD7">
        <w:t>a</w:t>
      </w:r>
      <w:r>
        <w:t xml:space="preserve"> user</w:t>
      </w:r>
      <w:r w:rsidR="00C56540">
        <w:t>, right after calibration</w:t>
      </w:r>
      <w:bookmarkEnd w:id="41"/>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621E13">
        <w:tc>
          <w:tcPr>
            <w:tcW w:w="4428" w:type="dxa"/>
          </w:tcPr>
          <w:p w:rsidR="00621E13" w:rsidRDefault="00621E13" w:rsidP="00621E13">
            <w:pPr>
              <w:pStyle w:val="Caption1"/>
            </w:pPr>
            <w:r>
              <w:rPr>
                <w:noProof/>
              </w:rPr>
              <w:drawing>
                <wp:inline distT="0" distB="0" distL="0" distR="0" wp14:anchorId="1918DC79" wp14:editId="69CED31D">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r>
              <w:t xml:space="preserve"> Figure </w:t>
            </w:r>
            <w:fldSimple w:instr=" SEQ Figure \* ARABIC ">
              <w:r w:rsidR="001C1618">
                <w:rPr>
                  <w:noProof/>
                </w:rPr>
                <w:t>11</w:t>
              </w:r>
            </w:fldSimple>
            <w:r>
              <w:t xml:space="preserve">: Histogram of </w:t>
            </w:r>
            <w:r>
              <w:fldChar w:fldCharType="begin"/>
            </w:r>
            <w:r>
              <w:instrText xml:space="preserve"> REF _Ref322980214 \h </w:instrText>
            </w:r>
            <w:r>
              <w:fldChar w:fldCharType="separate"/>
            </w:r>
            <w:r>
              <w:t xml:space="preserve">Figure </w:t>
            </w:r>
            <w:r>
              <w:rPr>
                <w:noProof/>
              </w:rPr>
              <w:t>10</w:t>
            </w:r>
            <w:r>
              <w:fldChar w:fldCharType="end"/>
            </w:r>
            <w:r>
              <w:t>: hue on horizontal axis, saturation on vertical axis, brightness represents to histogram value.</w:t>
            </w:r>
          </w:p>
          <w:p w:rsidR="00621E13" w:rsidRDefault="00621E13" w:rsidP="000923B3">
            <w:pPr>
              <w:pStyle w:val="Caption1"/>
            </w:pPr>
          </w:p>
        </w:tc>
        <w:tc>
          <w:tcPr>
            <w:tcW w:w="4428" w:type="dxa"/>
          </w:tcPr>
          <w:p w:rsidR="00621E13" w:rsidRDefault="00621E13" w:rsidP="00621E13">
            <w:pPr>
              <w:pStyle w:val="Caption1"/>
            </w:pPr>
            <w:r>
              <w:rPr>
                <w:noProof/>
              </w:rPr>
              <w:drawing>
                <wp:inline distT="0" distB="0" distL="0" distR="0" wp14:anchorId="1282EB86" wp14:editId="43923012">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Figure </w:t>
            </w:r>
            <w:fldSimple w:instr=" SEQ Figure \* ARABIC ">
              <w:r w:rsidR="001C1618">
                <w:rPr>
                  <w:noProof/>
                </w:rPr>
                <w:t>12</w:t>
              </w:r>
            </w:fldSimple>
            <w:r>
              <w:t xml:space="preserve">: Alternate view of </w:t>
            </w:r>
            <w:r>
              <w:fldChar w:fldCharType="begin"/>
            </w:r>
            <w:r>
              <w:instrText xml:space="preserve"> REF _Ref322980389 \h </w:instrText>
            </w:r>
            <w:r>
              <w:fldChar w:fldCharType="separate"/>
            </w:r>
            <w:r>
              <w:t xml:space="preserve">Figure </w:t>
            </w:r>
            <w:r>
              <w:rPr>
                <w:noProof/>
              </w:rPr>
              <w:t>11</w:t>
            </w:r>
            <w:r>
              <w:fldChar w:fldCharType="end"/>
            </w:r>
            <w:r w:rsidR="00930501">
              <w:t xml:space="preserve"> as 3</w:t>
            </w:r>
            <w:r>
              <w:t>D surface plot</w:t>
            </w:r>
          </w:p>
          <w:p w:rsidR="00621E13" w:rsidRDefault="00621E13" w:rsidP="000923B3">
            <w:pPr>
              <w:pStyle w:val="Caption1"/>
            </w:pPr>
          </w:p>
        </w:tc>
      </w:tr>
    </w:tbl>
    <w:p w:rsidR="00621E13" w:rsidRDefault="00621E13" w:rsidP="000923B3">
      <w:pPr>
        <w:pStyle w:val="Caption1"/>
      </w:pPr>
    </w:p>
    <w:p w:rsidR="000923B3" w:rsidRDefault="000923B3" w:rsidP="000923B3">
      <w:pPr>
        <w:pStyle w:val="NoSpacing"/>
      </w:pPr>
    </w:p>
    <w:p w:rsidR="00621E13" w:rsidRDefault="00621E13" w:rsidP="00371F78">
      <w:pPr>
        <w:spacing w:line="480" w:lineRule="auto"/>
        <w:ind w:firstLine="720"/>
      </w:pPr>
    </w:p>
    <w:p w:rsidR="00B618B1" w:rsidRDefault="008A5AD7" w:rsidP="00371F78">
      <w:pPr>
        <w:spacing w:line="480" w:lineRule="auto"/>
        <w:ind w:firstLine="720"/>
      </w:pPr>
      <w:r>
        <w:t xml:space="preserve">The program maintains an idea of the user’s current histogram, and uses </w:t>
      </w:r>
      <w:r w:rsidR="00A60026">
        <w:t xml:space="preserve">it </w:t>
      </w:r>
      <w:r>
        <w:t xml:space="preserve">to weed out non-tracked users.  </w:t>
      </w:r>
      <w:r w:rsidR="00B618B1">
        <w:t xml:space="preserve">In the program’s main loop, the body detector </w:t>
      </w:r>
      <w:r w:rsidR="00A574EB">
        <w:t>receives a list of users from the Kinect</w:t>
      </w:r>
      <w:r w:rsidR="00CD5161">
        <w:t xml:space="preserve"> [</w:t>
      </w:r>
      <w:ins w:id="42" w:author="Bill" w:date="2012-05-07T15:27:00Z">
        <w:r w:rsidR="008931B5">
          <w:t xml:space="preserve">TODO </w:t>
        </w:r>
      </w:ins>
      <w:bookmarkStart w:id="43" w:name="_GoBack"/>
      <w:bookmarkEnd w:id="43"/>
      <w:r w:rsidR="00CD5161">
        <w:t>IMAGE]</w:t>
      </w:r>
      <w:r>
        <w:t xml:space="preserve"> along with a masked image of their respective </w:t>
      </w:r>
      <w:r w:rsidR="000923B3">
        <w:t>pixels</w:t>
      </w:r>
      <w:r>
        <w:t xml:space="preserve"> as in </w:t>
      </w:r>
      <w:r>
        <w:fldChar w:fldCharType="begin"/>
      </w:r>
      <w:r>
        <w:instrText xml:space="preserve"> REF _Ref322980214 \h </w:instrText>
      </w:r>
      <w:r>
        <w:fldChar w:fldCharType="separate"/>
      </w:r>
      <w:r w:rsidR="009F31EA">
        <w:t xml:space="preserve">Figure </w:t>
      </w:r>
      <w:r w:rsidR="009F31EA">
        <w:rPr>
          <w:noProof/>
        </w:rPr>
        <w:t>10</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A60026">
        <w:t>equal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8931B5"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lastRenderedPageBreak/>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8931B5">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1C1618" w:rsidP="00C52C5E">
      <w:pPr>
        <w:spacing w:line="480" w:lineRule="auto"/>
      </w:pPr>
      <w:bookmarkStart w:id="44" w:name="_Toc323549529"/>
      <w:r>
        <w:tab/>
      </w:r>
      <w:r>
        <w:fldChar w:fldCharType="begin"/>
      </w:r>
      <w:r>
        <w:instrText xml:space="preserve"> REF _Ref322950225 \h </w:instrText>
      </w:r>
      <w:r>
        <w:fldChar w:fldCharType="separate"/>
      </w:r>
      <w:r>
        <w:t xml:space="preserve">Figure </w:t>
      </w:r>
      <w:r>
        <w:rPr>
          <w:noProof/>
        </w:rPr>
        <w:t>13</w:t>
      </w:r>
      <w:r>
        <w:fldChar w:fldCharType="end"/>
      </w:r>
      <w:r>
        <w:t xml:space="preserve"> illustrates the </w:t>
      </w:r>
      <w:r w:rsidRPr="001C1618">
        <w:t xml:space="preserve">ability of the histogram to adapt to </w:t>
      </w:r>
      <w:r>
        <w:t xml:space="preserve">the </w:t>
      </w:r>
      <w:r w:rsidRPr="001C1618">
        <w:t xml:space="preserve">changing </w:t>
      </w:r>
      <w:r>
        <w:t xml:space="preserve">appearance of </w:t>
      </w:r>
      <w:r w:rsidR="00C56240">
        <w:t>a</w:t>
      </w:r>
      <w:r>
        <w:t xml:space="preserve"> tracked user.  With the Kinect in a fixed position, the user walked around the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C56240">
        <w:t>is</w:t>
      </w:r>
      <w:proofErr w:type="gramEnd"/>
      <w:r w:rsidR="00C56240">
        <w:t xml:space="preserve"> inconsistent and it drops below 0.7 in places.  This is due to variations in room lighting and the different body silhouettes that the u</w:t>
      </w:r>
      <w:proofErr w:type="spellStart"/>
      <w:r w:rsidR="00C56240">
        <w:t>ser</w:t>
      </w:r>
      <w:proofErr w:type="spellEnd"/>
      <w:r w:rsidR="00C56240">
        <w:t xml:space="preserve">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w:t>
      </w:r>
      <w:proofErr w:type="gramEnd"/>
      <w:r w:rsidR="00C56240">
        <w:t xml:space="preserve">  Thus, it is concluded that the l</w:t>
      </w:r>
      <w:r w:rsidR="00A543C4">
        <w:t>ow-pass filter is helpful in adapting to the changing appearance of the user.</w:t>
      </w:r>
    </w:p>
    <w:p w:rsidR="001C1618" w:rsidRDefault="001C1618" w:rsidP="00C52C5E">
      <w:pPr>
        <w:pStyle w:val="NoSpacing"/>
      </w:pPr>
      <w:r w:rsidRPr="00C52C5E">
        <w:rPr>
          <w:noProof/>
        </w:rPr>
        <w:lastRenderedPageBreak/>
        <w:drawing>
          <wp:inline distT="0" distB="0" distL="0" distR="0" wp14:anchorId="0DFD72FE" wp14:editId="4F313697">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r>
        <w:t xml:space="preserve">Figure </w:t>
      </w:r>
      <w:fldSimple w:instr=" SEQ Figure \* ARABIC ">
        <w:r>
          <w:rPr>
            <w:noProof/>
          </w:rPr>
          <w:t>13</w:t>
        </w:r>
      </w:fldSimple>
      <w:r>
        <w:t xml:space="preserve">: Correlation </w:t>
      </w:r>
      <w:r w:rsidR="00E57938">
        <w:t xml:space="preserve">over time </w:t>
      </w:r>
      <w:r>
        <w:t xml:space="preserve">of user's 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p>
    <w:p w:rsidR="009B0251" w:rsidRDefault="00A07F11" w:rsidP="00724C1A">
      <w:pPr>
        <w:pStyle w:val="Heading1"/>
      </w:pPr>
      <w:r>
        <w:lastRenderedPageBreak/>
        <w:t>Planning</w:t>
      </w:r>
      <w:bookmarkEnd w:id="44"/>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p>
    <w:p w:rsidR="006556D0" w:rsidRDefault="006556D0" w:rsidP="00724C1A">
      <w:pPr>
        <w:pStyle w:val="Heading2"/>
      </w:pPr>
      <w:bookmarkStart w:id="45" w:name="_Toc323549530"/>
      <w:r>
        <w:t>Point-point planner</w:t>
      </w:r>
      <w:bookmarkEnd w:id="45"/>
    </w:p>
    <w:p w:rsidR="007F5E7A" w:rsidRDefault="007F5E7A" w:rsidP="007F5E7A">
      <w:pPr>
        <w:spacing w:line="480" w:lineRule="auto"/>
      </w:pPr>
      <w:r>
        <w:tab/>
      </w:r>
      <w:r w:rsidR="00C240F1">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9F31EA" w:rsidRPr="00C52C5E">
            <w:rPr>
              <w:noProof/>
            </w:rPr>
            <w:t>[21]</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9F31EA" w:rsidRPr="00C52C5E">
            <w:rPr>
              <w:noProof/>
            </w:rPr>
            <w:t>[22]</w:t>
          </w:r>
          <w:r w:rsidR="00345E51">
            <w:fldChar w:fldCharType="end"/>
          </w:r>
        </w:sdtContent>
      </w:sdt>
      <w:r w:rsidR="006556D0">
        <w:t>.</w:t>
      </w:r>
    </w:p>
    <w:p w:rsidR="00573238"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 xml:space="preserve">s are discretized with </w:t>
      </w:r>
      <w:proofErr w:type="gramStart"/>
      <w:r w:rsidR="00165CE3">
        <w:t>resolutio</w:t>
      </w:r>
      <w:r w:rsidR="00ED68F9">
        <w:t xml:space="preserve">n </w:t>
      </w:r>
      <w:proofErr w:type="gramEnd"/>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w:t>
      </w:r>
      <w:r w:rsidR="00F8651A">
        <w:lastRenderedPageBreak/>
        <w:t xml:space="preserve">primitive, </w:t>
      </w:r>
      <w:r w:rsidR="00CB65C8">
        <w:t>possibly</w:t>
      </w:r>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9F31EA">
        <w:t xml:space="preserve">Figure </w:t>
      </w:r>
      <w:r w:rsidR="009F31EA">
        <w:rPr>
          <w:noProof/>
        </w:rPr>
        <w:t>12</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9F31EA">
        <w:t xml:space="preserve">Figure </w:t>
      </w:r>
      <w:r w:rsidR="009F31EA">
        <w:rPr>
          <w:noProof/>
        </w:rPr>
        <w:t>13</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r w:rsidR="00AA203C">
        <w:t xml:space="preserve"> Spin-in-place moves are not shown.</w:t>
      </w:r>
    </w:p>
    <w:p w:rsidR="00F8651A" w:rsidRDefault="00F8651A" w:rsidP="00193048">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ED68F9" w:rsidRDefault="00ED68F9" w:rsidP="00ED68F9">
      <w:pPr>
        <w:pStyle w:val="NoSpacing"/>
      </w:pPr>
      <w:r>
        <w:rPr>
          <w:noProof/>
        </w:rPr>
        <w:lastRenderedPageBreak/>
        <w:drawing>
          <wp:inline distT="0" distB="0" distL="0" distR="0" wp14:anchorId="33904F52" wp14:editId="423FBC8E">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46" w:name="_Ref322950225"/>
      <w:bookmarkStart w:id="47" w:name="_Toc323549546"/>
      <w:r>
        <w:t xml:space="preserve">Figure </w:t>
      </w:r>
      <w:fldSimple w:instr=" SEQ Figure \* ARABIC ">
        <w:r w:rsidR="00621E13">
          <w:rPr>
            <w:noProof/>
          </w:rPr>
          <w:t>13</w:t>
        </w:r>
      </w:fldSimple>
      <w:bookmarkEnd w:id="46"/>
      <w:r w:rsidR="00165CE3">
        <w:t>: Smooth p</w:t>
      </w:r>
      <w:r>
        <w:t>ath produced by SBPL planner in presence of obstacles</w:t>
      </w:r>
      <w:r w:rsidR="00165CE3">
        <w:t xml:space="preserve"> (grid size 1m)</w:t>
      </w:r>
      <w:bookmarkEnd w:id="47"/>
    </w:p>
    <w:p w:rsidR="005A7D17" w:rsidRDefault="00266623" w:rsidP="00A23C15">
      <w:pPr>
        <w:pStyle w:val="NoSpacing"/>
      </w:pPr>
      <w:r w:rsidRPr="00266623">
        <w:lastRenderedPageBreak/>
        <w:t xml:space="preserve"> </w:t>
      </w:r>
      <w:r>
        <w:rPr>
          <w:noProof/>
        </w:rPr>
        <w:drawing>
          <wp:inline distT="0" distB="0" distL="0" distR="0" wp14:anchorId="1FC88ABB" wp14:editId="6B7EF0B0">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48" w:name="_Ref322520674"/>
      <w:bookmarkStart w:id="49" w:name="_Toc323549547"/>
      <w:r>
        <w:t xml:space="preserve">Figure </w:t>
      </w:r>
      <w:fldSimple w:instr=" SEQ Figure \* ARABIC ">
        <w:r w:rsidR="00621E13">
          <w:rPr>
            <w:noProof/>
          </w:rPr>
          <w:t>14</w:t>
        </w:r>
      </w:fldSimple>
      <w:bookmarkEnd w:id="48"/>
      <w:r>
        <w:t>: Harlie's motion primitives</w:t>
      </w:r>
      <w:bookmarkEnd w:id="49"/>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7E7C2A" w:rsidP="00573238">
      <w:pPr>
        <w:pStyle w:val="Heading2"/>
      </w:pPr>
      <w:bookmarkStart w:id="50" w:name="_Toc323549531"/>
      <w:r>
        <w:t>Dynamic P</w:t>
      </w:r>
      <w:r w:rsidR="00573238">
        <w:t>lanning</w:t>
      </w:r>
      <w:bookmarkEnd w:id="50"/>
    </w:p>
    <w:p w:rsidR="001653C3" w:rsidRDefault="001653C3" w:rsidP="001653C3">
      <w:pPr>
        <w:spacing w:line="480" w:lineRule="auto"/>
      </w:pPr>
      <w:r>
        <w:tab/>
      </w:r>
      <w:ins w:id="51" w:author="Bill" w:date="2012-05-03T19:23:00Z">
        <w:r w:rsidR="0075623F">
          <w:t xml:space="preserve">A major portion of this project involved the creation of a dynamic replanning algorithm to </w:t>
        </w:r>
      </w:ins>
      <w:ins w:id="52" w:author="Bill" w:date="2012-05-03T19:24:00Z">
        <w:r w:rsidR="0075623F">
          <w:t xml:space="preserve">track </w:t>
        </w:r>
      </w:ins>
      <w:del w:id="53" w:author="Bill" w:date="2012-05-03T19:23:00Z">
        <w:r w:rsidDel="0075623F">
          <w:delText xml:space="preserve">This project </w:delText>
        </w:r>
        <w:r w:rsidR="007019C4" w:rsidDel="0075623F">
          <w:delText xml:space="preserve">created a planning algorithm to enable </w:delText>
        </w:r>
        <w:r w:rsidDel="0075623F">
          <w:delText xml:space="preserve">dynamic replanning </w:delText>
        </w:r>
        <w:r w:rsidR="007019C4" w:rsidDel="0075623F">
          <w:delText xml:space="preserve">and </w:delText>
        </w:r>
      </w:del>
      <w:del w:id="54" w:author="Bill" w:date="2012-05-03T19:24:00Z">
        <w:r w:rsidR="007019C4" w:rsidDel="0075623F">
          <w:delText xml:space="preserve">the tracking of </w:delText>
        </w:r>
      </w:del>
      <w:r w:rsidR="007019C4">
        <w:t>a moving target</w:t>
      </w:r>
      <w:r>
        <w:t xml:space="preserve"> without the robot coming to a halt.  </w:t>
      </w:r>
      <w:ins w:id="55" w:author="Bill" w:date="2012-05-03T19:26:00Z">
        <w:r w:rsidR="0075623F">
          <w:t xml:space="preserve">At the heart of the algorithm is a rolling window which divides the </w:t>
        </w:r>
      </w:ins>
      <w:del w:id="56" w:author="Bill" w:date="2012-05-03T19:27:00Z">
        <w:r w:rsidDel="0075623F">
          <w:delText xml:space="preserve">A rolling window approach splits the </w:delText>
        </w:r>
      </w:del>
      <w:r>
        <w:t xml:space="preserve">robot’s path into two sections, </w:t>
      </w:r>
      <w:r w:rsidR="007B5EC1">
        <w:t>referred to as the</w:t>
      </w:r>
      <w:r>
        <w:t xml:space="preserve"> committed path and </w:t>
      </w:r>
      <w:r w:rsidR="007B5EC1">
        <w:t>the</w:t>
      </w:r>
      <w:r>
        <w:t xml:space="preserve"> uncommitted path.</w:t>
      </w:r>
    </w:p>
    <w:p w:rsidR="009C137C" w:rsidRDefault="001653C3" w:rsidP="001653C3">
      <w:pPr>
        <w:spacing w:line="480" w:lineRule="auto"/>
      </w:pPr>
      <w:r>
        <w:lastRenderedPageBreak/>
        <w:tab/>
        <w:t>The committed path represents a short-term plan that is</w:t>
      </w:r>
      <w:r w:rsidR="002C1BDA">
        <w:t xml:space="preserve"> </w:t>
      </w:r>
      <w:r>
        <w:t xml:space="preserve">passed off to </w:t>
      </w:r>
      <w:r w:rsidR="002C1BDA">
        <w:t xml:space="preserve">Harlie’s </w:t>
      </w:r>
      <w:r>
        <w:t>steering</w:t>
      </w:r>
      <w:del w:id="57" w:author="Bill" w:date="2012-05-03T19:28:00Z">
        <w:r w:rsidDel="0075623F">
          <w:delText>,</w:delText>
        </w:r>
      </w:del>
      <w:r>
        <w:t xml:space="preserve"> </w:t>
      </w:r>
      <w:r w:rsidR="00D57445">
        <w:t xml:space="preserve">which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1653C3" w:rsidRDefault="00D944A5" w:rsidP="009C137C">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0F6971" w:rsidP="00CA22A6">
      <w:pPr>
        <w:spacing w:line="480" w:lineRule="auto"/>
      </w:pPr>
      <w:r>
        <w:rPr>
          <w:noProof/>
        </w:rPr>
        <mc:AlternateContent>
          <mc:Choice Requires="wps">
            <w:drawing>
              <wp:anchor distT="0" distB="0" distL="114300" distR="114300" simplePos="0" relativeHeight="251661312" behindDoc="0" locked="0" layoutInCell="1" allowOverlap="1" wp14:anchorId="48B004F0" wp14:editId="23BA45C7">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8931B5" w:rsidRPr="006416BE" w:rsidRDefault="008931B5" w:rsidP="000F6971">
                            <w:pPr>
                              <w:pStyle w:val="Caption1"/>
                              <w:rPr>
                                <w:noProof/>
                                <w:sz w:val="24"/>
                              </w:rPr>
                            </w:pPr>
                            <w:bookmarkStart w:id="58" w:name="_Toc323549534"/>
                            <w:r>
                              <w:t xml:space="preserve">Table </w:t>
                            </w:r>
                            <w:fldSimple w:instr=" SEQ Table \* ARABIC ">
                              <w:r>
                                <w:rPr>
                                  <w:noProof/>
                                </w:rPr>
                                <w:t>1</w:t>
                              </w:r>
                            </w:fldSimple>
                            <w:r>
                              <w:t>: Conditions for Replanning</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" stroked="f">
                <v:textbox style="mso-fit-shape-to-text:t" inset="0,0,0,0">
                  <w:txbxContent>
                    <w:p w:rsidR="001C1618" w:rsidRPr="006416BE" w:rsidRDefault="001C1618" w:rsidP="000F6971">
                      <w:pPr>
                        <w:pStyle w:val="Caption1"/>
                        <w:rPr>
                          <w:noProof/>
                          <w:sz w:val="24"/>
                        </w:rPr>
                      </w:pPr>
                      <w:bookmarkStart w:id="634" w:name="_Toc323549534"/>
                      <w:r>
                        <w:t xml:space="preserve">Table </w:t>
                      </w:r>
                      <w:r>
                        <w:fldChar w:fldCharType="begin"/>
                      </w:r>
                      <w:r>
                        <w:instrText xml:space="preserve"> SEQ Table \* ARABIC </w:instrText>
                      </w:r>
                      <w:r>
                        <w:fldChar w:fldCharType="separate"/>
                      </w:r>
                      <w:r>
                        <w:rPr>
                          <w:noProof/>
                        </w:rPr>
                        <w:t>1</w:t>
                      </w:r>
                      <w:r>
                        <w:rPr>
                          <w:noProof/>
                        </w:rPr>
                        <w:fldChar w:fldCharType="end"/>
                      </w:r>
                      <w:r>
                        <w:t>: Conditions for Replanning</w:t>
                      </w:r>
                      <w:bookmarkEnd w:id="634"/>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3C13ADEC" wp14:editId="5A040D46">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31B5" w:rsidRPr="0095394F" w:rsidRDefault="008931B5">
                            <w:pPr>
                              <w:rPr>
                                <w:u w:val="single"/>
                              </w:rPr>
                            </w:pPr>
                            <w:r w:rsidRPr="0095394F">
                              <w:rPr>
                                <w:u w:val="single"/>
                              </w:rPr>
                              <w:t>Conditions for partial replan</w:t>
                            </w:r>
                          </w:p>
                          <w:p w:rsidR="008931B5" w:rsidRDefault="008931B5" w:rsidP="0095394F">
                            <w:pPr>
                              <w:pStyle w:val="ListParagraph"/>
                              <w:numPr>
                                <w:ilvl w:val="0"/>
                                <w:numId w:val="2"/>
                              </w:numPr>
                            </w:pPr>
                            <w:r>
                              <w:t>New goal</w:t>
                            </w:r>
                          </w:p>
                          <w:p w:rsidR="008931B5" w:rsidRDefault="008931B5" w:rsidP="0095394F">
                            <w:pPr>
                              <w:pStyle w:val="ListParagraph"/>
                              <w:numPr>
                                <w:ilvl w:val="0"/>
                                <w:numId w:val="2"/>
                              </w:numPr>
                            </w:pPr>
                            <w:r>
                              <w:t>Obstacle in uncommitted path</w:t>
                            </w:r>
                          </w:p>
                          <w:p w:rsidR="008931B5" w:rsidRDefault="008931B5" w:rsidP="0095394F">
                            <w:pPr>
                              <w:pStyle w:val="ListParagraph"/>
                            </w:pPr>
                          </w:p>
                          <w:p w:rsidR="008931B5" w:rsidRPr="0095394F" w:rsidRDefault="008931B5">
                            <w:pPr>
                              <w:rPr>
                                <w:u w:val="single"/>
                              </w:rPr>
                            </w:pPr>
                            <w:r w:rsidRPr="0095394F">
                              <w:rPr>
                                <w:u w:val="single"/>
                              </w:rPr>
                              <w:t>Conditions for full replan</w:t>
                            </w:r>
                          </w:p>
                          <w:p w:rsidR="008931B5" w:rsidRDefault="008931B5" w:rsidP="0095394F">
                            <w:pPr>
                              <w:pStyle w:val="ListParagraph"/>
                              <w:numPr>
                                <w:ilvl w:val="0"/>
                                <w:numId w:val="1"/>
                              </w:numPr>
                            </w:pPr>
                            <w:r>
                              <w:t>Robot currently at rest</w:t>
                            </w:r>
                          </w:p>
                          <w:p w:rsidR="008931B5" w:rsidRDefault="008931B5" w:rsidP="0095394F">
                            <w:pPr>
                              <w:pStyle w:val="ListParagraph"/>
                              <w:numPr>
                                <w:ilvl w:val="0"/>
                                <w:numId w:val="1"/>
                              </w:numPr>
                            </w:pPr>
                            <w:r>
                              <w:t>Partial replan fails</w:t>
                            </w:r>
                          </w:p>
                          <w:p w:rsidR="008931B5" w:rsidRDefault="008931B5" w:rsidP="0095394F">
                            <w:pPr>
                              <w:pStyle w:val="ListParagraph"/>
                              <w:numPr>
                                <w:ilvl w:val="0"/>
                                <w:numId w:val="1"/>
                              </w:numPr>
                            </w:pPr>
                            <w:r>
                              <w:t>Obstacle in committed path</w:t>
                            </w:r>
                          </w:p>
                          <w:p w:rsidR="008931B5" w:rsidRDefault="008931B5"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" fillcolor="white [3201]" strokeweight=".5pt">
                <v:textbox>
                  <w:txbxContent>
                    <w:p w:rsidR="001C1618" w:rsidRPr="0095394F" w:rsidRDefault="001C1618">
                      <w:pPr>
                        <w:rPr>
                          <w:u w:val="single"/>
                        </w:rPr>
                      </w:pPr>
                      <w:r w:rsidRPr="0095394F">
                        <w:rPr>
                          <w:u w:val="single"/>
                        </w:rPr>
                        <w:t>Conditions for partial replan</w:t>
                      </w:r>
                    </w:p>
                    <w:p w:rsidR="001C1618" w:rsidRDefault="001C1618" w:rsidP="0095394F">
                      <w:pPr>
                        <w:pStyle w:val="ListParagraph"/>
                        <w:numPr>
                          <w:ilvl w:val="0"/>
                          <w:numId w:val="2"/>
                        </w:numPr>
                      </w:pPr>
                      <w:r>
                        <w:t>New goal</w:t>
                      </w:r>
                    </w:p>
                    <w:p w:rsidR="001C1618" w:rsidRDefault="001C1618" w:rsidP="0095394F">
                      <w:pPr>
                        <w:pStyle w:val="ListParagraph"/>
                        <w:numPr>
                          <w:ilvl w:val="0"/>
                          <w:numId w:val="2"/>
                        </w:numPr>
                      </w:pPr>
                      <w:r>
                        <w:t>Obstacle in uncommitted path</w:t>
                      </w:r>
                    </w:p>
                    <w:p w:rsidR="001C1618" w:rsidRDefault="001C1618" w:rsidP="0095394F">
                      <w:pPr>
                        <w:pStyle w:val="ListParagraph"/>
                      </w:pPr>
                    </w:p>
                    <w:p w:rsidR="001C1618" w:rsidRPr="0095394F" w:rsidRDefault="001C1618">
                      <w:pPr>
                        <w:rPr>
                          <w:u w:val="single"/>
                        </w:rPr>
                      </w:pPr>
                      <w:r w:rsidRPr="0095394F">
                        <w:rPr>
                          <w:u w:val="single"/>
                        </w:rPr>
                        <w:t>Conditions for full replan</w:t>
                      </w:r>
                    </w:p>
                    <w:p w:rsidR="001C1618" w:rsidRDefault="001C1618" w:rsidP="0095394F">
                      <w:pPr>
                        <w:pStyle w:val="ListParagraph"/>
                        <w:numPr>
                          <w:ilvl w:val="0"/>
                          <w:numId w:val="1"/>
                        </w:numPr>
                      </w:pPr>
                      <w:r>
                        <w:t>Robot currently at rest</w:t>
                      </w:r>
                    </w:p>
                    <w:p w:rsidR="001C1618" w:rsidRDefault="001C1618" w:rsidP="0095394F">
                      <w:pPr>
                        <w:pStyle w:val="ListParagraph"/>
                        <w:numPr>
                          <w:ilvl w:val="0"/>
                          <w:numId w:val="1"/>
                        </w:numPr>
                      </w:pPr>
                      <w:r>
                        <w:t>Partial replan fails</w:t>
                      </w:r>
                    </w:p>
                    <w:p w:rsidR="001C1618" w:rsidRDefault="001C1618" w:rsidP="0095394F">
                      <w:pPr>
                        <w:pStyle w:val="ListParagraph"/>
                        <w:numPr>
                          <w:ilvl w:val="0"/>
                          <w:numId w:val="1"/>
                        </w:numPr>
                      </w:pPr>
                      <w:r>
                        <w:t>Obstacle in committed path</w:t>
                      </w:r>
                    </w:p>
                    <w:p w:rsidR="001C1618" w:rsidRDefault="001C1618" w:rsidP="0095394F">
                      <w:pPr>
                        <w:pStyle w:val="ListParagraph"/>
                        <w:numPr>
                          <w:ilvl w:val="0"/>
                          <w:numId w:val="1"/>
                        </w:numPr>
                      </w:pPr>
                      <w:r>
                        <w:t>Target moves behind robot</w:t>
                      </w:r>
                    </w:p>
                  </w:txbxContent>
                </v:textbox>
                <w10:wrap type="through"/>
              </v:shape>
            </w:pict>
          </mc:Fallback>
        </mc:AlternateContent>
      </w:r>
      <w:r w:rsidR="001653C3">
        <w:tab/>
        <w:t xml:space="preserve">The planner continuously monitors the committed path, trying to keep its length </w:t>
      </w:r>
      <w:ins w:id="59" w:author="Bill" w:date="2012-05-03T19:29:00Z">
        <w:r w:rsidR="0075623F">
          <w:t xml:space="preserve">to </w:t>
        </w:r>
      </w:ins>
      <w:r w:rsidR="001653C3">
        <w:t>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p>
    <w:p w:rsidR="00FA0B5C" w:rsidRDefault="00825EC4" w:rsidP="00C43F4F">
      <w:pPr>
        <w:spacing w:line="480" w:lineRule="auto"/>
        <w:ind w:firstLine="720"/>
      </w:pPr>
      <w:r>
        <w:lastRenderedPageBreak/>
        <w:t>When the planner gets a new goal</w:t>
      </w:r>
      <w:ins w:id="60" w:author="Bill" w:date="2012-05-03T19:29:00Z">
        <w:r w:rsidR="00DC6050">
          <w:t xml:space="preserve"> from the person tracking module</w:t>
        </w:r>
      </w:ins>
      <w:r>
        <w:t xml:space="preserve">, it attempts to </w:t>
      </w:r>
      <w:ins w:id="61" w:author="Bill" w:date="2012-05-03T19:29:00Z">
        <w:r w:rsidR="00DC6050">
          <w:t>perform</w:t>
        </w:r>
      </w:ins>
      <w:ins w:id="62" w:author="Bill" w:date="2012-05-03T19:27:00Z">
        <w:r w:rsidR="0075623F">
          <w:t xml:space="preserve"> </w:t>
        </w:r>
      </w:ins>
      <w:del w:id="63" w:author="Bill" w:date="2012-05-03T19:29:00Z">
        <w:r w:rsidDel="00DC6050">
          <w:delText xml:space="preserve">perform </w:delText>
        </w:r>
      </w:del>
      <w:r>
        <w:t xml:space="preserve">a partial replan from the end of the committed path.  A partial replan is also triggered if a potential collision is detected </w:t>
      </w:r>
      <w:r w:rsidR="007F319B">
        <w:t>along</w:t>
      </w:r>
      <w:r>
        <w:t xml:space="preserve"> the uncommitted path.</w:t>
      </w:r>
    </w:p>
    <w:p w:rsidR="0095394F" w:rsidRDefault="00CA22A6" w:rsidP="00C43F4F">
      <w:pPr>
        <w:spacing w:line="480" w:lineRule="auto"/>
        <w:ind w:firstLine="720"/>
        <w:rPr>
          <w:ins w:id="64" w:author="Bill" w:date="2012-05-03T19:34:00Z"/>
        </w:rPr>
      </w:pPr>
      <w:r>
        <w:t xml:space="preserve">If a partial replan fails, </w:t>
      </w:r>
      <w:ins w:id="65" w:author="Bill" w:date="2012-05-03T19:30:00Z">
        <w:r w:rsidR="00DC6050">
          <w:t xml:space="preserve">Harlie </w:t>
        </w:r>
      </w:ins>
      <w:del w:id="66" w:author="Bill" w:date="2012-05-03T19:30:00Z">
        <w:r w:rsidDel="00DC6050">
          <w:delText xml:space="preserve">the robot </w:delText>
        </w:r>
      </w:del>
      <w:r>
        <w:t>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and there is no committed path.</w:t>
      </w:r>
      <w:ins w:id="67" w:author="Bill" w:date="2012-05-03T19:34:00Z">
        <w:r w:rsidR="009635B1">
          <w:t xml:space="preserve">   </w:t>
        </w:r>
      </w:ins>
      <w:del w:id="68" w:author="Bill" w:date="2012-05-03T19:34:00Z">
        <w:r w:rsidR="00FA0B5C" w:rsidDel="009635B1">
          <w:delText xml:space="preserve">  </w:delText>
        </w:r>
      </w:del>
      <w:r w:rsidR="00575D0E">
        <w:t xml:space="preserve">Finally, to improve the performance of planning </w:t>
      </w:r>
      <w:r w:rsidR="00C43F4F">
        <w:t>when the target is near to the robot</w:t>
      </w:r>
      <w:r w:rsidR="00575D0E">
        <w:t>, a full replan is performed if the target to be tracked moves behind the robot.</w:t>
      </w:r>
      <w:r w:rsidR="00C43F4F">
        <w:t xml:space="preserve">  In this case, it is less painful to bring robot to a complete halt </w:t>
      </w:r>
      <w:r w:rsidR="00956182">
        <w:t>than to follow the previous</w:t>
      </w:r>
      <w:ins w:id="69" w:author="Bill" w:date="2012-05-03T19:30:00Z">
        <w:r w:rsidR="00DC6050">
          <w:t>ly committed</w:t>
        </w:r>
      </w:ins>
      <w:r w:rsidR="00956182">
        <w:t xml:space="preserve"> path.</w:t>
      </w:r>
    </w:p>
    <w:p w:rsidR="009635B1" w:rsidRPr="001653C3" w:rsidDel="009635B1" w:rsidRDefault="009635B1">
      <w:pPr>
        <w:spacing w:line="480" w:lineRule="auto"/>
        <w:rPr>
          <w:del w:id="70" w:author="Bill" w:date="2012-05-03T19:34:00Z"/>
        </w:rPr>
        <w:pPrChange w:id="71" w:author="Bill" w:date="2012-05-03T19:34:00Z">
          <w:pPr>
            <w:spacing w:line="480" w:lineRule="auto"/>
            <w:ind w:firstLine="720"/>
          </w:pPr>
        </w:pPrChange>
      </w:pPr>
    </w:p>
    <w:p w:rsidR="009B0251" w:rsidRDefault="0095394F" w:rsidP="0095394F">
      <w:pPr>
        <w:pStyle w:val="Heading2"/>
      </w:pPr>
      <w:bookmarkStart w:id="72" w:name="_Toc323549532"/>
      <w:r>
        <w:t xml:space="preserve">Goal </w:t>
      </w:r>
      <w:r w:rsidR="00AF3C43">
        <w:t>G</w:t>
      </w:r>
      <w:r>
        <w:t>eneration</w:t>
      </w:r>
      <w:bookmarkEnd w:id="72"/>
    </w:p>
    <w:p w:rsidR="0095394F" w:rsidRDefault="0095394F" w:rsidP="0095394F">
      <w:pPr>
        <w:spacing w:line="480" w:lineRule="auto"/>
      </w:pPr>
      <w:r>
        <w:tab/>
        <w:t xml:space="preserve">For the purpose of person tracking, special consideration </w:t>
      </w:r>
      <w:del w:id="73" w:author="Bill" w:date="2012-05-03T19:31:00Z">
        <w:r w:rsidDel="002D4111">
          <w:delText xml:space="preserve">must </w:delText>
        </w:r>
      </w:del>
      <w:ins w:id="74" w:author="Bill" w:date="2012-05-03T19:31:00Z">
        <w:r w:rsidR="002D4111">
          <w:t xml:space="preserve">must </w:t>
        </w:r>
      </w:ins>
      <w:r>
        <w:t xml:space="preserve">be given to goal generation.  Goals are received from the person tracking </w:t>
      </w:r>
      <w:del w:id="75" w:author="Bill" w:date="2012-05-03T19:31:00Z">
        <w:r w:rsidDel="002D4111">
          <w:delText>module</w:delText>
        </w:r>
        <w:r w:rsidR="00212636" w:rsidDel="002D4111">
          <w:delText>’s Kalman filter (</w:delText>
        </w:r>
      </w:del>
      <w:ins w:id="76" w:author="Bill" w:date="2012-05-03T19:31:00Z">
        <w:r w:rsidR="002D4111">
          <w:t xml:space="preserve">module as </w:t>
        </w:r>
      </w:ins>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9F31EA">
        <w:t xml:space="preserve">5.1 </w:t>
      </w:r>
      <w:proofErr w:type="gramEnd"/>
      <w:r w:rsidR="00212636">
        <w:fldChar w:fldCharType="end"/>
      </w:r>
      <w:del w:id="77" w:author="Bill" w:date="2012-05-03T19:32:00Z">
        <w:r w:rsidR="00212636" w:rsidDel="002D4111">
          <w:delText>)</w:delText>
        </w:r>
      </w:del>
      <w:r w:rsidR="00212636">
        <w:t xml:space="preserve">.  As-is, these goals </w:t>
      </w:r>
      <w:r>
        <w:t xml:space="preserve">are unsuitable for planning.  It would be impolite for the robot </w:t>
      </w:r>
      <w:del w:id="78" w:author="Bill" w:date="2012-05-03T19:32:00Z">
        <w:r w:rsidDel="002D4111">
          <w:delText xml:space="preserve">to attempt </w:delText>
        </w:r>
      </w:del>
      <w:r>
        <w:t xml:space="preserve">to plan directly </w:t>
      </w:r>
      <w:r w:rsidR="00575D0E">
        <w:t xml:space="preserve">to the </w:t>
      </w:r>
      <w:del w:id="79" w:author="Bill" w:date="2012-05-03T19:33:00Z">
        <w:r w:rsidR="00575D0E" w:rsidDel="009635B1">
          <w:delText>goal</w:delText>
        </w:r>
      </w:del>
      <w:ins w:id="80" w:author="Bill" w:date="2012-05-03T19:33:00Z">
        <w:r w:rsidR="009635B1">
          <w:t>target</w:t>
        </w:r>
      </w:ins>
      <w:r w:rsidR="00575D0E">
        <w:t xml:space="preserve">, because that </w:t>
      </w:r>
      <w:r>
        <w:t>space is occupied</w:t>
      </w:r>
      <w:r w:rsidR="00575D0E">
        <w:t xml:space="preserve"> by the person being tracked</w:t>
      </w:r>
      <w:r>
        <w:t>.</w:t>
      </w:r>
      <w:ins w:id="81" w:author="Bill" w:date="2012-05-03T19:31:00Z">
        <w:r w:rsidR="002D4111">
          <w:t xml:space="preserve">  Thus, goals must be generated that are offset </w:t>
        </w:r>
      </w:ins>
      <w:ins w:id="82" w:author="Bill" w:date="2012-05-03T19:32:00Z">
        <w:r w:rsidR="002D4111">
          <w:t xml:space="preserve">by some distance </w:t>
        </w:r>
      </w:ins>
      <w:ins w:id="83" w:author="Bill" w:date="2012-05-03T19:31:00Z">
        <w:r w:rsidR="002D4111">
          <w:t>from the true goal</w:t>
        </w:r>
      </w:ins>
    </w:p>
    <w:p w:rsidR="0095394F" w:rsidRDefault="0095394F" w:rsidP="0095394F">
      <w:pPr>
        <w:spacing w:line="480" w:lineRule="auto"/>
      </w:pPr>
      <w:r>
        <w:tab/>
        <w:t>This project’s solution was to generate a “constellation” of goals offset by varying angles and distances</w:t>
      </w:r>
      <w:del w:id="84" w:author="Bill" w:date="2012-05-03T19:33:00Z">
        <w:r w:rsidDel="009635B1">
          <w:delText xml:space="preserve"> from the target</w:delText>
        </w:r>
      </w:del>
      <w:r>
        <w:t xml:space="preserve">.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9F31EA">
        <w:t xml:space="preserve">Figure </w:t>
      </w:r>
      <w:r w:rsidR="009F31EA">
        <w:rPr>
          <w:noProof/>
        </w:rPr>
        <w:t>14</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687E2EC3" wp14:editId="4BD4E41A">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85" w:name="_Ref322951239"/>
      <w:bookmarkStart w:id="86" w:name="_Toc323549548"/>
      <w:r>
        <w:t xml:space="preserve">Figure </w:t>
      </w:r>
      <w:fldSimple w:instr=" SEQ Figure \* ARABIC ">
        <w:r w:rsidR="00621E13">
          <w:rPr>
            <w:noProof/>
          </w:rPr>
          <w:t>15</w:t>
        </w:r>
      </w:fldSimple>
      <w:bookmarkEnd w:id="85"/>
      <w:r>
        <w:t>: Goal constellation</w:t>
      </w:r>
      <w:r w:rsidR="008C29A6">
        <w:t>,</w:t>
      </w:r>
      <w:r>
        <w:t xml:space="preserve"> </w:t>
      </w:r>
      <w:del w:id="87" w:author="Bill" w:date="2012-05-03T19:32:00Z">
        <w:r w:rsidDel="002D4111">
          <w:delText xml:space="preserve">actual </w:delText>
        </w:r>
      </w:del>
      <w:ins w:id="88" w:author="Bill" w:date="2012-05-03T19:32:00Z">
        <w:r w:rsidR="002D4111">
          <w:t xml:space="preserve">true </w:t>
        </w:r>
      </w:ins>
      <w:r>
        <w:t>goal in green</w:t>
      </w:r>
      <w:r w:rsidR="008C29A6">
        <w:t xml:space="preserve"> (grid resolution 1m)</w:t>
      </w:r>
      <w:bookmarkEnd w:id="86"/>
    </w:p>
    <w:p w:rsidR="00956182" w:rsidRDefault="00956182" w:rsidP="00243D25">
      <w:pPr>
        <w:spacing w:line="480" w:lineRule="auto"/>
        <w:ind w:firstLine="720"/>
      </w:pPr>
    </w:p>
    <w:p w:rsidR="0095394F" w:rsidRDefault="00575D0E" w:rsidP="003278A0">
      <w:pPr>
        <w:spacing w:line="480" w:lineRule="auto"/>
        <w:ind w:firstLine="720"/>
      </w:pPr>
      <w:r>
        <w:t xml:space="preserve">Upon generating the goal constellation, each goal is checked for </w:t>
      </w:r>
      <w:r w:rsidR="00FA0B5C">
        <w:t>collision</w:t>
      </w:r>
      <w:del w:id="89" w:author="Bill" w:date="2012-05-03T19:33:00Z">
        <w:r w:rsidR="00FA0B5C" w:rsidDel="009635B1">
          <w:delText>s</w:delText>
        </w:r>
      </w:del>
      <w:r w:rsidR="00FA0B5C">
        <w:t xml:space="preserve"> with the robot’s footprint against a 2D obstacle map of 2.5cm.  G</w:t>
      </w:r>
      <w:r>
        <w:t xml:space="preserve">oals in collision are removed.  To keep planning time reasonable, </w:t>
      </w:r>
      <w:r w:rsidR="003278A0">
        <w:t xml:space="preserve">only </w:t>
      </w:r>
      <w:r>
        <w:t xml:space="preserve">the first </w:t>
      </w:r>
      <w:r w:rsidR="003278A0">
        <w:t>several</w:t>
      </w:r>
      <w:r>
        <w:t xml:space="preserve"> cleared goals are passed to planning.  </w:t>
      </w:r>
      <w:r w:rsidR="00243D25">
        <w:t xml:space="preserve">If a full replan is being </w:t>
      </w:r>
      <w:r w:rsidR="003278A0">
        <w:t>performed, all goals are kept.</w:t>
      </w:r>
      <w:r w:rsidR="00C279A1">
        <w:t xml:space="preserve">  </w:t>
      </w:r>
      <w:ins w:id="90" w:author="Bill" w:date="2012-05-03T19:34:00Z">
        <w:r w:rsidR="009635B1" w:rsidRPr="009635B1">
          <w:t xml:space="preserve">As a special case when the target is close, less than 1m away, </w:t>
        </w:r>
        <w:proofErr w:type="gramStart"/>
        <w:r w:rsidR="009635B1" w:rsidRPr="009635B1">
          <w:t>the</w:t>
        </w:r>
        <w:proofErr w:type="gramEnd"/>
        <w:r w:rsidR="009635B1" w:rsidRPr="009635B1">
          <w:t xml:space="preserve"> robot bypasses planning altogether, and simply generates a turn-in-place path segment to rotate and face the target.</w:t>
        </w:r>
      </w:ins>
      <w:del w:id="91" w:author="Bill" w:date="2012-05-03T19:34:00Z">
        <w:r w:rsidR="003278A0" w:rsidDel="009635B1">
          <w:delText>As a special case when the target is close, less than 1m away, the robot bypasses planning altogether, and simply generates a turn-in-place path segment to rotate and face the target.</w:delText>
        </w:r>
      </w:del>
    </w:p>
    <w:p w:rsidR="00AF3C43" w:rsidRDefault="00AF3C43" w:rsidP="00AF3C43">
      <w:pPr>
        <w:pStyle w:val="Heading2"/>
      </w:pPr>
      <w:bookmarkStart w:id="92" w:name="_Toc323549533"/>
      <w:r>
        <w:lastRenderedPageBreak/>
        <w:t>Future Work</w:t>
      </w:r>
      <w:bookmarkEnd w:id="92"/>
    </w:p>
    <w:p w:rsidR="00AF3C43" w:rsidRDefault="00F6664D" w:rsidP="00C52C5E">
      <w:pPr>
        <w:spacing w:line="480" w:lineRule="auto"/>
        <w:ind w:firstLine="864"/>
      </w:pPr>
      <w:r>
        <w:t xml:space="preserve">Although the developed path planning algorithm performs well over medium to long distances, the robot shows some weakness when tracking users at close range.  Although the SBPL algorithm produces nice, kinematically-feasible paths, it has trouble </w:t>
      </w:r>
      <w:r w:rsidR="00FC59E7">
        <w:t>planning at extremely close distances.  An example would be when the user brushes up against the robot and moves behind it.  Perhaps an alternate p</w:t>
      </w:r>
      <w:r w:rsidR="00AF3C43">
        <w:t>lanning algorithm could be employed at short ranges to make the response more fluid.</w:t>
      </w:r>
    </w:p>
    <w:p w:rsidR="00FC5EC7" w:rsidRDefault="00FC5EC7" w:rsidP="00193048">
      <w:pPr>
        <w:pStyle w:val="Heading1"/>
      </w:pPr>
      <w:r>
        <w:lastRenderedPageBreak/>
        <w:t>Conclusions</w:t>
      </w:r>
    </w:p>
    <w:p w:rsidR="006C5526" w:rsidRPr="00FC5EC7"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ins w:id="93" w:author="Bill" w:date="2012-05-03T19:34:00Z">
        <w:r w:rsidR="009635B1">
          <w:t xml:space="preserve">and is </w:t>
        </w:r>
      </w:ins>
      <w:r w:rsidR="00C279A1">
        <w:t>able to seamlessly follow a user through a cluttered room.</w:t>
      </w:r>
    </w:p>
    <w:p w:rsidR="003278A0" w:rsidRDefault="003278A0">
      <w:r>
        <w:br w:type="page"/>
      </w:r>
    </w:p>
    <w:p w:rsidR="003278A0" w:rsidRDefault="003278A0" w:rsidP="003278A0">
      <w:pPr>
        <w:pStyle w:val="MinorHeading"/>
      </w:pPr>
      <w:r>
        <w:lastRenderedPageBreak/>
        <w:t>Works Cited</w:t>
      </w:r>
    </w:p>
    <w:p w:rsidR="009F31EA"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9F31EA">
        <w:trPr>
          <w:tblCellSpacing w:w="15" w:type="dxa"/>
        </w:trPr>
        <w:tc>
          <w:tcPr>
            <w:tcW w:w="50" w:type="pct"/>
            <w:hideMark/>
          </w:tcPr>
          <w:p w:rsidR="009F31EA" w:rsidRDefault="009F31EA">
            <w:pPr>
              <w:pStyle w:val="Bibliography"/>
              <w:rPr>
                <w:noProof/>
              </w:rPr>
            </w:pPr>
            <w:r>
              <w:rPr>
                <w:noProof/>
              </w:rPr>
              <w:t xml:space="preserve">[1] </w:t>
            </w:r>
          </w:p>
        </w:tc>
        <w:tc>
          <w:tcPr>
            <w:tcW w:w="0" w:type="auto"/>
            <w:hideMark/>
          </w:tcPr>
          <w:p w:rsidR="009F31EA" w:rsidRDefault="009F31EA">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9F31EA">
        <w:trPr>
          <w:tblCellSpacing w:w="15" w:type="dxa"/>
        </w:trPr>
        <w:tc>
          <w:tcPr>
            <w:tcW w:w="50" w:type="pct"/>
            <w:hideMark/>
          </w:tcPr>
          <w:p w:rsidR="009F31EA" w:rsidRDefault="009F31EA">
            <w:pPr>
              <w:pStyle w:val="Bibliography"/>
              <w:rPr>
                <w:noProof/>
              </w:rPr>
            </w:pPr>
            <w:r>
              <w:rPr>
                <w:noProof/>
              </w:rPr>
              <w:t xml:space="preserve">[2] </w:t>
            </w:r>
          </w:p>
        </w:tc>
        <w:tc>
          <w:tcPr>
            <w:tcW w:w="0" w:type="auto"/>
            <w:hideMark/>
          </w:tcPr>
          <w:p w:rsidR="009F31EA" w:rsidRDefault="009F31EA">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9F31EA">
        <w:trPr>
          <w:tblCellSpacing w:w="15" w:type="dxa"/>
        </w:trPr>
        <w:tc>
          <w:tcPr>
            <w:tcW w:w="50" w:type="pct"/>
            <w:hideMark/>
          </w:tcPr>
          <w:p w:rsidR="009F31EA" w:rsidRDefault="009F31EA">
            <w:pPr>
              <w:pStyle w:val="Bibliography"/>
              <w:rPr>
                <w:noProof/>
              </w:rPr>
            </w:pPr>
            <w:r>
              <w:rPr>
                <w:noProof/>
              </w:rPr>
              <w:t xml:space="preserve">[3] </w:t>
            </w:r>
          </w:p>
        </w:tc>
        <w:tc>
          <w:tcPr>
            <w:tcW w:w="0" w:type="auto"/>
            <w:hideMark/>
          </w:tcPr>
          <w:p w:rsidR="009F31EA" w:rsidRDefault="009F31EA">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9F31EA">
        <w:trPr>
          <w:tblCellSpacing w:w="15" w:type="dxa"/>
        </w:trPr>
        <w:tc>
          <w:tcPr>
            <w:tcW w:w="50" w:type="pct"/>
            <w:hideMark/>
          </w:tcPr>
          <w:p w:rsidR="009F31EA" w:rsidRDefault="009F31EA">
            <w:pPr>
              <w:pStyle w:val="Bibliography"/>
              <w:rPr>
                <w:noProof/>
              </w:rPr>
            </w:pPr>
            <w:r>
              <w:rPr>
                <w:noProof/>
              </w:rPr>
              <w:t xml:space="preserve">[4] </w:t>
            </w:r>
          </w:p>
        </w:tc>
        <w:tc>
          <w:tcPr>
            <w:tcW w:w="0" w:type="auto"/>
            <w:hideMark/>
          </w:tcPr>
          <w:p w:rsidR="009F31EA" w:rsidRDefault="009F31EA">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9F31EA">
        <w:trPr>
          <w:tblCellSpacing w:w="15" w:type="dxa"/>
        </w:trPr>
        <w:tc>
          <w:tcPr>
            <w:tcW w:w="50" w:type="pct"/>
            <w:hideMark/>
          </w:tcPr>
          <w:p w:rsidR="009F31EA" w:rsidRDefault="009F31EA">
            <w:pPr>
              <w:pStyle w:val="Bibliography"/>
              <w:rPr>
                <w:noProof/>
              </w:rPr>
            </w:pPr>
            <w:r>
              <w:rPr>
                <w:noProof/>
              </w:rPr>
              <w:t xml:space="preserve">[5] </w:t>
            </w:r>
          </w:p>
        </w:tc>
        <w:tc>
          <w:tcPr>
            <w:tcW w:w="0" w:type="auto"/>
            <w:hideMark/>
          </w:tcPr>
          <w:p w:rsidR="009F31EA" w:rsidRDefault="009F31EA">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9F31EA">
        <w:trPr>
          <w:tblCellSpacing w:w="15" w:type="dxa"/>
        </w:trPr>
        <w:tc>
          <w:tcPr>
            <w:tcW w:w="50" w:type="pct"/>
            <w:hideMark/>
          </w:tcPr>
          <w:p w:rsidR="009F31EA" w:rsidRDefault="009F31EA">
            <w:pPr>
              <w:pStyle w:val="Bibliography"/>
              <w:rPr>
                <w:noProof/>
              </w:rPr>
            </w:pPr>
            <w:r>
              <w:rPr>
                <w:noProof/>
              </w:rPr>
              <w:t xml:space="preserve">[6] </w:t>
            </w:r>
          </w:p>
        </w:tc>
        <w:tc>
          <w:tcPr>
            <w:tcW w:w="0" w:type="auto"/>
            <w:hideMark/>
          </w:tcPr>
          <w:p w:rsidR="009F31EA" w:rsidRDefault="009F31EA">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9F31EA">
        <w:trPr>
          <w:tblCellSpacing w:w="15" w:type="dxa"/>
        </w:trPr>
        <w:tc>
          <w:tcPr>
            <w:tcW w:w="50" w:type="pct"/>
            <w:hideMark/>
          </w:tcPr>
          <w:p w:rsidR="009F31EA" w:rsidRDefault="009F31EA">
            <w:pPr>
              <w:pStyle w:val="Bibliography"/>
              <w:rPr>
                <w:noProof/>
              </w:rPr>
            </w:pPr>
            <w:r>
              <w:rPr>
                <w:noProof/>
              </w:rPr>
              <w:t xml:space="preserve">[7] </w:t>
            </w:r>
          </w:p>
        </w:tc>
        <w:tc>
          <w:tcPr>
            <w:tcW w:w="0" w:type="auto"/>
            <w:hideMark/>
          </w:tcPr>
          <w:p w:rsidR="009F31EA" w:rsidRDefault="009F31EA">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9F31EA">
        <w:trPr>
          <w:tblCellSpacing w:w="15" w:type="dxa"/>
        </w:trPr>
        <w:tc>
          <w:tcPr>
            <w:tcW w:w="50" w:type="pct"/>
            <w:hideMark/>
          </w:tcPr>
          <w:p w:rsidR="009F31EA" w:rsidRDefault="009F31EA">
            <w:pPr>
              <w:pStyle w:val="Bibliography"/>
              <w:rPr>
                <w:noProof/>
              </w:rPr>
            </w:pPr>
            <w:r>
              <w:rPr>
                <w:noProof/>
              </w:rPr>
              <w:t xml:space="preserve">[8] </w:t>
            </w:r>
          </w:p>
        </w:tc>
        <w:tc>
          <w:tcPr>
            <w:tcW w:w="0" w:type="auto"/>
            <w:hideMark/>
          </w:tcPr>
          <w:p w:rsidR="009F31EA" w:rsidRDefault="009F31EA">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9F31EA">
        <w:trPr>
          <w:tblCellSpacing w:w="15" w:type="dxa"/>
        </w:trPr>
        <w:tc>
          <w:tcPr>
            <w:tcW w:w="50" w:type="pct"/>
            <w:hideMark/>
          </w:tcPr>
          <w:p w:rsidR="009F31EA" w:rsidRDefault="009F31EA">
            <w:pPr>
              <w:pStyle w:val="Bibliography"/>
              <w:rPr>
                <w:noProof/>
              </w:rPr>
            </w:pPr>
            <w:r>
              <w:rPr>
                <w:noProof/>
              </w:rPr>
              <w:t xml:space="preserve">[9] </w:t>
            </w:r>
          </w:p>
        </w:tc>
        <w:tc>
          <w:tcPr>
            <w:tcW w:w="0" w:type="auto"/>
            <w:hideMark/>
          </w:tcPr>
          <w:p w:rsidR="009F31EA" w:rsidRDefault="009F31EA">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9F31EA">
        <w:trPr>
          <w:tblCellSpacing w:w="15" w:type="dxa"/>
        </w:trPr>
        <w:tc>
          <w:tcPr>
            <w:tcW w:w="50" w:type="pct"/>
            <w:hideMark/>
          </w:tcPr>
          <w:p w:rsidR="009F31EA" w:rsidRDefault="009F31EA">
            <w:pPr>
              <w:pStyle w:val="Bibliography"/>
              <w:rPr>
                <w:noProof/>
              </w:rPr>
            </w:pPr>
            <w:r>
              <w:rPr>
                <w:noProof/>
              </w:rPr>
              <w:t xml:space="preserve">[10] </w:t>
            </w:r>
          </w:p>
        </w:tc>
        <w:tc>
          <w:tcPr>
            <w:tcW w:w="0" w:type="auto"/>
            <w:hideMark/>
          </w:tcPr>
          <w:p w:rsidR="009F31EA" w:rsidRDefault="009F31EA">
            <w:pPr>
              <w:pStyle w:val="Bibliography"/>
              <w:rPr>
                <w:noProof/>
              </w:rPr>
            </w:pPr>
            <w:r>
              <w:rPr>
                <w:noProof/>
              </w:rPr>
              <w:t xml:space="preserve">E. Seemann, B. Leibe, K. Mikolajczyk and B. Schiele, "An Evaluation of Local Shape-Based Features for Pedestrian Detection," in </w:t>
            </w:r>
            <w:r>
              <w:rPr>
                <w:i/>
                <w:iCs/>
                <w:noProof/>
              </w:rPr>
              <w:t xml:space="preserve">Proceedings of the </w:t>
            </w:r>
            <w:r>
              <w:rPr>
                <w:i/>
                <w:iCs/>
                <w:noProof/>
              </w:rPr>
              <w:lastRenderedPageBreak/>
              <w:t>British Machine Vision Conference</w:t>
            </w:r>
            <w:r>
              <w:rPr>
                <w:noProof/>
              </w:rPr>
              <w:t xml:space="preserve">, 2005. </w:t>
            </w:r>
          </w:p>
        </w:tc>
      </w:tr>
      <w:tr w:rsidR="009F31EA">
        <w:trPr>
          <w:tblCellSpacing w:w="15" w:type="dxa"/>
        </w:trPr>
        <w:tc>
          <w:tcPr>
            <w:tcW w:w="50" w:type="pct"/>
            <w:hideMark/>
          </w:tcPr>
          <w:p w:rsidR="009F31EA" w:rsidRDefault="009F31EA">
            <w:pPr>
              <w:pStyle w:val="Bibliography"/>
              <w:rPr>
                <w:noProof/>
              </w:rPr>
            </w:pPr>
            <w:r>
              <w:rPr>
                <w:noProof/>
              </w:rPr>
              <w:lastRenderedPageBreak/>
              <w:t xml:space="preserve">[11] </w:t>
            </w:r>
          </w:p>
        </w:tc>
        <w:tc>
          <w:tcPr>
            <w:tcW w:w="0" w:type="auto"/>
            <w:hideMark/>
          </w:tcPr>
          <w:p w:rsidR="009F31EA" w:rsidRDefault="009F31EA">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9F31EA">
        <w:trPr>
          <w:tblCellSpacing w:w="15" w:type="dxa"/>
        </w:trPr>
        <w:tc>
          <w:tcPr>
            <w:tcW w:w="50" w:type="pct"/>
            <w:hideMark/>
          </w:tcPr>
          <w:p w:rsidR="009F31EA" w:rsidRDefault="009F31EA">
            <w:pPr>
              <w:pStyle w:val="Bibliography"/>
              <w:rPr>
                <w:noProof/>
              </w:rPr>
            </w:pPr>
            <w:r>
              <w:rPr>
                <w:noProof/>
              </w:rPr>
              <w:t xml:space="preserve">[12] </w:t>
            </w:r>
          </w:p>
        </w:tc>
        <w:tc>
          <w:tcPr>
            <w:tcW w:w="0" w:type="auto"/>
            <w:hideMark/>
          </w:tcPr>
          <w:p w:rsidR="009F31EA" w:rsidRDefault="009F31EA">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9F31EA">
        <w:trPr>
          <w:tblCellSpacing w:w="15" w:type="dxa"/>
        </w:trPr>
        <w:tc>
          <w:tcPr>
            <w:tcW w:w="50" w:type="pct"/>
            <w:hideMark/>
          </w:tcPr>
          <w:p w:rsidR="009F31EA" w:rsidRDefault="009F31EA">
            <w:pPr>
              <w:pStyle w:val="Bibliography"/>
              <w:rPr>
                <w:noProof/>
              </w:rPr>
            </w:pPr>
            <w:r>
              <w:rPr>
                <w:noProof/>
              </w:rPr>
              <w:t xml:space="preserve">[13] </w:t>
            </w:r>
          </w:p>
        </w:tc>
        <w:tc>
          <w:tcPr>
            <w:tcW w:w="0" w:type="auto"/>
            <w:hideMark/>
          </w:tcPr>
          <w:p w:rsidR="009F31EA" w:rsidRDefault="009F31EA">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9F31EA">
        <w:trPr>
          <w:tblCellSpacing w:w="15" w:type="dxa"/>
        </w:trPr>
        <w:tc>
          <w:tcPr>
            <w:tcW w:w="50" w:type="pct"/>
            <w:hideMark/>
          </w:tcPr>
          <w:p w:rsidR="009F31EA" w:rsidRDefault="009F31EA">
            <w:pPr>
              <w:pStyle w:val="Bibliography"/>
              <w:rPr>
                <w:noProof/>
              </w:rPr>
            </w:pPr>
            <w:r>
              <w:rPr>
                <w:noProof/>
              </w:rPr>
              <w:t xml:space="preserve">[14] </w:t>
            </w:r>
          </w:p>
        </w:tc>
        <w:tc>
          <w:tcPr>
            <w:tcW w:w="0" w:type="auto"/>
            <w:hideMark/>
          </w:tcPr>
          <w:p w:rsidR="009F31EA" w:rsidRDefault="009F31EA">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9F31EA">
        <w:trPr>
          <w:tblCellSpacing w:w="15" w:type="dxa"/>
        </w:trPr>
        <w:tc>
          <w:tcPr>
            <w:tcW w:w="50" w:type="pct"/>
            <w:hideMark/>
          </w:tcPr>
          <w:p w:rsidR="009F31EA" w:rsidRDefault="009F31EA">
            <w:pPr>
              <w:pStyle w:val="Bibliography"/>
              <w:rPr>
                <w:noProof/>
              </w:rPr>
            </w:pPr>
            <w:r>
              <w:rPr>
                <w:noProof/>
              </w:rPr>
              <w:t xml:space="preserve">[15] </w:t>
            </w:r>
          </w:p>
        </w:tc>
        <w:tc>
          <w:tcPr>
            <w:tcW w:w="0" w:type="auto"/>
            <w:hideMark/>
          </w:tcPr>
          <w:p w:rsidR="009F31EA" w:rsidRDefault="009F31EA">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9F31EA">
        <w:trPr>
          <w:tblCellSpacing w:w="15" w:type="dxa"/>
        </w:trPr>
        <w:tc>
          <w:tcPr>
            <w:tcW w:w="50" w:type="pct"/>
            <w:hideMark/>
          </w:tcPr>
          <w:p w:rsidR="009F31EA" w:rsidRDefault="009F31EA">
            <w:pPr>
              <w:pStyle w:val="Bibliography"/>
              <w:rPr>
                <w:noProof/>
              </w:rPr>
            </w:pPr>
            <w:r>
              <w:rPr>
                <w:noProof/>
              </w:rPr>
              <w:t xml:space="preserve">[16] </w:t>
            </w:r>
          </w:p>
        </w:tc>
        <w:tc>
          <w:tcPr>
            <w:tcW w:w="0" w:type="auto"/>
            <w:hideMark/>
          </w:tcPr>
          <w:p w:rsidR="009F31EA" w:rsidRDefault="009F31EA">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9F31EA">
        <w:trPr>
          <w:tblCellSpacing w:w="15" w:type="dxa"/>
        </w:trPr>
        <w:tc>
          <w:tcPr>
            <w:tcW w:w="50" w:type="pct"/>
            <w:hideMark/>
          </w:tcPr>
          <w:p w:rsidR="009F31EA" w:rsidRDefault="009F31EA">
            <w:pPr>
              <w:pStyle w:val="Bibliography"/>
              <w:rPr>
                <w:noProof/>
              </w:rPr>
            </w:pPr>
            <w:r>
              <w:rPr>
                <w:noProof/>
              </w:rPr>
              <w:t xml:space="preserve">[17] </w:t>
            </w:r>
          </w:p>
        </w:tc>
        <w:tc>
          <w:tcPr>
            <w:tcW w:w="0" w:type="auto"/>
            <w:hideMark/>
          </w:tcPr>
          <w:p w:rsidR="009F31EA" w:rsidRDefault="009F31EA">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9F31EA">
        <w:trPr>
          <w:tblCellSpacing w:w="15" w:type="dxa"/>
        </w:trPr>
        <w:tc>
          <w:tcPr>
            <w:tcW w:w="50" w:type="pct"/>
            <w:hideMark/>
          </w:tcPr>
          <w:p w:rsidR="009F31EA" w:rsidRDefault="009F31EA">
            <w:pPr>
              <w:pStyle w:val="Bibliography"/>
              <w:rPr>
                <w:noProof/>
              </w:rPr>
            </w:pPr>
            <w:r>
              <w:rPr>
                <w:noProof/>
              </w:rPr>
              <w:t xml:space="preserve">[18] </w:t>
            </w:r>
          </w:p>
        </w:tc>
        <w:tc>
          <w:tcPr>
            <w:tcW w:w="0" w:type="auto"/>
            <w:hideMark/>
          </w:tcPr>
          <w:p w:rsidR="009F31EA" w:rsidRDefault="009F31EA">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9F31EA">
        <w:trPr>
          <w:tblCellSpacing w:w="15" w:type="dxa"/>
        </w:trPr>
        <w:tc>
          <w:tcPr>
            <w:tcW w:w="50" w:type="pct"/>
            <w:hideMark/>
          </w:tcPr>
          <w:p w:rsidR="009F31EA" w:rsidRDefault="009F31EA">
            <w:pPr>
              <w:pStyle w:val="Bibliography"/>
              <w:rPr>
                <w:noProof/>
              </w:rPr>
            </w:pPr>
            <w:r>
              <w:rPr>
                <w:noProof/>
              </w:rPr>
              <w:t xml:space="preserve">[19] </w:t>
            </w:r>
          </w:p>
        </w:tc>
        <w:tc>
          <w:tcPr>
            <w:tcW w:w="0" w:type="auto"/>
            <w:hideMark/>
          </w:tcPr>
          <w:p w:rsidR="009F31EA" w:rsidRDefault="009F31EA">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9F31EA">
        <w:trPr>
          <w:tblCellSpacing w:w="15" w:type="dxa"/>
        </w:trPr>
        <w:tc>
          <w:tcPr>
            <w:tcW w:w="50" w:type="pct"/>
            <w:hideMark/>
          </w:tcPr>
          <w:p w:rsidR="009F31EA" w:rsidRDefault="009F31EA">
            <w:pPr>
              <w:pStyle w:val="Bibliography"/>
              <w:rPr>
                <w:noProof/>
              </w:rPr>
            </w:pPr>
            <w:r>
              <w:rPr>
                <w:noProof/>
              </w:rPr>
              <w:lastRenderedPageBreak/>
              <w:t xml:space="preserve">[20] </w:t>
            </w:r>
          </w:p>
        </w:tc>
        <w:tc>
          <w:tcPr>
            <w:tcW w:w="0" w:type="auto"/>
            <w:hideMark/>
          </w:tcPr>
          <w:p w:rsidR="009F31EA" w:rsidRDefault="009F31EA">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9F31EA">
        <w:trPr>
          <w:tblCellSpacing w:w="15" w:type="dxa"/>
        </w:trPr>
        <w:tc>
          <w:tcPr>
            <w:tcW w:w="50" w:type="pct"/>
            <w:hideMark/>
          </w:tcPr>
          <w:p w:rsidR="009F31EA" w:rsidRDefault="009F31EA">
            <w:pPr>
              <w:pStyle w:val="Bibliography"/>
              <w:rPr>
                <w:noProof/>
              </w:rPr>
            </w:pPr>
            <w:r>
              <w:rPr>
                <w:noProof/>
              </w:rPr>
              <w:t xml:space="preserve">[21] </w:t>
            </w:r>
          </w:p>
        </w:tc>
        <w:tc>
          <w:tcPr>
            <w:tcW w:w="0" w:type="auto"/>
            <w:hideMark/>
          </w:tcPr>
          <w:p w:rsidR="009F31EA" w:rsidRDefault="009F31EA">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9F31EA">
        <w:trPr>
          <w:tblCellSpacing w:w="15" w:type="dxa"/>
        </w:trPr>
        <w:tc>
          <w:tcPr>
            <w:tcW w:w="50" w:type="pct"/>
            <w:hideMark/>
          </w:tcPr>
          <w:p w:rsidR="009F31EA" w:rsidRDefault="009F31EA">
            <w:pPr>
              <w:pStyle w:val="Bibliography"/>
              <w:rPr>
                <w:noProof/>
              </w:rPr>
            </w:pPr>
            <w:r>
              <w:rPr>
                <w:noProof/>
              </w:rPr>
              <w:t xml:space="preserve">[22] </w:t>
            </w:r>
          </w:p>
        </w:tc>
        <w:tc>
          <w:tcPr>
            <w:tcW w:w="0" w:type="auto"/>
            <w:hideMark/>
          </w:tcPr>
          <w:p w:rsidR="009F31EA" w:rsidRDefault="009F31EA">
            <w:pPr>
              <w:pStyle w:val="Bibliography"/>
              <w:rPr>
                <w:noProof/>
              </w:rPr>
            </w:pPr>
            <w:r>
              <w:rPr>
                <w:noProof/>
              </w:rPr>
              <w:t>M. Likhachev, "Search-based Planning with Motion Primitives," 2009. [Online]. Available: http://www.cs.cmu.edu/~maxim/files/tutorials/robschooltutorial_oct10.pdf. [Accessed 30 4 2012].</w:t>
            </w:r>
          </w:p>
        </w:tc>
      </w:tr>
    </w:tbl>
    <w:p w:rsidR="009F31EA" w:rsidRDefault="009F31EA">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42B1" w:rsidRDefault="007742B1" w:rsidP="000F6971">
      <w:pPr>
        <w:spacing w:after="0" w:line="240" w:lineRule="auto"/>
      </w:pPr>
      <w:r>
        <w:separator/>
      </w:r>
    </w:p>
  </w:endnote>
  <w:endnote w:type="continuationSeparator" w:id="0">
    <w:p w:rsidR="007742B1" w:rsidRDefault="007742B1"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8931B5" w:rsidRDefault="008931B5">
        <w:pPr>
          <w:pStyle w:val="Footer"/>
          <w:jc w:val="right"/>
        </w:pPr>
        <w:r>
          <w:fldChar w:fldCharType="begin"/>
        </w:r>
        <w:r>
          <w:instrText xml:space="preserve"> PAGE   \* MERGEFORMAT </w:instrText>
        </w:r>
        <w:r>
          <w:fldChar w:fldCharType="separate"/>
        </w:r>
        <w:r>
          <w:rPr>
            <w:noProof/>
          </w:rPr>
          <w:t>30</w:t>
        </w:r>
        <w:r>
          <w:rPr>
            <w:noProof/>
          </w:rPr>
          <w:fldChar w:fldCharType="end"/>
        </w:r>
      </w:p>
    </w:sdtContent>
  </w:sdt>
  <w:p w:rsidR="008931B5" w:rsidRDefault="008931B5"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31B5" w:rsidRDefault="008931B5">
    <w:pPr>
      <w:pStyle w:val="Footer"/>
      <w:jc w:val="right"/>
    </w:pPr>
  </w:p>
  <w:p w:rsidR="008931B5" w:rsidRDefault="008931B5"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42B1" w:rsidRDefault="007742B1" w:rsidP="000F6971">
      <w:pPr>
        <w:spacing w:after="0" w:line="240" w:lineRule="auto"/>
      </w:pPr>
      <w:r>
        <w:separator/>
      </w:r>
    </w:p>
  </w:footnote>
  <w:footnote w:type="continuationSeparator" w:id="0">
    <w:p w:rsidR="007742B1" w:rsidRDefault="007742B1"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83B1E"/>
    <w:rsid w:val="000844BB"/>
    <w:rsid w:val="00087149"/>
    <w:rsid w:val="000923B3"/>
    <w:rsid w:val="0009323F"/>
    <w:rsid w:val="000A1CEA"/>
    <w:rsid w:val="000C0ADD"/>
    <w:rsid w:val="000D2A47"/>
    <w:rsid w:val="000E4935"/>
    <w:rsid w:val="000F1FC0"/>
    <w:rsid w:val="000F6971"/>
    <w:rsid w:val="00112600"/>
    <w:rsid w:val="00115579"/>
    <w:rsid w:val="00144948"/>
    <w:rsid w:val="001625DD"/>
    <w:rsid w:val="001639A4"/>
    <w:rsid w:val="001653C3"/>
    <w:rsid w:val="00165CE3"/>
    <w:rsid w:val="0017223D"/>
    <w:rsid w:val="001805A0"/>
    <w:rsid w:val="0018125C"/>
    <w:rsid w:val="001852AA"/>
    <w:rsid w:val="00190309"/>
    <w:rsid w:val="00193048"/>
    <w:rsid w:val="001940DD"/>
    <w:rsid w:val="00196B8C"/>
    <w:rsid w:val="001B3B6D"/>
    <w:rsid w:val="001B4727"/>
    <w:rsid w:val="001C1618"/>
    <w:rsid w:val="001D4F8F"/>
    <w:rsid w:val="001D5E2C"/>
    <w:rsid w:val="001F7A85"/>
    <w:rsid w:val="002012DB"/>
    <w:rsid w:val="00205FE5"/>
    <w:rsid w:val="00212636"/>
    <w:rsid w:val="00236A08"/>
    <w:rsid w:val="00236B40"/>
    <w:rsid w:val="0024185E"/>
    <w:rsid w:val="00243D25"/>
    <w:rsid w:val="00262CEF"/>
    <w:rsid w:val="00265DB9"/>
    <w:rsid w:val="00266623"/>
    <w:rsid w:val="002713AF"/>
    <w:rsid w:val="00281685"/>
    <w:rsid w:val="002872CE"/>
    <w:rsid w:val="00287B9D"/>
    <w:rsid w:val="002A1ECB"/>
    <w:rsid w:val="002A5E26"/>
    <w:rsid w:val="002C1BDA"/>
    <w:rsid w:val="002C3A90"/>
    <w:rsid w:val="002D4111"/>
    <w:rsid w:val="002F1992"/>
    <w:rsid w:val="002F4BFC"/>
    <w:rsid w:val="00300267"/>
    <w:rsid w:val="00301726"/>
    <w:rsid w:val="00304B61"/>
    <w:rsid w:val="003060D6"/>
    <w:rsid w:val="00326A3B"/>
    <w:rsid w:val="003278A0"/>
    <w:rsid w:val="00333C89"/>
    <w:rsid w:val="00345E51"/>
    <w:rsid w:val="00371F78"/>
    <w:rsid w:val="00394728"/>
    <w:rsid w:val="00395035"/>
    <w:rsid w:val="003964F8"/>
    <w:rsid w:val="003D17C6"/>
    <w:rsid w:val="003F62D4"/>
    <w:rsid w:val="004026C5"/>
    <w:rsid w:val="00416EEF"/>
    <w:rsid w:val="004303D8"/>
    <w:rsid w:val="00430ECB"/>
    <w:rsid w:val="00485793"/>
    <w:rsid w:val="004A44C1"/>
    <w:rsid w:val="004A6112"/>
    <w:rsid w:val="004B6D29"/>
    <w:rsid w:val="004C3013"/>
    <w:rsid w:val="004C459C"/>
    <w:rsid w:val="004E4B19"/>
    <w:rsid w:val="005209F2"/>
    <w:rsid w:val="00520ED1"/>
    <w:rsid w:val="00521E0F"/>
    <w:rsid w:val="00523A51"/>
    <w:rsid w:val="00523AC0"/>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74E0"/>
    <w:rsid w:val="00610DD8"/>
    <w:rsid w:val="006211C8"/>
    <w:rsid w:val="00621E13"/>
    <w:rsid w:val="00635D8F"/>
    <w:rsid w:val="006432F5"/>
    <w:rsid w:val="006551D7"/>
    <w:rsid w:val="006556D0"/>
    <w:rsid w:val="00663205"/>
    <w:rsid w:val="006676D2"/>
    <w:rsid w:val="00670B5E"/>
    <w:rsid w:val="00691CA2"/>
    <w:rsid w:val="006B3085"/>
    <w:rsid w:val="006C5526"/>
    <w:rsid w:val="006D67DB"/>
    <w:rsid w:val="006D75F8"/>
    <w:rsid w:val="007019C4"/>
    <w:rsid w:val="00710F25"/>
    <w:rsid w:val="007138C2"/>
    <w:rsid w:val="00714056"/>
    <w:rsid w:val="00714596"/>
    <w:rsid w:val="00716208"/>
    <w:rsid w:val="00724C1A"/>
    <w:rsid w:val="00726CBE"/>
    <w:rsid w:val="00733B86"/>
    <w:rsid w:val="007354BD"/>
    <w:rsid w:val="00735B7C"/>
    <w:rsid w:val="00737F59"/>
    <w:rsid w:val="00750DAF"/>
    <w:rsid w:val="007546AF"/>
    <w:rsid w:val="0075623F"/>
    <w:rsid w:val="00767E0C"/>
    <w:rsid w:val="007722EA"/>
    <w:rsid w:val="007742B1"/>
    <w:rsid w:val="0077556F"/>
    <w:rsid w:val="0078156F"/>
    <w:rsid w:val="007B5EC1"/>
    <w:rsid w:val="007C11F5"/>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931B5"/>
    <w:rsid w:val="008A0789"/>
    <w:rsid w:val="008A5AD7"/>
    <w:rsid w:val="008B310C"/>
    <w:rsid w:val="008C29A6"/>
    <w:rsid w:val="008C55FD"/>
    <w:rsid w:val="008D1973"/>
    <w:rsid w:val="00903499"/>
    <w:rsid w:val="00912610"/>
    <w:rsid w:val="009137A6"/>
    <w:rsid w:val="009145F0"/>
    <w:rsid w:val="009208C7"/>
    <w:rsid w:val="009224AA"/>
    <w:rsid w:val="00930501"/>
    <w:rsid w:val="00934B3D"/>
    <w:rsid w:val="00943DAB"/>
    <w:rsid w:val="0095394F"/>
    <w:rsid w:val="00956182"/>
    <w:rsid w:val="00960273"/>
    <w:rsid w:val="009635B1"/>
    <w:rsid w:val="0097622B"/>
    <w:rsid w:val="009B0251"/>
    <w:rsid w:val="009B5486"/>
    <w:rsid w:val="009B71CC"/>
    <w:rsid w:val="009C137C"/>
    <w:rsid w:val="009C1594"/>
    <w:rsid w:val="009D5B4A"/>
    <w:rsid w:val="009D6847"/>
    <w:rsid w:val="009F249C"/>
    <w:rsid w:val="009F31EA"/>
    <w:rsid w:val="00A02D08"/>
    <w:rsid w:val="00A05696"/>
    <w:rsid w:val="00A07F11"/>
    <w:rsid w:val="00A16215"/>
    <w:rsid w:val="00A16B73"/>
    <w:rsid w:val="00A23C15"/>
    <w:rsid w:val="00A4281A"/>
    <w:rsid w:val="00A522D5"/>
    <w:rsid w:val="00A543C4"/>
    <w:rsid w:val="00A5597E"/>
    <w:rsid w:val="00A574EB"/>
    <w:rsid w:val="00A60026"/>
    <w:rsid w:val="00A655A3"/>
    <w:rsid w:val="00A67241"/>
    <w:rsid w:val="00A77703"/>
    <w:rsid w:val="00A9149F"/>
    <w:rsid w:val="00AA203C"/>
    <w:rsid w:val="00AC18E4"/>
    <w:rsid w:val="00AD7B60"/>
    <w:rsid w:val="00AE267A"/>
    <w:rsid w:val="00AE3349"/>
    <w:rsid w:val="00AE71DF"/>
    <w:rsid w:val="00AF1B00"/>
    <w:rsid w:val="00AF35B7"/>
    <w:rsid w:val="00AF3C43"/>
    <w:rsid w:val="00AF4EAC"/>
    <w:rsid w:val="00B426CB"/>
    <w:rsid w:val="00B437E1"/>
    <w:rsid w:val="00B618B1"/>
    <w:rsid w:val="00B75E60"/>
    <w:rsid w:val="00B85BF1"/>
    <w:rsid w:val="00B979F9"/>
    <w:rsid w:val="00BB4CD3"/>
    <w:rsid w:val="00BC00C4"/>
    <w:rsid w:val="00BD2662"/>
    <w:rsid w:val="00BD5B74"/>
    <w:rsid w:val="00BE05DB"/>
    <w:rsid w:val="00BF40CE"/>
    <w:rsid w:val="00C0222E"/>
    <w:rsid w:val="00C15726"/>
    <w:rsid w:val="00C17AD4"/>
    <w:rsid w:val="00C240F1"/>
    <w:rsid w:val="00C25EB1"/>
    <w:rsid w:val="00C2731F"/>
    <w:rsid w:val="00C279A1"/>
    <w:rsid w:val="00C32542"/>
    <w:rsid w:val="00C43F4F"/>
    <w:rsid w:val="00C51337"/>
    <w:rsid w:val="00C517ED"/>
    <w:rsid w:val="00C52C5E"/>
    <w:rsid w:val="00C56240"/>
    <w:rsid w:val="00C56540"/>
    <w:rsid w:val="00C65818"/>
    <w:rsid w:val="00C6715A"/>
    <w:rsid w:val="00C679DD"/>
    <w:rsid w:val="00CA22A6"/>
    <w:rsid w:val="00CA22C5"/>
    <w:rsid w:val="00CB0BB1"/>
    <w:rsid w:val="00CB65C8"/>
    <w:rsid w:val="00CC7B62"/>
    <w:rsid w:val="00CD27EC"/>
    <w:rsid w:val="00CD361A"/>
    <w:rsid w:val="00CD5161"/>
    <w:rsid w:val="00D05AF7"/>
    <w:rsid w:val="00D069EB"/>
    <w:rsid w:val="00D10050"/>
    <w:rsid w:val="00D1117B"/>
    <w:rsid w:val="00D22590"/>
    <w:rsid w:val="00D22E10"/>
    <w:rsid w:val="00D36F52"/>
    <w:rsid w:val="00D3788F"/>
    <w:rsid w:val="00D41CF1"/>
    <w:rsid w:val="00D46031"/>
    <w:rsid w:val="00D473DC"/>
    <w:rsid w:val="00D559B8"/>
    <w:rsid w:val="00D56E54"/>
    <w:rsid w:val="00D57445"/>
    <w:rsid w:val="00D666F3"/>
    <w:rsid w:val="00D84068"/>
    <w:rsid w:val="00D843D7"/>
    <w:rsid w:val="00D91C5E"/>
    <w:rsid w:val="00D944A5"/>
    <w:rsid w:val="00D971A3"/>
    <w:rsid w:val="00DA2169"/>
    <w:rsid w:val="00DB7416"/>
    <w:rsid w:val="00DC6050"/>
    <w:rsid w:val="00DD387E"/>
    <w:rsid w:val="00DD788F"/>
    <w:rsid w:val="00DE34F8"/>
    <w:rsid w:val="00DE61FF"/>
    <w:rsid w:val="00DE6500"/>
    <w:rsid w:val="00DE6503"/>
    <w:rsid w:val="00DF2C28"/>
    <w:rsid w:val="00E13430"/>
    <w:rsid w:val="00E412C2"/>
    <w:rsid w:val="00E57938"/>
    <w:rsid w:val="00E70CFF"/>
    <w:rsid w:val="00E73285"/>
    <w:rsid w:val="00E75416"/>
    <w:rsid w:val="00E917BC"/>
    <w:rsid w:val="00EA2C8A"/>
    <w:rsid w:val="00EA43E5"/>
    <w:rsid w:val="00EB66B6"/>
    <w:rsid w:val="00ED68F9"/>
    <w:rsid w:val="00EF1EA9"/>
    <w:rsid w:val="00EF3858"/>
    <w:rsid w:val="00F01CA9"/>
    <w:rsid w:val="00F17FBE"/>
    <w:rsid w:val="00F27991"/>
    <w:rsid w:val="00F3156B"/>
    <w:rsid w:val="00F324C7"/>
    <w:rsid w:val="00F445CD"/>
    <w:rsid w:val="00F4648D"/>
    <w:rsid w:val="00F46792"/>
    <w:rsid w:val="00F53563"/>
    <w:rsid w:val="00F6072C"/>
    <w:rsid w:val="00F647A3"/>
    <w:rsid w:val="00F6603F"/>
    <w:rsid w:val="00F6664D"/>
    <w:rsid w:val="00F7578C"/>
    <w:rsid w:val="00F8651A"/>
    <w:rsid w:val="00F91C31"/>
    <w:rsid w:val="00F94ED7"/>
    <w:rsid w:val="00F96D1D"/>
    <w:rsid w:val="00FA0B5C"/>
    <w:rsid w:val="00FB5F83"/>
    <w:rsid w:val="00FC59E7"/>
    <w:rsid w:val="00FC5EAA"/>
    <w:rsid w:val="00FC5EC7"/>
    <w:rsid w:val="00FD4F07"/>
    <w:rsid w:val="00FD5A7F"/>
    <w:rsid w:val="00FE05A2"/>
    <w:rsid w:val="00FE2DF8"/>
    <w:rsid w:val="00FE35B7"/>
    <w:rsid w:val="00FE6653"/>
    <w:rsid w:val="00FE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4_28.docx" TargetMode="External"/><Relationship Id="rId24" Type="http://schemas.openxmlformats.org/officeDocument/2006/relationships/image" Target="media/image11.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12</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6</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19</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18</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9</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10</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1</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20</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11</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22</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21</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15</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13</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14</b:RefOrder>
  </b:Source>
</b:Sources>
</file>

<file path=customXml/itemProps1.xml><?xml version="1.0" encoding="utf-8"?>
<ds:datastoreItem xmlns:ds="http://schemas.openxmlformats.org/officeDocument/2006/customXml" ds:itemID="{60396C63-DF52-4D72-8CDC-AA2822E23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Pages>
  <Words>8518</Words>
  <Characters>48555</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8</cp:revision>
  <dcterms:created xsi:type="dcterms:W3CDTF">2012-05-03T23:21:00Z</dcterms:created>
  <dcterms:modified xsi:type="dcterms:W3CDTF">2012-05-07T23:41:00Z</dcterms:modified>
</cp:coreProperties>
</file>